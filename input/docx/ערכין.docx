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03F0" w:rsidRPr="00AD695E" w:rsidRDefault="00E403F0" w:rsidP="00E403F0">
      <w:pPr>
        <w:pStyle w:val="afff6"/>
        <w:framePr w:wrap="around"/>
        <w:spacing w:line="240" w:lineRule="exact"/>
        <w:rPr>
          <w:del w:id="95295" w:author="Claude" w:date="2026-10-11T09:08:00Z"/>
          <w:rtl/>
        </w:rPr>
      </w:pPr>
      <w:del w:id="95294" w:author="Claude" w:date="2026-10-11T09:08:00Z">
        <w:r>
          <w:rPr>
            <w:rFonts w:hint="cs"/>
            <w:rtl/>
          </w:rPr>
          <w:lastRenderedPageBreak/>
          <w:delText xml:space="preserve">פרק ראשון </w:delText>
        </w:r>
      </w:del>
    </w:p>
    <w:p w:rsidR="00E403F0" w:rsidRPr="00AD695E" w:rsidRDefault="00E403F0" w:rsidP="00E403F0">
      <w:pPr>
        <w:pStyle w:val="afff7"/>
        <w:framePr w:wrap="around"/>
        <w:spacing w:line="240" w:lineRule="exact"/>
        <w:rPr>
          <w:del w:id="95297" w:author="Claude" w:date="2026-10-11T09:08:00Z"/>
          <w:rtl/>
        </w:rPr>
      </w:pPr>
      <w:del w:id="95296" w:author="Claude" w:date="2026-10-11T09:08:00Z">
        <w:r>
          <w:rPr>
            <w:rFonts w:hint="cs"/>
            <w:rtl/>
          </w:rPr>
          <w:delText xml:space="preserve">הכל מעריכין </w:delText>
        </w:r>
      </w:del>
    </w:p>
    <w:p w:rsidR="00E403F0" w:rsidRPr="00AD695E" w:rsidRDefault="00E403F0" w:rsidP="00E403F0">
      <w:pPr>
        <w:pStyle w:val="afff8"/>
        <w:framePr w:wrap="around"/>
        <w:spacing w:line="240" w:lineRule="exact"/>
        <w:rPr>
          <w:rtl/>
        </w:rPr>
      </w:pPr>
      <w:r w:rsidRPr="00217260">
        <w:rPr>
          <w:rFonts w:hint="cs"/>
          <w:b/>
          <w:bCs/>
          <w:rtl/>
        </w:rPr>
        <w:t>ב.</w:t>
      </w:r>
      <w:r>
        <w:rPr>
          <w:rFonts w:hint="cs"/>
          <w:rtl/>
        </w:rPr>
        <w:t xml:space="preserve">- ח: </w:t>
      </w:r>
    </w:p>
    <w:p w:rsidR="00D65BEC" w:rsidRDefault="00D65BEC" w:rsidP="00D65BEC">
      <w:pPr>
        <w:pStyle w:val="afff5"/>
        <w:framePr w:wrap="around"/>
        <w:rPr>
          <w:rtl/>
        </w:rPr>
      </w:pPr>
      <w:r>
        <w:rPr>
          <w:rFonts w:hint="cs"/>
          <w:rtl/>
        </w:rPr>
        <w:t xml:space="preserve">ערכין </w:t>
      </w:r>
    </w:p>
    <w:p w:rsidR="00D65BEC" w:rsidRDefault="00D65BEC" w:rsidP="00D65BEC">
      <w:pPr>
        <w:pStyle w:val="afff7"/>
        <w:framePr w:wrap="around"/>
        <w:rPr>
          <w:del w:id="95350" w:author="Claude" w:date="2026-10-11T09:08:00Z"/>
          <w:rtl/>
        </w:rPr>
      </w:pPr>
      <w:del w:id="95349" w:author="Claude" w:date="2026-10-11T09:08:00Z">
        <w:r>
          <w:rPr>
            <w:rFonts w:hint="cs"/>
            <w:rtl/>
          </w:rPr>
          <w:delText xml:space="preserve">הכל מעריכין </w:delText>
        </w:r>
      </w:del>
    </w:p>
    <w:p w:rsidR="00D07C84" w:rsidRDefault="00D07C84">
      <w:pPr>
        <w:bidi w:val="0"/>
        <w:spacing w:after="160" w:line="259" w:lineRule="auto"/>
        <w:ind w:left="0" w:firstLine="0"/>
        <w:jc w:val="left"/>
        <w:rPr>
          <w:rFonts w:cs="BA Vilna Bold"/>
          <w:bCs/>
          <w:spacing w:val="14"/>
        </w:rPr>
      </w:pPr>
      <w:r>
        <w:rPr>
          <w:rtl/>
        </w:rPr>
        <w:br w:type="page"/>
      </w:r>
    </w:p>
    <w:p>
      <w:pPr>
        <w:pStyle w:val="PetichatPerek"/>
        <w:rPr>
          <w:ins w:id="95293" w:author="Claude" w:date="2026-10-11T09:08:00Z"/>
        </w:rPr>
      </w:pPr>
      <w:ins w:id="95292" w:author="Claude" w:date="2026-10-11T09:08:00Z">
        <w:r>
          <w:rPr>
            <w:rFonts w:hint="cs"/>
            <w:rtl/>
          </w:rPr>
          <w:t xml:space="preserve">פרק ראשון</w:t>
        </w:r>
        <w:r>
          <w:rPr>
            <w:rFonts w:hint="cs"/>
            <w:rtl/>
          </w:rPr>
          <w:t xml:space="preserve"> - </w:t>
        </w:r>
        <w:r>
          <w:rPr>
            <w:rFonts w:hint="cs"/>
            <w:rtl/>
          </w:rPr>
          <w:t xml:space="preserve">הכל מעריכין</w:t>
        </w:r>
      </w:ins>
    </w:p>
    <w:p w:rsidR="00E403F0" w:rsidRPr="00D65BEC" w:rsidRDefault="00E403F0" w:rsidP="00E403F0">
      <w:pPr>
        <w:pStyle w:val="afff9"/>
        <w:spacing w:before="120"/>
        <w:rPr>
          <w:rtl/>
        </w:rPr>
        <w:pPrChange w:id="90001" w:author="קלוד" w:date="2026-10-11T12:09:42Z">
          <w:pPr>
            <w:pStyle w:val="afff9"/>
          </w:pPr>
        </w:pPrChange>
      </w:pPr>
      <w:r w:rsidRPr="00D65BEC">
        <w:rPr>
          <w:rtl/>
        </w:rPr>
        <w:lastRenderedPageBreak/>
        <w:t>מתני'.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הכל מעריכין ונערכין, נודרין ונידרין, כהנים לוים וישראלים, נשים ועבדים.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טומטום ואנדרוגינוס נודרין ונידרין ומעריכין, אבל לא נערכין,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שאינו נערך אלא הזכר ודאי ונקבה ודאית.</w:t>
      </w:r>
    </w:p>
    <w:p w:rsidR="00E403F0" w:rsidRPr="006F08E9" w:rsidRDefault="00E403F0" w:rsidP="00E403F0">
      <w:pPr>
        <w:pStyle w:val="afff9"/>
        <w:rPr>
          <w:spacing w:val="0"/>
          <w:rtl/>
        </w:rPr>
      </w:pPr>
      <w:r w:rsidRPr="006F08E9">
        <w:rPr>
          <w:spacing w:val="0"/>
          <w:rtl/>
        </w:rPr>
        <w:t>חרש שוטה וקטן נידרין ונערכין, אבל לא נודרין ולא מעריכין, מפני שאין בהם דעת.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275" w:author="קלוד" w:date="2026-10-11T12:18:15Z"/>
        </w:rPr>
      </w:pPr>
      <w:ins w:id="90276" w:author="קלוד" w:date="2026-10-11T12:18:15Z">
        <w:r>
          <w:rPr>
            <w:color w:val="7B3F00"/>
          </w:rPr>
          <w:t xml:space="preserve">ריבויי המשנה - מופלא סמוך לאיש, מנוול ומוכה שחין</w:t>
        </w:r>
      </w:ins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הכל מעריכין</w:t>
      </w:r>
      <w:r>
        <w:rPr>
          <w:rtl/>
        </w:rPr>
        <w:t xml:space="preserve"> לאתויי מופלא סמוך לאיש.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נערכין</w:t>
      </w:r>
      <w:r>
        <w:rPr>
          <w:rtl/>
        </w:rPr>
        <w:t xml:space="preserve"> לאתויי מנוול ומוכה שחין, </w:t>
      </w:r>
    </w:p>
    <w:p w:rsidR="00E403F0" w:rsidRPr="00AD695E" w:rsidRDefault="00E403F0" w:rsidP="00E403F0">
      <w:pPr>
        <w:rPr>
          <w:rtl/>
        </w:rPr>
      </w:pPr>
      <w:r w:rsidRPr="00A757C8">
        <w:rPr>
          <w:rtl/>
        </w:rPr>
        <w:t xml:space="preserve">סד"א</w:t>
      </w:r>
      <w:r w:rsidRPr="00A757C8">
        <w:rPr>
          <w:rtl/>
        </w:rPr>
        <w:t xml:space="preserve">: </w:t>
      </w:r>
      <w:r w:rsidRPr="00A757C8">
        <w:rPr>
          <w:rFonts w:hint="cs"/>
          <w:rtl/>
        </w:rPr>
        <w:t>'</w:t>
      </w:r>
      <w:ins w:id="90005" w:author="Claude - סמנטי" w:date="2026-10-11T12:14:28Z">
        <w:r>
          <w:rPr>
            <w:rStyle w:val="afffff0"/>
            <w:rtl/>
          </w:rPr>
          <w:t xml:space="preserve">נֶדֶר בְּעֶרְכְּךָ</w:t>
        </w:r>
      </w:ins>
      <w:del w:id="90006" w:author="Claude - סמנטי" w:date="2026-10-11T12:14:28Z">
        <w:r w:rsidRPr="00A757C8">
          <w:rPr>
            <w:rtl/>
          </w:rPr>
          <w:delText xml:space="preserve">נדר בערכך</w:delText>
        </w:r>
      </w:del>
      <w:r w:rsidRPr="00A757C8">
        <w:rPr>
          <w:rFonts w:hint="cs"/>
          <w:rtl/>
        </w:rPr>
        <w:t>'</w:t>
      </w:r>
      <w:r w:rsidRPr="00A757C8">
        <w:rPr>
          <w:rtl/>
        </w:rPr>
        <w:t xml:space="preserve">, כל שישנו בדמים ישנו בערכין, וכל שאינו בדמים אינו בערכין, </w:t>
      </w:r>
      <w:r w:rsidRPr="00A757C8">
        <w:rPr>
          <w:rtl/>
        </w:rPr>
        <w:t xml:space="preserve">קמ"ל</w:t>
      </w:r>
      <w:r w:rsidRPr="00A757C8">
        <w:rPr>
          <w:rtl/>
        </w:rPr>
        <w:t xml:space="preserve"> </w:t>
      </w:r>
      <w:r w:rsidRPr="00A757C8">
        <w:rPr>
          <w:rFonts w:hint="cs"/>
          <w:rtl/>
        </w:rPr>
        <w:t>'</w:t>
      </w:r>
      <w:ins w:id="90003" w:author="Claude - סמנטי" w:date="2026-10-11T12:14:28Z">
        <w:r>
          <w:rPr>
            <w:rStyle w:val="afffff0"/>
            <w:rtl/>
          </w:rPr>
          <w:t xml:space="preserve">נְפָשׁוֹת</w:t>
        </w:r>
      </w:ins>
      <w:del w:id="90004" w:author="Claude - סמנטי" w:date="2026-10-11T12:14:28Z">
        <w:r w:rsidRPr="00A757C8">
          <w:rPr>
            <w:rtl/>
          </w:rPr>
          <w:delText xml:space="preserve">נפשות</w:delText>
        </w:r>
      </w:del>
      <w:r w:rsidRPr="00A757C8">
        <w:rPr>
          <w:rFonts w:hint="cs"/>
          <w:rtl/>
        </w:rPr>
        <w:t>'</w:t>
      </w:r>
      <w:r w:rsidRPr="00A757C8">
        <w:rPr>
          <w:rtl/>
        </w:rPr>
        <w:t xml:space="preserve"> כל </w:t>
      </w:r>
      <w:ins w:id="90001" w:author="Claude - סמנטי" w:date="2026-10-11T12:14:28Z">
        <w:r>
          <w:rPr>
            <w:rtl/>
          </w:rPr>
          <w:t xml:space="preserve">שהוא</w:t>
        </w:r>
      </w:ins>
      <w:del w:id="90002" w:author="Claude - סמנטי" w:date="2026-10-11T12:14:28Z">
        <w:r w:rsidRPr="00A757C8">
          <w:rPr>
            <w:rtl/>
          </w:rPr>
          <w:delText xml:space="preserve">דהו</w:delText>
        </w:r>
      </w:del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נודרין</w:t>
      </w:r>
      <w:r>
        <w:rPr>
          <w:rtl/>
        </w:rPr>
        <w:t xml:space="preserve"> </w:t>
      </w:r>
      <w:r>
        <w:rPr>
          <w:rFonts w:hint="cs"/>
          <w:rtl/>
        </w:rPr>
        <w:t xml:space="preserve">משום </w:t>
      </w:r>
      <w:r w:rsidRPr="00217260">
        <w:rPr>
          <w:b/>
          <w:bCs/>
          <w:rtl/>
        </w:rPr>
        <w:t>נידרין</w:t>
      </w:r>
      <w:r>
        <w:rPr>
          <w:rtl/>
        </w:rPr>
        <w:t xml:space="preserve"> </w:t>
      </w:r>
      <w:ins w:id="92606" w:author="מנוע מכני" w:date="2026-10-11T12:04:39Z">
        <w:r>
          <w:rPr>
            <w:rtl/>
          </w:rPr>
          <w:t xml:space="preserve">הוצרך</w:t>
        </w:r>
      </w:ins>
      <w:del w:id="92607" w:author="מנוע מכני" w:date="2026-10-11T12:04:39Z">
        <w:r>
          <w:rPr>
            <w:rtl/>
          </w:rPr>
          <w:delText xml:space="preserve">איצטריך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נידרין</w:t>
      </w:r>
      <w:r>
        <w:rPr>
          <w:rtl/>
        </w:rPr>
        <w:t xml:space="preserve"> לאתויי פחות מבן חודש, ותני </w:t>
      </w:r>
      <w:ins w:id="90194" w:author="מנוע מכני" w:date="2026-10-11T12:04:39Z">
        <w:r>
          <w:rPr>
            <w:rtl/>
          </w:rPr>
          <w:t xml:space="preserve">ואח"כ</w:t>
        </w:r>
      </w:ins>
      <w:del w:id="90195" w:author="מנוע מכני" w:date="2026-10-11T12:04:39Z">
        <w:r>
          <w:rPr>
            <w:rtl/>
          </w:rPr>
          <w:delText xml:space="preserve">והדר</w:delText>
        </w:r>
      </w:del>
      <w:r>
        <w:rPr>
          <w:rtl/>
        </w:rPr>
        <w:t xml:space="preserve"> מפרש.</w:t>
      </w:r>
    </w:p>
    <w:p>
      <w:pPr>
        <w:pStyle w:val="afffff8"/>
        <w:rPr>
          <w:ins w:id="90273" w:author="קלוד" w:date="2026-10-11T12:18:15Z"/>
        </w:rPr>
      </w:pPr>
      <w:ins w:id="90274" w:author="קלוד" w:date="2026-10-11T12:18:15Z">
        <w:r>
          <w:rPr>
            <w:color w:val="7B3F00"/>
          </w:rPr>
          <w:t xml:space="preserve">יורש סומך ולומר - ר"י: 'קרבנו' ולא קרבן אביו</w:t>
        </w:r>
      </w:ins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הכל </w:t>
      </w:r>
      <w:r w:rsidRPr="00217260">
        <w:rPr>
          <w:b/>
          <w:bCs/>
          <w:rtl/>
        </w:rPr>
        <w:t>סומכין</w:t>
      </w:r>
      <w:r>
        <w:rPr>
          <w:rtl/>
        </w:rPr>
        <w:t xml:space="preserve"> </w:t>
      </w:r>
      <w:r>
        <w:rPr>
          <w:rFonts w:hint="cs"/>
          <w:rtl/>
        </w:rPr>
        <w:t xml:space="preserve">- </w:t>
      </w:r>
      <w:r>
        <w:rPr>
          <w:rtl/>
        </w:rPr>
        <w:t xml:space="preserve">לאתויי יורש, ודלא </w:t>
      </w:r>
      <w:ins w:id="90076" w:author="מנוע מכני" w:date="2026-10-11T12:04:39Z">
        <w:r>
          <w:rPr>
            <w:rStyle w:val="2fb"/>
            <w:rtl/>
          </w:rPr>
          <w:t xml:space="preserve">כר"י</w:t>
        </w:r>
      </w:ins>
      <w:del w:id="90077" w:author="מנוע מכני" w:date="2026-10-11T12:04:39Z">
        <w:r>
          <w:rPr>
            <w:rtl/>
          </w:rPr>
          <w:delText xml:space="preserve">כרבי יהודה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הכל </w:t>
      </w:r>
      <w:r w:rsidRPr="00217260">
        <w:rPr>
          <w:b/>
          <w:bCs/>
          <w:rtl/>
        </w:rPr>
        <w:t>ממירין</w:t>
      </w:r>
      <w:r>
        <w:rPr>
          <w:rtl/>
        </w:rPr>
        <w:t xml:space="preserve"> </w:t>
      </w:r>
      <w:r>
        <w:rPr>
          <w:rFonts w:hint="cs"/>
          <w:rtl/>
        </w:rPr>
        <w:t xml:space="preserve">- </w:t>
      </w:r>
      <w:r>
        <w:rPr>
          <w:rtl/>
        </w:rPr>
        <w:t xml:space="preserve">לאתויי יורש, ודלא </w:t>
      </w:r>
      <w:ins w:id="90078" w:author="מנוע מכני" w:date="2026-10-11T12:04:39Z">
        <w:r>
          <w:rPr>
            <w:rStyle w:val="2fb"/>
            <w:rtl/>
          </w:rPr>
          <w:t xml:space="preserve">כר"י</w:t>
        </w:r>
      </w:ins>
      <w:del w:id="90079" w:author="מנוע מכני" w:date="2026-10-11T12:04:39Z">
        <w:r>
          <w:rPr>
            <w:rtl/>
          </w:rPr>
          <w:delText xml:space="preserve">כרבי יהודה</w:delText>
        </w:r>
      </w:del>
      <w:ins w:id="91544" w:author="מנוע מכני" w:date="2026-10-11T12:04:39Z">
        <w:r>
          <w:rPr>
            <w:rtl/>
          </w:rPr>
          <w:t xml:space="preserve">,</w:t>
        </w:r>
      </w:ins>
      <w:del w:id="91545" w:author="מנוע מכני" w:date="2026-10-11T12:04:39Z">
        <w:r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</w:p>
    <w:p>
      <w:pPr>
        <w:pStyle w:val="38"/>
        <w:rPr>
          <w:ins w:id="92850" w:author="מנוע מכני" w:date="2026-10-11T12:04:39Z"/>
        </w:rPr>
      </w:pPr>
      <w:r>
        <w:t xml:space="preserve">דתניא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285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יורש סומך, יורש </w:t>
      </w:r>
      <w:ins w:id="92608" w:author="מנוע מכני" w:date="2026-10-11T12:04:39Z">
        <w:r>
          <w:rPr>
            <w:rtl/>
          </w:rPr>
          <w:t xml:space="preserve">לומר</w:t>
        </w:r>
      </w:ins>
      <w:del w:id="92609" w:author="מנוע מכני" w:date="2026-10-11T12:04:39Z">
        <w:r>
          <w:rPr>
            <w:rtl/>
          </w:rPr>
          <w:delText xml:space="preserve">מימר</w:delText>
        </w:r>
      </w:del>
      <w:ins w:id="91546" w:author="מנוע מכני" w:date="2026-10-11T12:04:39Z">
        <w:r>
          <w:rPr>
            <w:rtl/>
          </w:rPr>
          <w:t xml:space="preserve">,</w:t>
        </w:r>
      </w:ins>
      <w:del w:id="91547" w:author="מנוע מכני" w:date="2026-10-11T12:04:39Z">
        <w:r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Pr="00217260">
        <w:rPr>
          <w:b/>
          <w:bCs/>
          <w:rtl/>
        </w:rPr>
        <w:t xml:space="preserve">ר' יהודה אומר: יורש אינו סומך, יורש אינו </w:t>
      </w:r>
      <w:ins w:id="92610" w:author="מנוע מכני" w:date="2026-10-11T12:04:39Z">
        <w:r>
          <w:rPr>
            <w:b/>
            <w:bCs/>
            <w:rtl/>
          </w:rPr>
          <w:t xml:space="preserve">לומר</w:t>
        </w:r>
      </w:ins>
      <w:del w:id="92611" w:author="מנוע מכני" w:date="2026-10-11T12:04:39Z">
        <w:r w:rsidRPr="00217260">
          <w:rPr>
            <w:b/>
            <w:bCs/>
            <w:rtl/>
          </w:rPr>
          <w:delText xml:space="preserve">מימר</w:delText>
        </w:r>
      </w:del>
      <w:r w:rsidRPr="00217260">
        <w:rPr>
          <w:b/>
          <w:bCs/>
          <w:rtl/>
        </w:rPr>
        <w:t xml:space="preserve">.</w:t>
      </w:r>
    </w:p>
    <w:p>
      <w:pPr>
        <w:pStyle w:val="38"/>
        <w:rPr>
          <w:ins w:id="92852" w:author="מנוע מכני" w:date="2026-10-11T12:04:39Z"/>
        </w:rPr>
      </w:pPr>
      <w:r w:rsidRPr="00DC5F70">
        <w:t>טעמא דר</w:t>
      </w:r>
      <w:r w:rsidRPr="00DC5F70">
        <w:t>"</w:t>
      </w:r>
      <w:r w:rsidRPr="00DC5F70">
        <w:t>י</w:t>
      </w:r>
      <w:r w:rsidRPr="00DC5F70">
        <w:t xml:space="preserve">:</w:t>
      </w:r>
    </w:p>
    <w:p w:rsidR="00E403F0" w:rsidRPr="00DC5F70" w:rsidRDefault="00E403F0" w:rsidP="00E403F0">
      <w:pPr>
        <w:rPr>
          <w:spacing w:val="-4"/>
          <w:rtl/>
        </w:rPr>
      </w:pPr>
      <w:del w:id="92853" w:author="מנוע מכני" w:date="2026-10-11T12:04:39Z">
        <w:r w:rsidRPr="00DC5F70">
          <w:rPr>
            <w:rFonts w:hint="cs"/>
            <w:spacing w:val="-4"/>
            <w:rtl/>
          </w:rPr>
          <w:delText xml:space="preserve"> </w:delText>
        </w:r>
      </w:del>
      <w:r w:rsidRPr="00DC5F70">
        <w:rPr>
          <w:rFonts w:hint="cs"/>
          <w:spacing w:val="-4"/>
          <w:rtl/>
        </w:rPr>
        <w:t xml:space="preserve">ד'</w:t>
      </w:r>
      <w:ins w:id="90181" w:author="Claude - סמנטי" w:date="2026-10-11T12:14:28Z">
        <w:r>
          <w:rPr>
            <w:rStyle w:val="afffff0"/>
            <w:spacing w:val="-4"/>
            <w:rtl/>
          </w:rPr>
          <w:t xml:space="preserve">קָרְבָּנוֹ</w:t>
        </w:r>
      </w:ins>
      <w:del w:id="90182" w:author="Claude - סמנטי" w:date="2026-10-11T12:14:28Z">
        <w:r w:rsidRPr="00DC5F70">
          <w:rPr>
            <w:spacing w:val="-4"/>
            <w:rtl/>
          </w:rPr>
          <w:delText xml:space="preserve">קרבנו</w:delText>
        </w:r>
      </w:del>
      <w:r w:rsidRPr="00DC5F70">
        <w:rPr>
          <w:rFonts w:hint="cs"/>
          <w:spacing w:val="-4"/>
          <w:rtl/>
        </w:rPr>
        <w:t>'</w:t>
      </w:r>
      <w:r w:rsidRPr="00DC5F70">
        <w:rPr>
          <w:spacing w:val="-4"/>
          <w:rtl/>
        </w:rPr>
        <w:t xml:space="preserve"> - ולא קרבן אביו, ויליף תחלת הקדש </w:t>
      </w:r>
      <w:r w:rsidRPr="00DC5F70">
        <w:rPr>
          <w:rFonts w:hint="cs"/>
          <w:spacing w:val="-4"/>
          <w:rtl/>
        </w:rPr>
        <w:t xml:space="preserve">דאינו </w:t>
      </w:r>
      <w:ins w:id="92612" w:author="מנוע מכני" w:date="2026-10-11T12:04:39Z">
        <w:r>
          <w:rPr>
            <w:rFonts w:hint="cs"/>
            <w:spacing w:val="-4"/>
            <w:rtl/>
          </w:rPr>
          <w:t xml:space="preserve">לומר</w:t>
        </w:r>
      </w:ins>
      <w:del w:id="92613" w:author="מנוע מכני" w:date="2026-10-11T12:04:39Z">
        <w:r w:rsidRPr="00DC5F70">
          <w:rPr>
            <w:rFonts w:hint="cs"/>
            <w:spacing w:val="-4"/>
            <w:rtl/>
          </w:rPr>
          <w:delText xml:space="preserve">מימר</w:delText>
        </w:r>
      </w:del>
      <w:r w:rsidRPr="00DC5F70">
        <w:rPr>
          <w:rFonts w:hint="cs"/>
          <w:spacing w:val="-4"/>
          <w:rtl/>
        </w:rPr>
        <w:t xml:space="preserve"> כ</w:t>
      </w:r>
      <w:r w:rsidRPr="00DC5F70">
        <w:rPr>
          <w:spacing w:val="-4"/>
          <w:rtl/>
        </w:rPr>
        <w:t xml:space="preserve">סוף הקדש </w:t>
      </w:r>
      <w:r w:rsidRPr="00DC5F70">
        <w:rPr>
          <w:rFonts w:hint="cs"/>
          <w:spacing w:val="-4"/>
          <w:rtl/>
        </w:rPr>
        <w:t>ד</w:t>
      </w:r>
      <w:r w:rsidRPr="00DC5F70">
        <w:rPr>
          <w:spacing w:val="-4"/>
          <w:rtl/>
        </w:rPr>
        <w:t xml:space="preserve">אינו סומך, </w:t>
      </w:r>
    </w:p>
    <w:p w:rsidR="00E403F0" w:rsidRPr="00DC5F70" w:rsidRDefault="00E403F0" w:rsidP="00E403F0">
      <w:pPr>
        <w:rPr>
          <w:spacing w:val="-2"/>
          <w:rtl/>
        </w:rPr>
      </w:pPr>
      <w:r w:rsidRPr="00DC5F70">
        <w:rPr>
          <w:spacing w:val="-2"/>
          <w:rtl/>
        </w:rPr>
        <w:tab/>
        <w:t>ורבנן</w:t>
      </w:r>
      <w:r w:rsidRPr="00DC5F70">
        <w:rPr>
          <w:rFonts w:hint="cs"/>
          <w:spacing w:val="-2"/>
          <w:rtl/>
        </w:rPr>
        <w:t xml:space="preserve"> '</w:t>
      </w:r>
      <w:ins w:id="90187" w:author="Claude - סמנטי" w:date="2026-10-11T12:14:28Z">
        <w:r>
          <w:rPr>
            <w:rStyle w:val="afffff0"/>
            <w:spacing w:val="-2"/>
            <w:rtl/>
          </w:rPr>
          <w:t xml:space="preserve">הָמֵר יָמִיר</w:t>
        </w:r>
      </w:ins>
      <w:del w:id="90188" w:author="Claude - סמנטי" w:date="2026-10-11T12:14:28Z">
        <w:r w:rsidRPr="00DC5F70">
          <w:rPr>
            <w:spacing w:val="-2"/>
            <w:rtl/>
          </w:rPr>
          <w:delText xml:space="preserve">המר ימיר</w:delText>
        </w:r>
      </w:del>
      <w:r w:rsidRPr="00DC5F70">
        <w:rPr>
          <w:rFonts w:hint="cs"/>
          <w:spacing w:val="-2"/>
          <w:rtl/>
        </w:rPr>
        <w:t>'</w:t>
      </w:r>
      <w:r w:rsidRPr="00DC5F70">
        <w:rPr>
          <w:spacing w:val="-2"/>
          <w:rtl/>
        </w:rPr>
        <w:t xml:space="preserve"> - לרבות היורש, ויל</w:t>
      </w:r>
      <w:r w:rsidRPr="00DC5F70">
        <w:rPr>
          <w:rFonts w:hint="cs"/>
          <w:spacing w:val="-2"/>
          <w:rtl/>
        </w:rPr>
        <w:t xml:space="preserve">יף </w:t>
      </w:r>
      <w:r w:rsidRPr="00DC5F70">
        <w:rPr>
          <w:spacing w:val="-2"/>
          <w:rtl/>
        </w:rPr>
        <w:t>סוף הקדש</w:t>
      </w:r>
      <w:r w:rsidRPr="00DC5F70">
        <w:rPr>
          <w:rFonts w:hint="cs"/>
          <w:spacing w:val="-2"/>
          <w:rtl/>
        </w:rPr>
        <w:t xml:space="preserve"> דיורש סומך</w:t>
      </w:r>
      <w:r w:rsidRPr="00DC5F70">
        <w:rPr>
          <w:spacing w:val="-2"/>
          <w:rtl/>
        </w:rPr>
        <w:t xml:space="preserve"> מתחלת הקדש</w:t>
      </w:r>
      <w:r w:rsidRPr="00DC5F70">
        <w:rPr>
          <w:rFonts w:hint="cs"/>
          <w:spacing w:val="-2"/>
          <w:rtl/>
        </w:rPr>
        <w:t xml:space="preserve"> </w:t>
      </w:r>
      <w:ins w:id="92614" w:author="מנוע מכני" w:date="2026-10-11T12:04:39Z">
        <w:r>
          <w:rPr>
            <w:rFonts w:hint="cs"/>
            <w:spacing w:val="-2"/>
            <w:rtl/>
          </w:rPr>
          <w:t xml:space="preserve">דלומר</w:t>
        </w:r>
      </w:ins>
      <w:del w:id="92615" w:author="מנוע מכני" w:date="2026-10-11T12:04:39Z">
        <w:r w:rsidRPr="00DC5F70">
          <w:rPr>
            <w:rFonts w:hint="cs"/>
            <w:spacing w:val="-2"/>
            <w:rtl/>
          </w:rPr>
          <w:delText xml:space="preserve">ד</w:delText>
        </w:r>
        <w:r w:rsidRPr="00DC5F70">
          <w:rPr>
            <w:spacing w:val="-2"/>
            <w:rtl/>
          </w:rPr>
          <w:delText xml:space="preserve">מימר</w:delText>
        </w:r>
      </w:del>
      <w:r w:rsidRPr="00DC5F70">
        <w:rPr>
          <w:spacing w:val="-2"/>
          <w:rtl/>
        </w:rPr>
        <w:t xml:space="preserve">, </w:t>
      </w:r>
    </w:p>
    <w:p>
      <w:pPr>
        <w:pStyle w:val="38"/>
        <w:rPr>
          <w:ins w:id="92854" w:author="מנוע מכני" w:date="2026-10-11T12:04:39Z"/>
        </w:rPr>
      </w:pPr>
      <w:r w:rsidRPr="00217260">
        <w:t>ו</w:t>
      </w:r>
      <w:r w:rsidRPr="00217260">
        <w:t>ל</w:t>
      </w:r>
      <w:r w:rsidRPr="00217260">
        <w:t>רבנן</w:t>
      </w:r>
      <w:r w:rsidRPr="00217260">
        <w:t>:</w:t>
      </w:r>
    </w:p>
    <w:p w:rsidR="00E403F0" w:rsidRPr="00AD695E" w:rsidRDefault="00E403F0" w:rsidP="00E403F0">
      <w:pPr>
        <w:rPr>
          <w:rtl/>
        </w:rPr>
      </w:pPr>
      <w:del w:id="92855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183" w:author="Claude - סמנטי" w:date="2026-10-11T12:14:28Z">
        <w:r>
          <w:rPr>
            <w:rStyle w:val="afffff0"/>
            <w:rtl/>
          </w:rPr>
          <w:t xml:space="preserve">קָרְבָּנוֹ</w:t>
        </w:r>
      </w:ins>
      <w:del w:id="90184" w:author="Claude - סמנטי" w:date="2026-10-11T12:14:28Z">
        <w:r>
          <w:rPr>
            <w:rtl/>
          </w:rPr>
          <w:delText xml:space="preserve">קרבנו</w:delText>
        </w:r>
      </w:del>
      <w:r>
        <w:rPr>
          <w:rFonts w:hint="cs"/>
          <w:rtl/>
        </w:rPr>
        <w:t>'</w:t>
      </w:r>
      <w:r>
        <w:rPr>
          <w:rtl/>
        </w:rPr>
        <w:t xml:space="preserve"> ולא קרבן </w:t>
      </w:r>
      <w:ins w:id="92568" w:author="מנוע מכני" w:date="2026-10-11T12:04:39Z">
        <w:r>
          <w:rPr>
            <w:rtl/>
          </w:rPr>
          <w:t xml:space="preserve">נכרי</w:t>
        </w:r>
      </w:ins>
      <w:del w:id="92569" w:author="מנוע מכני" w:date="2026-10-11T12:04:39Z">
        <w:r>
          <w:rPr>
            <w:rtl/>
          </w:rPr>
          <w:delText xml:space="preserve">ע</w:delText>
        </w:r>
        <w:r>
          <w:rPr>
            <w:rFonts w:hint="cs"/>
            <w:rtl/>
          </w:rPr>
          <w:delText xml:space="preserve">כו</w:delText>
        </w:r>
        <w:r>
          <w:rPr>
            <w:rtl/>
          </w:rPr>
          <w:delText xml:space="preserve">"</w:delText>
        </w:r>
        <w:r>
          <w:rPr>
            <w:rFonts w:hint="cs"/>
            <w:rtl/>
          </w:rPr>
          <w:delText xml:space="preserve">ם</w:delText>
        </w:r>
      </w:del>
      <w:r>
        <w:rPr>
          <w:rtl/>
        </w:rPr>
        <w:t xml:space="preserve">, ולא קרבן חבירו, </w:t>
      </w:r>
      <w:r>
        <w:rPr>
          <w:rFonts w:hint="cs"/>
          <w:rtl/>
        </w:rPr>
        <w:t>ו</w:t>
      </w:r>
      <w:r>
        <w:rPr>
          <w:rtl/>
        </w:rPr>
        <w:t>לרבות כל בעלי חוברין לסמיכה.</w:t>
      </w:r>
    </w:p>
    <w:p w:rsidR="00E403F0" w:rsidRPr="00AD695E" w:rsidRDefault="00E403F0" w:rsidP="00E403F0">
      <w:pPr>
        <w:rPr>
          <w:rtl/>
        </w:rPr>
      </w:pPr>
      <w:r w:rsidRPr="00217260">
        <w:rPr>
          <w:rStyle w:val="2fb"/>
          <w:b/>
          <w:bCs/>
          <w:rtl/>
        </w:rPr>
        <w:t>ור</w:t>
      </w:r>
      <w:r>
        <w:rPr>
          <w:rStyle w:val="2fb"/>
          <w:rFonts w:hint="cs"/>
          <w:rtl/>
        </w:rPr>
        <w:t xml:space="preserve">"י</w:t>
      </w:r>
      <w:r>
        <w:rPr>
          <w:rFonts w:hint="cs"/>
          <w:rtl/>
        </w:rPr>
        <w:t xml:space="preserve">:-</w:t>
      </w:r>
      <w:r>
        <w:rPr>
          <w:rtl/>
        </w:rPr>
        <w:t xml:space="preserve"> לרבות כל בעלי חוברין לסמיכה </w:t>
      </w:r>
      <w:ins w:id="90802" w:author="מנוע מכני" w:date="2026-10-11T12:04:39Z">
        <w:r>
          <w:rPr>
            <w:rtl/>
          </w:rPr>
          <w:t xml:space="preserve">אין</w:t>
        </w:r>
      </w:ins>
      <w:del w:id="90803" w:author="מנוע מכני" w:date="2026-10-11T12:04:39Z">
        <w:r>
          <w:rPr>
            <w:rtl/>
          </w:rPr>
          <w:delText xml:space="preserve">לית</w:delText>
        </w:r>
      </w:del>
      <w:r>
        <w:rPr>
          <w:rtl/>
        </w:rPr>
        <w:t xml:space="preserve"> </w:t>
      </w:r>
      <w:ins w:id="90800" w:author="מנוע מכני" w:date="2026-10-11T12:04:39Z">
        <w:r>
          <w:rPr>
            <w:rtl/>
          </w:rPr>
          <w:t xml:space="preserve">לו</w:t>
        </w:r>
      </w:ins>
      <w:del w:id="90801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ב: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וא</w:t>
      </w:r>
      <w:r>
        <w:rPr>
          <w:rtl/>
        </w:rPr>
        <w:t>"</w:t>
      </w:r>
      <w:r>
        <w:rPr>
          <w:rFonts w:hint="cs"/>
          <w:rtl/>
        </w:rPr>
        <w:t>נ</w:t>
      </w:r>
      <w:r>
        <w:rPr>
          <w:rtl/>
        </w:rPr>
        <w:t xml:space="preserve"> </w:t>
      </w:r>
      <w:ins w:id="90806" w:author="מנוע מכני" w:date="2026-10-11T12:04:39Z">
        <w:r>
          <w:rPr>
            <w:rtl/>
          </w:rPr>
          <w:t xml:space="preserve">יש</w:t>
        </w:r>
      </w:ins>
      <w:del w:id="90807" w:author="מנוע מכני" w:date="2026-10-11T12:04:39Z">
        <w:r>
          <w:rPr>
            <w:rtl/>
          </w:rPr>
          <w:delText xml:space="preserve">אית</w:delText>
        </w:r>
      </w:del>
      <w:r>
        <w:rPr>
          <w:rtl/>
        </w:rPr>
        <w:t xml:space="preserve"> </w:t>
      </w:r>
      <w:ins w:id="90804" w:author="מנוע מכני" w:date="2026-10-11T12:04:39Z">
        <w:r>
          <w:rPr>
            <w:rtl/>
          </w:rPr>
          <w:t xml:space="preserve">לו</w:t>
        </w:r>
      </w:ins>
      <w:del w:id="90805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,</w:t>
      </w:r>
      <w:r>
        <w:rPr>
          <w:rFonts w:hint="cs"/>
          <w:rtl/>
        </w:rPr>
        <w:t xml:space="preserve"> </w:t>
      </w:r>
      <w:ins w:id="92570" w:author="מנוע מכני" w:date="2026-10-11T12:04:39Z">
        <w:r>
          <w:rPr>
            <w:rFonts w:hint="cs"/>
            <w:rtl/>
          </w:rPr>
          <w:t xml:space="preserve">נכרי</w:t>
        </w:r>
      </w:ins>
      <w:del w:id="92571" w:author="מנוע מכני" w:date="2026-10-11T12:04:39Z">
        <w:r>
          <w:rPr>
            <w:rFonts w:hint="cs"/>
            <w:rtl/>
          </w:rPr>
          <w:delText xml:space="preserve">עכו</w:delText>
        </w:r>
        <w:r>
          <w:rPr>
            <w:rtl/>
          </w:rPr>
          <w:delText xml:space="preserve">"</w:delText>
        </w:r>
        <w:r>
          <w:rPr>
            <w:rFonts w:hint="cs"/>
            <w:rtl/>
          </w:rPr>
          <w:delText xml:space="preserve">ם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וחבירו מחד קרא </w:t>
      </w:r>
      <w:ins w:id="92616" w:author="מנוע מכני" w:date="2026-10-11T12:04:39Z">
        <w:r>
          <w:rPr>
            <w:rtl/>
          </w:rPr>
          <w:t xml:space="preserve">יצאו</w:t>
        </w:r>
      </w:ins>
      <w:del w:id="92617" w:author="מנוע מכני" w:date="2026-10-11T12:04:39Z">
        <w:r>
          <w:rPr>
            <w:rtl/>
          </w:rPr>
          <w:delText xml:space="preserve">נפקי</w:delText>
        </w:r>
      </w:del>
      <w:r>
        <w:rPr>
          <w:rtl/>
        </w:rPr>
        <w:t xml:space="preserve">, אייתרי </w:t>
      </w:r>
      <w:ins w:id="91992" w:author="מנוע מכני" w:date="2026-10-11T12:04:39Z">
        <w:r>
          <w:rPr>
            <w:rtl/>
          </w:rPr>
          <w:t xml:space="preserve">להם</w:t>
        </w:r>
      </w:ins>
      <w:del w:id="91993" w:author="מנוע מכני" w:date="2026-10-11T12:04:39Z">
        <w:r>
          <w:rPr>
            <w:rtl/>
          </w:rPr>
          <w:delText xml:space="preserve">להו</w:delText>
        </w:r>
      </w:del>
      <w:r>
        <w:rPr>
          <w:rtl/>
        </w:rPr>
        <w:t xml:space="preserve"> </w:t>
      </w:r>
      <w:ins w:id="90808" w:author="מנוע מכני" w:date="2026-10-11T12:04:39Z">
        <w:r>
          <w:rPr>
            <w:rtl/>
          </w:rPr>
          <w:t xml:space="preserve">שני</w:t>
        </w:r>
      </w:ins>
      <w:del w:id="90809" w:author="מנוע מכני" w:date="2026-10-11T12:04:39Z">
        <w:r>
          <w:rPr>
            <w:rtl/>
          </w:rPr>
          <w:delText xml:space="preserve">תרי</w:delText>
        </w:r>
      </w:del>
      <w:r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חד </w:t>
      </w:r>
      <w:r>
        <w:rPr>
          <w:rFonts w:hint="cs"/>
          <w:rtl/>
        </w:rPr>
        <w:t>'</w:t>
      </w:r>
      <w:ins w:id="90185" w:author="Claude - סמנטי" w:date="2026-10-11T12:14:28Z">
        <w:r>
          <w:rPr>
            <w:rStyle w:val="afffff0"/>
            <w:rtl/>
          </w:rPr>
          <w:t xml:space="preserve">קָרְבָּנוֹ</w:t>
        </w:r>
      </w:ins>
      <w:del w:id="90186" w:author="Claude - סמנטי" w:date="2026-10-11T12:14:28Z">
        <w:r>
          <w:rPr>
            <w:rtl/>
          </w:rPr>
          <w:delText xml:space="preserve">קרבנו</w:delText>
        </w:r>
      </w:del>
      <w:r>
        <w:rPr>
          <w:rFonts w:hint="cs"/>
          <w:rtl/>
        </w:rPr>
        <w:t>'</w:t>
      </w:r>
      <w:r>
        <w:rPr>
          <w:rtl/>
        </w:rPr>
        <w:t xml:space="preserve"> - ולא קרבן אביו, ואידך לרבות כל בעלי חוברין לסמיכה.</w:t>
      </w:r>
    </w:p>
    <w:p>
      <w:pPr>
        <w:pStyle w:val="38"/>
        <w:rPr>
          <w:ins w:id="92856" w:author="מנוע מכני" w:date="2026-10-11T12:04:39Z"/>
        </w:rPr>
      </w:pPr>
      <w:ins w:id="90080" w:author="מנוע מכני" w:date="2026-10-11T12:04:39Z">
        <w:r>
          <w:t xml:space="preserve">ור"י</w:t>
        </w:r>
      </w:ins>
      <w:del w:id="90081" w:author="מנוע מכני" w:date="2026-10-11T12:04:39Z">
        <w:r w:rsidRPr="00217260">
          <w:delText xml:space="preserve">ורבי</w:delText>
        </w:r>
        <w:r>
          <w:delText xml:space="preserve"> </w:delText>
        </w:r>
        <w:r w:rsidRPr="00217260">
          <w:delText xml:space="preserve">יהודה</w:delText>
        </w:r>
      </w:del>
      <w:r>
        <w:t>:</w:t>
      </w:r>
    </w:p>
    <w:p w:rsidR="00E403F0" w:rsidRPr="00AD695E" w:rsidRDefault="00E403F0" w:rsidP="00E403F0">
      <w:pPr>
        <w:rPr>
          <w:rtl/>
        </w:rPr>
      </w:pPr>
      <w:del w:id="92857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189" w:author="Claude - סמנטי" w:date="2026-10-11T12:14:28Z">
        <w:r>
          <w:rPr>
            <w:rStyle w:val="afffff0"/>
            <w:rtl/>
          </w:rPr>
          <w:t xml:space="preserve">הָמֵר יָמִיר</w:t>
        </w:r>
      </w:ins>
      <w:del w:id="90190" w:author="Claude - סמנטי" w:date="2026-10-11T12:14:28Z">
        <w:r>
          <w:rPr>
            <w:rtl/>
          </w:rPr>
          <w:delText xml:space="preserve">המר ימיר</w:delText>
        </w:r>
      </w:del>
      <w:r>
        <w:rPr>
          <w:rFonts w:hint="cs"/>
          <w:rtl/>
        </w:rPr>
        <w:t>'</w:t>
      </w:r>
      <w:r>
        <w:rPr>
          <w:rtl/>
        </w:rPr>
        <w:t xml:space="preserve"> </w:t>
      </w:r>
      <w:ins w:id="92618" w:author="מנוע מכני" w:date="2026-10-11T12:04:39Z">
        <w:r>
          <w:rPr>
            <w:rtl/>
          </w:rPr>
          <w:t xml:space="preserve">צריך</w:t>
        </w:r>
      </w:ins>
      <w:del w:id="92619" w:author="מנוע מכני" w:date="2026-10-11T12:04:39Z">
        <w:r>
          <w:rPr>
            <w:rtl/>
          </w:rPr>
          <w:delText xml:space="preserve">מיבעי</w:delText>
        </w:r>
      </w:del>
      <w:r>
        <w:rPr>
          <w:rtl/>
        </w:rPr>
        <w:t xml:space="preserve"> לרבות את האשה</w:t>
      </w:r>
      <w:ins w:id="91548" w:author="מנוע מכני" w:date="2026-10-11T12:04:39Z">
        <w:r>
          <w:rPr>
            <w:rtl/>
          </w:rPr>
          <w:t xml:space="preserve">,</w:t>
        </w:r>
      </w:ins>
      <w:del w:id="91549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2858" w:author="מנוע מכני" w:date="2026-10-11T12:04:39Z"/>
        </w:rPr>
      </w:pPr>
      <w:r w:rsidRPr="00A757C8">
        <w:tab/>
        <w:t xml:space="preserve">דתניא</w:t>
      </w:r>
      <w:del w:id="95227" w:author="Claude" w:date="2026-10-11T09:08:00Z">
        <w:r>
          <w:delText xml:space="preserve">	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2859" w:author="מנוע מכני" w:date="2026-10-11T12:04:39Z">
        <w:r w:rsidRPr="00A757C8">
          <w:rPr>
            <w:rtl/>
          </w:rPr>
          <w:tab/>
          <w:delText xml:space="preserve"> </w:delText>
        </w:r>
      </w:del>
      <w:r w:rsidRPr="00A757C8">
        <w:rPr>
          <w:rtl/>
        </w:rPr>
        <w:tab/>
        <w:t xml:space="preserve">לפי שכל הענין אינו אלא בלשון זכר, מה סופינו לרבות את האשה? </w:t>
      </w:r>
      <w:r w:rsidRPr="00A757C8">
        <w:rPr>
          <w:rtl/>
        </w:rPr>
        <w:tab/>
        <w:t xml:space="preserve">ת"ל</w:t>
      </w:r>
      <w:del w:id="95228" w:author="Claude" w:date="2026-10-11T09:08:00Z">
        <w:r>
          <w:rPr>
            <w:rtl/>
          </w:rPr>
          <w:delText xml:space="preserve">	</w:delText>
        </w:r>
      </w:del>
      <w:r>
        <w:rPr>
          <w:rtl/>
        </w:rPr>
        <w:t xml:space="preserve">: </w:t>
      </w:r>
      <w:r w:rsidRPr="00A757C8">
        <w:rPr>
          <w:rFonts w:hint="cs"/>
          <w:rtl/>
        </w:rPr>
        <w:t>'</w:t>
      </w:r>
      <w:ins w:id="90191" w:author="Claude - סמנטי" w:date="2026-10-11T12:14:28Z">
        <w:r>
          <w:rPr>
            <w:rStyle w:val="afffff0"/>
            <w:rtl/>
          </w:rPr>
          <w:t xml:space="preserve">וְאִם הָמֵר יָמִיר</w:t>
        </w:r>
      </w:ins>
      <w:del w:id="90192" w:author="Claude - סמנטי" w:date="2026-10-11T12:14:28Z">
        <w:r w:rsidRPr="00A757C8">
          <w:rPr>
            <w:rtl/>
          </w:rPr>
          <w:delText xml:space="preserve">ואם המר ימיר</w:delText>
        </w:r>
      </w:del>
      <w:r w:rsidRPr="00A757C8">
        <w:rPr>
          <w:rFonts w:hint="cs"/>
          <w:rtl/>
        </w:rPr>
        <w:t>'</w:t>
      </w:r>
      <w:r w:rsidRPr="00A757C8">
        <w:rPr>
          <w:rtl/>
        </w:rPr>
        <w:t>.</w:t>
      </w:r>
    </w:p>
    <w:p>
      <w:pPr>
        <w:pStyle w:val="38"/>
        <w:rPr>
          <w:ins w:id="92860" w:author="מנוע מכני" w:date="2026-10-11T12:04:39Z"/>
        </w:rPr>
      </w:pPr>
      <w:r w:rsidRPr="00217260">
        <w:t>ורבנן</w:t>
      </w:r>
      <w:r>
        <w:t>:</w:t>
      </w:r>
    </w:p>
    <w:p w:rsidR="00E403F0" w:rsidRPr="00AD695E" w:rsidRDefault="00E403F0" w:rsidP="00E403F0">
      <w:pPr>
        <w:rPr>
          <w:rtl/>
        </w:rPr>
      </w:pPr>
      <w:del w:id="9286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</w:t>
      </w:r>
      <w:r>
        <w:rPr>
          <w:rFonts w:hint="cs"/>
          <w:rtl/>
        </w:rPr>
        <w:t>'</w:t>
      </w:r>
      <w:ins w:id="90193" w:author="Claude - סמנטי" w:date="2026-10-11T12:14:28Z">
        <w:r>
          <w:rPr>
            <w:rStyle w:val="afffff0"/>
            <w:rtl/>
          </w:rPr>
          <w:t xml:space="preserve">וְאִם</w:t>
        </w:r>
      </w:ins>
      <w:del w:id="90194" w:author="Claude - סמנטי" w:date="2026-10-11T12:14:28Z">
        <w:r>
          <w:rPr>
            <w:rtl/>
          </w:rPr>
          <w:delText xml:space="preserve">ואם</w:delText>
        </w:r>
      </w:del>
      <w:r>
        <w:rPr>
          <w:rFonts w:hint="cs"/>
          <w:rtl/>
        </w:rPr>
        <w:t>'</w:t>
      </w:r>
      <w:r>
        <w:rPr>
          <w:rtl/>
        </w:rPr>
        <w:t>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ור' יהודה</w:t>
      </w:r>
      <w:r>
        <w:rPr>
          <w:rFonts w:hint="cs"/>
          <w:rtl/>
        </w:rPr>
        <w:t>:-</w:t>
      </w:r>
      <w:r>
        <w:rPr>
          <w:rtl/>
        </w:rPr>
        <w:t xml:space="preserve"> </w:t>
      </w:r>
      <w:r>
        <w:rPr>
          <w:rFonts w:hint="cs"/>
          <w:rtl/>
        </w:rPr>
        <w:t>'</w:t>
      </w:r>
      <w:r>
        <w:rPr>
          <w:rtl/>
        </w:rPr>
        <w:t>ואם</w:t>
      </w:r>
      <w:r>
        <w:rPr>
          <w:rFonts w:hint="cs"/>
          <w:rtl/>
        </w:rPr>
        <w:t>'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דריש.</w:t>
      </w:r>
    </w:p>
    <w:p>
      <w:pPr>
        <w:pStyle w:val="afffff8"/>
        <w:rPr>
          <w:ins w:id="90271" w:author="קלוד" w:date="2026-10-11T12:18:15Z"/>
        </w:rPr>
      </w:pPr>
      <w:ins w:id="90272" w:author="קלוד" w:date="2026-10-11T12:18:15Z">
        <w:r>
          <w:rPr>
            <w:color w:val="7B3F00"/>
          </w:rPr>
          <w:t xml:space="preserve">'הכל חייבין' - לאתויי קטן בסוכה, לולב, ציצית ותפילין</w:t>
        </w:r>
      </w:ins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'</w:t>
      </w:r>
      <w:r>
        <w:rPr>
          <w:rtl/>
        </w:rPr>
        <w:t xml:space="preserve">הכל חייבין בסוכה </w:t>
      </w:r>
      <w:r>
        <w:rPr>
          <w:rFonts w:hint="cs"/>
          <w:rtl/>
        </w:rPr>
        <w:t xml:space="preserve">- </w:t>
      </w:r>
      <w:r>
        <w:rPr>
          <w:rtl/>
        </w:rPr>
        <w:t xml:space="preserve">לאיתויי קטן שאינו צריך לאמו, </w:t>
      </w:r>
      <w:r>
        <w:rPr>
          <w:rFonts w:hint="cs"/>
          <w:rtl/>
        </w:rPr>
        <w:t>כדתנן ש</w:t>
      </w:r>
      <w:r>
        <w:rPr>
          <w:rtl/>
        </w:rPr>
        <w:t>חייב בסוכה.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הכל חייבין בלולב </w:t>
      </w:r>
      <w:r>
        <w:rPr>
          <w:rFonts w:hint="cs"/>
          <w:rtl/>
        </w:rPr>
        <w:t xml:space="preserve">- </w:t>
      </w:r>
      <w:r>
        <w:rPr>
          <w:rtl/>
        </w:rPr>
        <w:t xml:space="preserve">לאיתויי קטן היודע לנענע, </w:t>
      </w:r>
      <w:r>
        <w:rPr>
          <w:rFonts w:hint="cs"/>
          <w:rtl/>
        </w:rPr>
        <w:t>כדתנן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>חייב בלולב.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הכל חייבין בציצית </w:t>
      </w:r>
      <w:r>
        <w:rPr>
          <w:rFonts w:hint="cs"/>
          <w:rtl/>
        </w:rPr>
        <w:t xml:space="preserve">- </w:t>
      </w:r>
      <w:r>
        <w:rPr>
          <w:rtl/>
        </w:rPr>
        <w:t xml:space="preserve">לאיתויי קטן היודע להתעטף, </w:t>
      </w:r>
      <w:r>
        <w:rPr>
          <w:rFonts w:hint="cs"/>
          <w:rtl/>
        </w:rPr>
        <w:t>כדתנן ד</w:t>
      </w:r>
      <w:r>
        <w:rPr>
          <w:rtl/>
        </w:rPr>
        <w:t>חייב בציצית.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הכל חייבין בתפילין </w:t>
      </w:r>
      <w:r>
        <w:rPr>
          <w:rFonts w:hint="cs"/>
          <w:rtl/>
        </w:rPr>
        <w:t xml:space="preserve">- </w:t>
      </w:r>
      <w:r>
        <w:rPr>
          <w:rtl/>
        </w:rPr>
        <w:t xml:space="preserve">לאיתויי קטן היודע לשמור תפלין, </w:t>
      </w:r>
      <w:r>
        <w:rPr>
          <w:rFonts w:hint="cs"/>
          <w:rtl/>
        </w:rPr>
        <w:t>כדתניא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>אביו לוקח לו תפלין.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הכל חייבין בראייה </w:t>
      </w:r>
      <w:r>
        <w:rPr>
          <w:rFonts w:hint="cs"/>
          <w:rtl/>
        </w:rPr>
        <w:t xml:space="preserve">- </w:t>
      </w:r>
      <w:r>
        <w:rPr>
          <w:rtl/>
        </w:rPr>
        <w:t>לאיתויי מי שחציו עבד וחציו בן חורין.</w:t>
      </w:r>
    </w:p>
    <w:p>
      <w:pPr>
        <w:pStyle w:val="afffff8"/>
        <w:rPr>
          <w:ins w:id="90269" w:author="קלוד" w:date="2026-10-11T12:18:15Z"/>
        </w:rPr>
      </w:pPr>
      <w:ins w:id="90270" w:author="קלוד" w:date="2026-10-11T12:18:15Z">
        <w:r>
          <w:rPr>
            <w:color w:val="7B3F00"/>
          </w:rPr>
          <w:t xml:space="preserve">מי שחציו עבד בראייה - חיגר ביום ראשון וסומא באחת מעיניו</w:t>
        </w:r>
      </w:ins>
    </w:p>
    <w:p>
      <w:pPr>
        <w:pStyle w:val="38"/>
        <w:rPr>
          <w:ins w:id="92862" w:author="מנוע מכני" w:date="2026-10-11T12:04:39Z"/>
        </w:rPr>
      </w:pPr>
      <w:r w:rsidRPr="00A757C8">
        <w:t>ולרבינא:</w:t>
      </w:r>
    </w:p>
    <w:p w:rsidR="00E403F0" w:rsidRPr="00AD695E" w:rsidRDefault="00E403F0" w:rsidP="00E403F0">
      <w:pPr>
        <w:rPr>
          <w:rtl/>
        </w:rPr>
      </w:pPr>
      <w:del w:id="92863" w:author="מנוע מכני" w:date="2026-10-11T12:04:39Z">
        <w:r w:rsidRPr="00A757C8">
          <w:rPr>
            <w:rFonts w:hint="cs"/>
            <w:rtl/>
          </w:rPr>
          <w:delText xml:space="preserve"> </w:delText>
        </w:r>
      </w:del>
      <w:r w:rsidRPr="00A757C8">
        <w:rPr>
          <w:rFonts w:hint="cs"/>
          <w:rtl/>
        </w:rPr>
        <w:t xml:space="preserve">ד</w:t>
      </w:r>
      <w:r w:rsidRPr="00A757C8">
        <w:rPr>
          <w:rtl/>
        </w:rPr>
        <w:t>מי שחציו עבד וחציו בן חורין פטור מן הראייה, לאיתויי חיגר ביום ראשון ונתפשט ביום שני.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הניחא </w:t>
      </w:r>
      <w:r>
        <w:rPr>
          <w:rtl/>
        </w:rPr>
        <w:t xml:space="preserve">למ"</w:t>
      </w:r>
      <w:r>
        <w:rPr>
          <w:rFonts w:hint="cs"/>
          <w:rtl/>
        </w:rPr>
        <w:t>ד</w:t>
      </w:r>
      <w:r>
        <w:rPr>
          <w:rtl/>
        </w:rPr>
        <w:t xml:space="preserve">: כולן תשלומין זה לזה, אלא </w:t>
      </w:r>
      <w:r>
        <w:rPr>
          <w:rtl/>
        </w:rPr>
        <w:t xml:space="preserve">למ"ד</w:t>
      </w:r>
      <w:r>
        <w:rPr>
          <w:rtl/>
        </w:rPr>
        <w:t xml:space="preserve">: כולן תשלומין לראשון,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לאיתויי סומא באחת מעיניו, ודלא </w:t>
      </w:r>
      <w:r>
        <w:rPr>
          <w:rFonts w:hint="cs"/>
          <w:rtl/>
        </w:rPr>
        <w:t>כ</w:t>
      </w:r>
      <w:r>
        <w:rPr>
          <w:rtl/>
        </w:rPr>
        <w:t xml:space="preserve">יוחנן בן דהבאי </w:t>
      </w:r>
      <w:r>
        <w:rPr>
          <w:rStyle w:val="2fb"/>
          <w:rFonts w:hint="cs"/>
          <w:rtl/>
        </w:rPr>
        <w:t>מר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י</w:t>
      </w:r>
      <w:r>
        <w:rPr>
          <w:rtl/>
        </w:rPr>
        <w:t xml:space="preserve">: סומא באחת מעיניו פטור מן הראייה, </w:t>
      </w:r>
      <w:r>
        <w:rPr>
          <w:rFonts w:hint="cs"/>
          <w:rtl/>
        </w:rPr>
        <w:t>ד</w:t>
      </w:r>
      <w:r>
        <w:rPr>
          <w:rtl/>
        </w:rPr>
        <w:t>יראה יראה, כדרך שבא לראות כך בא ליראות, מה לראות ב</w:t>
      </w:r>
      <w:r>
        <w:rPr>
          <w:rFonts w:hint="cs"/>
          <w:rtl/>
        </w:rPr>
        <w:t>ב'</w:t>
      </w:r>
      <w:r>
        <w:rPr>
          <w:rtl/>
        </w:rPr>
        <w:t xml:space="preserve"> עיניו, אף ליראות </w:t>
      </w:r>
      <w:r>
        <w:rPr>
          <w:rFonts w:hint="cs"/>
          <w:rtl/>
        </w:rPr>
        <w:t>בב'</w:t>
      </w:r>
      <w:r>
        <w:rPr>
          <w:rtl/>
        </w:rPr>
        <w:t xml:space="preserve"> עיניו.</w:t>
      </w:r>
    </w:p>
    <w:p>
      <w:pPr>
        <w:pStyle w:val="38"/>
        <w:rPr>
          <w:ins w:id="92864" w:author="מנוע מכני" w:date="2026-10-11T12:04:39Z"/>
        </w:rPr>
      </w:pPr>
      <w:r w:rsidRPr="00217260">
        <w:t>ואב</w:t>
      </w:r>
      <w:r w:rsidRPr="00217260">
        <w:t>"</w:t>
      </w:r>
      <w:r w:rsidRPr="00217260">
        <w:t>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286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לעולם לאיתויי מי שחציו עבד וחציו בן חורין, 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 xml:space="preserve">ולא יקשה על </w:t>
      </w:r>
      <w:r>
        <w:rPr>
          <w:rStyle w:val="2fb"/>
          <w:rFonts w:hint="cs"/>
          <w:rtl/>
        </w:rPr>
        <w:t xml:space="preserve">רבינא</w:t>
      </w:r>
      <w:r>
        <w:rPr>
          <w:rFonts w:hint="cs"/>
          <w:rtl/>
        </w:rPr>
        <w:t xml:space="preserve"> דכאן במשנה ראשונה וכאן במשנה אחרונה</w:t>
      </w:r>
      <w:ins w:id="91550" w:author="מנוע מכני" w:date="2026-10-11T12:04:39Z">
        <w:r>
          <w:rPr>
            <w:rtl/>
          </w:rPr>
          <w:t xml:space="preserve">,</w:t>
        </w:r>
      </w:ins>
      <w:del w:id="91551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</w:p>
    <w:p>
      <w:pPr>
        <w:pStyle w:val="38"/>
        <w:rPr>
          <w:ins w:id="92866" w:author="מנוע מכני" w:date="2026-10-11T12:04:39Z"/>
        </w:rPr>
      </w:pPr>
      <w:r>
        <w:t xml:space="preserve">דתנן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286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מי שחציו עבד וחציו בן חורין, </w:t>
      </w:r>
    </w:p>
    <w:p>
      <w:pPr>
        <w:pStyle w:val="38"/>
        <w:rPr>
          <w:ins w:id="92868" w:author="מנוע מכני" w:date="2026-10-11T12:04:39Z"/>
        </w:rPr>
      </w:pPr>
      <w:r>
        <w:t>לב</w:t>
      </w:r>
      <w:r>
        <w:t>"</w:t>
      </w:r>
      <w:r>
        <w:t xml:space="preserve">ה:</w:t>
      </w:r>
    </w:p>
    <w:p w:rsidR="00E403F0" w:rsidRPr="00AD695E" w:rsidRDefault="00E403F0" w:rsidP="00E403F0">
      <w:pPr>
        <w:rPr>
          <w:rtl/>
        </w:rPr>
      </w:pPr>
      <w:del w:id="92869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tl/>
        </w:rPr>
        <w:t>עובד את רבו יום אחד ואת עצמו יום אח</w:t>
      </w:r>
      <w:r>
        <w:rPr>
          <w:rFonts w:hint="cs"/>
          <w:rtl/>
        </w:rPr>
        <w:t>ד.</w:t>
      </w:r>
    </w:p>
    <w:p>
      <w:pPr>
        <w:pStyle w:val="38"/>
        <w:rPr>
          <w:ins w:id="92870" w:author="מנוע מכני" w:date="2026-10-11T12:04:39Z"/>
        </w:rPr>
      </w:pPr>
      <w:r>
        <w:lastRenderedPageBreak/>
        <w:t xml:space="preserve">אמרו להם </w:t>
      </w:r>
      <w:r>
        <w:lastRenderedPageBreak/>
        <w:t xml:space="preserve">ב"ש</w:t>
      </w:r>
      <w:r>
        <w:lastRenderedPageBreak/>
        <w:t xml:space="preserve">:</w:t>
      </w:r>
    </w:p>
    <w:p w:rsidR="00E403F0" w:rsidRPr="00AD695E" w:rsidRDefault="00E403F0" w:rsidP="00E403F0">
      <w:pPr>
        <w:rPr>
          <w:rtl/>
        </w:rPr>
      </w:pPr>
      <w:del w:id="92871" w:author="מנוע מכני" w:date="2026-10-11T12:04:39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תיקנתם את רבו ואת עצמו </w:t>
      </w: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תיקנתם, לישא שפחה אינו יכול, בת חורין אינו יכול, יבטל? והלא </w:t>
      </w: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נברא העולם אלא לפריה ורביה, שנא</w:t>
      </w:r>
      <w:r>
        <w:rPr>
          <w:rFonts w:hint="cs"/>
          <w:rtl/>
        </w:rPr>
        <w:t>'</w:t>
      </w:r>
      <w:r>
        <w:rPr>
          <w:rtl/>
        </w:rPr>
        <w:t xml:space="preserve">: </w:t>
      </w:r>
      <w:r>
        <w:rPr>
          <w:rtl/>
        </w:rPr>
        <w:t xml:space="preserve">לא</w:t>
      </w:r>
      <w:r>
        <w:rPr>
          <w:rtl/>
        </w:rPr>
        <w:t xml:space="preserve"> תוהו בראה לשבת יצרה.</w:t>
      </w:r>
    </w:p>
    <w:p>
      <w:pPr>
        <w:pStyle w:val="38"/>
        <w:rPr>
          <w:ins w:id="92872" w:author="מנוע מכני" w:date="2026-10-11T12:04:39Z"/>
        </w:rPr>
      </w:pPr>
      <w:r w:rsidRPr="00217260">
        <w:t>אלא</w:t>
      </w:r>
    </w:p>
    <w:p w:rsidR="00E403F0" w:rsidRPr="00AD695E" w:rsidRDefault="00E403F0" w:rsidP="00E403F0">
      <w:pPr>
        <w:rPr>
          <w:rtl/>
        </w:rPr>
      </w:pPr>
      <w:del w:id="9287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מפני </w:t>
      </w:r>
      <w:r w:rsidRPr="00217260">
        <w:rPr>
          <w:b/>
          <w:bCs/>
          <w:rtl/>
        </w:rPr>
        <w:t>תיקו</w:t>
      </w:r>
      <w:r>
        <w:rPr>
          <w:rtl/>
        </w:rPr>
        <w:t xml:space="preserve">ן העולם כופין את רבו ועושה אותו בן חורין וכותב שטר על חצי דמיו,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וחזרו בית הלל להורות כדברי </w:t>
      </w:r>
      <w:r>
        <w:rPr>
          <w:rtl/>
        </w:rPr>
        <w:t xml:space="preserve">ב"ש</w:t>
      </w:r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</w:p>
    <w:p>
      <w:pPr>
        <w:pStyle w:val="afffff8"/>
        <w:rPr>
          <w:ins w:id="90267" w:author="קלוד" w:date="2026-10-11T12:18:15Z"/>
        </w:rPr>
      </w:pPr>
      <w:ins w:id="90268" w:author="קלוד" w:date="2026-10-11T12:18:15Z">
        <w:r>
          <w:rPr>
            <w:color w:val="7B3F00"/>
          </w:rPr>
          <w:t xml:space="preserve">הכל חייבין - שופר, מגילה וזימון לאתויי קטן ונשים</w:t>
        </w:r>
      </w:ins>
    </w:p>
    <w:p w:rsidR="00E403F0" w:rsidRPr="00AD695E" w:rsidRDefault="00E403F0" w:rsidP="00E403F0">
      <w:pPr>
        <w:rPr>
          <w:rtl/>
        </w:rPr>
      </w:pPr>
      <w:r w:rsidRPr="00A757C8">
        <w:rPr>
          <w:rtl/>
        </w:rPr>
        <w:t xml:space="preserve">הכל חייבין בתקיעת שופר לאיתויי קטן שהגיע לחינוך </w:t>
      </w:r>
      <w:r w:rsidRPr="00A757C8">
        <w:rPr>
          <w:rtl/>
        </w:rPr>
        <w:t xml:space="preserve">דתנן</w:t>
      </w:r>
      <w:r w:rsidRPr="00A757C8">
        <w:rPr>
          <w:rtl/>
        </w:rPr>
        <w:t xml:space="preserve">: אין מעכבין את הקטן מלתקוע ביום טוב.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ג: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 xml:space="preserve">הכל חייבין </w:t>
      </w:r>
      <w:r>
        <w:rPr>
          <w:rtl/>
        </w:rPr>
        <w:t>במקרא מגילה, הכל כשרין לקרות את המגילה</w:t>
      </w:r>
      <w:r>
        <w:rPr>
          <w:rFonts w:hint="cs"/>
          <w:rtl/>
        </w:rPr>
        <w:t xml:space="preserve"> </w:t>
      </w:r>
      <w:r>
        <w:rPr>
          <w:rtl/>
        </w:rPr>
        <w:t xml:space="preserve">לאתויי נשים, </w:t>
      </w:r>
      <w:r>
        <w:rPr>
          <w:rStyle w:val="2fb"/>
          <w:rtl/>
        </w:rPr>
        <w:t xml:space="preserve">וכדר</w:t>
      </w:r>
      <w:r>
        <w:rPr>
          <w:rStyle w:val="2fb"/>
          <w:rFonts w:hint="cs"/>
          <w:rtl/>
        </w:rPr>
        <w:t>יב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ל</w:t>
      </w:r>
      <w:r>
        <w:rPr>
          <w:rtl/>
        </w:rPr>
        <w:t>: נשים חייבות במקרא מגילה, שאף הן היו באותו הנס.</w:t>
      </w:r>
    </w:p>
    <w:p w:rsidR="00E403F0" w:rsidRPr="006F08E9" w:rsidRDefault="00E403F0" w:rsidP="00E403F0">
      <w:pPr>
        <w:rPr>
          <w:spacing w:val="-2"/>
          <w:rtl/>
        </w:rPr>
      </w:pPr>
      <w:r w:rsidRPr="006F08E9">
        <w:rPr>
          <w:b/>
          <w:bCs/>
          <w:spacing w:val="-2"/>
          <w:rtl/>
        </w:rPr>
        <w:t>הכל חייבין בזימון</w:t>
      </w:r>
      <w:r w:rsidRPr="006F08E9">
        <w:rPr>
          <w:spacing w:val="-2"/>
          <w:rtl/>
        </w:rPr>
        <w:t xml:space="preserve"> לאתויי נשים ועבדים, </w:t>
      </w:r>
      <w:r w:rsidRPr="006F08E9">
        <w:rPr>
          <w:spacing w:val="-2"/>
          <w:rtl/>
        </w:rPr>
        <w:t xml:space="preserve">דתניא</w:t>
      </w:r>
      <w:r w:rsidRPr="006F08E9">
        <w:rPr>
          <w:spacing w:val="-2"/>
          <w:rtl/>
        </w:rPr>
        <w:t xml:space="preserve">: נשים מזמנות לעצמן, ועבדים מזמנין לעצמן.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הכל מצטרפין לזימון</w:t>
      </w:r>
      <w:r>
        <w:rPr>
          <w:rtl/>
        </w:rPr>
        <w:t xml:space="preserve"> לאתויי קטן היודע למי מברכין, </w:t>
      </w:r>
      <w:r>
        <w:rPr>
          <w:rStyle w:val="2fb"/>
          <w:rtl/>
        </w:rPr>
        <w:t xml:space="preserve">דא</w:t>
      </w:r>
      <w:r>
        <w:rPr>
          <w:rStyle w:val="2fb"/>
          <w:rFonts w:hint="cs"/>
          <w:rtl/>
        </w:rPr>
        <w:t>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נ</w:t>
      </w:r>
      <w:r>
        <w:rPr>
          <w:rtl/>
        </w:rPr>
        <w:t>: יודע למי מברכין מזמנין עליו.</w:t>
      </w:r>
    </w:p>
    <w:p>
      <w:pPr>
        <w:pStyle w:val="afffff8"/>
        <w:rPr>
          <w:ins w:id="90265" w:author="קלוד" w:date="2026-10-11T12:18:15Z"/>
        </w:rPr>
      </w:pPr>
      <w:ins w:id="90266" w:author="קלוד" w:date="2026-10-11T12:18:15Z">
        <w:r>
          <w:rPr>
            <w:color w:val="7B3F00"/>
          </w:rPr>
          <w:t xml:space="preserve">הכל מטמאין - זיבה, טמא מת ונגעים לאתויי קטן</w:t>
        </w:r>
      </w:ins>
    </w:p>
    <w:p w:rsidR="00E403F0" w:rsidRPr="00AD695E" w:rsidRDefault="00E403F0" w:rsidP="00E403F0">
      <w:pPr>
        <w:rPr>
          <w:rtl/>
        </w:rPr>
      </w:pPr>
      <w:r w:rsidRPr="00A757C8">
        <w:rPr>
          <w:rtl/>
        </w:rPr>
        <w:t xml:space="preserve">הכל מטמאין בזיבה לאתויי תינוק בן יומו</w:t>
      </w:r>
      <w:ins w:id="91552" w:author="מנוע מכני" w:date="2026-10-11T12:04:39Z">
        <w:r>
          <w:rPr>
            <w:rtl/>
          </w:rPr>
          <w:t xml:space="preserve">,</w:t>
        </w:r>
      </w:ins>
      <w:del w:id="91553" w:author="מנוע מכני" w:date="2026-10-11T12:04:39Z">
        <w:r w:rsidRPr="00A757C8">
          <w:rPr>
            <w:rtl/>
          </w:rPr>
          <w:delText xml:space="preserve">;</w:delText>
        </w:r>
      </w:del>
      <w:r w:rsidRPr="00A757C8">
        <w:rPr>
          <w:rFonts w:hint="cs"/>
          <w:rtl/>
        </w:rPr>
        <w:t xml:space="preserve"> </w:t>
      </w:r>
      <w:r w:rsidRPr="00A757C8">
        <w:rPr>
          <w:rtl/>
        </w:rPr>
        <w:t xml:space="preserve">דתניא</w:t>
      </w:r>
      <w:r w:rsidRPr="00A757C8">
        <w:rPr>
          <w:rtl/>
        </w:rPr>
        <w:t xml:space="preserve">:</w:t>
      </w:r>
      <w:r w:rsidRPr="00A757C8">
        <w:rPr>
          <w:rFonts w:hint="cs"/>
          <w:rtl/>
        </w:rPr>
        <w:t xml:space="preserve"> </w:t>
      </w:r>
      <w:r w:rsidRPr="00A757C8">
        <w:rPr>
          <w:rStyle w:val="2fb"/>
          <w:rFonts w:hint="cs"/>
          <w:rtl/>
        </w:rPr>
        <w:t xml:space="preserve">לר</w:t>
      </w:r>
      <w:r w:rsidRPr="00A757C8">
        <w:rPr>
          <w:rStyle w:val="2fb"/>
          <w:rtl/>
        </w:rPr>
        <w:t>"</w:t>
      </w:r>
      <w:r w:rsidRPr="00A757C8">
        <w:rPr>
          <w:rStyle w:val="2fb"/>
          <w:rFonts w:hint="cs"/>
          <w:rtl/>
        </w:rPr>
        <w:t>י</w:t>
      </w:r>
      <w:r w:rsidRPr="00A757C8">
        <w:rPr>
          <w:rtl/>
        </w:rPr>
        <w:t xml:space="preserve"> </w:t>
      </w:r>
      <w:r w:rsidRPr="00A757C8">
        <w:rPr>
          <w:rFonts w:hint="cs"/>
          <w:rtl/>
        </w:rPr>
        <w:t>'</w:t>
      </w:r>
      <w:ins w:id="90195" w:author="Claude - סמנטי" w:date="2026-10-11T12:14:28Z">
        <w:r>
          <w:rPr>
            <w:rStyle w:val="afffff0"/>
            <w:rtl/>
          </w:rPr>
          <w:t xml:space="preserve">אִישׁ אִישׁ</w:t>
        </w:r>
      </w:ins>
      <w:del w:id="90196" w:author="Claude - סמנטי" w:date="2026-10-11T12:14:28Z">
        <w:r w:rsidRPr="00A757C8">
          <w:rPr>
            <w:rtl/>
          </w:rPr>
          <w:delText xml:space="preserve">איש איש</w:delText>
        </w:r>
      </w:del>
      <w:r w:rsidRPr="00A757C8">
        <w:rPr>
          <w:rFonts w:hint="cs"/>
          <w:rtl/>
        </w:rPr>
        <w:t>'</w:t>
      </w:r>
      <w:r w:rsidRPr="00A757C8">
        <w:rPr>
          <w:rtl/>
        </w:rPr>
        <w:t xml:space="preserve"> לרבות תינוק בן יום אחד שמטמא בזיבה,</w:t>
      </w:r>
    </w:p>
    <w:p>
      <w:pPr>
        <w:pStyle w:val="38"/>
        <w:rPr>
          <w:ins w:id="92874" w:author="מנוע מכני" w:date="2026-10-11T12:04:39Z"/>
        </w:rPr>
      </w:pPr>
      <w:r>
        <w:tab/>
      </w:r>
      <w:r>
        <w:t>רי</w:t>
      </w:r>
      <w:r>
        <w:t>"</w:t>
      </w:r>
      <w:r>
        <w:t>ש בשריב</w:t>
      </w:r>
      <w:r>
        <w:t>"</w:t>
      </w:r>
      <w:r>
        <w:t>ב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287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אינו צריך, הרי הוא אומר </w:t>
      </w:r>
      <w:r>
        <w:rPr>
          <w:rFonts w:hint="cs"/>
          <w:rtl/>
        </w:rPr>
        <w:t>'</w:t>
      </w:r>
      <w:ins w:id="90197" w:author="Claude - סמנטי" w:date="2026-10-11T12:14:28Z">
        <w:r>
          <w:rPr>
            <w:rStyle w:val="afffff0"/>
            <w:rtl/>
          </w:rPr>
          <w:t xml:space="preserve">וְהַזָּב אֶת זוֹבוֹ</w:t>
        </w:r>
      </w:ins>
      <w:del w:id="90198" w:author="Claude - סמנטי" w:date="2026-10-11T12:14:28Z">
        <w:r>
          <w:rPr>
            <w:rtl/>
          </w:rPr>
          <w:delText xml:space="preserve">והזב את זובו</w:delText>
        </w:r>
      </w:del>
      <w:r>
        <w:rPr>
          <w:rFonts w:hint="cs"/>
          <w:rtl/>
        </w:rPr>
        <w:t>'</w:t>
      </w:r>
      <w:r>
        <w:rPr>
          <w:rtl/>
        </w:rPr>
        <w:t xml:space="preserve"> לזכר ולנקבה,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</w:r>
      <w:r w:rsidRPr="00217260">
        <w:rPr>
          <w:b/>
          <w:bCs/>
          <w:rtl/>
        </w:rPr>
        <w:t>לזכר</w:t>
      </w:r>
      <w:r>
        <w:rPr>
          <w:rtl/>
        </w:rPr>
        <w:t xml:space="preserve"> - כל שהוא זכר, בין קטן בין גדול, </w:t>
      </w:r>
      <w:r w:rsidRPr="00217260">
        <w:rPr>
          <w:b/>
          <w:bCs/>
          <w:rtl/>
        </w:rPr>
        <w:t>לנקבה</w:t>
      </w:r>
      <w:r>
        <w:rPr>
          <w:rtl/>
        </w:rPr>
        <w:t xml:space="preserve"> - כל שהיא נקבה, בין קטנה בין גדולה</w:t>
      </w:r>
      <w:ins w:id="91554" w:author="מנוע מכני" w:date="2026-10-11T12:04:39Z">
        <w:r>
          <w:rPr>
            <w:rtl/>
          </w:rPr>
          <w:t xml:space="preserve">,</w:t>
        </w:r>
      </w:ins>
      <w:del w:id="91555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ab/>
        <w:t>א"</w:t>
      </w:r>
      <w:r>
        <w:rPr>
          <w:rFonts w:hint="cs"/>
          <w:rtl/>
        </w:rPr>
        <w:t>כ</w:t>
      </w:r>
      <w:r>
        <w:rPr>
          <w:rtl/>
        </w:rPr>
        <w:t xml:space="preserve"> מה </w:t>
      </w:r>
      <w:r>
        <w:rPr>
          <w:rtl/>
        </w:rPr>
        <w:t xml:space="preserve">ת"</w:t>
      </w:r>
      <w:r>
        <w:rPr>
          <w:rFonts w:hint="cs"/>
          <w:rtl/>
        </w:rPr>
        <w:t>ל</w:t>
      </w:r>
      <w:r>
        <w:rPr>
          <w:rtl/>
        </w:rPr>
        <w:t xml:space="preserve"> איש איש</w:t>
      </w:r>
      <w:r>
        <w:rPr>
          <w:rFonts w:hint="cs"/>
          <w:rtl/>
        </w:rPr>
        <w:t xml:space="preserve">- </w:t>
      </w:r>
      <w:r>
        <w:rPr>
          <w:rtl/>
        </w:rPr>
        <w:t xml:space="preserve">דברה תורה כלשון בני אדם 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 xml:space="preserve">הכל מטמאין בטמא מת </w:t>
      </w:r>
      <w:r>
        <w:rPr>
          <w:rtl/>
        </w:rPr>
        <w:t xml:space="preserve">לאתויי קטן, </w:t>
      </w:r>
      <w:r>
        <w:rPr>
          <w:rFonts w:hint="cs"/>
          <w:rtl/>
        </w:rPr>
        <w:t>סד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איש אשר יטמא ולא יתחטא, איש אין, קטן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>
          <w:ins w:id="92876" w:author="מנוע מכני" w:date="2026-10-11T12:04:39Z"/>
        </w:rPr>
      </w:pPr>
      <w:r>
        <w:t xml:space="preserve">קמ"ל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2877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>
        <w:rPr>
          <w:rStyle w:val="afffff0"/>
          <w:rtl/>
        </w:rPr>
        <w:t>ועל הנפשות אשר היו שם</w:t>
      </w:r>
      <w:r>
        <w:rPr>
          <w:rFonts w:hint="cs"/>
          <w:rtl/>
        </w:rPr>
        <w:t>'</w:t>
      </w:r>
      <w:r>
        <w:rPr>
          <w:rtl/>
        </w:rPr>
        <w:t>.</w:t>
      </w:r>
      <w:r>
        <w:rPr>
          <w:rFonts w:hint="cs"/>
          <w:rtl/>
        </w:rPr>
        <w:t xml:space="preserve"> </w:t>
      </w:r>
      <w:r>
        <w:rPr>
          <w:rtl/>
        </w:rPr>
        <w:t xml:space="preserve">אלא איש </w:t>
      </w:r>
      <w:ins w:id="92482" w:author="מנוע מכני" w:date="2026-10-11T12:04:39Z">
        <w:r>
          <w:rPr>
            <w:rtl/>
          </w:rPr>
          <w:t xml:space="preserve">למעט</w:t>
        </w:r>
      </w:ins>
      <w:del w:id="92483" w:author="מנוע מכני" w:date="2026-10-11T12:04:39Z">
        <w:r>
          <w:rPr>
            <w:rtl/>
          </w:rPr>
          <w:delText xml:space="preserve">למעוטי</w:delText>
        </w:r>
      </w:del>
      <w:r>
        <w:rPr>
          <w:rtl/>
        </w:rPr>
        <w:t xml:space="preserve"> קטן מכרת.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 xml:space="preserve">הכל מטמאין בנגעים </w:t>
      </w:r>
      <w:r w:rsidRPr="00FD58C3">
        <w:rPr>
          <w:rtl/>
        </w:rPr>
        <w:t>לאתויי</w:t>
      </w:r>
      <w:r>
        <w:rPr>
          <w:rtl/>
        </w:rPr>
        <w:t xml:space="preserve"> קטן, </w:t>
      </w:r>
      <w:r>
        <w:rPr>
          <w:rtl/>
        </w:rPr>
        <w:t xml:space="preserve">סד"א</w:t>
      </w:r>
      <w:r>
        <w:rPr>
          <w:rtl/>
        </w:rPr>
        <w:t xml:space="preserve">: </w:t>
      </w:r>
      <w:r>
        <w:rPr>
          <w:rFonts w:hint="cs"/>
          <w:rtl/>
        </w:rPr>
        <w:t>'</w:t>
      </w:r>
      <w:ins w:id="90199" w:author="Claude - סמנטי" w:date="2026-10-11T12:14:28Z">
        <w:r>
          <w:rPr>
            <w:rStyle w:val="afffff0"/>
            <w:rtl/>
          </w:rPr>
          <w:t xml:space="preserve">אִישׁ צָרוּעַ</w:t>
        </w:r>
      </w:ins>
      <w:del w:id="90200" w:author="Claude - סמנטי" w:date="2026-10-11T12:14:28Z">
        <w:r>
          <w:rPr>
            <w:rtl/>
          </w:rPr>
          <w:delText xml:space="preserve">איש צרוע</w:delText>
        </w:r>
      </w:del>
      <w:r>
        <w:rPr>
          <w:rFonts w:hint="cs"/>
          <w:rtl/>
        </w:rPr>
        <w:t>'</w:t>
      </w:r>
      <w:r>
        <w:rPr>
          <w:rtl/>
        </w:rPr>
        <w:t xml:space="preserve"> כתיב, איש אין, קטן </w:t>
      </w:r>
      <w:r>
        <w:rPr>
          <w:rtl/>
        </w:rPr>
        <w:t xml:space="preserve">לא</w:t>
      </w:r>
      <w:r>
        <w:rPr>
          <w:rtl/>
        </w:rPr>
        <w:t xml:space="preserve">, </w:t>
      </w:r>
      <w:r>
        <w:rPr>
          <w:rtl/>
        </w:rPr>
        <w:t xml:space="preserve">קמ"ל</w:t>
      </w:r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ואימא </w:t>
      </w:r>
      <w:r>
        <w:rPr>
          <w:rtl/>
        </w:rPr>
        <w:t xml:space="preserve">ה"</w:t>
      </w:r>
      <w:r>
        <w:rPr>
          <w:rFonts w:hint="cs"/>
          <w:rtl/>
        </w:rPr>
        <w:t xml:space="preserve">נ</w:t>
      </w:r>
      <w:r>
        <w:rPr>
          <w:rFonts w:hint="cs"/>
          <w:rtl/>
        </w:rPr>
        <w:t xml:space="preserve"> '</w:t>
      </w:r>
      <w:ins w:id="90201" w:author="Claude - סמנטי" w:date="2026-10-11T12:14:28Z">
        <w:r>
          <w:rPr>
            <w:rStyle w:val="afffff0"/>
            <w:rtl/>
          </w:rPr>
          <w:t xml:space="preserve">אָדָם כִּי יִהְיֶה בְעוֹר בְּשָׂרוֹ</w:t>
        </w:r>
      </w:ins>
      <w:del w:id="90202" w:author="Claude - סמנטי" w:date="2026-10-11T12:14:28Z">
        <w:r>
          <w:rPr>
            <w:rtl/>
          </w:rPr>
          <w:delText xml:space="preserve">אדם כי יהיה בעור בשרו</w:delText>
        </w:r>
      </w:del>
      <w:r>
        <w:rPr>
          <w:rFonts w:hint="cs"/>
          <w:rtl/>
        </w:rPr>
        <w:t>'</w:t>
      </w:r>
      <w:r>
        <w:rPr>
          <w:rtl/>
        </w:rPr>
        <w:t>, מכל מקום.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ואלא איש לכדתניא: </w:t>
      </w:r>
      <w:r>
        <w:rPr>
          <w:rFonts w:hint="cs"/>
          <w:rtl/>
        </w:rPr>
        <w:t>'</w:t>
      </w:r>
      <w:ins w:id="90205" w:author="Claude - סמנטי" w:date="2026-10-11T12:14:28Z">
        <w:r>
          <w:rPr>
            <w:rStyle w:val="afffff0"/>
            <w:rtl/>
          </w:rPr>
          <w:t xml:space="preserve">אִישׁ</w:t>
        </w:r>
      </w:ins>
      <w:del w:id="90206" w:author="Claude - סמנטי" w:date="2026-10-11T12:14:28Z">
        <w:r>
          <w:rPr>
            <w:rtl/>
          </w:rPr>
          <w:delText xml:space="preserve">איש</w:delText>
        </w:r>
      </w:del>
      <w:r>
        <w:rPr>
          <w:rFonts w:hint="cs"/>
          <w:rtl/>
        </w:rPr>
        <w:t>'</w:t>
      </w:r>
      <w:r>
        <w:rPr>
          <w:rtl/>
        </w:rPr>
        <w:t xml:space="preserve"> - אשה מנין? כשהוא אומר </w:t>
      </w:r>
      <w:r>
        <w:rPr>
          <w:rFonts w:hint="cs"/>
          <w:rtl/>
        </w:rPr>
        <w:t>'</w:t>
      </w:r>
      <w:ins w:id="90203" w:author="Claude - סמנטי" w:date="2026-10-11T12:14:28Z">
        <w:r>
          <w:rPr>
            <w:rStyle w:val="afffff0"/>
            <w:rtl/>
          </w:rPr>
          <w:t xml:space="preserve">וְהַצָּרוּעַ</w:t>
        </w:r>
      </w:ins>
      <w:del w:id="90204" w:author="Claude - סמנטי" w:date="2026-10-11T12:14:28Z">
        <w:r>
          <w:rPr>
            <w:rtl/>
          </w:rPr>
          <w:delText xml:space="preserve">והצרוע</w:delText>
        </w:r>
      </w:del>
      <w:r>
        <w:rPr>
          <w:rFonts w:hint="cs"/>
          <w:rtl/>
        </w:rPr>
        <w:t>'</w:t>
      </w:r>
      <w:r>
        <w:rPr>
          <w:rtl/>
        </w:rPr>
        <w:t xml:space="preserve"> - הרי כאן שנים</w:t>
      </w:r>
      <w:ins w:id="91556" w:author="מנוע מכני" w:date="2026-10-11T12:04:39Z">
        <w:r>
          <w:rPr>
            <w:rtl/>
          </w:rPr>
          <w:t xml:space="preserve">,</w:t>
        </w:r>
      </w:ins>
      <w:del w:id="91557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2878" w:author="מנוע מכני" w:date="2026-10-11T12:04:39Z"/>
        </w:rPr>
      </w:pPr>
      <w:r>
        <w:t xml:space="preserve">א"כ</w:t>
      </w:r>
      <w:r>
        <w:t xml:space="preserve">, מה </w:t>
      </w:r>
      <w:r>
        <w:t xml:space="preserve">ת"ל</w:t>
      </w:r>
      <w:r>
        <w:t xml:space="preserve"> איש?</w:t>
      </w:r>
    </w:p>
    <w:p w:rsidR="00E403F0" w:rsidRPr="00AD695E" w:rsidRDefault="00E403F0" w:rsidP="00E403F0">
      <w:pPr>
        <w:rPr>
          <w:rtl/>
        </w:rPr>
      </w:pPr>
      <w:del w:id="9287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לענין של מטה: איש פורע ופורם, ואין האשה פורעת ופורמת.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 xml:space="preserve">הכל רואין את הנגעים, הכל כשרין לראות את הנגעים </w:t>
      </w:r>
      <w:r>
        <w:rPr>
          <w:rtl/>
        </w:rPr>
        <w:t>לאתויי שאינו בקי בהן ובשמותיהן.</w:t>
      </w:r>
    </w:p>
    <w:p>
      <w:pPr>
        <w:pStyle w:val="38"/>
        <w:rPr>
          <w:ins w:id="92880" w:author="מנוע מכני" w:date="2026-10-11T12:04:39Z"/>
        </w:rPr>
      </w:pPr>
      <w:r>
        <w:t xml:space="preserve">והאמר מר:</w:t>
      </w:r>
    </w:p>
    <w:p w:rsidR="00E403F0" w:rsidRPr="00AD695E" w:rsidRDefault="00E403F0" w:rsidP="00E403F0">
      <w:pPr>
        <w:ind w:left="720" w:firstLine="0"/>
        <w:rPr>
          <w:rtl/>
        </w:rPr>
      </w:pPr>
      <w:del w:id="9288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אינו בקי בהן ובשמותיהן - אינו רואה את הנגעים! </w:t>
      </w:r>
    </w:p>
    <w:p>
      <w:pPr>
        <w:pStyle w:val="38"/>
        <w:rPr>
          <w:ins w:id="92882" w:author="מנוע מכני" w:date="2026-10-11T12:04:39Z"/>
        </w:rPr>
      </w:pPr>
      <w:r w:rsidRPr="00217260">
        <w:t>רבינא</w:t>
      </w:r>
      <w:r>
        <w:t xml:space="preserve">, </w:t>
      </w:r>
      <w:r>
        <w:t xml:space="preserve">לא</w:t>
      </w:r>
      <w:r>
        <w:t xml:space="preserve"> </w:t>
      </w:r>
      <w:ins w:id="92040" w:author="מנוע מכני" w:date="2026-10-11T12:04:39Z">
        <w:r>
          <w:t xml:space="preserve">קשה</w:t>
        </w:r>
      </w:ins>
      <w:del w:id="92041" w:author="מנוע מכני" w:date="2026-10-11T12:04:39Z">
        <w:r>
          <w:delText xml:space="preserve">קשיא</w:delText>
        </w:r>
      </w:del>
      <w:r>
        <w:t xml:space="preserve">:</w:t>
      </w:r>
    </w:p>
    <w:p w:rsidR="00E403F0" w:rsidRPr="00AD695E" w:rsidRDefault="00E403F0" w:rsidP="00E403F0">
      <w:pPr>
        <w:ind w:left="720" w:firstLine="0"/>
        <w:rPr>
          <w:rtl/>
        </w:rPr>
      </w:pPr>
      <w:del w:id="9288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הא דמסברי וסבר, הא דמסברי </w:t>
      </w:r>
      <w:ins w:id="90810" w:author="מנוע מכני" w:date="2026-10-11T12:04:39Z">
        <w:r>
          <w:rPr>
            <w:rtl/>
          </w:rPr>
          <w:t xml:space="preserve">לו</w:t>
        </w:r>
      </w:ins>
      <w:del w:id="90811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ולא סבר.</w:t>
      </w:r>
    </w:p>
    <w:p>
      <w:pPr>
        <w:pStyle w:val="afffff8"/>
        <w:rPr>
          <w:ins w:id="90263" w:author="קלוד" w:date="2026-10-11T12:18:15Z"/>
        </w:rPr>
      </w:pPr>
      <w:ins w:id="90264" w:author="קלוד" w:date="2026-10-11T12:18:15Z">
        <w:r>
          <w:rPr>
            <w:color w:val="7B3F00"/>
          </w:rPr>
          <w:t xml:space="preserve">הכל כשרין - לקדש, להזות, לשחוט ולהעלות לארץ ישראל</w:t>
        </w:r>
      </w:ins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הכל כשרין לקדש</w:t>
      </w:r>
      <w:r>
        <w:rPr>
          <w:rtl/>
        </w:rPr>
        <w:t xml:space="preserve"> </w:t>
      </w:r>
      <w:r>
        <w:rPr>
          <w:rStyle w:val="2fb"/>
          <w:rFonts w:hint="cs"/>
          <w:rtl/>
        </w:rPr>
        <w:t>לר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י</w:t>
      </w:r>
      <w:r>
        <w:rPr>
          <w:rFonts w:hint="cs"/>
          <w:rtl/>
        </w:rPr>
        <w:t xml:space="preserve"> </w:t>
      </w:r>
      <w:r>
        <w:rPr>
          <w:rtl/>
        </w:rPr>
        <w:t xml:space="preserve">לאתויי קטן, ולרבנן לאתויי אשה</w:t>
      </w:r>
      <w:ins w:id="91558" w:author="מנוע מכני" w:date="2026-10-11T12:04:39Z">
        <w:r>
          <w:rPr>
            <w:rtl/>
          </w:rPr>
          <w:t xml:space="preserve">,</w:t>
        </w:r>
      </w:ins>
      <w:del w:id="91559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2884" w:author="מנוע מכני" w:date="2026-10-11T12:04:39Z"/>
        </w:rPr>
      </w:pPr>
      <w:r>
        <w:t xml:space="preserve">דתנן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288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הכל כשרין לקדש, חוץ </w:t>
      </w:r>
      <w:r>
        <w:rPr>
          <w:rtl/>
        </w:rPr>
        <w:t xml:space="preserve">מח</w:t>
      </w:r>
      <w:r>
        <w:rPr>
          <w:rFonts w:hint="cs"/>
          <w:rtl/>
        </w:rPr>
        <w:t>ש</w:t>
      </w:r>
      <w:r>
        <w:rPr>
          <w:rtl/>
        </w:rPr>
        <w:t>"</w:t>
      </w:r>
      <w:r>
        <w:rPr>
          <w:rFonts w:hint="cs"/>
          <w:rtl/>
        </w:rPr>
        <w:t xml:space="preserve">ו</w:t>
      </w:r>
      <w:r>
        <w:rPr>
          <w:rFonts w:hint="cs"/>
          <w:rtl/>
        </w:rPr>
        <w:t xml:space="preserve">,</w:t>
      </w:r>
      <w:r>
        <w:rPr>
          <w:rtl/>
        </w:rPr>
        <w:t xml:space="preserve"> </w:t>
      </w:r>
      <w:ins w:id="90082" w:author="מנוע מכני" w:date="2026-10-11T12:04:39Z">
        <w:r>
          <w:rPr>
            <w:rStyle w:val="2fb"/>
            <w:rtl/>
          </w:rPr>
          <w:t xml:space="preserve">ר"י</w:t>
        </w:r>
      </w:ins>
      <w:del w:id="90083" w:author="מנוע מכני" w:date="2026-10-11T12:04:39Z">
        <w:r>
          <w:rPr>
            <w:rtl/>
          </w:rPr>
          <w:delText xml:space="preserve">רבי יהודה</w:delText>
        </w:r>
      </w:del>
      <w:r>
        <w:rPr>
          <w:rtl/>
        </w:rPr>
        <w:t xml:space="preserve"> מכשיר בקטן ופוסל באשה ובאנדרוגינוס.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 xml:space="preserve">הכל כשירין להזות </w:t>
      </w:r>
      <w:r>
        <w:rPr>
          <w:rtl/>
        </w:rPr>
        <w:t xml:space="preserve">לאתויי </w:t>
      </w:r>
      <w:r>
        <w:rPr>
          <w:rFonts w:hint="cs"/>
          <w:rtl/>
        </w:rPr>
        <w:t xml:space="preserve">ערל </w:t>
      </w:r>
      <w:r>
        <w:rPr>
          <w:rStyle w:val="2fb"/>
          <w:rFonts w:hint="cs"/>
          <w:rtl/>
        </w:rPr>
        <w:t xml:space="preserve">וכדר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א</w:t>
      </w:r>
      <w:r>
        <w:rPr>
          <w:rtl/>
        </w:rPr>
        <w:t>: ערל שהזה - הזאתו כשרה.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הכל שוחטין</w:t>
      </w:r>
      <w:r>
        <w:rPr>
          <w:rtl/>
        </w:rPr>
        <w:t xml:space="preserve"> </w:t>
      </w:r>
      <w:ins w:id="90812" w:author="מנוע מכני" w:date="2026-10-11T12:04:39Z">
        <w:r>
          <w:rPr>
            <w:rtl/>
          </w:rPr>
          <w:t xml:space="preserve">אחת</w:t>
        </w:r>
      </w:ins>
      <w:del w:id="90813" w:author="מנוע מכני" w:date="2026-10-11T12:04:39Z">
        <w:r>
          <w:rPr>
            <w:rtl/>
          </w:rPr>
          <w:delText xml:space="preserve">חדא</w:delText>
        </w:r>
      </w:del>
      <w:r>
        <w:rPr>
          <w:rtl/>
        </w:rPr>
        <w:t xml:space="preserve"> לאתויי כותי, </w:t>
      </w:r>
      <w:ins w:id="90814" w:author="מנוע מכני" w:date="2026-10-11T12:04:39Z">
        <w:r>
          <w:rPr>
            <w:rtl/>
          </w:rPr>
          <w:t xml:space="preserve">ואחת</w:t>
        </w:r>
      </w:ins>
      <w:del w:id="90815" w:author="מנוע מכני" w:date="2026-10-11T12:04:39Z">
        <w:r>
          <w:rPr>
            <w:rtl/>
          </w:rPr>
          <w:delText xml:space="preserve">וחדא</w:delText>
        </w:r>
      </w:del>
      <w:r>
        <w:rPr>
          <w:rtl/>
        </w:rPr>
        <w:t xml:space="preserve"> לאתויי ישראל מומר.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 xml:space="preserve">הכל מעלין לא"י </w:t>
      </w:r>
      <w:r>
        <w:rPr>
          <w:rtl/>
        </w:rPr>
        <w:t>לאתויי עבדים.</w:t>
      </w:r>
      <w:r>
        <w:rPr>
          <w:rFonts w:hint="cs"/>
          <w:rtl/>
        </w:rPr>
        <w:t xml:space="preserve"> ולמאן דתני עבדים בהדיא לאתויי מנוה היפה לנוה הרעה 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ג: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ואין הכל מוציאין?</w:t>
      </w:r>
      <w:r>
        <w:rPr>
          <w:rtl/>
        </w:rPr>
        <w:t xml:space="preserve"> לאתויי עבד שברח מח"ל לארץ.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הכל מעלין לירושלים</w:t>
      </w:r>
      <w:r>
        <w:rPr>
          <w:rtl/>
        </w:rPr>
        <w:t>? לאתויי מנוה היפה לנוה הרעה.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ואין הכל מוציאין</w:t>
      </w:r>
      <w:r>
        <w:rPr>
          <w:rtl/>
        </w:rPr>
        <w:t xml:space="preserve"> לאתויי מנוה הרעה לנוה היפה.</w:t>
      </w:r>
    </w:p>
    <w:p>
      <w:pPr>
        <w:pStyle w:val="afffff8"/>
        <w:rPr>
          <w:ins w:id="90261" w:author="קלוד" w:date="2026-10-11T12:18:15Z"/>
        </w:rPr>
      </w:pPr>
      <w:ins w:id="90262" w:author="קלוד" w:date="2026-10-11T12:18:15Z">
        <w:r>
          <w:rPr>
            <w:color w:val="7B3F00"/>
          </w:rPr>
          <w:t xml:space="preserve">כהנים לוים וישראלים - למה הוצרך בסוכה, ציצית ותפילין</w:t>
        </w:r>
      </w:ins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הכל חייבין בסוכה, כהנים לוים וישראלים.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כהנים איצטריכא </w:t>
      </w:r>
      <w:ins w:id="90816" w:author="מנוע מכני" w:date="2026-10-11T12:04:39Z">
        <w:r>
          <w:rPr>
            <w:rtl/>
          </w:rPr>
          <w:t xml:space="preserve">לו</w:t>
        </w:r>
      </w:ins>
      <w:del w:id="90817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r>
        <w:rPr>
          <w:rFonts w:hint="cs"/>
          <w:rtl/>
        </w:rPr>
        <w:t>ד</w:t>
      </w:r>
      <w:r>
        <w:rPr>
          <w:rtl/>
        </w:rPr>
        <w:t xml:space="preserve">סד"א: הואיל וכתיב </w:t>
      </w:r>
      <w:r>
        <w:rPr>
          <w:rFonts w:hint="cs"/>
          <w:rtl/>
        </w:rPr>
        <w:t>'</w:t>
      </w:r>
      <w:r>
        <w:rPr>
          <w:rStyle w:val="afffff0"/>
          <w:rtl/>
        </w:rPr>
        <w:t>בסוכות תשבו</w:t>
      </w:r>
      <w:r>
        <w:rPr>
          <w:rFonts w:hint="cs"/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 xml:space="preserve">וכעין תדורו וכהנים בני עבודה</w:t>
      </w:r>
      <w:ins w:id="91560" w:author="מנוע מכני" w:date="2026-10-11T12:04:39Z">
        <w:r>
          <w:rPr>
            <w:rFonts w:hint="cs"/>
            <w:rtl/>
          </w:rPr>
          <w:t xml:space="preserve"> </w:t>
        </w:r>
      </w:ins>
      <w:del w:id="91561" w:author="מנוע מכני" w:date="2026-10-11T12:04:39Z">
        <w:r>
          <w:rPr>
            <w:rFonts w:hint="cs"/>
            <w:rtl/>
          </w:rPr>
          <w:delText xml:space="preserve">  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קמ</w:t>
      </w:r>
      <w:r>
        <w:rPr>
          <w:rtl/>
        </w:rPr>
        <w:t>"</w:t>
      </w:r>
      <w:r>
        <w:rPr>
          <w:rFonts w:hint="cs"/>
          <w:rtl/>
        </w:rPr>
        <w:t xml:space="preserve">ל</w:t>
      </w:r>
      <w:r>
        <w:rPr>
          <w:rFonts w:hint="cs"/>
          <w:rtl/>
        </w:rPr>
        <w:t xml:space="preserve"> נהי </w:t>
      </w:r>
      <w:r>
        <w:rPr>
          <w:rtl/>
        </w:rPr>
        <w:t xml:space="preserve">דפטירי בשעת עבודה, בלא שעת עבודה </w:t>
      </w:r>
      <w:ins w:id="90007" w:author="Claude - סמנטי" w:date="2026-10-11T12:14:28Z">
        <w:r>
          <w:rPr>
            <w:rtl/>
          </w:rPr>
          <w:t xml:space="preserve">חייבים</w:t>
        </w:r>
      </w:ins>
      <w:del w:id="90008" w:author="Claude - סמנטי" w:date="2026-10-11T12:14:28Z">
        <w:r>
          <w:rPr>
            <w:rtl/>
          </w:rPr>
          <w:delText xml:space="preserve">מיחייבי</w:delText>
        </w:r>
      </w:del>
      <w:r>
        <w:rPr>
          <w:rtl/>
        </w:rPr>
        <w:t xml:space="preserve">,</w:t>
      </w:r>
    </w:p>
    <w:p w:rsidR="00E403F0" w:rsidRPr="00AD695E" w:rsidRDefault="00E403F0" w:rsidP="00E403F0">
      <w:pPr>
        <w:rPr>
          <w:rtl/>
        </w:rPr>
      </w:pPr>
      <w:ins w:id="90818" w:author="מנוע מכני" w:date="2026-10-11T12:04:39Z">
        <w:r>
          <w:rPr>
            <w:rtl/>
          </w:rPr>
          <w:t xml:space="preserve">כלום</w:t>
        </w:r>
      </w:ins>
      <w:del w:id="90819" w:author="מנוע מכני" w:date="2026-10-11T12:04:39Z">
        <w:r>
          <w:rPr>
            <w:rtl/>
          </w:rPr>
          <w:tab/>
          <w:delText xml:space="preserve">מידי</w:delText>
        </w:r>
      </w:del>
      <w:r>
        <w:rPr>
          <w:rtl/>
        </w:rPr>
        <w:tab/>
        <w:t xml:space="preserve"> </w:t>
      </w:r>
      <w:ins w:id="92302" w:author="מנוע מכני" w:date="2026-10-11T12:04:39Z">
        <w:r>
          <w:rPr>
            <w:rtl/>
          </w:rPr>
          <w:t xml:space="preserve">דהיה</w:t>
        </w:r>
      </w:ins>
      <w:del w:id="92303" w:author="מנוע מכני" w:date="2026-10-11T12:04:39Z">
        <w:r>
          <w:rPr>
            <w:rtl/>
          </w:rPr>
          <w:tab/>
          <w:delText xml:space="preserve">דהוה</w:delText>
        </w:r>
      </w:del>
      <w:r>
        <w:rPr>
          <w:rtl/>
        </w:rPr>
        <w:tab/>
        <w:t xml:space="preserve"> אהולכי דרכים, </w:t>
      </w:r>
      <w:r>
        <w:rPr>
          <w:rFonts w:hint="cs"/>
          <w:rtl/>
        </w:rPr>
        <w:t>ד</w:t>
      </w:r>
      <w:r>
        <w:rPr>
          <w:rtl/>
        </w:rPr>
        <w:t>ביום - פטורין מן הסוכה ביום וחייבים בלילה.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הכל חייבין בציצית, כהנים לוים וישראלים.</w:t>
      </w:r>
    </w:p>
    <w:p w:rsidR="00E403F0" w:rsidRPr="006F08E9" w:rsidRDefault="00E403F0" w:rsidP="00E403F0">
      <w:pPr>
        <w:rPr>
          <w:spacing w:val="-4"/>
          <w:rtl/>
        </w:rPr>
      </w:pPr>
      <w:r w:rsidRPr="006F08E9">
        <w:rPr>
          <w:spacing w:val="-4"/>
          <w:rtl/>
        </w:rPr>
        <w:tab/>
      </w:r>
      <w:r w:rsidRPr="006F08E9">
        <w:rPr>
          <w:rFonts w:hint="cs"/>
          <w:spacing w:val="-4"/>
          <w:rtl/>
        </w:rPr>
        <w:t>וקמ</w:t>
      </w:r>
      <w:r w:rsidRPr="006F08E9">
        <w:rPr>
          <w:spacing w:val="-4"/>
          <w:rtl/>
        </w:rPr>
        <w:t>"</w:t>
      </w:r>
      <w:r w:rsidRPr="006F08E9">
        <w:rPr>
          <w:rFonts w:hint="cs"/>
          <w:spacing w:val="-4"/>
          <w:rtl/>
        </w:rPr>
        <w:t xml:space="preserve">ל</w:t>
      </w:r>
      <w:r w:rsidRPr="006F08E9">
        <w:rPr>
          <w:rFonts w:hint="cs"/>
          <w:spacing w:val="-4"/>
          <w:rtl/>
        </w:rPr>
        <w:t xml:space="preserve"> כהנים אפי' דאישתראי כלאיים לגבהיו בעידן עבודה מ</w:t>
      </w:r>
      <w:r w:rsidRPr="006F08E9">
        <w:rPr>
          <w:spacing w:val="-4"/>
          <w:rtl/>
        </w:rPr>
        <w:t>"</w:t>
      </w:r>
      <w:r w:rsidRPr="006F08E9">
        <w:rPr>
          <w:rFonts w:hint="cs"/>
          <w:spacing w:val="-4"/>
          <w:rtl/>
        </w:rPr>
        <w:t xml:space="preserve">מ שלא בשעה עבודה אסור 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הכל חייבין בתפילין, כהנים לוים וישראלים.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lastRenderedPageBreak/>
        <w:tab/>
      </w:r>
      <w:r>
        <w:rPr>
          <w:rFonts w:hint="cs"/>
          <w:rtl/>
        </w:rPr>
        <w:t>סד</w:t>
      </w:r>
      <w:r>
        <w:rPr>
          <w:rtl/>
        </w:rPr>
        <w:t>"</w:t>
      </w:r>
      <w:r>
        <w:rPr>
          <w:rFonts w:hint="cs"/>
          <w:rtl/>
        </w:rPr>
        <w:t xml:space="preserve">א</w:t>
      </w:r>
      <w:r>
        <w:rPr>
          <w:rFonts w:hint="cs"/>
          <w:rtl/>
        </w:rPr>
        <w:t xml:space="preserve">: </w:t>
      </w:r>
      <w:r>
        <w:rPr>
          <w:rtl/>
        </w:rPr>
        <w:t>הואיל</w:t>
      </w:r>
      <w:r>
        <w:rPr>
          <w:rFonts w:hint="cs"/>
          <w:rtl/>
        </w:rPr>
        <w:t xml:space="preserve"> ו</w:t>
      </w:r>
      <w:r>
        <w:rPr>
          <w:rtl/>
        </w:rPr>
        <w:t xml:space="preserve">כהנים </w:t>
      </w:r>
      <w:ins w:id="92620" w:author="מנוע מכני" w:date="2026-10-11T12:04:39Z">
        <w:r>
          <w:rPr>
            <w:rtl/>
          </w:rPr>
          <w:t xml:space="preserve">אינם</w:t>
        </w:r>
      </w:ins>
      <w:del w:id="92621" w:author="מנוע מכני" w:date="2026-10-11T12:04:39Z">
        <w:r>
          <w:rPr>
            <w:rtl/>
          </w:rPr>
          <w:delText xml:space="preserve">ליתנהו</w:delText>
        </w:r>
      </w:del>
      <w:r>
        <w:rPr>
          <w:rtl/>
        </w:rPr>
        <w:t xml:space="preserve"> במצוה דיד, ד</w:t>
      </w:r>
      <w:r>
        <w:rPr>
          <w:rFonts w:hint="cs"/>
          <w:rtl/>
        </w:rPr>
        <w:t>'</w:t>
      </w:r>
      <w:ins w:id="90011" w:author="Claude - סמנטי" w:date="2026-10-11T12:14:28Z">
        <w:r>
          <w:rPr>
            <w:rStyle w:val="afffff0"/>
            <w:rtl/>
          </w:rPr>
          <w:t xml:space="preserve">יִלְבַּשׁ עַל בְּשָׂרוֹ</w:t>
        </w:r>
      </w:ins>
      <w:del w:id="90012" w:author="Claude - סמנטי" w:date="2026-10-11T12:14:28Z">
        <w:r>
          <w:rPr>
            <w:rtl/>
          </w:rPr>
          <w:delText xml:space="preserve">ילבש על בשרו</w:delText>
        </w:r>
      </w:del>
      <w:r>
        <w:rPr>
          <w:rFonts w:hint="cs"/>
          <w:rtl/>
        </w:rPr>
        <w:t>'</w:t>
      </w:r>
      <w:r>
        <w:rPr>
          <w:rtl/>
        </w:rPr>
        <w:t xml:space="preserve"> - שלא יהא דבר חוצץ בינו ובין בשרו, אימא במצוה דראש </w:t>
      </w:r>
      <w:ins w:id="90196" w:author="מנוע מכני" w:date="2026-10-11T12:04:39Z">
        <w:r>
          <w:rPr>
            <w:rtl/>
          </w:rPr>
          <w:t xml:space="preserve">גם</w:t>
        </w:r>
      </w:ins>
      <w:del w:id="90197" w:author="מנוע מכני" w:date="2026-10-11T12:04:39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009" w:author="Claude - סמנטי" w:date="2026-10-11T12:14:28Z">
        <w:r>
          <w:rPr>
            <w:rtl/>
          </w:rPr>
          <w:t xml:space="preserve">יתחייבו</w:t>
        </w:r>
      </w:ins>
      <w:del w:id="90010" w:author="Claude - סמנטי" w:date="2026-10-11T12:14:28Z">
        <w:r>
          <w:rPr>
            <w:rtl/>
          </w:rPr>
          <w:delText xml:space="preserve">ליחייבו</w:delText>
        </w:r>
      </w:del>
      <w:r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  <w:t xml:space="preserve">קמ"ל</w:t>
      </w:r>
      <w:r>
        <w:rPr>
          <w:rtl/>
        </w:rPr>
        <w:tab/>
        <w:t xml:space="preserve"> דלא מעכבי אהדדי, כדתנן: תפלה של יד אינה מעכבת של ראש, ושל ראש אינה מעכבת של יד.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של יד '</w:t>
      </w:r>
      <w:r>
        <w:rPr>
          <w:rtl/>
        </w:rPr>
        <w:t>ילבש על בשרו</w:t>
      </w:r>
      <w:r>
        <w:rPr>
          <w:rFonts w:hint="cs"/>
          <w:rtl/>
        </w:rPr>
        <w:t>ד</w:t>
      </w:r>
      <w:r>
        <w:rPr>
          <w:rtl/>
        </w:rPr>
        <w:t xml:space="preserve">, ראש </w:t>
      </w:r>
      <w:ins w:id="90198" w:author="מנוע מכני" w:date="2026-10-11T12:04:39Z">
        <w:r>
          <w:rPr>
            <w:rtl/>
          </w:rPr>
          <w:t xml:space="preserve">גם</w:t>
        </w:r>
      </w:ins>
      <w:del w:id="90199" w:author="מנוע מכני" w:date="2026-10-11T12:04:39Z">
        <w:r>
          <w:rPr>
            <w:rtl/>
          </w:rPr>
          <w:delText xml:space="preserve">נמי</w:delText>
        </w:r>
      </w:del>
      <w:r>
        <w:rPr>
          <w:rtl/>
        </w:rPr>
        <w:t xml:space="preserve"> כתיב: </w:t>
      </w:r>
      <w:r>
        <w:rPr>
          <w:rFonts w:hint="cs"/>
          <w:rtl/>
        </w:rPr>
        <w:t>'</w:t>
      </w:r>
      <w:r>
        <w:rPr>
          <w:rStyle w:val="afffff0"/>
          <w:rtl/>
          <w:rPrChange w:id="9001" w:author="מנוע פסוקים" w:date="2026-10-11T09:22:04Z">
            <w:rPr>
              <w:rtl/>
            </w:rPr>
          </w:rPrChange>
        </w:rPr>
        <w:t xml:space="preserve">ושמת המצנפת על ראשו</w:t>
      </w:r>
      <w:r>
        <w:rPr>
          <w:rFonts w:hint="cs"/>
          <w:rtl/>
        </w:rPr>
        <w:t>'</w:t>
      </w:r>
      <w:r>
        <w:rPr>
          <w:rtl/>
        </w:rPr>
        <w:t>! תנא: שערו היה נראה בין ציץ למצנפת ששם מניח תפילין.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הכל חייבין בתקיעת שופר, כהנים לוים וישראלים.</w:t>
      </w:r>
    </w:p>
    <w:p w:rsidR="00E403F0" w:rsidRPr="00AD695E" w:rsidRDefault="00E403F0" w:rsidP="00E403F0">
      <w:pPr>
        <w:ind w:hanging="29"/>
        <w:rPr>
          <w:rtl/>
        </w:rPr>
      </w:pPr>
      <w:r>
        <w:rPr>
          <w:rtl/>
        </w:rPr>
        <w:t xml:space="preserve">סד"א</w:t>
      </w:r>
      <w:r>
        <w:rPr>
          <w:rtl/>
        </w:rPr>
        <w:t xml:space="preserve">: הואיל וכתיב </w:t>
      </w:r>
      <w:r>
        <w:rPr>
          <w:rFonts w:hint="cs"/>
          <w:rtl/>
        </w:rPr>
        <w:t>'</w:t>
      </w:r>
      <w:ins w:id="90207" w:author="Claude - סמנטי" w:date="2026-10-11T12:14:28Z">
        <w:r>
          <w:rPr>
            <w:rStyle w:val="afffff0"/>
            <w:rtl/>
          </w:rPr>
          <w:t xml:space="preserve">יוֹם תְּרוּעָה יִהְיֶה לָכֶם</w:t>
        </w:r>
      </w:ins>
      <w:del w:id="90208" w:author="Claude - סמנטי" w:date="2026-10-11T12:14:28Z">
        <w:r>
          <w:rPr>
            <w:rtl/>
          </w:rPr>
          <w:delText xml:space="preserve">יום תרועה יהיה לכם</w:delText>
        </w:r>
      </w:del>
      <w:r>
        <w:rPr>
          <w:rFonts w:hint="cs"/>
          <w:rtl/>
        </w:rPr>
        <w:t>'</w:t>
      </w:r>
      <w:r>
        <w:rPr>
          <w:rtl/>
        </w:rPr>
        <w:t xml:space="preserve">, מאן </w:t>
      </w:r>
      <w:ins w:id="92242" w:author="מנוע מכני" w:date="2026-10-11T12:04:39Z">
        <w:r>
          <w:rPr>
            <w:rtl/>
          </w:rPr>
          <w:t xml:space="preserve">דאינו</w:t>
        </w:r>
      </w:ins>
      <w:del w:id="92243" w:author="מנוע מכני" w:date="2026-10-11T12:04:39Z">
        <w:r>
          <w:rPr>
            <w:rtl/>
          </w:rPr>
          <w:delText xml:space="preserve">דליתיה</w:delText>
        </w:r>
      </w:del>
      <w:r>
        <w:rPr>
          <w:rtl/>
        </w:rPr>
        <w:t xml:space="preserve"> אלא בתקיעה דחד יומא חייב, </w:t>
      </w:r>
    </w:p>
    <w:p w:rsidR="00E403F0" w:rsidRPr="00AD695E" w:rsidRDefault="00E403F0" w:rsidP="00E403F0">
      <w:pPr>
        <w:ind w:hanging="29"/>
        <w:rPr>
          <w:rtl/>
        </w:rPr>
      </w:pPr>
      <w:r>
        <w:rPr>
          <w:rtl/>
        </w:rPr>
        <w:t>וכהנים הואיל ו</w:t>
      </w:r>
      <w:r>
        <w:rPr>
          <w:rFonts w:hint="cs"/>
          <w:rtl/>
        </w:rPr>
        <w:t>ישנם</w:t>
      </w:r>
      <w:r>
        <w:rPr>
          <w:rtl/>
        </w:rPr>
        <w:t xml:space="preserve"> בתקיעה </w:t>
      </w:r>
      <w:r>
        <w:rPr>
          <w:rFonts w:hint="cs"/>
          <w:rtl/>
        </w:rPr>
        <w:t>כל השנה</w:t>
      </w:r>
      <w:r>
        <w:rPr>
          <w:rtl/>
        </w:rPr>
        <w:t xml:space="preserve"> ד</w:t>
      </w:r>
      <w:r>
        <w:rPr>
          <w:rFonts w:hint="cs"/>
          <w:rtl/>
        </w:rPr>
        <w:t>'</w:t>
      </w:r>
      <w:ins w:id="90209" w:author="Claude - סמנטי" w:date="2026-10-11T12:14:28Z">
        <w:r>
          <w:rPr>
            <w:rStyle w:val="afffff0"/>
            <w:rtl/>
          </w:rPr>
          <w:t xml:space="preserve">וּתְקַעְתֶּם בַּחֲצוֹצְרוֹת עַל עוֹלוֹתֵיכֶם</w:t>
        </w:r>
      </w:ins>
      <w:del w:id="90210" w:author="Claude - סמנטי" w:date="2026-10-11T12:14:28Z">
        <w:r>
          <w:rPr>
            <w:rtl/>
          </w:rPr>
          <w:delText xml:space="preserve">ותקעתם בחצוצרות על עולותיכם</w:delText>
        </w:r>
      </w:del>
      <w:r>
        <w:rPr>
          <w:rFonts w:hint="cs"/>
          <w:rtl/>
        </w:rPr>
        <w:t>'</w:t>
      </w:r>
      <w:r>
        <w:rPr>
          <w:rtl/>
        </w:rPr>
        <w:t xml:space="preserve">, אימא </w:t>
      </w:r>
      <w:r>
        <w:rPr>
          <w:rtl/>
        </w:rPr>
        <w:t xml:space="preserve">לא</w:t>
      </w:r>
      <w:r>
        <w:rPr>
          <w:rtl/>
        </w:rPr>
        <w:t xml:space="preserve"> לח</w:t>
      </w:r>
      <w:r>
        <w:rPr>
          <w:rFonts w:hint="cs"/>
          <w:rtl/>
        </w:rPr>
        <w:t>י</w:t>
      </w:r>
      <w:r>
        <w:rPr>
          <w:rtl/>
        </w:rPr>
        <w:t>י</w:t>
      </w:r>
      <w:r>
        <w:rPr>
          <w:rFonts w:hint="cs"/>
          <w:rtl/>
        </w:rPr>
        <w:t>ב</w:t>
      </w:r>
    </w:p>
    <w:p w:rsidR="00E403F0" w:rsidRPr="00AD695E" w:rsidRDefault="00E403F0" w:rsidP="00E403F0">
      <w:pPr>
        <w:ind w:hanging="29"/>
        <w:rPr>
          <w:rtl/>
        </w:rPr>
      </w:pPr>
      <w:r>
        <w:rPr>
          <w:rtl/>
        </w:rPr>
        <w:t xml:space="preserve">מי דמי? </w:t>
      </w:r>
      <w:ins w:id="90200" w:author="מנוע מכני" w:date="2026-10-11T12:04:39Z">
        <w:r>
          <w:rPr>
            <w:rtl/>
          </w:rPr>
          <w:t xml:space="preserve">שם</w:t>
        </w:r>
      </w:ins>
      <w:del w:id="90201" w:author="מנוע מכני" w:date="2026-10-11T12:04:39Z">
        <w:r>
          <w:rPr>
            <w:rtl/>
          </w:rPr>
          <w:delText xml:space="preserve">התם</w:delText>
        </w:r>
      </w:del>
      <w:r>
        <w:rPr>
          <w:rtl/>
        </w:rPr>
        <w:t xml:space="preserve"> חצוצרות, </w:t>
      </w:r>
      <w:ins w:id="90202" w:author="מנוע מכני" w:date="2026-10-11T12:04:39Z">
        <w:r>
          <w:rPr>
            <w:rtl/>
          </w:rPr>
          <w:t xml:space="preserve">כאן</w:t>
        </w:r>
      </w:ins>
      <w:del w:id="90203" w:author="מנוע מכני" w:date="2026-10-11T12:04:39Z">
        <w:r>
          <w:rPr>
            <w:rtl/>
          </w:rPr>
          <w:delText xml:space="preserve">הכא</w:delText>
        </w:r>
      </w:del>
      <w:r>
        <w:rPr>
          <w:rtl/>
        </w:rPr>
        <w:t xml:space="preserve"> שופר! </w:t>
      </w:r>
    </w:p>
    <w:p w:rsidR="00E403F0" w:rsidRPr="00AD695E" w:rsidRDefault="00E403F0" w:rsidP="00E403F0">
      <w:pPr>
        <w:ind w:hanging="29"/>
        <w:rPr>
          <w:rtl/>
        </w:rPr>
      </w:pPr>
      <w:ins w:id="92622" w:author="מנוע מכני" w:date="2026-10-11T12:04:39Z">
        <w:r>
          <w:rPr>
            <w:b/>
            <w:bCs/>
            <w:rtl/>
          </w:rPr>
          <w:t xml:space="preserve">הוצרך</w:t>
        </w:r>
      </w:ins>
      <w:del w:id="92623" w:author="מנוע מכני" w:date="2026-10-11T12:04:39Z">
        <w:r w:rsidRPr="00217260">
          <w:rPr>
            <w:b/>
            <w:bCs/>
            <w:rtl/>
          </w:rPr>
          <w:delText xml:space="preserve">איצטריך</w:delText>
        </w:r>
      </w:del>
      <w:r>
        <w:rPr>
          <w:rtl/>
        </w:rPr>
        <w:t xml:space="preserve">, </w:t>
      </w:r>
      <w:r>
        <w:rPr>
          <w:rtl/>
        </w:rPr>
        <w:t xml:space="preserve">ס</w:t>
      </w:r>
      <w:r>
        <w:rPr>
          <w:rFonts w:hint="cs"/>
          <w:rtl/>
        </w:rPr>
        <w:t>ד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: הואיל ותנן: שוה היובל </w:t>
      </w:r>
      <w:r>
        <w:rPr>
          <w:rStyle w:val="2fb"/>
          <w:rtl/>
        </w:rPr>
        <w:t xml:space="preserve">לר"</w:t>
      </w:r>
      <w:r>
        <w:rPr>
          <w:rStyle w:val="2fb"/>
          <w:rFonts w:hint="cs"/>
          <w:rtl/>
        </w:rPr>
        <w:t xml:space="preserve">ה</w:t>
      </w:r>
      <w:r>
        <w:rPr>
          <w:rFonts w:hint="cs"/>
          <w:rtl/>
        </w:rPr>
        <w:t xml:space="preserve"> </w:t>
      </w:r>
      <w:r>
        <w:rPr>
          <w:rtl/>
        </w:rPr>
        <w:t xml:space="preserve">לתקיעה ולברכות, </w:t>
      </w:r>
      <w:ins w:id="92244" w:author="מנוע מכני" w:date="2026-10-11T12:04:39Z">
        <w:r>
          <w:rPr>
            <w:rtl/>
          </w:rPr>
          <w:t xml:space="preserve">דישנו</w:t>
        </w:r>
      </w:ins>
      <w:del w:id="92245" w:author="מנוע מכני" w:date="2026-10-11T12:04:39Z">
        <w:r>
          <w:rPr>
            <w:rtl/>
          </w:rPr>
          <w:delText xml:space="preserve">דאיתיה</w:delText>
        </w:r>
      </w:del>
      <w:r>
        <w:rPr>
          <w:rtl/>
        </w:rPr>
        <w:t xml:space="preserve"> במצות יובל </w:t>
      </w:r>
      <w:ins w:id="92246" w:author="מנוע מכני" w:date="2026-10-11T12:04:39Z">
        <w:r>
          <w:rPr>
            <w:rtl/>
          </w:rPr>
          <w:t xml:space="preserve">ישנו</w:t>
        </w:r>
      </w:ins>
      <w:del w:id="92247" w:author="מנוע מכני" w:date="2026-10-11T12:04:39Z">
        <w:r>
          <w:rPr>
            <w:rtl/>
          </w:rPr>
          <w:delText xml:space="preserve">איתיה</w:delText>
        </w:r>
      </w:del>
      <w:r>
        <w:rPr>
          <w:rtl/>
        </w:rPr>
        <w:t xml:space="preserve"> במצות ראש השנה, </w:t>
      </w:r>
      <w:ins w:id="92248" w:author="מנוע מכני" w:date="2026-10-11T12:04:39Z">
        <w:r>
          <w:rPr>
            <w:rtl/>
          </w:rPr>
          <w:t xml:space="preserve">דאינו</w:t>
        </w:r>
      </w:ins>
      <w:del w:id="92249" w:author="מנוע מכני" w:date="2026-10-11T12:04:39Z">
        <w:r>
          <w:rPr>
            <w:rtl/>
          </w:rPr>
          <w:delText xml:space="preserve">דליתיה</w:delText>
        </w:r>
      </w:del>
      <w:r>
        <w:rPr>
          <w:rtl/>
        </w:rPr>
        <w:t xml:space="preserve"> במצות יובל </w:t>
      </w:r>
      <w:ins w:id="92250" w:author="מנוע מכני" w:date="2026-10-11T12:04:39Z">
        <w:r>
          <w:rPr>
            <w:rtl/>
          </w:rPr>
          <w:t xml:space="preserve">אינו</w:t>
        </w:r>
      </w:ins>
      <w:del w:id="92251" w:author="מנוע מכני" w:date="2026-10-11T12:04:39Z">
        <w:r>
          <w:rPr>
            <w:rtl/>
          </w:rPr>
          <w:delText xml:space="preserve">ליתיה</w:delText>
        </w:r>
      </w:del>
      <w:r>
        <w:rPr>
          <w:rtl/>
        </w:rPr>
        <w:t xml:space="preserve"> במצות </w:t>
      </w:r>
      <w:r>
        <w:rPr>
          <w:rStyle w:val="2fb"/>
          <w:rtl/>
        </w:rPr>
        <w:t xml:space="preserve">ר"ה</w:t>
      </w:r>
      <w:r>
        <w:rPr>
          <w:rtl/>
        </w:rPr>
        <w:t xml:space="preserve">, </w:t>
      </w:r>
    </w:p>
    <w:p w:rsidR="00E403F0" w:rsidRPr="006F08E9" w:rsidRDefault="00E403F0" w:rsidP="00E403F0">
      <w:pPr>
        <w:ind w:hanging="29"/>
        <w:rPr>
          <w:spacing w:val="-4"/>
          <w:rtl/>
        </w:rPr>
      </w:pPr>
      <w:ins w:id="90820" w:author="מנוע מכני" w:date="2026-10-11T12:04:39Z">
        <w:r>
          <w:rPr>
            <w:spacing w:val="-4"/>
            <w:rtl/>
          </w:rPr>
          <w:t xml:space="preserve">ואלו</w:t>
        </w:r>
      </w:ins>
      <w:del w:id="90821" w:author="מנוע מכני" w:date="2026-10-11T12:04:39Z">
        <w:r w:rsidRPr="006F08E9">
          <w:rPr>
            <w:spacing w:val="-4"/>
            <w:rtl/>
          </w:rPr>
          <w:delText xml:space="preserve">והני</w:delText>
        </w:r>
      </w:del>
      <w:r w:rsidRPr="006F08E9">
        <w:rPr>
          <w:spacing w:val="-4"/>
          <w:rtl/>
        </w:rPr>
        <w:t xml:space="preserve"> </w:t>
      </w:r>
      <w:ins w:id="90822" w:author="מנוע מכני" w:date="2026-10-11T12:04:39Z">
        <w:r>
          <w:rPr>
            <w:spacing w:val="-4"/>
            <w:rtl/>
          </w:rPr>
          <w:t xml:space="preserve">כאלו</w:t>
        </w:r>
      </w:ins>
      <w:del w:id="90823" w:author="מנוע מכני" w:date="2026-10-11T12:04:39Z">
        <w:r w:rsidRPr="006F08E9">
          <w:rPr>
            <w:spacing w:val="-4"/>
            <w:rtl/>
          </w:rPr>
          <w:delText xml:space="preserve">כהני</w:delText>
        </w:r>
      </w:del>
      <w:r w:rsidRPr="006F08E9">
        <w:rPr>
          <w:spacing w:val="-4"/>
          <w:rtl/>
        </w:rPr>
        <w:t xml:space="preserve"> הואיל </w:t>
      </w:r>
      <w:ins w:id="92624" w:author="מנוע מכני" w:date="2026-10-11T12:04:39Z">
        <w:r>
          <w:rPr>
            <w:spacing w:val="-4"/>
            <w:rtl/>
          </w:rPr>
          <w:t xml:space="preserve">ואינם</w:t>
        </w:r>
      </w:ins>
      <w:del w:id="92625" w:author="מנוע מכני" w:date="2026-10-11T12:04:39Z">
        <w:r w:rsidRPr="006F08E9">
          <w:rPr>
            <w:spacing w:val="-4"/>
            <w:rtl/>
          </w:rPr>
          <w:delText xml:space="preserve">וליתנהו</w:delText>
        </w:r>
      </w:del>
      <w:r w:rsidRPr="006F08E9">
        <w:rPr>
          <w:spacing w:val="-4"/>
          <w:rtl/>
        </w:rPr>
        <w:t xml:space="preserve"> במצות דיובל, </w:t>
      </w:r>
      <w:r w:rsidRPr="006F08E9">
        <w:rPr>
          <w:spacing w:val="-4"/>
          <w:rtl/>
        </w:rPr>
        <w:t xml:space="preserve">דתנן</w:t>
      </w:r>
      <w:r w:rsidRPr="006F08E9">
        <w:rPr>
          <w:spacing w:val="-4"/>
          <w:rtl/>
        </w:rPr>
        <w:t xml:space="preserve">: כהנים ולוים מוכרין לעולם וגואלין לעולם, 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 xml:space="preserve">ד. </w:t>
      </w:r>
    </w:p>
    <w:p w:rsidR="00E403F0" w:rsidRPr="00AD695E" w:rsidRDefault="00E403F0" w:rsidP="00E403F0">
      <w:pPr>
        <w:ind w:hanging="29"/>
        <w:rPr>
          <w:rtl/>
        </w:rPr>
      </w:pPr>
      <w:r>
        <w:rPr>
          <w:rtl/>
        </w:rPr>
        <w:t xml:space="preserve">אימא במצות </w:t>
      </w:r>
      <w:r>
        <w:rPr>
          <w:rStyle w:val="2fb"/>
          <w:rtl/>
        </w:rPr>
        <w:t xml:space="preserve">ר"ה</w:t>
      </w:r>
      <w:r>
        <w:rPr>
          <w:rtl/>
        </w:rPr>
        <w:t xml:space="preserve"> </w:t>
      </w:r>
      <w:ins w:id="90204" w:author="מנוע מכני" w:date="2026-10-11T12:04:39Z">
        <w:r>
          <w:rPr>
            <w:rtl/>
          </w:rPr>
          <w:t xml:space="preserve">גם</w:t>
        </w:r>
      </w:ins>
      <w:del w:id="90205" w:author="מנוע מכני" w:date="2026-10-11T12:04:39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013" w:author="Claude - סמנטי" w:date="2026-10-11T12:14:28Z">
        <w:r>
          <w:rPr>
            <w:rtl/>
          </w:rPr>
          <w:t xml:space="preserve">יתחייבו</w:t>
        </w:r>
      </w:ins>
      <w:del w:id="90014" w:author="Claude - סמנטי" w:date="2026-10-11T12:14:28Z">
        <w:r>
          <w:rPr>
            <w:rtl/>
          </w:rPr>
          <w:delText xml:space="preserve">ליחייבו</w:delText>
        </w:r>
      </w:del>
      <w:r>
        <w:rPr>
          <w:rtl/>
        </w:rPr>
        <w:t xml:space="preserve">, </w:t>
      </w:r>
    </w:p>
    <w:p>
      <w:pPr>
        <w:pStyle w:val="38"/>
        <w:rPr>
          <w:ins w:id="92886" w:author="מנוע מכני" w:date="2026-10-11T12:04:39Z"/>
        </w:rPr>
      </w:pPr>
      <w:r>
        <w:t>קמ"</w:t>
      </w:r>
      <w:r>
        <w:t xml:space="preserve">ל</w:t>
      </w:r>
      <w:r>
        <w:t xml:space="preserve">:</w:t>
      </w:r>
    </w:p>
    <w:p w:rsidR="00E403F0" w:rsidRPr="00AD695E" w:rsidRDefault="00E403F0" w:rsidP="00E403F0">
      <w:pPr>
        <w:ind w:hanging="29"/>
        <w:rPr>
          <w:rtl/>
        </w:rPr>
      </w:pPr>
      <w:del w:id="92887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נהי </w:t>
      </w:r>
      <w:ins w:id="92626" w:author="מנוע מכני" w:date="2026-10-11T12:04:39Z">
        <w:r>
          <w:rPr>
            <w:rtl/>
          </w:rPr>
          <w:t xml:space="preserve">דאינם</w:t>
        </w:r>
      </w:ins>
      <w:del w:id="92627" w:author="מנוע מכני" w:date="2026-10-11T12:04:39Z">
        <w:r>
          <w:rPr>
            <w:rtl/>
          </w:rPr>
          <w:delText xml:space="preserve">דליתנהו</w:delText>
        </w:r>
      </w:del>
      <w:r>
        <w:rPr>
          <w:rtl/>
        </w:rPr>
        <w:t xml:space="preserve"> בהשמטת קרקע, בהשמטת כספים בשילוח עבדים מיהא </w:t>
      </w:r>
      <w:ins w:id="92628" w:author="מנוע מכני" w:date="2026-10-11T12:04:39Z">
        <w:r>
          <w:rPr>
            <w:rtl/>
          </w:rPr>
          <w:t xml:space="preserve">ישנם</w:t>
        </w:r>
      </w:ins>
      <w:del w:id="92629" w:author="מנוע מכני" w:date="2026-10-11T12:04:39Z">
        <w:r>
          <w:rPr>
            <w:rtl/>
          </w:rPr>
          <w:delText xml:space="preserve">איתנהו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pStyle w:val="affff1"/>
        <w:ind w:end="0"/>
        <w:rPr>
          <w:rtl/>
        </w:rPr>
        <w:pPrChange w:id="20017" w:author="קלוד" w:date="2026-10-11T09:07:13Z">
          <w:pPr>
            <w:pStyle w:val="affff1"/>
            <w:rPr>
              <w:rtl/>
            </w:rPr>
          </w:pPr>
        </w:pPrChange>
      </w:pPr>
      <w:ins w:id="9801" w:author="מספור קטעי משנה" w:date="2026-10-11T09:19:26Z">
        <w:r>
          <w:rPr>
            <w:rStyle w:val="MisparKeta"/>
          </w:rPr>
          <w:t xml:space="preserve">א. </w:t>
        </w:r>
      </w:ins>
      <w:r w:rsidRPr="003F5539">
        <w:rPr>
          <w:rFonts w:cs="BA Fontov Regular"/>
          <w:b/>
          <w:rtl/>
          <w:rPrChange w:id="40001" w:author="Claude" w:date="2026-10-11T09:07:37Z">
            <w:rPr>
              <w:rFonts w:cs="BA Fontov Regular"/>
              <w:b/>
              <w:sz w:val="18"/>
              <w:rtl/>
            </w:rPr>
          </w:rPrChange>
        </w:rPr>
        <w:t>הכל חייבים במקרא מגילה, כהנים לוים וישראלים.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וקמ</w:t>
      </w:r>
      <w:r>
        <w:rPr>
          <w:rtl/>
        </w:rPr>
        <w:t>"</w:t>
      </w:r>
      <w:r>
        <w:rPr>
          <w:rFonts w:hint="cs"/>
          <w:rtl/>
        </w:rPr>
        <w:t xml:space="preserve">ל</w:t>
      </w:r>
      <w:r>
        <w:rPr>
          <w:rFonts w:hint="cs"/>
          <w:rtl/>
        </w:rPr>
        <w:t xml:space="preserve"> דלא אמרי' </w:t>
      </w:r>
      <w:ins w:id="90015" w:author="Claude - סמנטי" w:date="2026-10-11T12:14:28Z">
        <w:r>
          <w:rPr>
            <w:rFonts w:hint="cs"/>
            <w:rtl/>
          </w:rPr>
          <w:t xml:space="preserve">שתתבטל</w:t>
        </w:r>
      </w:ins>
      <w:del w:id="90016" w:author="Claude - סמנטי" w:date="2026-10-11T12:14:28Z">
        <w:r>
          <w:rPr>
            <w:rFonts w:hint="cs"/>
            <w:rtl/>
          </w:rPr>
          <w:delText xml:space="preserve">דליבטיל</w:delText>
        </w:r>
      </w:del>
      <w:r>
        <w:rPr>
          <w:rFonts w:hint="cs"/>
          <w:rtl/>
        </w:rPr>
        <w:t xml:space="preserve"> עבודתם </w:t>
      </w:r>
      <w:r>
        <w:rPr>
          <w:rStyle w:val="2fb"/>
          <w:rtl/>
        </w:rPr>
        <w:t>וכדר</w:t>
      </w:r>
      <w:r>
        <w:rPr>
          <w:rStyle w:val="2fb"/>
          <w:rFonts w:hint="cs"/>
          <w:rtl/>
        </w:rPr>
        <w:t>יא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ש</w:t>
      </w:r>
      <w:r>
        <w:rPr>
          <w:rtl/>
        </w:rPr>
        <w:t>: כהנים בעבודתם ולוים בדוכנן וישראל במעמדן, מבטלין עבודתם ובאין לשמוע מקרא מגילה.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הכל חייבין בזימון, כהנים לוים וישראלים.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ומיירי דאכלי קדשים וסד</w:t>
      </w:r>
      <w:r>
        <w:rPr>
          <w:rtl/>
        </w:rPr>
        <w:t>"</w:t>
      </w:r>
      <w:r>
        <w:rPr>
          <w:rFonts w:hint="cs"/>
          <w:rtl/>
        </w:rPr>
        <w:t>א '</w:t>
      </w:r>
      <w:r>
        <w:rPr>
          <w:rStyle w:val="afffff0"/>
          <w:rtl/>
        </w:rPr>
        <w:t>ואכלו אותם אשר כופר בהם</w:t>
      </w:r>
      <w:r>
        <w:rPr>
          <w:rFonts w:hint="cs"/>
          <w:rtl/>
        </w:rPr>
        <w:t>'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0824" w:author="מנוע מכני" w:date="2026-10-11T12:04:39Z">
        <w:r>
          <w:rPr>
            <w:rtl/>
          </w:rPr>
          <w:t xml:space="preserve">התורה</w:t>
        </w:r>
      </w:ins>
      <w:del w:id="90825" w:author="מנוע מכני" w:date="2026-10-11T12:04:39Z">
        <w:r>
          <w:rPr>
            <w:rtl/>
          </w:rPr>
          <w:delText xml:space="preserve">רחמנא</w:delText>
        </w:r>
      </w:del>
      <w:r>
        <w:rPr>
          <w:rtl/>
        </w:rPr>
        <w:t xml:space="preserve">, והא כפרה היא, </w:t>
      </w:r>
    </w:p>
    <w:p>
      <w:pPr>
        <w:pStyle w:val="38"/>
        <w:rPr>
          <w:ins w:id="92888" w:author="מנוע מכני" w:date="2026-10-11T12:04:39Z"/>
        </w:rPr>
      </w:pPr>
      <w:r>
        <w:t xml:space="preserve">קמ"ל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2889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211" w:author="Claude - סמנטי" w:date="2026-10-11T12:14:28Z">
        <w:r>
          <w:rPr>
            <w:rStyle w:val="afffff0"/>
            <w:rtl/>
          </w:rPr>
          <w:t xml:space="preserve">וְאָכַלְתָּ וְשָׂבָעְתָּ</w:t>
        </w:r>
      </w:ins>
      <w:del w:id="90212" w:author="Claude - סמנטי" w:date="2026-10-11T12:14:28Z">
        <w:r>
          <w:rPr>
            <w:rtl/>
          </w:rPr>
          <w:delText xml:space="preserve">ואכלת ושבעת</w:delText>
        </w:r>
      </w:del>
      <w:r>
        <w:rPr>
          <w:rFonts w:hint="cs"/>
          <w:rtl/>
        </w:rPr>
        <w:t>'</w:t>
      </w:r>
      <w:r>
        <w:rPr>
          <w:rtl/>
        </w:rPr>
        <w:t xml:space="preserve"> והא </w:t>
      </w:r>
      <w:ins w:id="92630" w:author="מנוע מכני" w:date="2026-10-11T12:04:39Z">
        <w:r>
          <w:rPr>
            <w:rtl/>
          </w:rPr>
          <w:t xml:space="preserve">ישנם</w:t>
        </w:r>
      </w:ins>
      <w:del w:id="92631" w:author="מנוע מכני" w:date="2026-10-11T12:04:39Z">
        <w:r>
          <w:rPr>
            <w:rtl/>
          </w:rPr>
          <w:delText xml:space="preserve">איתנהו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הכל מצטרפין לזימון, כהנים לוים וישראלים.</w:t>
      </w:r>
    </w:p>
    <w:p w:rsidR="00E403F0" w:rsidRPr="00AD695E" w:rsidRDefault="00E403F0" w:rsidP="00E403F0">
      <w:pPr>
        <w:rPr>
          <w:rtl/>
        </w:rPr>
      </w:pPr>
      <w:r w:rsidRPr="00A757C8">
        <w:rPr>
          <w:rFonts w:hint="cs"/>
          <w:rtl/>
        </w:rPr>
        <w:t>מיירי ד</w:t>
      </w:r>
      <w:r w:rsidRPr="00A757C8">
        <w:rPr>
          <w:rtl/>
        </w:rPr>
        <w:t xml:space="preserve">אכלי כהנים תרומה או קדשים וזר </w:t>
      </w:r>
      <w:ins w:id="90017" w:author="Claude - סמנטי" w:date="2026-10-11T12:14:28Z">
        <w:r>
          <w:rPr>
            <w:rtl/>
          </w:rPr>
          <w:t xml:space="preserve">אוכל</w:t>
        </w:r>
      </w:ins>
      <w:del w:id="90018" w:author="Claude - סמנטי" w:date="2026-10-11T12:14:28Z">
        <w:r w:rsidRPr="00A757C8">
          <w:rPr>
            <w:rtl/>
          </w:rPr>
          <w:delText xml:space="preserve">קאכיל</w:delText>
        </w:r>
      </w:del>
      <w:r w:rsidRPr="00A757C8">
        <w:rPr>
          <w:rtl/>
        </w:rPr>
        <w:t xml:space="preserve"> חולין, </w:t>
      </w:r>
      <w:r w:rsidRPr="00A757C8">
        <w:rPr>
          <w:rtl/>
        </w:rPr>
        <w:t xml:space="preserve">סד"א</w:t>
      </w:r>
      <w:r w:rsidRPr="00A757C8">
        <w:rPr>
          <w:rtl/>
        </w:rPr>
        <w:t xml:space="preserve">: הואיל </w:t>
      </w:r>
      <w:ins w:id="92134" w:author="מנוע מכני" w:date="2026-10-11T12:04:39Z">
        <w:r>
          <w:rPr>
            <w:rtl/>
          </w:rPr>
          <w:t xml:space="preserve">ואם </w:t>
        </w:r>
      </w:ins>
      <w:del w:id="92135" w:author="מנוע מכני" w:date="2026-10-11T12:04:39Z">
        <w:r w:rsidRPr="00A757C8">
          <w:rPr>
            <w:rtl/>
          </w:rPr>
          <w:delText xml:space="preserve">ואי </w:delText>
        </w:r>
      </w:del>
      <w:r w:rsidRPr="00A757C8">
        <w:rPr>
          <w:rtl/>
        </w:rPr>
        <w:t xml:space="preserve">בעי זר </w:t>
      </w:r>
      <w:ins w:id="92846" w:author="מנוע מכני" w:date="2026-10-11T12:04:39Z">
        <w:r>
          <w:rPr>
            <w:rtl/>
          </w:rPr>
          <w:t xml:space="preserve">לאכול</w:t>
        </w:r>
      </w:ins>
      <w:del w:id="92847" w:author="מנוע מכני" w:date="2026-10-11T12:04:39Z">
        <w:r w:rsidRPr="00A757C8">
          <w:rPr>
            <w:rtl/>
          </w:rPr>
          <w:delText xml:space="preserve">למיכל</w:delText>
        </w:r>
      </w:del>
      <w:r w:rsidRPr="00A757C8">
        <w:rPr>
          <w:rtl/>
        </w:rPr>
        <w:t xml:space="preserve"> בהדי כהן </w:t>
      </w:r>
      <w:r w:rsidRPr="00A757C8">
        <w:rPr>
          <w:rtl/>
        </w:rPr>
        <w:t xml:space="preserve">לא</w:t>
      </w:r>
      <w:r w:rsidRPr="00A757C8">
        <w:rPr>
          <w:rtl/>
        </w:rPr>
        <w:t xml:space="preserve"> מצי אכיל אימא </w:t>
      </w:r>
      <w:r w:rsidRPr="00A757C8">
        <w:rPr>
          <w:rtl/>
        </w:rPr>
        <w:t xml:space="preserve">לא</w:t>
      </w:r>
      <w:r w:rsidRPr="00A757C8">
        <w:rPr>
          <w:rtl/>
        </w:rPr>
        <w:t xml:space="preserve"> ליצטרף</w:t>
      </w:r>
      <w:r w:rsidRPr="00A757C8">
        <w:rPr>
          <w:rFonts w:hint="cs"/>
          <w:rtl/>
        </w:rPr>
        <w:t xml:space="preserve"> </w:t>
      </w:r>
      <w:r w:rsidRPr="00A757C8">
        <w:rPr>
          <w:rtl/>
        </w:rPr>
        <w:t xml:space="preserve">קמ"ל</w:t>
      </w:r>
      <w:r w:rsidRPr="00A757C8">
        <w:rPr>
          <w:rtl/>
        </w:rPr>
        <w:t xml:space="preserve">: נהי דזר בהדי כהן </w:t>
      </w:r>
      <w:r w:rsidRPr="00A757C8">
        <w:rPr>
          <w:rtl/>
        </w:rPr>
        <w:t xml:space="preserve">לא</w:t>
      </w:r>
      <w:r w:rsidRPr="00A757C8">
        <w:rPr>
          <w:rtl/>
        </w:rPr>
        <w:t xml:space="preserve"> מצי אכיל, כהן בהדי זר מצי אכיל.</w:t>
      </w:r>
    </w:p>
    <w:p>
      <w:pPr>
        <w:pStyle w:val="afffff8"/>
        <w:rPr>
          <w:ins w:id="90259" w:author="קלוד" w:date="2026-10-11T12:18:15Z"/>
        </w:rPr>
      </w:pPr>
      <w:ins w:id="90260" w:author="קלוד" w:date="2026-10-11T12:18:15Z">
        <w:r>
          <w:rPr>
            <w:color w:val="7B3F00"/>
          </w:rPr>
          <w:t xml:space="preserve">כהנים בערכין - 'וכל ערכך' בשקל, פדיון הבן ושקלים</w:t>
        </w:r>
      </w:ins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הכל מעריכין, כהנים לוים וישראלים.</w:t>
      </w:r>
    </w:p>
    <w:p>
      <w:pPr>
        <w:pStyle w:val="38"/>
        <w:rPr>
          <w:ins w:id="92890" w:author="מנוע מכני" w:date="2026-10-11T12:04:39Z"/>
        </w:rPr>
      </w:pPr>
      <w:r>
        <w:t xml:space="preserve">רבא:</w:t>
      </w:r>
    </w:p>
    <w:p w:rsidR="00E403F0" w:rsidRPr="00AD695E" w:rsidRDefault="00E403F0" w:rsidP="00E403F0">
      <w:pPr>
        <w:rPr>
          <w:rtl/>
        </w:rPr>
      </w:pPr>
      <w:ins w:id="91562" w:author="מנוע מכני" w:date="2026-10-11T12:04:39Z">
        <w:del w:id="92891" w:author="מנוע מכני" w:date="2026-10-11T12:04:39Z">
          <w:r>
            <w:rPr>
              <w:rFonts w:hint="cs"/>
              <w:rtl/>
            </w:rPr>
            <w:delText xml:space="preserve"> </w:delText>
          </w:r>
        </w:del>
      </w:ins>
      <w:del w:id="91563" w:author="מנוע מכני" w:date="2026-10-11T12:04:39Z">
        <w:r>
          <w:rPr>
            <w:rFonts w:hint="cs"/>
            <w:rtl/>
          </w:rPr>
          <w:delText xml:space="preserve">  </w:delText>
        </w:r>
      </w:del>
      <w:r>
        <w:rPr>
          <w:rFonts w:hint="cs"/>
          <w:rtl/>
        </w:rPr>
        <w:t xml:space="preserve">צריכא</w:t>
      </w:r>
      <w:r>
        <w:rPr>
          <w:rtl/>
        </w:rPr>
        <w:t xml:space="preserve"> </w:t>
      </w:r>
      <w:r>
        <w:rPr>
          <w:rFonts w:hint="cs"/>
          <w:rtl/>
        </w:rPr>
        <w:t xml:space="preserve">להך </w:t>
      </w:r>
      <w:r>
        <w:rPr>
          <w:rStyle w:val="2fb"/>
          <w:rFonts w:hint="cs"/>
          <w:rtl/>
        </w:rPr>
        <w:t xml:space="preserve">דאר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י</w:t>
      </w:r>
      <w:r>
        <w:rPr>
          <w:rtl/>
        </w:rPr>
        <w:t xml:space="preserve"> העיד בן בוכרי ביבנה: כל כהן ששוקל אינו חוטא, </w:t>
      </w:r>
    </w:p>
    <w:p>
      <w:pPr>
        <w:pStyle w:val="38"/>
        <w:rPr>
          <w:ins w:id="92892" w:author="מנוע מכני" w:date="2026-10-11T12:04:39Z"/>
        </w:rPr>
      </w:pPr>
      <w:r w:rsidRPr="00A757C8">
        <w:t>א</w:t>
      </w:r>
      <w:r w:rsidRPr="00A757C8">
        <w:t>"</w:t>
      </w:r>
      <w:r w:rsidRPr="00A757C8">
        <w:t xml:space="preserve">ל</w:t>
      </w:r>
      <w:r w:rsidRPr="00A757C8">
        <w:t xml:space="preserve"> ריב</w:t>
      </w:r>
      <w:r w:rsidRPr="00A757C8">
        <w:t>"</w:t>
      </w:r>
      <w:r w:rsidRPr="00A757C8">
        <w:t>ז:</w:t>
      </w:r>
    </w:p>
    <w:p w:rsidR="00E403F0" w:rsidRPr="00AD695E" w:rsidRDefault="00E403F0" w:rsidP="00E403F0">
      <w:pPr>
        <w:rPr>
          <w:rtl/>
        </w:rPr>
      </w:pPr>
      <w:del w:id="92893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לא</w:t>
      </w:r>
      <w:r w:rsidRPr="00A757C8">
        <w:rPr>
          <w:rtl/>
        </w:rPr>
        <w:t xml:space="preserve"> כן אלא כל כהן שאינו שוקל חוטא, אלא שהכהנים דורשין מקרא זה לעצמן: </w:t>
      </w:r>
      <w:r w:rsidRPr="00A757C8">
        <w:rPr>
          <w:rFonts w:hint="cs"/>
          <w:rtl/>
        </w:rPr>
        <w:t>'</w:t>
      </w:r>
      <w:ins w:id="90213" w:author="Claude - סמנטי" w:date="2026-10-11T12:14:28Z">
        <w:r>
          <w:rPr>
            <w:rStyle w:val="afffff0"/>
            <w:rtl/>
          </w:rPr>
          <w:t xml:space="preserve">וְכָל מִנְחַת כֹּהֵן כָּלִיל תִּהְיֶה לֹא תֵאָכֵל</w:t>
        </w:r>
      </w:ins>
      <w:del w:id="90214" w:author="Claude - סמנטי" w:date="2026-10-11T12:14:28Z">
        <w:r w:rsidRPr="00A757C8">
          <w:rPr>
            <w:rtl/>
          </w:rPr>
          <w:delText xml:space="preserve">וכל מנחת כהן כליל תהיה </w:delText>
        </w:r>
        <w:r w:rsidRPr="00A757C8">
          <w:rPr>
            <w:rtl/>
          </w:rPr>
          <w:delText xml:space="preserve">לא</w:delText>
        </w:r>
        <w:r w:rsidRPr="00A757C8">
          <w:rPr>
            <w:rtl/>
          </w:rPr>
          <w:delText xml:space="preserve"> תאכל</w:delText>
        </w:r>
      </w:del>
      <w:r w:rsidRPr="00A757C8">
        <w:rPr>
          <w:rFonts w:hint="cs"/>
          <w:rtl/>
        </w:rPr>
        <w:t>'</w:t>
      </w:r>
      <w:r w:rsidRPr="00A757C8">
        <w:rPr>
          <w:rtl/>
        </w:rPr>
        <w:t>, הואיל ועומר ושתי הלחם ולחם הפנים שלנו הם, היאך הם נאכלין.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  <w:t xml:space="preserve">ולבן בוכרי</w:t>
      </w:r>
      <w:ins w:id="92124" w:author="מנוע מכני" w:date="2026-10-11T12:04:39Z">
        <w:r>
          <w:rPr>
            <w:rtl/>
          </w:rPr>
          <w:t xml:space="preserve">:</w:t>
        </w:r>
      </w:ins>
      <w:del w:id="92125" w:author="מנוע מכני" w:date="2026-10-11T12:04:39Z">
        <w:r>
          <w:rPr>
            <w:rtl/>
          </w:rPr>
          <w:tab/>
          <w:delText xml:space="preserve"> </w:delText>
        </w:r>
        <w:r>
          <w:rPr>
            <w:rFonts w:hint="cs"/>
            <w:rtl/>
          </w:rPr>
          <w:delText xml:space="preserve">:</w:delText>
        </w:r>
      </w:del>
      <w:r>
        <w:rPr>
          <w:rFonts w:hint="cs"/>
          <w:rtl/>
        </w:rPr>
        <w:t xml:space="preserve"> אינו חוטא ולא הוי חולין לעזרה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ins w:id="92632" w:author="מנוע מכני" w:date="2026-10-11T12:04:39Z">
        <w:r>
          <w:rPr>
            <w:rFonts w:hint="cs"/>
            <w:rtl/>
          </w:rPr>
          <w:t xml:space="preserve">דמביא</w:t>
        </w:r>
      </w:ins>
      <w:del w:id="92633" w:author="מנוע מכני" w:date="2026-10-11T12:04:39Z">
        <w:r>
          <w:rPr>
            <w:rFonts w:hint="cs"/>
            <w:rtl/>
          </w:rPr>
          <w:delText xml:space="preserve">דמייתי</w:delText>
        </w:r>
      </w:del>
      <w:r>
        <w:rPr>
          <w:rFonts w:hint="cs"/>
          <w:rtl/>
        </w:rPr>
        <w:t xml:space="preserve"> </w:t>
      </w:r>
      <w:ins w:id="91994" w:author="מנוע מכני" w:date="2026-10-11T12:04:39Z">
        <w:r>
          <w:rPr>
            <w:rFonts w:hint="cs"/>
            <w:rtl/>
          </w:rPr>
          <w:t xml:space="preserve">להם</w:t>
        </w:r>
      </w:ins>
      <w:del w:id="91995" w:author="מנוע מכני" w:date="2026-10-11T12:04:39Z">
        <w:r>
          <w:rPr>
            <w:rFonts w:hint="cs"/>
            <w:rtl/>
          </w:rPr>
          <w:delText xml:space="preserve">להו</w:delText>
        </w:r>
      </w:del>
      <w:r>
        <w:rPr>
          <w:rFonts w:hint="cs"/>
          <w:rtl/>
        </w:rPr>
        <w:t xml:space="preserve"> ומסר לציבור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סד"א</w:t>
      </w:r>
      <w:r>
        <w:rPr>
          <w:rtl/>
        </w:rPr>
        <w:t xml:space="preserve">: הואיל וכתיב </w:t>
      </w:r>
      <w:r>
        <w:rPr>
          <w:rFonts w:hint="cs"/>
          <w:rtl/>
        </w:rPr>
        <w:t>'</w:t>
      </w:r>
      <w:r>
        <w:rPr>
          <w:rStyle w:val="afffff0"/>
          <w:rtl/>
        </w:rPr>
        <w:t xml:space="preserve">וכל ערכך יהי</w:t>
      </w:r>
      <w:r>
        <w:rPr>
          <w:rtl/>
        </w:rPr>
        <w:t xml:space="preserve">' בשקל הקדש</w:t>
      </w:r>
      <w:r>
        <w:rPr>
          <w:rFonts w:hint="cs"/>
          <w:rtl/>
        </w:rPr>
        <w:t>'</w:t>
      </w:r>
      <w:r>
        <w:rPr>
          <w:rtl/>
        </w:rPr>
        <w:t xml:space="preserve">, כל </w:t>
      </w:r>
      <w:ins w:id="92252" w:author="מנוע מכני" w:date="2026-10-11T12:04:39Z">
        <w:r>
          <w:rPr>
            <w:rtl/>
          </w:rPr>
          <w:t xml:space="preserve">דישנו</w:t>
        </w:r>
      </w:ins>
      <w:del w:id="92253" w:author="מנוע מכני" w:date="2026-10-11T12:04:39Z">
        <w:r>
          <w:rPr>
            <w:rtl/>
          </w:rPr>
          <w:delText xml:space="preserve">דאיתיה</w:delText>
        </w:r>
      </w:del>
      <w:r>
        <w:rPr>
          <w:rtl/>
        </w:rPr>
        <w:t xml:space="preserve"> בשקלים איתי' בערכין, </w:t>
      </w:r>
    </w:p>
    <w:p w:rsidR="00E403F0" w:rsidRPr="00AD695E" w:rsidRDefault="00E403F0" w:rsidP="00E403F0">
      <w:pPr>
        <w:rPr>
          <w:rtl/>
        </w:rPr>
      </w:pPr>
      <w:ins w:id="90826" w:author="מנוע מכני" w:date="2026-10-11T12:04:39Z">
        <w:r>
          <w:rPr>
            <w:rtl/>
          </w:rPr>
          <w:t xml:space="preserve">ואלו</w:t>
        </w:r>
      </w:ins>
      <w:del w:id="90827" w:author="מנוע מכני" w:date="2026-10-11T12:04:39Z">
        <w:r>
          <w:rPr>
            <w:rtl/>
          </w:rPr>
          <w:delText xml:space="preserve">והני</w:delText>
        </w:r>
      </w:del>
      <w:r>
        <w:rPr>
          <w:rtl/>
        </w:rPr>
        <w:t xml:space="preserve"> כהנים הואיל </w:t>
      </w:r>
      <w:ins w:id="92634" w:author="מנוע מכני" w:date="2026-10-11T12:04:39Z">
        <w:r>
          <w:rPr>
            <w:rtl/>
          </w:rPr>
          <w:t xml:space="preserve">ואינם</w:t>
        </w:r>
      </w:ins>
      <w:del w:id="92635" w:author="מנוע מכני" w:date="2026-10-11T12:04:39Z">
        <w:r>
          <w:rPr>
            <w:rtl/>
          </w:rPr>
          <w:delText xml:space="preserve">וליתנהו</w:delText>
        </w:r>
      </w:del>
      <w:r>
        <w:rPr>
          <w:rtl/>
        </w:rPr>
        <w:t xml:space="preserve"> בשקלים </w:t>
      </w:r>
      <w:ins w:id="92636" w:author="מנוע מכני" w:date="2026-10-11T12:04:39Z">
        <w:r>
          <w:rPr>
            <w:rtl/>
          </w:rPr>
          <w:t xml:space="preserve">אינם</w:t>
        </w:r>
      </w:ins>
      <w:del w:id="92637" w:author="מנוע מכני" w:date="2026-10-11T12:04:39Z">
        <w:r>
          <w:rPr>
            <w:rtl/>
          </w:rPr>
          <w:delText xml:space="preserve">ליתנהו</w:delText>
        </w:r>
      </w:del>
      <w:r>
        <w:rPr>
          <w:rtl/>
        </w:rPr>
        <w:t xml:space="preserve"> בערכין, </w:t>
      </w:r>
      <w:r>
        <w:rPr>
          <w:rtl/>
        </w:rPr>
        <w:t xml:space="preserve">קמ"ל</w:t>
      </w:r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</w:p>
    <w:p>
      <w:pPr>
        <w:pStyle w:val="38"/>
        <w:rPr>
          <w:ins w:id="92894" w:author="מנוע מכני" w:date="2026-10-11T12:04:39Z"/>
        </w:rPr>
      </w:pPr>
      <w:r>
        <w:t xml:space="preserve">א"ל</w:t>
      </w:r>
      <w:r>
        <w:t xml:space="preserve"> אביי:</w:t>
      </w:r>
    </w:p>
    <w:p w:rsidR="00E403F0" w:rsidRPr="00AD695E" w:rsidRDefault="00E403F0" w:rsidP="00E403F0">
      <w:pPr>
        <w:rPr>
          <w:rtl/>
        </w:rPr>
      </w:pPr>
      <w:del w:id="92895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215" w:author="Claude - סמנטי" w:date="2026-10-11T12:14:28Z">
        <w:r>
          <w:rPr>
            <w:rStyle w:val="afffff0"/>
            <w:rtl/>
          </w:rPr>
          <w:t xml:space="preserve">וְכָל עֶרְכְּךָ</w:t>
        </w:r>
      </w:ins>
      <w:del w:id="90216" w:author="Claude - סמנטי" w:date="2026-10-11T12:14:28Z">
        <w:r>
          <w:rPr>
            <w:rtl/>
          </w:rPr>
          <w:delText xml:space="preserve">וכל ערכך</w:delText>
        </w:r>
      </w:del>
      <w:r>
        <w:rPr>
          <w:rFonts w:hint="cs"/>
          <w:rtl/>
        </w:rPr>
        <w:t>'</w:t>
      </w:r>
      <w:r>
        <w:rPr>
          <w:rtl/>
        </w:rPr>
        <w:t xml:space="preserve">, לכל ערכין שאתה מעריך </w:t>
      </w:r>
      <w:r>
        <w:rPr>
          <w:rtl/>
        </w:rPr>
        <w:t xml:space="preserve">לא</w:t>
      </w:r>
      <w:r>
        <w:rPr>
          <w:rtl/>
        </w:rPr>
        <w:t xml:space="preserve"> יהו פחותין מסלע הוא </w:t>
      </w:r>
      <w:ins w:id="90828" w:author="מנוע מכני" w:date="2026-10-11T12:04:39Z">
        <w:r>
          <w:rPr>
            <w:rtl/>
          </w:rPr>
          <w:t xml:space="preserve">דבא</w:t>
        </w:r>
      </w:ins>
      <w:del w:id="90829" w:author="מנוע מכני" w:date="2026-10-11T12:04:39Z">
        <w:r>
          <w:rPr>
            <w:rtl/>
          </w:rPr>
          <w:delText xml:space="preserve">דאתא</w:delText>
        </w:r>
      </w:del>
      <w:r>
        <w:rPr>
          <w:rtl/>
        </w:rPr>
        <w:t xml:space="preserve">! </w:t>
      </w:r>
    </w:p>
    <w:p>
      <w:pPr>
        <w:pStyle w:val="38"/>
        <w:rPr>
          <w:ins w:id="92896" w:author="מנוע מכני" w:date="2026-10-11T12:04:39Z"/>
        </w:rPr>
      </w:pPr>
      <w:r>
        <w:t xml:space="preserve">אלא </w:t>
      </w:r>
      <w:r>
        <w:t xml:space="preserve">אמר</w:t>
      </w:r>
      <w:r>
        <w:t xml:space="preserve"> אביי:</w:t>
      </w:r>
    </w:p>
    <w:p w:rsidR="00E403F0" w:rsidRPr="00AD695E" w:rsidRDefault="00E403F0" w:rsidP="00E403F0">
      <w:pPr>
        <w:rPr>
          <w:rtl/>
        </w:rPr>
      </w:pPr>
      <w:del w:id="92897" w:author="מנוע מכני" w:date="2026-10-11T12:04:39Z">
        <w:r>
          <w:rPr>
            <w:rtl/>
          </w:rPr>
          <w:delText xml:space="preserve"> </w:delText>
        </w:r>
      </w:del>
      <w:ins w:id="92638" w:author="מנוע מכני" w:date="2026-10-11T12:04:39Z">
        <w:r>
          <w:rPr>
            <w:rtl/>
          </w:rPr>
          <w:t xml:space="preserve">הוצרך</w:t>
        </w:r>
      </w:ins>
      <w:del w:id="92639" w:author="מנוע מכני" w:date="2026-10-11T12:04:39Z">
        <w:r>
          <w:rPr>
            <w:rtl/>
          </w:rPr>
          <w:delText xml:space="preserve">איצטריך</w:delText>
        </w:r>
      </w:del>
      <w:r>
        <w:rPr>
          <w:rtl/>
        </w:rPr>
        <w:t xml:space="preserve">, </w:t>
      </w:r>
      <w:r>
        <w:rPr>
          <w:rtl/>
        </w:rPr>
        <w:t xml:space="preserve">סד"א</w:t>
      </w:r>
      <w:r>
        <w:rPr>
          <w:rtl/>
        </w:rPr>
        <w:t xml:space="preserve">: הואיל וכתיב </w:t>
      </w:r>
      <w:r>
        <w:rPr>
          <w:rFonts w:hint="cs"/>
          <w:rtl/>
        </w:rPr>
        <w:t>'</w:t>
      </w:r>
      <w:ins w:id="90217" w:author="Claude - סמנטי" w:date="2026-10-11T12:14:28Z">
        <w:r>
          <w:rPr>
            <w:rStyle w:val="afffff0"/>
            <w:rtl/>
          </w:rPr>
          <w:t xml:space="preserve">וּפְדוּיָו מִבֶּן חֹדֶשׁ תִּפְדֶּה בְּעֶרְכְּךָ</w:t>
        </w:r>
      </w:ins>
      <w:del w:id="90218" w:author="Claude - סמנטי" w:date="2026-10-11T12:14:28Z">
        <w:r>
          <w:rPr>
            <w:rtl/>
          </w:rPr>
          <w:delText xml:space="preserve">ופדויו מבן חדש תפדה בערכך</w:delText>
        </w:r>
      </w:del>
      <w:r>
        <w:rPr>
          <w:rFonts w:hint="cs"/>
          <w:rtl/>
        </w:rPr>
        <w:t>'</w:t>
      </w:r>
      <w:r>
        <w:rPr>
          <w:rtl/>
        </w:rPr>
        <w:t xml:space="preserve">, כל </w:t>
      </w:r>
      <w:ins w:id="92254" w:author="מנוע מכני" w:date="2026-10-11T12:04:39Z">
        <w:r>
          <w:rPr>
            <w:rtl/>
          </w:rPr>
          <w:t xml:space="preserve">דישנו</w:t>
        </w:r>
      </w:ins>
      <w:del w:id="92255" w:author="מנוע מכני" w:date="2026-10-11T12:04:39Z">
        <w:r>
          <w:rPr>
            <w:rtl/>
          </w:rPr>
          <w:delText xml:space="preserve">דאיתיה</w:delText>
        </w:r>
      </w:del>
      <w:r>
        <w:rPr>
          <w:rtl/>
        </w:rPr>
        <w:t xml:space="preserve"> </w:t>
      </w:r>
      <w:r w:rsidRPr="00DC5F70">
        <w:rPr>
          <w:spacing w:val="-2"/>
          <w:rtl/>
        </w:rPr>
        <w:t xml:space="preserve">בפדיון הבן </w:t>
      </w:r>
      <w:ins w:id="92256" w:author="מנוע מכני" w:date="2026-10-11T12:04:39Z">
        <w:r>
          <w:rPr>
            <w:spacing w:val="-2"/>
            <w:rtl/>
          </w:rPr>
          <w:t xml:space="preserve">ישנו</w:t>
        </w:r>
      </w:ins>
      <w:del w:id="92257" w:author="מנוע מכני" w:date="2026-10-11T12:04:39Z">
        <w:r w:rsidRPr="00DC5F70">
          <w:rPr>
            <w:spacing w:val="-2"/>
            <w:rtl/>
          </w:rPr>
          <w:delText xml:space="preserve">איתיה</w:delText>
        </w:r>
      </w:del>
      <w:r w:rsidRPr="00DC5F70">
        <w:rPr>
          <w:spacing w:val="-2"/>
          <w:rtl/>
        </w:rPr>
        <w:t xml:space="preserve"> בערכין, </w:t>
      </w:r>
      <w:ins w:id="90830" w:author="מנוע מכני" w:date="2026-10-11T12:04:39Z">
        <w:r>
          <w:rPr>
            <w:spacing w:val="-2"/>
            <w:rtl/>
          </w:rPr>
          <w:t xml:space="preserve">ואלו</w:t>
        </w:r>
      </w:ins>
      <w:del w:id="90831" w:author="מנוע מכני" w:date="2026-10-11T12:04:39Z">
        <w:r w:rsidRPr="00DC5F70">
          <w:rPr>
            <w:spacing w:val="-2"/>
            <w:rtl/>
          </w:rPr>
          <w:delText xml:space="preserve">והני</w:delText>
        </w:r>
      </w:del>
      <w:r w:rsidRPr="00DC5F70">
        <w:rPr>
          <w:spacing w:val="-2"/>
          <w:rtl/>
        </w:rPr>
        <w:t xml:space="preserve"> כהנים הואיל </w:t>
      </w:r>
      <w:ins w:id="92640" w:author="מנוע מכני" w:date="2026-10-11T12:04:39Z">
        <w:r>
          <w:rPr>
            <w:spacing w:val="-2"/>
            <w:rtl/>
          </w:rPr>
          <w:t xml:space="preserve">ואינם</w:t>
        </w:r>
      </w:ins>
      <w:del w:id="92641" w:author="מנוע מכני" w:date="2026-10-11T12:04:39Z">
        <w:r w:rsidRPr="00DC5F70">
          <w:rPr>
            <w:spacing w:val="-2"/>
            <w:rtl/>
          </w:rPr>
          <w:delText xml:space="preserve">וליתנהו</w:delText>
        </w:r>
      </w:del>
      <w:r w:rsidRPr="00DC5F70">
        <w:rPr>
          <w:spacing w:val="-2"/>
          <w:rtl/>
        </w:rPr>
        <w:t xml:space="preserve"> בפדיון הבן </w:t>
      </w:r>
      <w:ins w:id="92642" w:author="מנוע מכני" w:date="2026-10-11T12:04:39Z">
        <w:r>
          <w:rPr>
            <w:spacing w:val="-2"/>
            <w:rtl/>
          </w:rPr>
          <w:t xml:space="preserve">אינם</w:t>
        </w:r>
      </w:ins>
      <w:del w:id="92643" w:author="מנוע מכני" w:date="2026-10-11T12:04:39Z">
        <w:r w:rsidRPr="00DC5F70">
          <w:rPr>
            <w:spacing w:val="-2"/>
            <w:rtl/>
          </w:rPr>
          <w:delText xml:space="preserve">ליתנהו</w:delText>
        </w:r>
      </w:del>
      <w:r w:rsidRPr="00DC5F70">
        <w:rPr>
          <w:spacing w:val="-2"/>
          <w:rtl/>
        </w:rPr>
        <w:t xml:space="preserve"> בערכין, </w:t>
      </w:r>
      <w:r w:rsidRPr="00DC5F70">
        <w:rPr>
          <w:spacing w:val="-2"/>
          <w:rtl/>
        </w:rPr>
        <w:t xml:space="preserve">קמ"ל</w:t>
      </w:r>
      <w:r w:rsidRPr="00DC5F70">
        <w:rPr>
          <w:spacing w:val="-2"/>
          <w:rtl/>
        </w:rPr>
        <w:t xml:space="preserve">.</w:t>
      </w:r>
    </w:p>
    <w:p>
      <w:pPr>
        <w:pStyle w:val="38"/>
        <w:rPr>
          <w:ins w:id="92898" w:author="מנוע מכני" w:date="2026-10-11T12:04:39Z"/>
        </w:rPr>
      </w:pPr>
      <w:r>
        <w:t xml:space="preserve">א"ל</w:t>
      </w:r>
      <w:r>
        <w:t xml:space="preserve"> רבא:</w:t>
      </w:r>
    </w:p>
    <w:p w:rsidR="00E403F0" w:rsidRPr="00AD695E" w:rsidRDefault="00E403F0" w:rsidP="00E403F0">
      <w:pPr>
        <w:rPr>
          <w:rtl/>
        </w:rPr>
      </w:pPr>
      <w:del w:id="9289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אלא מעתה, גבי איל אשם ד</w:t>
      </w:r>
      <w:r>
        <w:rPr>
          <w:rFonts w:hint="cs"/>
          <w:rtl/>
        </w:rPr>
        <w:t>'</w:t>
      </w:r>
      <w:r>
        <w:rPr>
          <w:rStyle w:val="afffff0"/>
          <w:rtl/>
        </w:rPr>
        <w:t xml:space="preserve">ואת אשמו יביא לה</w:t>
      </w:r>
      <w:r>
        <w:rPr>
          <w:rtl/>
        </w:rPr>
        <w:t xml:space="preserve">' איל תמים מן הצאן בערכך</w:t>
      </w:r>
      <w:r>
        <w:rPr>
          <w:rFonts w:hint="cs"/>
          <w:rtl/>
        </w:rPr>
        <w:t>'</w:t>
      </w:r>
      <w:r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  <w:t xml:space="preserve">ה"נ</w:t>
      </w:r>
      <w:r>
        <w:rPr>
          <w:rtl/>
        </w:rPr>
        <w:tab/>
        <w:t xml:space="preserve"> דכל </w:t>
      </w:r>
      <w:ins w:id="92258" w:author="מנוע מכני" w:date="2026-10-11T12:04:39Z">
        <w:r>
          <w:rPr>
            <w:rtl/>
          </w:rPr>
          <w:t xml:space="preserve">דישנו</w:t>
        </w:r>
      </w:ins>
      <w:del w:id="92259" w:author="מנוע מכני" w:date="2026-10-11T12:04:39Z">
        <w:r>
          <w:rPr>
            <w:rtl/>
          </w:rPr>
          <w:tab/>
          <w:delText xml:space="preserve">דאיתיה</w:delText>
        </w:r>
      </w:del>
      <w:r>
        <w:rPr>
          <w:rtl/>
        </w:rPr>
        <w:tab/>
        <w:t xml:space="preserve"> בערכין </w:t>
      </w:r>
      <w:ins w:id="92260" w:author="מנוע מכני" w:date="2026-10-11T12:04:39Z">
        <w:r>
          <w:rPr>
            <w:rtl/>
          </w:rPr>
          <w:t xml:space="preserve">ישנו</w:t>
        </w:r>
      </w:ins>
      <w:del w:id="92261" w:author="מנוע מכני" w:date="2026-10-11T12:04:39Z">
        <w:r>
          <w:rPr>
            <w:rtl/>
          </w:rPr>
          <w:tab/>
          <w:delText xml:space="preserve">איתיה</w:delText>
        </w:r>
      </w:del>
      <w:r>
        <w:rPr>
          <w:rtl/>
        </w:rPr>
        <w:tab/>
        <w:t xml:space="preserve"> באיל האשם,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'</w:t>
      </w:r>
      <w:r>
        <w:rPr>
          <w:rtl/>
        </w:rPr>
        <w:t xml:space="preserve">טומטום ואנדרוגינוס </w:t>
      </w:r>
      <w:ins w:id="92644" w:author="מנוע מכני" w:date="2026-10-11T12:04:39Z">
        <w:r>
          <w:rPr>
            <w:rtl/>
          </w:rPr>
          <w:t xml:space="preserve">דאינם</w:t>
        </w:r>
      </w:ins>
      <w:del w:id="92645" w:author="מנוע מכני" w:date="2026-10-11T12:04:39Z">
        <w:r>
          <w:rPr>
            <w:rtl/>
          </w:rPr>
          <w:delText xml:space="preserve">דליתנהו</w:delText>
        </w:r>
      </w:del>
      <w:r>
        <w:rPr>
          <w:rtl/>
        </w:rPr>
        <w:t xml:space="preserve"> בערכין </w:t>
      </w:r>
      <w:ins w:id="92646" w:author="מנוע מכני" w:date="2026-10-11T12:04:39Z">
        <w:r>
          <w:rPr>
            <w:rtl/>
          </w:rPr>
          <w:t xml:space="preserve">אינם</w:t>
        </w:r>
      </w:ins>
      <w:del w:id="92647" w:author="מנוע מכני" w:date="2026-10-11T12:04:39Z">
        <w:r>
          <w:rPr>
            <w:rtl/>
          </w:rPr>
          <w:delText xml:space="preserve">ליתנהו</w:delText>
        </w:r>
      </w:del>
      <w:r>
        <w:rPr>
          <w:rtl/>
        </w:rPr>
        <w:t xml:space="preserve"> באיל האשם</w:t>
      </w:r>
      <w:r>
        <w:rPr>
          <w:rFonts w:hint="cs"/>
          <w:rtl/>
        </w:rPr>
        <w:t>'</w:t>
      </w:r>
    </w:p>
    <w:p>
      <w:pPr>
        <w:pStyle w:val="38"/>
        <w:rPr>
          <w:ins w:id="92900" w:author="מנוע מכני" w:date="2026-10-11T12:04:39Z"/>
        </w:rPr>
      </w:pPr>
      <w:r w:rsidRPr="006F08E9">
        <w:tab/>
      </w:r>
      <w:r w:rsidRPr="006F08E9">
        <w:t xml:space="preserve">אלא </w:t>
      </w:r>
      <w:r w:rsidRPr="006F08E9">
        <w:t xml:space="preserve">אמר</w:t>
      </w:r>
      <w:r w:rsidRPr="006F08E9">
        <w:t xml:space="preserve"> רבא</w:t>
      </w:r>
      <w:r w:rsidRPr="006F08E9">
        <w:t xml:space="preserve"> מרב אשי </w:t>
      </w:r>
      <w:r w:rsidRPr="006F08E9">
        <w:t xml:space="preserve">סד"א</w:t>
      </w:r>
      <w:r w:rsidRPr="006F08E9">
        <w:t xml:space="preserve">:</w:t>
      </w:r>
    </w:p>
    <w:p w:rsidR="00E403F0" w:rsidRPr="006F08E9" w:rsidRDefault="00E403F0" w:rsidP="00E403F0">
      <w:pPr>
        <w:rPr>
          <w:spacing w:val="-6"/>
          <w:rtl/>
        </w:rPr>
      </w:pPr>
      <w:del w:id="92901" w:author="מנוע מכני" w:date="2026-10-11T12:04:39Z">
        <w:r w:rsidRPr="006F08E9">
          <w:rPr>
            <w:spacing w:val="-6"/>
            <w:rtl/>
          </w:rPr>
          <w:delText xml:space="preserve"> </w:delText>
        </w:r>
      </w:del>
      <w:r w:rsidRPr="006F08E9">
        <w:rPr>
          <w:spacing w:val="-6"/>
          <w:rtl/>
        </w:rPr>
        <w:t xml:space="preserve">הואיל וכתיב </w:t>
      </w:r>
      <w:r w:rsidRPr="006F08E9">
        <w:rPr>
          <w:rFonts w:hint="cs"/>
          <w:spacing w:val="-6"/>
          <w:rtl/>
        </w:rPr>
        <w:t>'</w:t>
      </w:r>
      <w:ins w:id="90219" w:author="Claude - סמנטי" w:date="2026-10-11T12:14:28Z">
        <w:r>
          <w:rPr>
            <w:rStyle w:val="afffff0"/>
            <w:spacing w:val="-6"/>
            <w:rtl/>
          </w:rPr>
          <w:t xml:space="preserve">וְהֶעֱמִידוֹ לִפְנֵי הַכֹּהֵן</w:t>
        </w:r>
      </w:ins>
      <w:del w:id="90220" w:author="Claude - סמנטי" w:date="2026-10-11T12:14:28Z">
        <w:r w:rsidRPr="006F08E9">
          <w:rPr>
            <w:spacing w:val="-6"/>
            <w:rtl/>
          </w:rPr>
          <w:delText xml:space="preserve">והעמידו לפני הכהן</w:delText>
        </w:r>
      </w:del>
      <w:r w:rsidRPr="006F08E9">
        <w:rPr>
          <w:rFonts w:hint="cs"/>
          <w:spacing w:val="-6"/>
          <w:rtl/>
        </w:rPr>
        <w:t xml:space="preserve">' </w:t>
      </w:r>
      <w:r w:rsidRPr="006F08E9">
        <w:rPr>
          <w:spacing w:val="-6"/>
          <w:rtl/>
        </w:rPr>
        <w:t xml:space="preserve">ולא כהן לפני כהן, </w:t>
      </w:r>
      <w:r w:rsidRPr="006F08E9">
        <w:rPr>
          <w:spacing w:val="-6"/>
          <w:rtl/>
        </w:rPr>
        <w:t xml:space="preserve">קמ"ל</w:t>
      </w:r>
      <w:r w:rsidRPr="006F08E9">
        <w:rPr>
          <w:spacing w:val="-6"/>
          <w:rtl/>
        </w:rPr>
        <w:t xml:space="preserve">.</w:t>
      </w:r>
    </w:p>
    <w:p>
      <w:pPr>
        <w:pStyle w:val="afffff8"/>
        <w:rPr>
          <w:ins w:id="90257" w:author="קלוד" w:date="2026-10-11T12:18:15Z"/>
        </w:rPr>
      </w:pPr>
      <w:ins w:id="90258" w:author="קלוד" w:date="2026-10-11T12:18:15Z">
        <w:r>
          <w:rPr>
            <w:color w:val="7B3F00"/>
          </w:rPr>
          <w:t xml:space="preserve">'בערכך' ו'נפשות' - ערך סתום, מנוול, טומטום ואנדרוגינוס</w:t>
        </w:r>
      </w:ins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lastRenderedPageBreak/>
        <w:t>נערכין</w:t>
      </w:r>
      <w:r>
        <w:rPr>
          <w:rtl/>
        </w:rPr>
        <w:t xml:space="preserve"> - </w:t>
      </w:r>
      <w:r w:rsidRPr="00217260">
        <w:rPr>
          <w:b/>
          <w:bCs/>
          <w:rtl/>
        </w:rPr>
        <w:t>לאתויי מנוול ומוכה שחין</w:t>
      </w:r>
      <w:r>
        <w:rPr>
          <w:rtl/>
        </w:rPr>
        <w:t>.</w:t>
      </w:r>
      <w:r>
        <w:rPr>
          <w:rFonts w:hint="cs"/>
          <w:rtl/>
        </w:rPr>
        <w:t xml:space="preserve"> </w:t>
      </w:r>
    </w:p>
    <w:p>
      <w:pPr>
        <w:pStyle w:val="38"/>
        <w:rPr>
          <w:ins w:id="92902" w:author="מנוע מכני" w:date="2026-10-11T12:04:39Z"/>
        </w:rPr>
      </w:pPr>
      <w:r>
        <w:t>מד</w:t>
      </w:r>
      <w:r w:rsidRPr="00217260">
        <w:t>ת</w:t>
      </w:r>
      <w:r w:rsidRPr="00217260">
        <w:t>"</w:t>
      </w:r>
      <w:r w:rsidRPr="00217260">
        <w:t>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2903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221" w:author="Claude - סמנטי" w:date="2026-10-11T12:14:28Z">
        <w:r>
          <w:rPr>
            <w:rStyle w:val="afffff0"/>
            <w:rtl/>
          </w:rPr>
          <w:t xml:space="preserve">בְּעֶרְכְּךָ</w:t>
        </w:r>
      </w:ins>
      <w:del w:id="90222" w:author="Claude - סמנטי" w:date="2026-10-11T12:14:28Z">
        <w:r>
          <w:rPr>
            <w:rtl/>
          </w:rPr>
          <w:delText xml:space="preserve">בערכך</w:delText>
        </w:r>
      </w:del>
      <w:r>
        <w:rPr>
          <w:rFonts w:hint="cs"/>
          <w:rtl/>
        </w:rPr>
        <w:t>'</w:t>
      </w:r>
      <w:r>
        <w:rPr>
          <w:rtl/>
        </w:rPr>
        <w:t xml:space="preserve"> - להביא ערך סתום</w:t>
      </w:r>
      <w:ins w:id="91564" w:author="מנוע מכני" w:date="2026-10-11T12:04:39Z">
        <w:r>
          <w:rPr>
            <w:rtl/>
          </w:rPr>
          <w:t xml:space="preserve">,</w:t>
        </w:r>
      </w:ins>
      <w:del w:id="91565" w:author="מנוע מכני" w:date="2026-10-11T12:04:39Z">
        <w:r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</w:p>
    <w:p>
      <w:pPr>
        <w:pStyle w:val="38"/>
        <w:rPr>
          <w:ins w:id="92904" w:author="מנוע מכני" w:date="2026-10-11T12:04:39Z"/>
        </w:rPr>
      </w:pPr>
      <w:r w:rsidRPr="00217260">
        <w:tab/>
        <w:t>ד"א:</w:t>
      </w:r>
    </w:p>
    <w:p w:rsidR="00E403F0" w:rsidRPr="00AD695E" w:rsidRDefault="00E403F0" w:rsidP="00E403F0">
      <w:pPr>
        <w:rPr>
          <w:rtl/>
        </w:rPr>
      </w:pPr>
      <w:del w:id="92905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223" w:author="Claude - סמנטי" w:date="2026-10-11T12:14:28Z">
        <w:r>
          <w:rPr>
            <w:rStyle w:val="afffff0"/>
            <w:rtl/>
          </w:rPr>
          <w:t xml:space="preserve">בְּעֶרְכְּךָ</w:t>
        </w:r>
      </w:ins>
      <w:del w:id="90224" w:author="Claude - סמנטי" w:date="2026-10-11T12:14:28Z">
        <w:r>
          <w:rPr>
            <w:rtl/>
          </w:rPr>
          <w:delText xml:space="preserve">בערכך</w:delText>
        </w:r>
      </w:del>
      <w:r>
        <w:rPr>
          <w:rFonts w:hint="cs"/>
          <w:rtl/>
        </w:rPr>
        <w:t>'</w:t>
      </w:r>
      <w:r>
        <w:rPr>
          <w:rtl/>
        </w:rPr>
        <w:t xml:space="preserve"> - ערך כולו הוא נותן ולא ערך אברים,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</w:r>
      <w:r>
        <w:rPr>
          <w:rtl/>
        </w:rPr>
        <w:tab/>
        <w:t xml:space="preserve">יכול שאני מוציא אף דבר שהנשמה תלויה בו? </w:t>
      </w:r>
      <w:r>
        <w:rPr>
          <w:rtl/>
        </w:rPr>
        <w:tab/>
        <w:t xml:space="preserve">ת"ל</w:t>
      </w:r>
      <w:del w:id="95229" w:author="Claude" w:date="2026-10-11T09:08:00Z">
        <w:r>
          <w:rPr>
            <w:rtl/>
          </w:rPr>
          <w:delText xml:space="preserve">	</w:delText>
        </w:r>
      </w:del>
      <w:r>
        <w:rPr>
          <w:rtl/>
        </w:rPr>
        <w:t xml:space="preserve">: </w:t>
      </w:r>
      <w:r>
        <w:rPr>
          <w:rFonts w:hint="cs"/>
          <w:rtl/>
        </w:rPr>
        <w:t>'</w:t>
      </w:r>
      <w:ins w:id="90225" w:author="Claude - סמנטי" w:date="2026-10-11T12:14:28Z">
        <w:r>
          <w:rPr>
            <w:rStyle w:val="afffff0"/>
            <w:rtl/>
          </w:rPr>
          <w:t xml:space="preserve">נְפָשׁוֹת</w:t>
        </w:r>
      </w:ins>
      <w:del w:id="90226" w:author="Claude - סמנטי" w:date="2026-10-11T12:14:28Z">
        <w:r>
          <w:rPr>
            <w:rtl/>
          </w:rPr>
          <w:delText xml:space="preserve">נפשות</w:delText>
        </w:r>
      </w:del>
      <w:r>
        <w:rPr>
          <w:rFonts w:hint="cs"/>
          <w:rtl/>
        </w:rPr>
        <w:t>'</w:t>
      </w:r>
      <w:r>
        <w:rPr>
          <w:rtl/>
        </w:rPr>
        <w:t xml:space="preserve"> ולא המת,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</w:r>
      <w:r>
        <w:rPr>
          <w:rtl/>
        </w:rPr>
        <w:tab/>
        <w:t xml:space="preserve">אוציא את המת ולא את הגוסס? </w:t>
      </w:r>
      <w:r>
        <w:rPr>
          <w:rFonts w:hint="cs"/>
          <w:rtl/>
        </w:rPr>
        <w:t>ד'</w:t>
      </w:r>
      <w:r>
        <w:rPr>
          <w:rStyle w:val="afffff0"/>
          <w:rtl/>
        </w:rPr>
        <w:t>והעמיד</w:t>
      </w:r>
      <w:r>
        <w:rPr>
          <w:rStyle w:val="afffff0"/>
          <w:rFonts w:hint="cs"/>
          <w:rtl/>
        </w:rPr>
        <w:t xml:space="preserve"> </w:t>
      </w:r>
      <w:r>
        <w:rPr>
          <w:rStyle w:val="afffff0"/>
          <w:rtl/>
        </w:rPr>
        <w:t>והעריך</w:t>
      </w:r>
      <w:r>
        <w:rPr>
          <w:rFonts w:hint="cs"/>
          <w:rtl/>
        </w:rPr>
        <w:t>'</w:t>
      </w:r>
      <w:r>
        <w:rPr>
          <w:rtl/>
        </w:rPr>
        <w:t xml:space="preserve"> כל שישנו בהעמדה ישנו בהערכה, וכל שאינו בהעמדה אינו בהערכה</w:t>
      </w:r>
      <w:ins w:id="91566" w:author="מנוע מכני" w:date="2026-10-11T12:04:39Z">
        <w:r>
          <w:rPr>
            <w:rtl/>
          </w:rPr>
          <w:t xml:space="preserve">,</w:t>
        </w:r>
      </w:ins>
      <w:del w:id="91567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2906" w:author="מנוע מכני" w:date="2026-10-11T12:04:39Z"/>
        </w:rPr>
      </w:pPr>
      <w:r w:rsidRPr="00217260">
        <w:tab/>
        <w:t>ד"א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2907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227" w:author="Claude - סמנטי" w:date="2026-10-11T12:14:28Z">
        <w:r>
          <w:rPr>
            <w:rStyle w:val="afffff0"/>
            <w:rtl/>
          </w:rPr>
          <w:t xml:space="preserve">נְפָשׁוֹת</w:t>
        </w:r>
      </w:ins>
      <w:del w:id="90228" w:author="Claude - סמנטי" w:date="2026-10-11T12:14:28Z">
        <w:r>
          <w:rPr>
            <w:rtl/>
          </w:rPr>
          <w:delText xml:space="preserve">נפשות</w:delText>
        </w:r>
      </w:del>
      <w:r>
        <w:rPr>
          <w:rFonts w:hint="cs"/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 xml:space="preserve">אפי' </w:t>
      </w:r>
      <w:r>
        <w:rPr>
          <w:rtl/>
        </w:rPr>
        <w:t xml:space="preserve">אחד שהעריך מאה 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ד:</w:t>
      </w:r>
    </w:p>
    <w:p>
      <w:pPr>
        <w:pStyle w:val="38"/>
        <w:rPr>
          <w:ins w:id="92908" w:author="מנוע מכני" w:date="2026-10-11T12:04:39Z"/>
        </w:rPr>
      </w:pPr>
      <w:r>
        <w:t>ד</w:t>
      </w:r>
      <w:r>
        <w:t>"</w:t>
      </w:r>
      <w:r>
        <w:t>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2909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229" w:author="Claude - סמנטי" w:date="2026-10-11T12:14:28Z">
        <w:r>
          <w:rPr>
            <w:rStyle w:val="afffff0"/>
            <w:rtl/>
          </w:rPr>
          <w:t xml:space="preserve">נְפָשׁוֹת</w:t>
        </w:r>
      </w:ins>
      <w:del w:id="90230" w:author="Claude - סמנטי" w:date="2026-10-11T12:14:28Z">
        <w:r>
          <w:rPr>
            <w:rtl/>
          </w:rPr>
          <w:delText xml:space="preserve">נפשות</w:delText>
        </w:r>
      </w:del>
      <w:r>
        <w:rPr>
          <w:rFonts w:hint="cs"/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 xml:space="preserve">אפי' </w:t>
      </w:r>
      <w:r>
        <w:rPr>
          <w:rtl/>
        </w:rPr>
        <w:t xml:space="preserve">אשה שהעריכה אשה </w:t>
      </w:r>
    </w:p>
    <w:p>
      <w:pPr>
        <w:pStyle w:val="38"/>
        <w:rPr>
          <w:ins w:id="92910" w:author="מנוע מכני" w:date="2026-10-11T12:04:39Z"/>
        </w:rPr>
      </w:pPr>
      <w:r>
        <w:t xml:space="preserve">ד"א:</w:t>
      </w:r>
    </w:p>
    <w:p w:rsidR="00E403F0" w:rsidRPr="00AD695E" w:rsidRDefault="00E403F0" w:rsidP="00E403F0">
      <w:pPr>
        <w:rPr>
          <w:rtl/>
        </w:rPr>
      </w:pPr>
      <w:del w:id="92911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231" w:author="Claude - סמנטי" w:date="2026-10-11T12:14:28Z">
        <w:r>
          <w:rPr>
            <w:rStyle w:val="afffff0"/>
            <w:rtl/>
          </w:rPr>
          <w:t xml:space="preserve">נְפָשׁוֹת</w:t>
        </w:r>
      </w:ins>
      <w:del w:id="90232" w:author="Claude - סמנטי" w:date="2026-10-11T12:14:28Z">
        <w:r>
          <w:rPr>
            <w:rtl/>
          </w:rPr>
          <w:delText xml:space="preserve">נפשות</w:delText>
        </w:r>
      </w:del>
      <w:r>
        <w:rPr>
          <w:rFonts w:hint="cs"/>
          <w:rtl/>
        </w:rPr>
        <w:t>'</w:t>
      </w:r>
      <w:r>
        <w:rPr>
          <w:rtl/>
        </w:rPr>
        <w:t xml:space="preserve"> לרבות מנוול ומוכה שחין, שיכול נדר בערכך, </w:t>
      </w:r>
    </w:p>
    <w:p>
      <w:pPr>
        <w:pStyle w:val="38"/>
        <w:rPr>
          <w:ins w:id="92912" w:author="מנוע מכני" w:date="2026-10-11T12:04:39Z"/>
        </w:rPr>
      </w:pPr>
      <w:r>
        <w:tab/>
        <w:t xml:space="preserve">ת"ל</w:t>
      </w:r>
      <w:del w:id="95230" w:author="Claude" w:date="2026-10-11T09:08:00Z">
        <w:r>
          <w:delText xml:space="preserve">	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2913" w:author="מנוע מכני" w:date="2026-10-11T12:04:39Z">
        <w:r>
          <w:rPr>
            <w:rtl/>
          </w:rPr>
          <w:tab/>
          <w:delText xml:space="preserve"> </w:delText>
        </w:r>
      </w:del>
      <w:r>
        <w:rPr>
          <w:rFonts w:hint="cs"/>
          <w:rtl/>
        </w:rPr>
        <w:t>'</w:t>
      </w:r>
      <w:ins w:id="90239" w:author="Claude - סמנטי" w:date="2026-10-11T12:14:28Z">
        <w:r>
          <w:rPr>
            <w:rStyle w:val="afffff0"/>
            <w:rtl/>
          </w:rPr>
          <w:t xml:space="preserve">נְפָשׁוֹת וְהָיָה עֶרְכְּךָ</w:t>
        </w:r>
      </w:ins>
      <w:del w:id="90240" w:author="Claude - סמנטי" w:date="2026-10-11T12:14:28Z">
        <w:r>
          <w:rPr>
            <w:rtl/>
          </w:rPr>
          <w:delText xml:space="preserve">נפשות והיה ערכך</w:delText>
        </w:r>
      </w:del>
      <w:r>
        <w:rPr>
          <w:rFonts w:hint="cs"/>
          <w:rtl/>
        </w:rPr>
        <w:t>'</w:t>
      </w:r>
      <w:r>
        <w:rPr>
          <w:rtl/>
        </w:rPr>
        <w:t xml:space="preserve"> - לרבות טומטום ואנדרוגינוס </w:t>
      </w:r>
      <w:r w:rsidRPr="00217260">
        <w:rPr>
          <w:b/>
          <w:bCs/>
          <w:rtl/>
        </w:rPr>
        <w:t>לדמים</w:t>
      </w:r>
      <w:r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0027" w:author="מנוע מכני" w:date="2026-10-11T12:04:39Z">
        <w:r>
          <w:rPr>
            <w:rFonts w:hint="cs"/>
            <w:rtl/>
          </w:rPr>
          <w:delText xml:space="preserve">  </w:delText>
        </w:r>
      </w:del>
      <w:r>
        <w:rPr>
          <w:rFonts w:hint="cs"/>
          <w:rtl/>
        </w:rPr>
        <w:t xml:space="preserve">'</w:t>
      </w:r>
      <w:ins w:id="90241" w:author="Claude - סמנטי" w:date="2026-10-11T12:14:28Z">
        <w:r>
          <w:rPr>
            <w:rStyle w:val="afffff0"/>
            <w:rtl/>
          </w:rPr>
          <w:t xml:space="preserve">וְהָיָה עֶרְכְּךָ הַזָּכָר</w:t>
        </w:r>
      </w:ins>
      <w:del w:id="90242" w:author="Claude - סמנטי" w:date="2026-10-11T12:14:28Z">
        <w:r>
          <w:rPr>
            <w:rtl/>
          </w:rPr>
          <w:delText xml:space="preserve">והיה ערכך הזכר</w:delText>
        </w:r>
      </w:del>
      <w:r>
        <w:rPr>
          <w:rFonts w:hint="cs"/>
          <w:rtl/>
        </w:rPr>
        <w:t>'</w:t>
      </w:r>
      <w:r>
        <w:rPr>
          <w:rtl/>
        </w:rPr>
        <w:t xml:space="preserve">, ולא טומטום ואנדרוגינוס, </w:t>
      </w:r>
      <w:r>
        <w:rPr>
          <w:rFonts w:hint="cs"/>
          <w:rtl/>
        </w:rPr>
        <w:t xml:space="preserve">[ואפי'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בערך אשה]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0028" w:author="מנוע מכני" w:date="2026-10-11T12:04:39Z">
        <w:r>
          <w:rPr>
            <w:rFonts w:hint="cs"/>
            <w:rtl/>
          </w:rPr>
          <w:delText xml:space="preserve">  </w:delText>
        </w:r>
      </w:del>
      <w:r>
        <w:rPr>
          <w:rtl/>
        </w:rPr>
        <w:t xml:space="preserve">ואם נקבה היא, זכר ודאי, נקבה </w:t>
      </w:r>
      <w:ins w:id="90832" w:author="מנוע מכני" w:date="2026-10-11T12:04:39Z">
        <w:r>
          <w:rPr>
            <w:rtl/>
          </w:rPr>
          <w:t xml:space="preserve">ודיש</w:t>
        </w:r>
      </w:ins>
      <w:del w:id="90833" w:author="מנוע מכני" w:date="2026-10-11T12:04:39Z">
        <w:r>
          <w:rPr>
            <w:rtl/>
          </w:rPr>
          <w:delText xml:space="preserve">ודאית</w:delText>
        </w:r>
      </w:del>
      <w:r>
        <w:rPr>
          <w:rtl/>
        </w:rPr>
        <w:t xml:space="preserve">, ולא טומטום ואנדרוגינוס.</w:t>
      </w:r>
    </w:p>
    <w:p w:rsidR="00E403F0" w:rsidRPr="00AD695E" w:rsidRDefault="00E403F0" w:rsidP="00E403F0">
      <w:pPr>
        <w:rPr>
          <w:rtl/>
        </w:rPr>
      </w:pPr>
    </w:p>
    <w:p>
      <w:pPr>
        <w:pStyle w:val="afffff8"/>
        <w:rPr>
          <w:ins w:id="90255" w:author="קלוד" w:date="2026-10-11T12:18:15Z"/>
        </w:rPr>
      </w:pPr>
      <w:ins w:id="90256" w:author="קלוד" w:date="2026-10-11T12:18:15Z">
        <w:r>
          <w:rPr>
            <w:color w:val="7B3F00"/>
          </w:rPr>
          <w:t xml:space="preserve">ערך סתום - נותן כפחות שבערכין, והאם נידון בהשג יד</w:t>
        </w:r>
      </w:ins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בערכך</w:t>
      </w:r>
      <w:r>
        <w:rPr>
          <w:rtl/>
        </w:rPr>
        <w:t xml:space="preserve"> - לרבות ערך סתום.</w:t>
      </w:r>
      <w:r>
        <w:rPr>
          <w:rFonts w:hint="cs"/>
          <w:rtl/>
        </w:rPr>
        <w:t xml:space="preserve"> ד</w:t>
      </w:r>
      <w:r>
        <w:rPr>
          <w:rtl/>
        </w:rPr>
        <w:t xml:space="preserve">נותן כפחות שבערכין, </w:t>
      </w:r>
      <w:r>
        <w:rPr>
          <w:rFonts w:hint="cs"/>
          <w:rtl/>
        </w:rPr>
        <w:t xml:space="preserve">והיינו </w:t>
      </w:r>
      <w:r>
        <w:rPr>
          <w:rtl/>
        </w:rPr>
        <w:t>שלשת שקלים.</w:t>
      </w:r>
    </w:p>
    <w:p w:rsidR="00E403F0" w:rsidRPr="00AD695E" w:rsidRDefault="00E403F0" w:rsidP="00E403F0">
      <w:pPr>
        <w:ind w:left="0" w:firstLine="567"/>
        <w:rPr>
          <w:rtl/>
        </w:rPr>
      </w:pPr>
      <w:r>
        <w:rPr>
          <w:rtl/>
        </w:rPr>
        <w:t>ו</w:t>
      </w:r>
      <w:r>
        <w:rPr>
          <w:rFonts w:hint="cs"/>
          <w:rtl/>
        </w:rPr>
        <w:t xml:space="preserve">לא חמישים דתפסת מרובה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תפסת </w:t>
      </w:r>
    </w:p>
    <w:p w:rsidR="00E403F0" w:rsidRPr="00AD695E" w:rsidRDefault="00E403F0" w:rsidP="00E403F0">
      <w:pPr>
        <w:ind w:left="0" w:firstLine="567"/>
        <w:rPr>
          <w:rtl/>
        </w:rPr>
      </w:pPr>
      <w:r>
        <w:rPr>
          <w:rFonts w:hint="cs"/>
          <w:rtl/>
        </w:rPr>
        <w:t>ולא שקל ד</w:t>
      </w:r>
      <w:r>
        <w:rPr>
          <w:rtl/>
        </w:rPr>
        <w:t>ההוא בהשג יד כתיב.</w:t>
      </w:r>
    </w:p>
    <w:p w:rsidR="00E403F0" w:rsidRPr="00AD695E" w:rsidRDefault="00E403F0" w:rsidP="00E403F0">
      <w:pPr>
        <w:ind w:left="0" w:firstLine="567"/>
        <w:rPr>
          <w:rtl/>
        </w:rPr>
      </w:pPr>
      <w:r>
        <w:rPr>
          <w:rFonts w:hint="cs"/>
          <w:rtl/>
        </w:rPr>
        <w:t>וקמ</w:t>
      </w:r>
      <w:r>
        <w:rPr>
          <w:rtl/>
        </w:rPr>
        <w:t>"</w:t>
      </w:r>
      <w:r>
        <w:rPr>
          <w:rFonts w:hint="cs"/>
          <w:rtl/>
        </w:rPr>
        <w:t xml:space="preserve">ל</w:t>
      </w:r>
      <w:r>
        <w:rPr>
          <w:rFonts w:hint="cs"/>
          <w:rtl/>
        </w:rPr>
        <w:t xml:space="preserve"> רא </w:t>
      </w:r>
      <w:r>
        <w:rPr>
          <w:rStyle w:val="2fb"/>
          <w:rFonts w:hint="cs"/>
          <w:rtl/>
        </w:rPr>
        <w:t xml:space="preserve">כרנב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א</w:t>
      </w:r>
      <w:r>
        <w:rPr>
          <w:rFonts w:hint="cs"/>
          <w:rtl/>
        </w:rPr>
        <w:t xml:space="preserve"> לומר</w:t>
      </w:r>
      <w:r>
        <w:rPr>
          <w:rtl/>
        </w:rPr>
        <w:t>, שאינו נידון בהשג יד</w:t>
      </w:r>
      <w:r>
        <w:rPr>
          <w:rFonts w:hint="cs"/>
          <w:rtl/>
        </w:rPr>
        <w:t>- דכמפרש דמי</w:t>
      </w:r>
    </w:p>
    <w:p>
      <w:pPr>
        <w:pStyle w:val="38"/>
        <w:rPr>
          <w:ins w:id="92914" w:author="מנוע מכני" w:date="2026-10-11T12:04:39Z"/>
        </w:rPr>
      </w:pPr>
      <w:r w:rsidRPr="00217260">
        <w:t>א</w:t>
      </w:r>
      <w:r w:rsidRPr="00217260">
        <w:t>"</w:t>
      </w:r>
      <w:r w:rsidRPr="00217260">
        <w:t>ד מר</w:t>
      </w:r>
      <w:r w:rsidRPr="00217260">
        <w:t>"</w:t>
      </w:r>
      <w:r w:rsidRPr="00217260">
        <w:t>נ מרב</w:t>
      </w:r>
      <w:r w:rsidRPr="00217260">
        <w:t>"</w:t>
      </w:r>
      <w:r w:rsidRPr="00217260">
        <w:t>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291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נידון בהשג יד.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וקמ</w:t>
      </w:r>
      <w:r>
        <w:rPr>
          <w:rtl/>
        </w:rPr>
        <w:t>"</w:t>
      </w:r>
      <w:r>
        <w:rPr>
          <w:rFonts w:hint="cs"/>
          <w:rtl/>
        </w:rPr>
        <w:t xml:space="preserve">ל</w:t>
      </w:r>
      <w:r>
        <w:rPr>
          <w:rFonts w:hint="cs"/>
          <w:rtl/>
        </w:rPr>
        <w:t xml:space="preserve"> דלא אמרי' דכמפרש דמי </w:t>
      </w:r>
    </w:p>
    <w:p w:rsidR="00E403F0" w:rsidRPr="00AD695E" w:rsidRDefault="00E403F0" w:rsidP="00E403F0">
      <w:pPr>
        <w:rPr>
          <w:rtl/>
        </w:rPr>
      </w:pPr>
    </w:p>
    <w:p>
      <w:pPr>
        <w:pStyle w:val="38"/>
        <w:rPr>
          <w:ins w:id="92916" w:author="מנוע מכני" w:date="2026-10-11T12:04:39Z"/>
        </w:rPr>
      </w:pPr>
      <w:r>
        <w:t xml:space="preserve">ד"א:</w:t>
      </w:r>
    </w:p>
    <w:p w:rsidR="00E403F0" w:rsidRPr="00AD695E" w:rsidRDefault="00E403F0" w:rsidP="00E403F0">
      <w:pPr>
        <w:rPr>
          <w:rtl/>
        </w:rPr>
      </w:pPr>
      <w:del w:id="92917" w:author="מנוע מכני" w:date="2026-10-11T12:04:39Z">
        <w:r>
          <w:rPr>
            <w:rtl/>
          </w:rPr>
          <w:delText xml:space="preserve"> </w:delText>
        </w:r>
      </w:del>
      <w:r w:rsidRPr="00217260">
        <w:rPr>
          <w:b/>
          <w:bCs/>
          <w:rtl/>
        </w:rPr>
        <w:t>בערכך</w:t>
      </w:r>
      <w:r>
        <w:rPr>
          <w:rtl/>
        </w:rPr>
        <w:t xml:space="preserve"> - ערך כולו הוא נותן, ואינו נותן ערך דמי אברים.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ו</w:t>
      </w:r>
      <w:r>
        <w:rPr>
          <w:rFonts w:hint="cs"/>
          <w:rtl/>
        </w:rPr>
        <w:t xml:space="preserve">אפי' לערך סתם קרי </w:t>
      </w:r>
      <w:ins w:id="90834" w:author="מנוע מכני" w:date="2026-10-11T12:04:39Z">
        <w:r>
          <w:rPr>
            <w:rtl/>
          </w:rPr>
          <w:t xml:space="preserve">בו</w:t>
        </w:r>
      </w:ins>
      <w:del w:id="90835" w:author="מנוע מכני" w:date="2026-10-11T12:04:39Z">
        <w:r>
          <w:rPr>
            <w:rtl/>
          </w:rPr>
          <w:delText xml:space="preserve">ביה</w:delText>
        </w:r>
      </w:del>
      <w:r>
        <w:rPr>
          <w:rtl/>
        </w:rPr>
        <w:t xml:space="preserve"> ערך בערכך.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יכול שאני מוציא דבר שהנשמה תלויה בו? </w:t>
      </w:r>
      <w:r>
        <w:rPr>
          <w:rFonts w:hint="cs"/>
          <w:rtl/>
        </w:rPr>
        <w:t>ת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: </w:t>
      </w:r>
      <w:r>
        <w:rPr>
          <w:rFonts w:hint="cs"/>
          <w:rtl/>
        </w:rPr>
        <w:t>'</w:t>
      </w:r>
      <w:ins w:id="90233" w:author="Claude - סמנטי" w:date="2026-10-11T12:14:28Z">
        <w:r>
          <w:rPr>
            <w:rStyle w:val="afffff0"/>
            <w:rtl/>
          </w:rPr>
          <w:t xml:space="preserve">נְפָשׁוֹת</w:t>
        </w:r>
      </w:ins>
      <w:del w:id="90234" w:author="Claude - סמנטי" w:date="2026-10-11T12:14:28Z">
        <w:r>
          <w:rPr>
            <w:rtl/>
          </w:rPr>
          <w:delText xml:space="preserve">נפש</w:delText>
        </w:r>
        <w:r w:rsidRPr="00217260">
          <w:rPr>
            <w:b/>
            <w:bCs/>
            <w:rtl/>
          </w:rPr>
          <w:delText xml:space="preserve">ות</w:delText>
        </w:r>
      </w:del>
      <w:r>
        <w:rPr>
          <w:rFonts w:hint="cs"/>
          <w:rtl/>
        </w:rPr>
        <w:t>'</w:t>
      </w:r>
      <w:r>
        <w:rPr>
          <w:rtl/>
        </w:rPr>
        <w:t xml:space="preserve"> - ולא את המת.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 xml:space="preserve">'</w:t>
      </w:r>
      <w:r>
        <w:rPr>
          <w:rStyle w:val="afffff0"/>
          <w:rFonts w:hint="cs"/>
          <w:rtl/>
        </w:rPr>
        <w:t xml:space="preserve">והעמיד והעריך</w:t>
      </w:r>
      <w:r>
        <w:rPr>
          <w:rFonts w:hint="cs"/>
          <w:rtl/>
        </w:rPr>
        <w:t xml:space="preserve">' </w:t>
      </w:r>
      <w:r>
        <w:rPr>
          <w:rtl/>
        </w:rPr>
        <w:t>–</w:t>
      </w:r>
      <w:r>
        <w:rPr>
          <w:rFonts w:hint="cs"/>
          <w:rtl/>
        </w:rPr>
        <w:t xml:space="preserve"> אוציא הגוסס ולא המת ומש</w:t>
      </w:r>
      <w:r>
        <w:rPr>
          <w:rtl/>
        </w:rPr>
        <w:t>"</w:t>
      </w:r>
      <w:r>
        <w:rPr>
          <w:rFonts w:hint="cs"/>
          <w:rtl/>
        </w:rPr>
        <w:t xml:space="preserve">ה </w:t>
      </w:r>
      <w:ins w:id="90206" w:author="מנוע מכני" w:date="2026-10-11T12:04:39Z">
        <w:r>
          <w:rPr>
            <w:rFonts w:hint="cs"/>
            <w:rtl/>
          </w:rPr>
          <w:t xml:space="preserve">גם</w:t>
        </w:r>
      </w:ins>
      <w:del w:id="90207" w:author="מנוע מכני" w:date="2026-10-11T12:04:39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מת תיפו</w:t>
      </w:r>
      <w:r>
        <w:rPr>
          <w:rtl/>
        </w:rPr>
        <w:t>"</w:t>
      </w:r>
      <w:r>
        <w:rPr>
          <w:rFonts w:hint="cs"/>
          <w:rtl/>
        </w:rPr>
        <w:t xml:space="preserve">ל מוהעמיד והעריך 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ו'</w:t>
      </w:r>
      <w:r>
        <w:rPr>
          <w:rtl/>
        </w:rPr>
        <w:t>נפש נפשות</w:t>
      </w:r>
      <w:r>
        <w:rPr>
          <w:rFonts w:hint="cs"/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-</w:t>
      </w:r>
      <w:r>
        <w:rPr>
          <w:rtl/>
        </w:rPr>
        <w:t xml:space="preserve"> </w:t>
      </w:r>
      <w:ins w:id="90208" w:author="מנוע מכני" w:date="2026-10-11T12:04:39Z">
        <w:r>
          <w:rPr>
            <w:rtl/>
          </w:rPr>
          <w:t xml:space="preserve">כדצריך</w:t>
        </w:r>
      </w:ins>
      <w:del w:id="90209" w:author="מנוע מכני" w:date="2026-10-11T12:04:39Z">
        <w:r>
          <w:rPr>
            <w:rtl/>
          </w:rPr>
          <w:delText xml:space="preserve">כדבעינן</w:delText>
        </w:r>
      </w:del>
      <w:r>
        <w:rPr>
          <w:rtl/>
        </w:rPr>
        <w:t xml:space="preserve"> </w:t>
      </w:r>
      <w:ins w:id="92648" w:author="מנוע מכני" w:date="2026-10-11T12:04:39Z">
        <w:r>
          <w:rPr>
            <w:rtl/>
          </w:rPr>
          <w:t xml:space="preserve">לומר</w:t>
        </w:r>
      </w:ins>
      <w:del w:id="92649" w:author="מנוע מכני" w:date="2026-10-11T12:04:39Z">
        <w:r>
          <w:rPr>
            <w:rtl/>
          </w:rPr>
          <w:delText xml:space="preserve">למימר</w:delText>
        </w:r>
      </w:del>
      <w:r>
        <w:rPr>
          <w:rtl/>
        </w:rPr>
        <w:t xml:space="preserve"> קמן.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'</w:t>
      </w:r>
      <w:ins w:id="90235" w:author="Claude - סמנטי" w:date="2026-10-11T12:14:28Z">
        <w:r>
          <w:rPr>
            <w:rStyle w:val="afffff0"/>
            <w:rtl/>
          </w:rPr>
          <w:t xml:space="preserve">נְפָשׁוֹת</w:t>
        </w:r>
      </w:ins>
      <w:del w:id="90236" w:author="Claude - סמנטי" w:date="2026-10-11T12:14:28Z">
        <w:r>
          <w:rPr>
            <w:rtl/>
          </w:rPr>
          <w:delText xml:space="preserve">נפשות</w:delText>
        </w:r>
      </w:del>
      <w:r>
        <w:rPr>
          <w:rFonts w:hint="cs"/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 xml:space="preserve">אפי' </w:t>
      </w:r>
      <w:r>
        <w:rPr>
          <w:rtl/>
        </w:rPr>
        <w:t xml:space="preserve">אחד שהעריך מאה 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'</w:t>
      </w:r>
      <w:ins w:id="90237" w:author="Claude - סמנטי" w:date="2026-10-11T12:14:28Z">
        <w:r>
          <w:rPr>
            <w:rStyle w:val="afffff0"/>
            <w:rtl/>
          </w:rPr>
          <w:t xml:space="preserve">נְפָשׁוֹת</w:t>
        </w:r>
      </w:ins>
      <w:del w:id="90238" w:author="Claude - סמנטי" w:date="2026-10-11T12:14:28Z">
        <w:r>
          <w:rPr>
            <w:rtl/>
          </w:rPr>
          <w:delText xml:space="preserve">נפשות</w:delText>
        </w:r>
      </w:del>
      <w:r>
        <w:rPr>
          <w:rFonts w:hint="cs"/>
          <w:rtl/>
        </w:rPr>
        <w:t>'</w:t>
      </w:r>
      <w:r>
        <w:rPr>
          <w:rtl/>
        </w:rPr>
        <w:t xml:space="preserve"> –</w:t>
      </w:r>
      <w:r>
        <w:rPr>
          <w:rFonts w:hint="cs"/>
          <w:rtl/>
        </w:rPr>
        <w:t xml:space="preserve"> לרבות </w:t>
      </w:r>
      <w:r>
        <w:rPr>
          <w:rtl/>
        </w:rPr>
        <w:t xml:space="preserve">אשה שהעריכה איש ואשה שהעריכה אשה </w:t>
      </w:r>
    </w:p>
    <w:p>
      <w:pPr>
        <w:pStyle w:val="38"/>
        <w:rPr>
          <w:ins w:id="92918" w:author="מנוע מכני" w:date="2026-10-11T12:04:39Z"/>
        </w:rPr>
      </w:pPr>
      <w:r>
        <w:t>ד"</w:t>
      </w:r>
      <w:r>
        <w:t>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291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נפשות - להביא מנוול ומוכה שחין.</w:t>
      </w:r>
    </w:p>
    <w:p w:rsidR="00E403F0" w:rsidRPr="00AD695E" w:rsidRDefault="00E403F0" w:rsidP="00E403F0">
      <w:pPr>
        <w:rPr>
          <w:rtl/>
        </w:rPr>
      </w:pP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 xml:space="preserve">הנך </w:t>
      </w:r>
      <w:r>
        <w:rPr>
          <w:rFonts w:hint="cs"/>
          <w:rtl/>
        </w:rPr>
        <w:t xml:space="preserve">א</w:t>
      </w:r>
      <w:r>
        <w:rPr>
          <w:rtl/>
        </w:rPr>
        <w:t>"</w:t>
      </w:r>
      <w:r>
        <w:rPr>
          <w:rFonts w:hint="cs"/>
          <w:rtl/>
        </w:rPr>
        <w:t xml:space="preserve">צ</w:t>
      </w:r>
      <w:r>
        <w:rPr>
          <w:rFonts w:hint="cs"/>
          <w:rtl/>
        </w:rPr>
        <w:t xml:space="preserve"> קרא ד</w:t>
      </w:r>
      <w:r>
        <w:rPr>
          <w:rtl/>
        </w:rPr>
        <w:t xml:space="preserve">כי שקול הוא ויבואו כולם, </w:t>
      </w:r>
      <w:r>
        <w:rPr>
          <w:rFonts w:hint="cs"/>
          <w:rtl/>
        </w:rPr>
        <w:t xml:space="preserve">ורק צריך קרא למנוול ומוכה שחין 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'</w:t>
      </w:r>
      <w:ins w:id="90243" w:author="Claude - סמנטי" w:date="2026-10-11T12:14:28Z">
        <w:r>
          <w:rPr>
            <w:rStyle w:val="afffff0"/>
            <w:rtl/>
          </w:rPr>
          <w:t xml:space="preserve">וְהָיָה עֶרְכְּךָ</w:t>
        </w:r>
      </w:ins>
      <w:del w:id="90244" w:author="Claude - סמנטי" w:date="2026-10-11T12:14:28Z">
        <w:r>
          <w:rPr>
            <w:rtl/>
          </w:rPr>
          <w:delText xml:space="preserve">והיה ערכך</w:delText>
        </w:r>
      </w:del>
      <w:r>
        <w:rPr>
          <w:rFonts w:hint="cs"/>
          <w:rtl/>
        </w:rPr>
        <w:t>'</w:t>
      </w:r>
      <w:r>
        <w:rPr>
          <w:rtl/>
        </w:rPr>
        <w:t xml:space="preserve"> - לרבות טומטום ואנדרוגינוס לדמים.</w:t>
      </w:r>
      <w:r>
        <w:rPr>
          <w:rFonts w:hint="cs"/>
          <w:rtl/>
        </w:rPr>
        <w:t xml:space="preserve"> ולא דמי לדמי דקל </w:t>
      </w:r>
    </w:p>
    <w:p>
      <w:pPr>
        <w:pStyle w:val="afffff8"/>
        <w:rPr>
          <w:ins w:id="90253" w:author="קלוד" w:date="2026-10-11T12:18:15Z"/>
        </w:rPr>
      </w:pPr>
      <w:ins w:id="90254" w:author="קלוד" w:date="2026-10-11T12:18:15Z">
        <w:r>
          <w:rPr>
            <w:color w:val="7B3F00"/>
          </w:rPr>
          <w:t xml:space="preserve">ערך נידון בכבודו - ראש עבד, חמור ופרה</w:t>
        </w:r>
      </w:ins>
    </w:p>
    <w:p>
      <w:pPr>
        <w:pStyle w:val="38"/>
        <w:rPr>
          <w:ins w:id="92920" w:author="מנוע מכני" w:date="2026-10-11T12:04:39Z"/>
        </w:rPr>
      </w:pPr>
      <w:r>
        <w:t xml:space="preserve">- </w:t>
      </w:r>
      <w:r>
        <w:t xml:space="preserve">רבא:</w:t>
      </w:r>
    </w:p>
    <w:p w:rsidR="00E403F0" w:rsidRPr="00AD695E" w:rsidRDefault="00E403F0" w:rsidP="00E403F0">
      <w:pPr>
        <w:pStyle w:val="affffb"/>
        <w:rPr>
          <w:rtl/>
        </w:rPr>
      </w:pPr>
      <w:del w:id="92921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דקמ</w:t>
      </w:r>
      <w:r>
        <w:rPr>
          <w:rtl/>
        </w:rPr>
        <w:t>"</w:t>
      </w:r>
      <w:r>
        <w:rPr>
          <w:rFonts w:hint="cs"/>
          <w:rtl/>
        </w:rPr>
        <w:t xml:space="preserve">ל לומר </w:t>
      </w:r>
      <w:r>
        <w:rPr>
          <w:rtl/>
        </w:rPr>
        <w:t xml:space="preserve">שנידון בכבודו, </w:t>
      </w:r>
      <w:r>
        <w:rPr>
          <w:rtl/>
        </w:rPr>
        <w:t xml:space="preserve">סד"א</w:t>
      </w:r>
      <w:r>
        <w:rPr>
          <w:rtl/>
        </w:rPr>
        <w:t xml:space="preserve">: </w:t>
      </w:r>
      <w:r>
        <w:rPr>
          <w:rFonts w:hint="cs"/>
          <w:rtl/>
        </w:rPr>
        <w:t>'</w:t>
      </w:r>
      <w:ins w:id="90245" w:author="Claude - סמנטי" w:date="2026-10-11T12:14:28Z">
        <w:r>
          <w:rPr>
            <w:rStyle w:val="afffff0"/>
            <w:rtl/>
          </w:rPr>
          <w:t xml:space="preserve">נֶדֶר בְּעֶרְכְּךָ</w:t>
        </w:r>
      </w:ins>
      <w:del w:id="90246" w:author="Claude - סמנטי" w:date="2026-10-11T12:14:28Z">
        <w:r>
          <w:rPr>
            <w:rtl/>
          </w:rPr>
          <w:delText xml:space="preserve">נדר בערכך</w:delText>
        </w:r>
      </w:del>
      <w:r>
        <w:rPr>
          <w:rFonts w:hint="cs"/>
          <w:rtl/>
        </w:rPr>
        <w:t>'</w:t>
      </w:r>
      <w:r>
        <w:rPr>
          <w:rtl/>
        </w:rPr>
        <w:t xml:space="preserve"> כתיב, כל שישנו בערכין נידון בכבודו, וכל שאינו בערכין אינו נידון בכבודו.</w:t>
      </w:r>
    </w:p>
    <w:p>
      <w:pPr>
        <w:pStyle w:val="38"/>
        <w:rPr>
          <w:ins w:id="92922" w:author="מנוע מכני" w:date="2026-10-11T12:04:39Z"/>
        </w:rPr>
      </w:pPr>
      <w:r w:rsidRPr="00217260">
        <w:t xml:space="preserve">א"ל</w:t>
      </w:r>
      <w:r w:rsidRPr="00217260">
        <w:t xml:space="preserve"> אביי:</w:t>
      </w:r>
    </w:p>
    <w:p w:rsidR="00E403F0" w:rsidRPr="00AD695E" w:rsidRDefault="00E403F0" w:rsidP="00E403F0">
      <w:pPr>
        <w:rPr>
          <w:rtl/>
        </w:rPr>
      </w:pPr>
      <w:del w:id="9292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ודלא </w:t>
      </w:r>
      <w:ins w:id="92262" w:author="מנוע מכני" w:date="2026-10-11T12:04:39Z">
        <w:r>
          <w:rPr>
            <w:rtl/>
          </w:rPr>
          <w:t xml:space="preserve">ישנו</w:t>
        </w:r>
      </w:ins>
      <w:del w:id="92263" w:author="מנוע מכני" w:date="2026-10-11T12:04:39Z">
        <w:r>
          <w:rPr>
            <w:rtl/>
          </w:rPr>
          <w:delText xml:space="preserve">איתיה</w:delText>
        </w:r>
      </w:del>
      <w:r>
        <w:rPr>
          <w:rtl/>
        </w:rPr>
        <w:t xml:space="preserve"> בערכין מי נידון בכבודו? </w:t>
      </w:r>
    </w:p>
    <w:p>
      <w:pPr>
        <w:pStyle w:val="38"/>
        <w:rPr>
          <w:ins w:id="92924" w:author="מנוע מכני" w:date="2026-10-11T12:04:39Z"/>
        </w:rPr>
      </w:pPr>
      <w:r>
        <w:t xml:space="preserve">והתניא:</w:t>
      </w:r>
    </w:p>
    <w:p w:rsidR="00E403F0" w:rsidRPr="00AD695E" w:rsidRDefault="00E403F0" w:rsidP="00E403F0">
      <w:pPr>
        <w:rPr>
          <w:rtl/>
        </w:rPr>
      </w:pPr>
      <w:del w:id="9292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ראש עבד זה הקדש - הוא והקדש שותפין בו, ראש עבד מכור לך - משמנין ביניהם</w:t>
      </w:r>
      <w:ins w:id="91568" w:author="מנוע מכני" w:date="2026-10-11T12:04:39Z">
        <w:r>
          <w:rPr>
            <w:rtl/>
          </w:rPr>
          <w:t xml:space="preserve">,</w:t>
        </w:r>
      </w:ins>
      <w:del w:id="91569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ind w:hanging="29"/>
        <w:rPr>
          <w:rtl/>
        </w:rPr>
      </w:pPr>
      <w:r>
        <w:rPr>
          <w:rtl/>
        </w:rPr>
        <w:t xml:space="preserve">ראש חמור זה הקדש - הוא והקדש שותפין בו, ראש חמור מכור לך - משמנין ביניהם</w:t>
      </w:r>
      <w:ins w:id="91570" w:author="מנוע מכני" w:date="2026-10-11T12:04:39Z">
        <w:r>
          <w:rPr>
            <w:rtl/>
          </w:rPr>
          <w:t xml:space="preserve">,</w:t>
        </w:r>
      </w:ins>
      <w:del w:id="91571" w:author="מנוע מכני" w:date="2026-10-11T12:04:39Z">
        <w:r>
          <w:rPr>
            <w:rtl/>
          </w:rPr>
          <w:delText xml:space="preserve">;</w:delText>
        </w:r>
      </w:del>
    </w:p>
    <w:p w:rsidR="00E403F0" w:rsidRPr="006F08E9" w:rsidRDefault="00E403F0" w:rsidP="00E403F0">
      <w:pPr>
        <w:ind w:hanging="29"/>
        <w:rPr>
          <w:spacing w:val="-4"/>
          <w:rtl/>
        </w:rPr>
      </w:pPr>
      <w:r w:rsidRPr="006F08E9">
        <w:rPr>
          <w:spacing w:val="-4"/>
          <w:rtl/>
        </w:rPr>
        <w:t xml:space="preserve">ראש פרה מכור לך </w:t>
      </w:r>
      <w:r w:rsidRPr="006F08E9">
        <w:rPr>
          <w:spacing w:val="-4"/>
          <w:rtl/>
        </w:rPr>
        <w:t xml:space="preserve">לא</w:t>
      </w:r>
      <w:r w:rsidRPr="006F08E9">
        <w:rPr>
          <w:spacing w:val="-4"/>
          <w:rtl/>
        </w:rPr>
        <w:t xml:space="preserve"> מכר אלא ראשה של פרה, ראש פרה הקדש אין להקדש אלא ר</w:t>
      </w:r>
      <w:r w:rsidRPr="006F08E9">
        <w:rPr>
          <w:rFonts w:hint="cs"/>
          <w:spacing w:val="-4"/>
          <w:rtl/>
        </w:rPr>
        <w:t>אשה</w:t>
      </w:r>
    </w:p>
    <w:p>
      <w:pPr>
        <w:pStyle w:val="38"/>
        <w:rPr>
          <w:ins w:id="92926" w:author="מנוע מכני" w:date="2026-10-11T12:04:39Z"/>
        </w:rPr>
      </w:pPr>
      <w:r>
        <w:t xml:space="preserve">וא"ר פפא:</w:t>
      </w:r>
    </w:p>
    <w:p w:rsidR="00E403F0" w:rsidRPr="00AD695E" w:rsidRDefault="00E403F0" w:rsidP="00E403F0">
      <w:pPr>
        <w:ind w:hanging="29"/>
        <w:rPr>
          <w:rtl/>
        </w:rPr>
      </w:pPr>
      <w:del w:id="92927" w:author="מנוע מכני" w:date="2026-10-11T12:04:39Z">
        <w:r>
          <w:rPr>
            <w:rtl/>
          </w:rPr>
          <w:delText xml:space="preserve"> </w:delText>
        </w:r>
      </w:del>
      <w:ins w:id="90210" w:author="מנוע מכני" w:date="2026-10-11T12:04:39Z">
        <w:r>
          <w:rPr>
            <w:rtl/>
          </w:rPr>
          <w:t xml:space="preserve">שהרי</w:t>
        </w:r>
      </w:ins>
      <w:del w:id="90211" w:author="מנוע מכני" w:date="2026-10-11T12:04:39Z">
        <w:r>
          <w:rPr>
            <w:rtl/>
          </w:rPr>
          <w:delText xml:space="preserve">דהא</w:delText>
        </w:r>
      </w:del>
      <w:r>
        <w:rPr>
          <w:rtl/>
        </w:rPr>
        <w:t xml:space="preserve"> מזדבן רישא דתורא בבי טבחא</w:t>
      </w:r>
      <w:ins w:id="91572" w:author="מנוע מכני" w:date="2026-10-11T12:04:39Z">
        <w:r>
          <w:rPr>
            <w:rtl/>
          </w:rPr>
          <w:t xml:space="preserve">,</w:t>
        </w:r>
      </w:ins>
      <w:del w:id="91573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ind w:hanging="29"/>
        <w:rPr>
          <w:rtl/>
        </w:rPr>
      </w:pPr>
      <w:r>
        <w:rPr>
          <w:rtl/>
        </w:rPr>
        <w:t xml:space="preserve">והא חמור ופרה </w:t>
      </w:r>
      <w:ins w:id="92650" w:author="מנוע מכני" w:date="2026-10-11T12:04:39Z">
        <w:r>
          <w:rPr>
            <w:rtl/>
          </w:rPr>
          <w:t xml:space="preserve">אינם</w:t>
        </w:r>
      </w:ins>
      <w:del w:id="92651" w:author="מנוע מכני" w:date="2026-10-11T12:04:39Z">
        <w:r>
          <w:rPr>
            <w:rtl/>
          </w:rPr>
          <w:delText xml:space="preserve">ליתנהו</w:delText>
        </w:r>
      </w:del>
      <w:r>
        <w:rPr>
          <w:rtl/>
        </w:rPr>
        <w:t xml:space="preserve"> בערכין, ואין נידון בכבודו! </w:t>
      </w:r>
    </w:p>
    <w:p w:rsidR="00E403F0" w:rsidRPr="00AD695E" w:rsidRDefault="00E403F0" w:rsidP="00E403F0">
      <w:pPr>
        <w:ind w:hanging="29"/>
        <w:rPr>
          <w:rtl/>
        </w:rPr>
      </w:pPr>
      <w:r>
        <w:rPr>
          <w:rtl/>
        </w:rPr>
        <w:t xml:space="preserve">וליטעמיך, תיקשי לך עבד, </w:t>
      </w:r>
      <w:ins w:id="92264" w:author="מנוע מכני" w:date="2026-10-11T12:04:39Z">
        <w:r>
          <w:rPr>
            <w:rtl/>
          </w:rPr>
          <w:t xml:space="preserve">דישנו</w:t>
        </w:r>
      </w:ins>
      <w:del w:id="92265" w:author="מנוע מכני" w:date="2026-10-11T12:04:39Z">
        <w:r>
          <w:rPr>
            <w:rtl/>
          </w:rPr>
          <w:delText xml:space="preserve">דאיתיה</w:delText>
        </w:r>
      </w:del>
      <w:r>
        <w:rPr>
          <w:rtl/>
        </w:rPr>
        <w:t xml:space="preserve"> בערכין ואין נידון בכבודו!</w:t>
      </w:r>
    </w:p>
    <w:p>
      <w:pPr>
        <w:pStyle w:val="38"/>
        <w:rPr>
          <w:ins w:id="92928" w:author="מנוע מכני" w:date="2026-10-11T12:04:39Z"/>
        </w:rPr>
      </w:pPr>
      <w:r>
        <w:t xml:space="preserve">- </w:t>
      </w:r>
      <w:r w:rsidRPr="00060F16">
        <w:t xml:space="preserve">אלא </w:t>
      </w:r>
      <w:r w:rsidRPr="00060F16">
        <w:t xml:space="preserve">לא</w:t>
      </w:r>
      <w:r w:rsidRPr="00060F16">
        <w:t xml:space="preserve"> </w:t>
      </w:r>
      <w:ins w:id="92042" w:author="מנוע מכני" w:date="2026-10-11T12:04:39Z">
        <w:r>
          <w:t xml:space="preserve">קשה</w:t>
        </w:r>
      </w:ins>
      <w:del w:id="92043" w:author="מנוע מכני" w:date="2026-10-11T12:04:39Z">
        <w:r w:rsidRPr="00060F16">
          <w:delText xml:space="preserve">קשיא</w:delText>
        </w:r>
      </w:del>
      <w:r w:rsidRPr="00060F16">
        <w:t xml:space="preserve">:</w:t>
      </w:r>
    </w:p>
    <w:p w:rsidR="00E403F0" w:rsidRPr="00AD695E" w:rsidRDefault="00E403F0" w:rsidP="00E403F0">
      <w:pPr>
        <w:pStyle w:val="affffb"/>
        <w:rPr>
          <w:rtl/>
        </w:rPr>
      </w:pPr>
      <w:del w:id="92929" w:author="מנוע מכני" w:date="2026-10-11T12:04:39Z">
        <w:r w:rsidRPr="00060F16">
          <w:rPr>
            <w:rtl/>
          </w:rPr>
          <w:delText xml:space="preserve"> </w:delText>
        </w:r>
      </w:del>
      <w:r w:rsidRPr="00060F16">
        <w:rPr>
          <w:rtl/>
        </w:rPr>
        <w:t xml:space="preserve">הא בקדשי מזבח, הא בקדשי בדק הבית.</w:t>
      </w:r>
    </w:p>
    <w:p>
      <w:pPr>
        <w:pStyle w:val="38"/>
        <w:rPr>
          <w:ins w:id="92930" w:author="מנוע מכני" w:date="2026-10-11T12:04:39Z"/>
        </w:rPr>
      </w:pPr>
      <w:r w:rsidRPr="00A757C8">
        <w:t xml:space="preserve">ויקשה</w:t>
      </w:r>
    </w:p>
    <w:p w:rsidR="00E403F0" w:rsidRPr="00AD695E" w:rsidRDefault="00E403F0" w:rsidP="00E403F0">
      <w:pPr>
        <w:rPr>
          <w:rtl/>
        </w:rPr>
      </w:pPr>
      <w:del w:id="92931" w:author="מנוע מכני" w:date="2026-10-11T12:04:39Z">
        <w:r w:rsidRPr="00A757C8">
          <w:rPr>
            <w:rFonts w:hint="cs"/>
            <w:rtl/>
          </w:rPr>
          <w:delText xml:space="preserve"> </w:delText>
        </w:r>
      </w:del>
      <w:r w:rsidRPr="00A757C8">
        <w:rPr>
          <w:rFonts w:hint="cs"/>
          <w:rtl/>
        </w:rPr>
        <w:t xml:space="preserve">מ</w:t>
      </w:r>
      <w:r w:rsidRPr="00A757C8">
        <w:rPr>
          <w:rtl/>
        </w:rPr>
        <w:t xml:space="preserve">סיפא: </w:t>
      </w:r>
      <w:r w:rsidRPr="00A757C8">
        <w:rPr>
          <w:rFonts w:hint="cs"/>
          <w:rtl/>
        </w:rPr>
        <w:t>ד</w:t>
      </w:r>
      <w:r w:rsidRPr="00A757C8">
        <w:rPr>
          <w:rtl/>
        </w:rPr>
        <w:t xml:space="preserve">אפי' </w:t>
      </w:r>
      <w:r w:rsidRPr="00A757C8">
        <w:rPr>
          <w:rtl/>
        </w:rPr>
        <w:t xml:space="preserve">אמר</w:t>
      </w:r>
      <w:r w:rsidRPr="00A757C8">
        <w:rPr>
          <w:rtl/>
        </w:rPr>
        <w:t xml:space="preserve"> ראש פרה זו הקדש אין להקדש אלא ראשה, </w:t>
      </w:r>
      <w:ins w:id="90836" w:author="מנוע מכני" w:date="2026-10-11T12:04:39Z">
        <w:r>
          <w:rPr>
            <w:rtl/>
          </w:rPr>
          <w:t xml:space="preserve">למה</w:t>
        </w:r>
      </w:ins>
      <w:del w:id="90837" w:author="מנוע מכני" w:date="2026-10-11T12:04:39Z">
        <w:r w:rsidRPr="00A757C8">
          <w:rPr>
            <w:rtl/>
          </w:rPr>
          <w:delText xml:space="preserve">אמאי</w:delText>
        </w:r>
      </w:del>
      <w:r w:rsidRPr="00A757C8">
        <w:rPr>
          <w:rtl/>
        </w:rPr>
        <w:t xml:space="preserve">? תפשוט קדושה בכולה! 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lastRenderedPageBreak/>
        <w:t>ה.</w:t>
      </w:r>
    </w:p>
    <w:p>
      <w:pPr>
        <w:pStyle w:val="afffff8"/>
        <w:rPr>
          <w:ins w:id="90251" w:author="קלוד" w:date="2026-10-11T12:18:15Z"/>
        </w:rPr>
      </w:pPr>
      <w:ins w:id="90252" w:author="קלוד" w:date="2026-10-11T12:18:15Z">
        <w:r>
          <w:rPr>
            <w:color w:val="7B3F00"/>
          </w:rPr>
          <w:t xml:space="preserve">האומר רגלה של זו עולה - ממנו קודש ולא כולה</w:t>
        </w:r>
      </w:ins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מי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תניא</w:t>
      </w:r>
      <w:r>
        <w:rPr>
          <w:rtl/>
        </w:rPr>
        <w:t xml:space="preserve">: האומר רגלה של זו עולה - יכול תהא כולה עולה? </w:t>
      </w:r>
    </w:p>
    <w:p>
      <w:pPr>
        <w:pStyle w:val="38"/>
        <w:rPr>
          <w:ins w:id="92932" w:author="מנוע מכני" w:date="2026-10-11T12:04:39Z"/>
        </w:rPr>
      </w:pPr>
      <w:r>
        <w:t>ת</w:t>
      </w:r>
      <w:r>
        <w:t>"</w:t>
      </w:r>
      <w:r>
        <w:t>ל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2933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>
        <w:rPr>
          <w:rStyle w:val="afffff0"/>
          <w:rtl/>
        </w:rPr>
        <w:t xml:space="preserve">כל אשר יתן ממנו לה</w:t>
      </w:r>
      <w:r>
        <w:rPr>
          <w:rtl/>
        </w:rPr>
        <w:t xml:space="preserve">' יהיה קדש</w:t>
      </w:r>
      <w:r>
        <w:rPr>
          <w:rFonts w:hint="cs"/>
          <w:rtl/>
        </w:rPr>
        <w:t>'</w:t>
      </w:r>
      <w:r>
        <w:rPr>
          <w:rtl/>
        </w:rPr>
        <w:t xml:space="preserve">, ממנו קודש ולא כולה קודש, </w:t>
      </w:r>
    </w:p>
    <w:p w:rsidR="00E403F0" w:rsidRPr="00AD695E" w:rsidRDefault="00E403F0" w:rsidP="00E403F0">
      <w:pPr>
        <w:rPr>
          <w:rtl/>
        </w:rPr>
      </w:pPr>
      <w:r w:rsidRPr="00A757C8">
        <w:rPr>
          <w:rFonts w:hint="cs"/>
          <w:rtl/>
        </w:rPr>
        <w:t>ולא יוצאת לחולין ד'</w:t>
      </w:r>
      <w:ins w:id="90247" w:author="Claude - סמנטי" w:date="2026-10-11T12:14:28Z">
        <w:r>
          <w:rPr>
            <w:rStyle w:val="afffff0"/>
            <w:rtl/>
          </w:rPr>
          <w:t xml:space="preserve">יִהְיֶה</w:t>
        </w:r>
      </w:ins>
      <w:del w:id="90248" w:author="Claude - סמנטי" w:date="2026-10-11T12:14:28Z">
        <w:r w:rsidRPr="00A757C8">
          <w:rPr>
            <w:rtl/>
          </w:rPr>
          <w:delText xml:space="preserve">יהיה</w:delText>
        </w:r>
      </w:del>
      <w:r w:rsidRPr="00A757C8">
        <w:rPr>
          <w:rFonts w:hint="cs"/>
          <w:rtl/>
        </w:rPr>
        <w:t>'</w:t>
      </w:r>
      <w:r w:rsidRPr="00A757C8">
        <w:rPr>
          <w:rtl/>
        </w:rPr>
        <w:t xml:space="preserve">, בהוייתה תהא, </w:t>
      </w:r>
      <w:r w:rsidRPr="00A757C8">
        <w:rPr>
          <w:rStyle w:val="2fb"/>
          <w:rFonts w:hint="cs"/>
          <w:rtl/>
        </w:rPr>
        <w:t>לר</w:t>
      </w:r>
      <w:r w:rsidRPr="00A757C8">
        <w:rPr>
          <w:rStyle w:val="2fb"/>
          <w:rtl/>
        </w:rPr>
        <w:t>"</w:t>
      </w:r>
      <w:r w:rsidRPr="00A757C8">
        <w:rPr>
          <w:rStyle w:val="2fb"/>
          <w:rFonts w:hint="cs"/>
          <w:rtl/>
        </w:rPr>
        <w:t xml:space="preserve">מ</w:t>
      </w:r>
      <w:r w:rsidRPr="00A757C8">
        <w:rPr>
          <w:rFonts w:hint="cs"/>
          <w:rtl/>
        </w:rPr>
        <w:t xml:space="preserve">:</w:t>
      </w:r>
      <w:r w:rsidRPr="00A757C8">
        <w:rPr>
          <w:rtl/>
        </w:rPr>
        <w:t xml:space="preserve"> תמכר לצורכי עולות, </w:t>
      </w:r>
      <w:ins w:id="92484" w:author="מנוע מכני" w:date="2026-10-11T12:04:39Z">
        <w:r>
          <w:rPr>
            <w:rtl/>
          </w:rPr>
          <w:t xml:space="preserve">וושנה</w:t>
        </w:r>
      </w:ins>
      <w:del w:id="92485" w:author="מנוע מכני" w:date="2026-10-11T12:04:39Z">
        <w:r w:rsidRPr="00A757C8">
          <w:rPr>
            <w:rtl/>
          </w:rPr>
          <w:delText xml:space="preserve">ודמיה</w:delText>
        </w:r>
      </w:del>
      <w:r w:rsidRPr="00A757C8">
        <w:rPr>
          <w:rtl/>
        </w:rPr>
        <w:t xml:space="preserve"> חולין חוץ מדמי אותו אבר שבה</w:t>
      </w:r>
    </w:p>
    <w:p>
      <w:pPr>
        <w:pStyle w:val="38"/>
        <w:rPr>
          <w:ins w:id="92934" w:author="מנוע מכני" w:date="2026-10-11T12:04:39Z"/>
        </w:rPr>
      </w:pPr>
      <w:ins w:id="90084" w:author="מנוע מכני" w:date="2026-10-11T12:04:39Z">
        <w:r>
          <w:t xml:space="preserve">ר"י</w:t>
        </w:r>
      </w:ins>
      <w:del w:id="90085" w:author="מנוע מכני" w:date="2026-10-11T12:04:39Z">
        <w:r>
          <w:delText xml:space="preserve">רבי יהודה</w:delText>
        </w:r>
      </w:del>
      <w:r>
        <w:t xml:space="preserve"> ורבי יוסי ור"ש</w:t>
      </w:r>
      <w:del w:id="94174" w:author="מנוע מכני" w:date="2026-10-11T12:04:39Z">
        <w:r>
          <w:delText xml:space="preserve"> אומרים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293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מנין לאומר רגלה של זו עולה שכולה עולה? </w:t>
      </w:r>
    </w:p>
    <w:p>
      <w:pPr>
        <w:pStyle w:val="38"/>
        <w:rPr>
          <w:ins w:id="92936" w:author="מנוע מכני" w:date="2026-10-11T12:04:39Z"/>
        </w:rPr>
      </w:pPr>
      <w:r>
        <w:t>ת</w:t>
      </w:r>
      <w:r>
        <w:t>"</w:t>
      </w:r>
      <w:r>
        <w:t>ל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2937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>
        <w:rPr>
          <w:rStyle w:val="afffff0"/>
          <w:rtl/>
        </w:rPr>
        <w:t xml:space="preserve">כל אשר יתן ממנו לה</w:t>
      </w:r>
      <w:r>
        <w:rPr>
          <w:rtl/>
        </w:rPr>
        <w:t xml:space="preserve">' יהיה קדש</w:t>
      </w:r>
      <w:r>
        <w:rPr>
          <w:rFonts w:hint="cs"/>
          <w:rtl/>
        </w:rPr>
        <w:t>'</w:t>
      </w:r>
      <w:r>
        <w:rPr>
          <w:rtl/>
        </w:rPr>
        <w:t xml:space="preserve">, לרבות את כולה</w:t>
      </w:r>
      <w:ins w:id="91574" w:author="מנוע מכני" w:date="2026-10-11T12:04:39Z">
        <w:r>
          <w:rPr>
            <w:rtl/>
          </w:rPr>
          <w:t xml:space="preserve">,</w:t>
        </w:r>
      </w:ins>
      <w:del w:id="91575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ins w:id="90086" w:author="מנוע מכני" w:date="2026-10-11T12:04:39Z">
        <w:r>
          <w:rPr>
            <w:rtl/>
          </w:rPr>
          <w:t xml:space="preserve">ואפי'</w:t>
        </w:r>
      </w:ins>
      <w:del w:id="90087" w:author="מנוע מכני" w:date="2026-10-11T12:04:39Z">
        <w:r>
          <w:rPr>
            <w:rtl/>
          </w:rPr>
          <w:delText xml:space="preserve">ואפילו</w:delText>
        </w:r>
      </w:del>
      <w:r>
        <w:rPr>
          <w:rtl/>
        </w:rPr>
        <w:t xml:space="preserve"> </w:t>
      </w:r>
      <w:r>
        <w:rPr>
          <w:rtl/>
        </w:rPr>
        <w:t xml:space="preserve">למ"ד</w:t>
      </w:r>
      <w:r>
        <w:rPr>
          <w:rtl/>
        </w:rPr>
        <w:t xml:space="preserve"> אין כולה עולה, </w:t>
      </w:r>
      <w:r>
        <w:rPr>
          <w:rFonts w:hint="cs"/>
          <w:rtl/>
        </w:rPr>
        <w:t xml:space="preserve">מודה בדבר שהנשמה תלויה בו שכולה קדושה </w:t>
      </w:r>
    </w:p>
    <w:p>
      <w:pPr>
        <w:pStyle w:val="38"/>
        <w:rPr>
          <w:ins w:id="92938" w:author="מנוע מכני" w:date="2026-10-11T12:04:39Z"/>
        </w:rPr>
      </w:pPr>
      <w:r>
        <w:t xml:space="preserve">- </w:t>
      </w:r>
      <w:r>
        <w:t xml:space="preserve">אלא </w:t>
      </w:r>
      <w:r>
        <w:t xml:space="preserve">ל</w:t>
      </w:r>
      <w:r>
        <w:t>"</w:t>
      </w:r>
      <w:r>
        <w:t>ק</w:t>
      </w:r>
      <w:r>
        <w:t xml:space="preserve">:</w:t>
      </w:r>
    </w:p>
    <w:p w:rsidR="00E403F0" w:rsidRPr="00AD695E" w:rsidRDefault="00E403F0" w:rsidP="00E403F0">
      <w:pPr>
        <w:pStyle w:val="affffb"/>
        <w:rPr>
          <w:rtl/>
        </w:rPr>
      </w:pPr>
      <w:del w:id="9293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הא בקדושת הגוף, הא בקדושת דמים.</w:t>
      </w:r>
    </w:p>
    <w:p>
      <w:pPr>
        <w:pStyle w:val="38"/>
        <w:rPr>
          <w:ins w:id="92940" w:author="מנוע מכני" w:date="2026-10-11T12:04:39Z"/>
        </w:rPr>
      </w:pPr>
      <w:r>
        <w:t xml:space="preserve">והא מר הוא דאמר:</w:t>
      </w:r>
    </w:p>
    <w:p w:rsidR="00E403F0" w:rsidRPr="00AD695E" w:rsidRDefault="00E403F0" w:rsidP="00E403F0">
      <w:pPr>
        <w:rPr>
          <w:rtl/>
        </w:rPr>
      </w:pPr>
      <w:del w:id="9294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מקדיש זכר לדמיו, קדוש קדושת הגוף! </w:t>
      </w:r>
    </w:p>
    <w:p>
      <w:pPr>
        <w:pStyle w:val="38"/>
        <w:rPr>
          <w:ins w:id="92942" w:author="מנוע מכני" w:date="2026-10-11T12:04:39Z"/>
        </w:rPr>
      </w:pPr>
      <w:r>
        <w:t xml:space="preserve">- </w:t>
      </w:r>
      <w:r>
        <w:t xml:space="preserve">לא</w:t>
      </w:r>
      <w:r>
        <w:t xml:space="preserve"> </w:t>
      </w:r>
      <w:ins w:id="92044" w:author="מנוע מכני" w:date="2026-10-11T12:04:39Z">
        <w:r>
          <w:t xml:space="preserve">קשה</w:t>
        </w:r>
      </w:ins>
      <w:del w:id="92045" w:author="מנוע מכני" w:date="2026-10-11T12:04:39Z">
        <w:r>
          <w:delText xml:space="preserve">קשיא</w:delText>
        </w:r>
      </w:del>
      <w:r>
        <w:t xml:space="preserve">:</w:t>
      </w:r>
    </w:p>
    <w:p w:rsidR="00E403F0" w:rsidRPr="00AD695E" w:rsidRDefault="00E403F0" w:rsidP="00E403F0">
      <w:pPr>
        <w:pStyle w:val="affffb"/>
        <w:rPr>
          <w:rtl/>
        </w:rPr>
      </w:pPr>
      <w:del w:id="9294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הא דאקדיש כולה, הא דאקדיש חד אבר.</w:t>
      </w:r>
    </w:p>
    <w:p>
      <w:pPr>
        <w:pStyle w:val="38"/>
        <w:rPr>
          <w:ins w:id="92944" w:author="מנוע מכני" w:date="2026-10-11T12:04:39Z"/>
        </w:rPr>
      </w:pPr>
      <w:r>
        <w:t xml:space="preserve">והך</w:t>
      </w:r>
    </w:p>
    <w:p w:rsidR="00E403F0" w:rsidRPr="00AD695E" w:rsidRDefault="00E403F0" w:rsidP="00E403F0">
      <w:pPr>
        <w:rPr>
          <w:rtl/>
        </w:rPr>
      </w:pPr>
      <w:del w:id="92945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דבעי </w:t>
      </w:r>
      <w:r>
        <w:rPr>
          <w:rStyle w:val="2fb"/>
          <w:rFonts w:hint="cs"/>
          <w:rtl/>
        </w:rPr>
        <w:t xml:space="preserve">רבא</w:t>
      </w:r>
      <w:r>
        <w:rPr>
          <w:rFonts w:hint="cs"/>
          <w:rtl/>
        </w:rPr>
        <w:t xml:space="preserve"> הקדיש אבר לדמיו </w:t>
      </w:r>
      <w:r>
        <w:rPr>
          <w:rFonts w:hint="cs"/>
          <w:rtl/>
        </w:rPr>
        <w:t xml:space="preserve">ה</w:t>
      </w:r>
      <w:r>
        <w:rPr>
          <w:rtl/>
        </w:rPr>
        <w:t>"</w:t>
      </w:r>
      <w:r>
        <w:rPr>
          <w:rFonts w:hint="cs"/>
          <w:rtl/>
        </w:rPr>
        <w:t xml:space="preserve">מ</w:t>
      </w:r>
      <w:r>
        <w:rPr>
          <w:rFonts w:hint="cs"/>
          <w:rtl/>
        </w:rPr>
        <w:t xml:space="preserve"> בתם אבל </w:t>
      </w:r>
      <w:ins w:id="90212" w:author="מנוע מכני" w:date="2026-10-11T12:04:39Z">
        <w:r>
          <w:rPr>
            <w:rFonts w:hint="cs"/>
            <w:rtl/>
          </w:rPr>
          <w:t xml:space="preserve">כאן</w:t>
        </w:r>
      </w:ins>
      <w:del w:id="90213" w:author="מנוע מכני" w:date="2026-10-11T12:04:39Z">
        <w:r>
          <w:rPr>
            <w:rFonts w:hint="cs"/>
            <w:rtl/>
          </w:rPr>
          <w:delText xml:space="preserve">הכא</w:delText>
        </w:r>
      </w:del>
      <w:r>
        <w:rPr>
          <w:rFonts w:hint="cs"/>
          <w:rtl/>
        </w:rPr>
        <w:t xml:space="preserve"> מיירי בבעל מום דומיא דחמור </w:t>
      </w:r>
    </w:p>
    <w:p>
      <w:pPr>
        <w:pStyle w:val="38"/>
        <w:rPr>
          <w:ins w:id="92946" w:author="מנוע מכני" w:date="2026-10-11T12:04:39Z"/>
        </w:rPr>
      </w:pPr>
      <w:r>
        <w:t xml:space="preserve">והך</w:t>
      </w:r>
    </w:p>
    <w:p w:rsidR="00E403F0" w:rsidRPr="00AD695E" w:rsidRDefault="00E403F0" w:rsidP="00E403F0">
      <w:pPr>
        <w:rPr>
          <w:rtl/>
        </w:rPr>
      </w:pPr>
      <w:del w:id="92947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דבעי </w:t>
      </w:r>
      <w:r>
        <w:rPr>
          <w:rStyle w:val="2fb"/>
          <w:rFonts w:hint="cs"/>
          <w:rtl/>
        </w:rPr>
        <w:t xml:space="preserve">רבה</w:t>
      </w:r>
      <w:r>
        <w:rPr>
          <w:rFonts w:hint="cs"/>
          <w:rtl/>
        </w:rPr>
        <w:t xml:space="preserve"> דמי ראשי לגבי מזבח [בבעל מום] </w:t>
      </w:r>
      <w:r>
        <w:rPr>
          <w:rtl/>
        </w:rPr>
        <w:t>–</w:t>
      </w:r>
      <w:r>
        <w:rPr>
          <w:rFonts w:hint="cs"/>
          <w:rtl/>
        </w:rPr>
        <w:t xml:space="preserve"> היינו קודם ששמע להך משנה </w:t>
      </w:r>
    </w:p>
    <w:p w:rsidR="00E403F0" w:rsidRPr="00AD695E" w:rsidRDefault="00E403F0" w:rsidP="00E403F0">
      <w:pPr>
        <w:jc w:val="center"/>
        <w:rPr>
          <w:rtl/>
        </w:rPr>
      </w:pPr>
      <w:r>
        <w:rPr>
          <w:rFonts w:ascii="BA חניכי הישיבות" w:hAnsi="BA חניכי הישיבות" w:cs="BA חניכי הישיבות"/>
          <w:sz w:val="24"/>
          <w:rtl/>
        </w:rPr>
        <w:t>׻</w:t>
      </w:r>
    </w:p>
    <w:p>
      <w:pPr>
        <w:pStyle w:val="afffff8"/>
        <w:rPr>
          <w:ins w:id="90249" w:author="קלוד" w:date="2026-10-11T12:18:15Z"/>
        </w:rPr>
      </w:pPr>
      <w:ins w:id="90250" w:author="קלוד" w:date="2026-10-11T12:18:15Z">
        <w:r>
          <w:rPr>
            <w:color w:val="7B3F00"/>
          </w:rPr>
          <w:t xml:space="preserve">איבעיות - דמי ראשי וערכי עלי לגבי מזבח, ושדה אחוזה</w:t>
        </w:r>
      </w:ins>
    </w:p>
    <w:p>
      <w:pPr>
        <w:pStyle w:val="38"/>
        <w:rPr>
          <w:ins w:id="92949" w:author="מנוע מכני" w:date="2026-10-11T12:04:39Z"/>
        </w:rPr>
      </w:pPr>
      <w:del w:id="92948" w:author="מנוע מכני" w:date="2026-10-11T12:04:39Z">
        <w:r>
          <w:delText xml:space="preserve">•</w:delText>
        </w:r>
      </w:del>
      <w:r>
        <w:t xml:space="preserve"> </w:t>
      </w:r>
      <w:r w:rsidRPr="00217260">
        <w:t>גופא בעי רבה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2950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דמי ראשי לגבי מזבח, מהו? נידון בכבודו או אינו נידון בכבודו?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אשכחן בדמים דאינו נידון בכבודו, </w:t>
      </w:r>
      <w:r w:rsidRPr="00217260">
        <w:rPr>
          <w:b/>
          <w:bCs/>
          <w:rtl/>
        </w:rPr>
        <w:t>או"ד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אשכחן לגבי מזבח דנידון בכבודו? </w:t>
      </w:r>
      <w:r w:rsidRPr="00217260">
        <w:rPr>
          <w:b/>
          <w:bCs/>
          <w:rtl/>
        </w:rPr>
        <w:t>תיקו</w:t>
      </w:r>
      <w:r>
        <w:rPr>
          <w:rtl/>
        </w:rPr>
        <w:t>.</w:t>
      </w:r>
    </w:p>
    <w:p>
      <w:pPr>
        <w:pStyle w:val="38"/>
        <w:rPr>
          <w:ins w:id="92952" w:author="מנוע מכני" w:date="2026-10-11T12:04:39Z"/>
        </w:rPr>
      </w:pPr>
      <w:del w:id="92951" w:author="מנוע מכני" w:date="2026-10-11T12:04:39Z">
        <w:r>
          <w:delText xml:space="preserve">•</w:delText>
        </w:r>
      </w:del>
      <w:r>
        <w:t xml:space="preserve"> </w:t>
      </w:r>
      <w:r w:rsidRPr="00217260">
        <w:t>בעי רבא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295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ערכי עלי לגבי מזבח, מהו? נידון בהשג יד או אין נידון בהשג יד? </w:t>
      </w:r>
    </w:p>
    <w:p w:rsidR="00E403F0" w:rsidRPr="006F08E9" w:rsidRDefault="00E403F0" w:rsidP="00E403F0">
      <w:pPr>
        <w:rPr>
          <w:spacing w:val="-4"/>
          <w:rtl/>
        </w:rPr>
      </w:pPr>
      <w:r w:rsidRPr="006F08E9">
        <w:rPr>
          <w:spacing w:val="-4"/>
          <w:rtl/>
        </w:rPr>
        <w:t xml:space="preserve">לא</w:t>
      </w:r>
      <w:r w:rsidRPr="006F08E9">
        <w:rPr>
          <w:spacing w:val="-4"/>
          <w:rtl/>
        </w:rPr>
        <w:t xml:space="preserve"> אשכחן בערכין דאין נידון בהשג יד, </w:t>
      </w:r>
      <w:r w:rsidRPr="006F08E9">
        <w:rPr>
          <w:b/>
          <w:bCs/>
          <w:spacing w:val="-4"/>
          <w:rtl/>
        </w:rPr>
        <w:t>או"ד</w:t>
      </w:r>
      <w:r w:rsidRPr="006F08E9">
        <w:rPr>
          <w:spacing w:val="-4"/>
          <w:rtl/>
        </w:rPr>
        <w:t xml:space="preserve"> </w:t>
      </w:r>
      <w:r w:rsidRPr="006F08E9">
        <w:rPr>
          <w:spacing w:val="-4"/>
          <w:rtl/>
        </w:rPr>
        <w:t xml:space="preserve">לא</w:t>
      </w:r>
      <w:r w:rsidRPr="006F08E9">
        <w:rPr>
          <w:spacing w:val="-4"/>
          <w:rtl/>
        </w:rPr>
        <w:t xml:space="preserve"> אשכחן לגבי מזבח דמיפריק אלא בשויו? </w:t>
      </w:r>
      <w:r w:rsidRPr="006F08E9">
        <w:rPr>
          <w:b/>
          <w:bCs/>
          <w:spacing w:val="-4"/>
          <w:rtl/>
        </w:rPr>
        <w:t>תיקו</w:t>
      </w:r>
      <w:r w:rsidRPr="006F08E9">
        <w:rPr>
          <w:spacing w:val="-4"/>
          <w:rtl/>
        </w:rPr>
        <w:t>.</w:t>
      </w:r>
    </w:p>
    <w:p>
      <w:pPr>
        <w:pStyle w:val="38"/>
        <w:rPr>
          <w:ins w:id="92955" w:author="מנוע מכני" w:date="2026-10-11T12:04:39Z"/>
        </w:rPr>
      </w:pPr>
      <w:del w:id="92954" w:author="מנוע מכני" w:date="2026-10-11T12:04:39Z">
        <w:r>
          <w:delText xml:space="preserve">•</w:delText>
        </w:r>
      </w:del>
      <w:r>
        <w:t xml:space="preserve"> </w:t>
      </w:r>
      <w:r w:rsidRPr="00217260">
        <w:t>בעי רב אשי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2956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הקדיש שדה אחוזה לגבי מזבח, מהו? </w:t>
      </w:r>
    </w:p>
    <w:p w:rsidR="00E403F0" w:rsidRPr="006F08E9" w:rsidRDefault="00E403F0" w:rsidP="00E403F0">
      <w:pPr>
        <w:rPr>
          <w:spacing w:val="-2"/>
          <w:rtl/>
        </w:rPr>
      </w:pPr>
      <w:r w:rsidRPr="006F08E9">
        <w:rPr>
          <w:b/>
          <w:bCs/>
          <w:spacing w:val="-2"/>
          <w:rtl/>
        </w:rPr>
        <w:tab/>
      </w:r>
      <w:r w:rsidRPr="006F08E9">
        <w:rPr>
          <w:spacing w:val="-2"/>
          <w:rtl/>
        </w:rPr>
        <w:t xml:space="preserve">מי </w:t>
      </w:r>
      <w:ins w:id="90214" w:author="מנוע מכני" w:date="2026-10-11T12:04:39Z">
        <w:r>
          <w:rPr>
            <w:spacing w:val="-2"/>
            <w:rtl/>
          </w:rPr>
          <w:t xml:space="preserve">אומרים</w:t>
        </w:r>
      </w:ins>
      <w:del w:id="90215" w:author="מנוע מכני" w:date="2026-10-11T12:04:39Z">
        <w:r w:rsidRPr="006F08E9">
          <w:rPr>
            <w:spacing w:val="-2"/>
            <w:rtl/>
          </w:rPr>
          <w:delText xml:space="preserve">אמרינן</w:delText>
        </w:r>
      </w:del>
      <w:r w:rsidRPr="006F08E9">
        <w:rPr>
          <w:spacing w:val="-2"/>
          <w:rtl/>
        </w:rPr>
        <w:t xml:space="preserve">: </w:t>
      </w:r>
      <w:r w:rsidRPr="006F08E9">
        <w:rPr>
          <w:spacing w:val="-2"/>
          <w:rtl/>
        </w:rPr>
        <w:t xml:space="preserve">לא</w:t>
      </w:r>
      <w:r w:rsidRPr="006F08E9">
        <w:rPr>
          <w:spacing w:val="-2"/>
          <w:rtl/>
        </w:rPr>
        <w:t xml:space="preserve"> אשכחן שדה אחוזה דמיפרקא אלא בית זרע חומר שעורים </w:t>
      </w:r>
      <w:r w:rsidRPr="006F08E9">
        <w:rPr>
          <w:rFonts w:hint="cs"/>
          <w:spacing w:val="-2"/>
          <w:rtl/>
        </w:rPr>
        <w:t>בנ'</w:t>
      </w:r>
      <w:r w:rsidRPr="006F08E9">
        <w:rPr>
          <w:spacing w:val="-2"/>
          <w:rtl/>
        </w:rPr>
        <w:t xml:space="preserve"> שקל כסף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</w:r>
      <w:r w:rsidRPr="00217260">
        <w:rPr>
          <w:b/>
          <w:bCs/>
          <w:rtl/>
        </w:rPr>
        <w:t>או"ד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אשכחן לגבי מזבח דמיפריק אלא בשויו? </w:t>
      </w:r>
      <w:r w:rsidRPr="00217260">
        <w:rPr>
          <w:b/>
          <w:bCs/>
          <w:rtl/>
        </w:rPr>
        <w:t>תיקו</w:t>
      </w:r>
      <w:r>
        <w:rPr>
          <w:rtl/>
        </w:rPr>
        <w:t>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182" w:author="קלוד" w:date="2026-10-11T09:07:13Z"/>
        </w:rPr>
      </w:pPr>
      <w:ins w:id="20181" w:author="קלוד" w:date="2026-10-11T09:07:13Z">
        <w:r>
          <w:t xml:space="preserve">משנה א</w:t>
        </w:r>
      </w:ins>
    </w:p>
    <w:p w:rsidR="00E403F0" w:rsidRPr="00D65BEC" w:rsidRDefault="00E403F0" w:rsidP="00E403F0">
      <w:pPr>
        <w:pStyle w:val="afff9"/>
        <w:rPr>
          <w:del w:id="20080" w:author="קלוד" w:date="2026-10-11T09:07:13Z"/>
          <w:rtl/>
        </w:rPr>
      </w:pPr>
      <w:del w:id="20079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02" w:author="קלוד" w:date="2026-10-11T12:09:42Z">
          <w:pPr>
            <w:pStyle w:val="afff9"/>
          </w:pPr>
        </w:pPrChange>
      </w:pPr>
      <w:r w:rsidRPr="00D65BEC">
        <w:rPr>
          <w:rtl/>
        </w:rPr>
        <w:t>פחות מבן חדש נידר אבל לא נערך.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247" w:author="קלוד" w:date="2026-10-11T12:18:15Z"/>
        </w:rPr>
      </w:pPr>
      <w:ins w:id="90248" w:author="קלוד" w:date="2026-10-11T12:18:15Z">
        <w:r>
          <w:rPr>
            <w:color w:val="7B3F00"/>
          </w:rPr>
          <w:t xml:space="preserve">המעריך פחות מבן חדש - ר"מ נותן דמיו</w:t>
        </w:r>
      </w:ins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ת"ר</w:t>
      </w:r>
      <w:r>
        <w:rPr>
          <w:rtl/>
        </w:rPr>
        <w:t xml:space="preserve"> המעריך פחות מבן חדש - </w:t>
      </w:r>
      <w:r>
        <w:rPr>
          <w:rStyle w:val="2fb"/>
          <w:rtl/>
        </w:rPr>
        <w:t xml:space="preserve">ר"מ</w:t>
      </w:r>
      <w:r>
        <w:rPr>
          <w:rtl/>
        </w:rPr>
        <w:t xml:space="preserve"> אומר: נותן דמיו, וחכ"</w:t>
      </w:r>
      <w:r>
        <w:rPr>
          <w:rFonts w:hint="cs"/>
          <w:rtl/>
        </w:rPr>
        <w:t>א</w:t>
      </w:r>
      <w:r>
        <w:rPr>
          <w:rtl/>
        </w:rPr>
        <w:t xml:space="preserve">: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כלום.</w:t>
      </w:r>
    </w:p>
    <w:p>
      <w:pPr>
        <w:pStyle w:val="38"/>
        <w:rPr>
          <w:ins w:id="92957" w:author="מנוע מכני" w:date="2026-10-11T12:04:39Z"/>
        </w:rPr>
      </w:pPr>
      <w:ins w:id="90216" w:author="מנוע מכני" w:date="2026-10-11T12:04:39Z">
        <w:r>
          <w:t xml:space="preserve">וחלקו</w:t>
        </w:r>
      </w:ins>
      <w:del w:id="90217" w:author="מנוע מכני" w:date="2026-10-11T12:04:39Z">
        <w:r w:rsidRPr="00A757C8">
          <w:delText xml:space="preserve">ופליגי</w:delText>
        </w:r>
      </w:del>
      <w:r w:rsidRPr="00A757C8">
        <w:t xml:space="preserve"> דלר</w:t>
      </w:r>
      <w:r w:rsidRPr="00A757C8">
        <w:t>"</w:t>
      </w:r>
      <w:r w:rsidRPr="00A757C8">
        <w:t>מ:</w:t>
      </w:r>
    </w:p>
    <w:p w:rsidR="00E403F0" w:rsidRPr="00AD695E" w:rsidRDefault="00E403F0" w:rsidP="00E403F0">
      <w:pPr>
        <w:rPr>
          <w:rtl/>
        </w:rPr>
      </w:pPr>
      <w:del w:id="92958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אין אדם מוציא דבריו לבטלה, יודע שאין ערכין לפחות מבן חדש וגמר ואמר לשם דמים</w:t>
      </w:r>
    </w:p>
    <w:p>
      <w:pPr>
        <w:pStyle w:val="38"/>
        <w:rPr>
          <w:ins w:id="92959" w:author="מנוע מכני" w:date="2026-10-11T12:04:39Z"/>
        </w:rPr>
      </w:pPr>
      <w:r>
        <w:t xml:space="preserve">ורבנן סברי:</w:t>
      </w:r>
    </w:p>
    <w:p w:rsidR="00E403F0" w:rsidRPr="00AD695E" w:rsidRDefault="00E403F0" w:rsidP="00E403F0">
      <w:pPr>
        <w:rPr>
          <w:rtl/>
        </w:rPr>
      </w:pPr>
      <w:del w:id="92960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אדם מוציא את דבריו לבטלה.</w:t>
      </w:r>
    </w:p>
    <w:p w:rsidR="00E403F0" w:rsidRPr="00AD695E" w:rsidRDefault="00E403F0" w:rsidP="00E403F0">
      <w:pPr>
        <w:rPr>
          <w:rtl/>
        </w:rPr>
      </w:pPr>
    </w:p>
    <w:p>
      <w:pPr>
        <w:pStyle w:val="38"/>
        <w:rPr>
          <w:ins w:id="92961" w:author="מנוע מכני" w:date="2026-10-11T12:04:39Z"/>
        </w:rPr>
      </w:pPr>
      <w:r>
        <w:t>והך דר</w:t>
      </w:r>
      <w:r>
        <w:t>"</w:t>
      </w:r>
      <w:r>
        <w:t>ג מרב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2962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>
        <w:rPr>
          <w:rtl/>
        </w:rPr>
        <w:t xml:space="preserve">האומר ערך כלי עלי - נותן דמים? </w:t>
      </w:r>
      <w:r>
        <w:rPr>
          <w:rFonts w:hint="cs"/>
          <w:rtl/>
        </w:rPr>
        <w:t xml:space="preserve">- </w:t>
      </w:r>
      <w:r>
        <w:rPr>
          <w:rStyle w:val="2fb"/>
          <w:rtl/>
        </w:rPr>
        <w:t xml:space="preserve">כר"מ</w:t>
      </w:r>
      <w:r>
        <w:rPr>
          <w:rtl/>
        </w:rPr>
        <w:t xml:space="preserve">.</w:t>
      </w:r>
      <w:r>
        <w:rPr>
          <w:rFonts w:hint="cs"/>
          <w:rtl/>
        </w:rPr>
        <w:t xml:space="preserve"> 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וקמ</w:t>
      </w:r>
      <w:r>
        <w:rPr>
          <w:rtl/>
        </w:rPr>
        <w:t>"</w:t>
      </w:r>
      <w:r>
        <w:rPr>
          <w:rFonts w:hint="cs"/>
          <w:rtl/>
        </w:rPr>
        <w:t xml:space="preserve">ל</w:t>
      </w:r>
      <w:r>
        <w:rPr>
          <w:rFonts w:hint="cs"/>
          <w:rtl/>
        </w:rPr>
        <w:t xml:space="preserve"> דלא אמרי' דכרבנן ואדם יודע שאין ערך לכלי וגמר ואמר לשם דמים </w:t>
      </w:r>
    </w:p>
    <w:p w:rsidR="00E403F0" w:rsidRPr="00AD695E" w:rsidRDefault="00E403F0" w:rsidP="00E403F0">
      <w:pPr>
        <w:rPr>
          <w:rtl/>
        </w:rPr>
      </w:pP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ה: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tl/>
        </w:rPr>
        <w:t>ולר"</w:t>
      </w:r>
      <w:r>
        <w:rPr>
          <w:rStyle w:val="2fb"/>
          <w:rFonts w:hint="cs"/>
          <w:rtl/>
        </w:rPr>
        <w:t xml:space="preserve">מ</w:t>
      </w:r>
      <w:r>
        <w:rPr>
          <w:rFonts w:hint="cs"/>
          <w:rtl/>
        </w:rPr>
        <w:t xml:space="preserve"> </w:t>
      </w:r>
      <w:ins w:id="92652" w:author="מנוע מכני" w:date="2026-10-11T12:04:39Z">
        <w:r>
          <w:rPr>
            <w:rtl/>
          </w:rPr>
          <w:t xml:space="preserve">הוצרך</w:t>
        </w:r>
      </w:ins>
      <w:del w:id="92653" w:author="מנוע מכני" w:date="2026-10-11T12:04:39Z">
        <w:r>
          <w:rPr>
            <w:rtl/>
          </w:rPr>
          <w:delText xml:space="preserve">איצטריך</w:delText>
        </w:r>
      </w:del>
      <w:r>
        <w:rPr>
          <w:rFonts w:hint="cs"/>
          <w:rtl/>
        </w:rPr>
        <w:t xml:space="preserve">- דאפי' במקום </w:t>
      </w:r>
      <w:ins w:id="90218" w:author="מנוע מכני" w:date="2026-10-11T12:04:39Z">
        <w:r>
          <w:rPr>
            <w:rFonts w:hint="cs"/>
            <w:rtl/>
          </w:rPr>
          <w:t xml:space="preserve">דאין</w:t>
        </w:r>
      </w:ins>
      <w:del w:id="90219" w:author="מנוע מכני" w:date="2026-10-11T12:04:39Z">
        <w:r>
          <w:rPr>
            <w:rFonts w:hint="cs"/>
            <w:rtl/>
          </w:rPr>
          <w:delText xml:space="preserve">דליכא</w:delText>
        </w:r>
      </w:del>
      <w:r>
        <w:rPr>
          <w:rFonts w:hint="cs"/>
          <w:rtl/>
        </w:rPr>
        <w:t xml:space="preserve"> </w:t>
      </w:r>
      <w:ins w:id="90019" w:author="Claude - סמנטי" w:date="2026-10-11T12:14:28Z">
        <w:r>
          <w:rPr>
            <w:rFonts w:hint="cs"/>
            <w:rtl/>
          </w:rPr>
          <w:t xml:space="preserve">לגזור</w:t>
        </w:r>
      </w:ins>
      <w:del w:id="90020" w:author="Claude - סמנטי" w:date="2026-10-11T12:14:28Z">
        <w:r>
          <w:rPr>
            <w:rFonts w:hint="cs"/>
            <w:rtl/>
          </w:rPr>
          <w:delText xml:space="preserve">למיגזר</w:delText>
        </w:r>
      </w:del>
      <w:r>
        <w:rPr>
          <w:rFonts w:hint="cs"/>
          <w:rtl/>
        </w:rPr>
        <w:t xml:space="preserve"> פחות מבן חודש אטו בן חודש 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ד</w:t>
      </w:r>
      <w:r>
        <w:rPr>
          <w:rtl/>
        </w:rPr>
        <w:t xml:space="preserve">טעמא </w:t>
      </w:r>
      <w:r>
        <w:rPr>
          <w:rStyle w:val="2fb"/>
          <w:rtl/>
        </w:rPr>
        <w:t xml:space="preserve">דר"</w:t>
      </w:r>
      <w:r>
        <w:rPr>
          <w:rStyle w:val="2fb"/>
          <w:rFonts w:hint="cs"/>
          <w:rtl/>
        </w:rPr>
        <w:t xml:space="preserve">מ</w:t>
      </w:r>
      <w:r>
        <w:rPr>
          <w:rFonts w:hint="cs"/>
          <w:rtl/>
        </w:rPr>
        <w:t xml:space="preserve"> </w:t>
      </w:r>
      <w:r>
        <w:rPr>
          <w:rtl/>
        </w:rPr>
        <w:t xml:space="preserve">דאין אדם מוציא דבריו לבטלה, </w:t>
      </w:r>
      <w:r>
        <w:rPr>
          <w:rtl/>
        </w:rPr>
        <w:t xml:space="preserve">לא</w:t>
      </w:r>
      <w:r>
        <w:rPr>
          <w:rtl/>
        </w:rPr>
        <w:t xml:space="preserve"> שנא </w:t>
      </w:r>
      <w:ins w:id="90220" w:author="מנוע מכני" w:date="2026-10-11T12:04:39Z">
        <w:r>
          <w:rPr>
            <w:rtl/>
          </w:rPr>
          <w:t xml:space="preserve">כאן</w:t>
        </w:r>
      </w:ins>
      <w:del w:id="90221" w:author="מנוע מכני" w:date="2026-10-11T12:04:39Z">
        <w:r>
          <w:rPr>
            <w:rtl/>
          </w:rPr>
          <w:delText xml:space="preserve">הכא</w:delText>
        </w:r>
      </w:del>
      <w:r>
        <w:rPr>
          <w:rtl/>
        </w:rPr>
        <w:t xml:space="preserve"> ול"ש </w:t>
      </w:r>
      <w:ins w:id="90222" w:author="מנוע מכני" w:date="2026-10-11T12:04:39Z">
        <w:r>
          <w:rPr>
            <w:rtl/>
          </w:rPr>
          <w:t xml:space="preserve">כאן</w:t>
        </w:r>
      </w:ins>
      <w:del w:id="90223" w:author="מנוע מכני" w:date="2026-10-11T12:04:39Z">
        <w:r>
          <w:rPr>
            <w:rtl/>
          </w:rPr>
          <w:delText xml:space="preserve">הכא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</w:p>
    <w:p>
      <w:pPr>
        <w:pStyle w:val="afffff8"/>
        <w:rPr>
          <w:ins w:id="90245" w:author="קלוד" w:date="2026-10-11T12:18:15Z"/>
        </w:rPr>
      </w:pPr>
      <w:ins w:id="90246" w:author="קלוד" w:date="2026-10-11T12:18:15Z">
        <w:r>
          <w:rPr>
            <w:color w:val="7B3F00"/>
          </w:rPr>
          <w:t xml:space="preserve">המקדיש בהמת חבירו - נותן ושנה, כר"מ</w:t>
        </w:r>
      </w:ins>
    </w:p>
    <w:p>
      <w:pPr>
        <w:pStyle w:val="38"/>
        <w:rPr>
          <w:ins w:id="92963" w:author="מנוע מכני" w:date="2026-10-11T12:04:39Z"/>
        </w:rPr>
      </w:pPr>
      <w:r>
        <w:t>רב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296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המקדיש בהמת חבירו - נותן </w:t>
      </w:r>
      <w:ins w:id="92486" w:author="מנוע מכני" w:date="2026-10-11T12:04:39Z">
        <w:r>
          <w:rPr>
            <w:rtl/>
          </w:rPr>
          <w:t xml:space="preserve">ושנה</w:t>
        </w:r>
      </w:ins>
      <w:del w:id="92487" w:author="מנוע מכני" w:date="2026-10-11T12:04:39Z">
        <w:r>
          <w:rPr>
            <w:rtl/>
          </w:rPr>
          <w:delText xml:space="preserve">דמיה</w:delText>
        </w:r>
      </w:del>
      <w:r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Fonts w:hint="cs"/>
          <w:rtl/>
        </w:rPr>
        <w:t>כר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מ</w:t>
      </w:r>
      <w:r>
        <w:rPr>
          <w:rFonts w:hint="cs"/>
          <w:rtl/>
        </w:rPr>
        <w:t xml:space="preserve"> ואפי' דכבר אמרה </w:t>
      </w:r>
      <w:r>
        <w:rPr>
          <w:rStyle w:val="2fb"/>
          <w:rFonts w:hint="cs"/>
          <w:rtl/>
        </w:rPr>
        <w:t xml:space="preserve">רב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ד</w:t>
      </w:r>
      <w:r>
        <w:rPr>
          <w:rStyle w:val="2fb"/>
          <w:rtl/>
        </w:rPr>
        <w:t>א</w:t>
      </w:r>
      <w:r>
        <w:rPr>
          <w:rStyle w:val="2fb"/>
          <w:rFonts w:hint="cs"/>
          <w:rtl/>
        </w:rPr>
        <w:t>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ג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מרב</w:t>
      </w:r>
      <w:r>
        <w:rPr>
          <w:rtl/>
        </w:rPr>
        <w:t xml:space="preserve">: האומר ערך כלי עלי - נותן דמיו! </w:t>
      </w:r>
    </w:p>
    <w:p>
      <w:pPr>
        <w:pStyle w:val="38"/>
        <w:rPr>
          <w:ins w:id="92965" w:author="מנוע מכני" w:date="2026-10-11T12:04:39Z"/>
        </w:rPr>
      </w:pPr>
      <w:r>
        <w:t>מ</w:t>
      </w:r>
      <w:r>
        <w:t>"</w:t>
      </w:r>
      <w:r>
        <w:t>ד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2966" w:author="מנוע מכני" w:date="2026-10-11T12:04:39Z">
        <w:r>
          <w:rPr>
            <w:rtl/>
          </w:rPr>
          <w:delText xml:space="preserve"> </w:delText>
        </w:r>
      </w:del>
      <w:ins w:id="90224" w:author="מנוע מכני" w:date="2026-10-11T12:04:39Z">
        <w:r>
          <w:rPr>
            <w:rtl/>
          </w:rPr>
          <w:t xml:space="preserve">שם</w:t>
        </w:r>
      </w:ins>
      <w:del w:id="90225" w:author="מנוע מכני" w:date="2026-10-11T12:04:39Z">
        <w:r>
          <w:rPr>
            <w:rtl/>
          </w:rPr>
          <w:delText xml:space="preserve">התם</w:delText>
        </w:r>
      </w:del>
      <w:r>
        <w:rPr>
          <w:rtl/>
        </w:rPr>
        <w:t xml:space="preserve"> הוא דיודע שאין ערך לכלי וגמר ואמר לשם דמים, אבל בהמה דבת מיקדש היא, </w:t>
      </w:r>
    </w:p>
    <w:p>
      <w:pPr>
        <w:pStyle w:val="38"/>
        <w:rPr>
          <w:ins w:id="92967" w:author="מנוע מכני" w:date="2026-10-11T12:04:39Z"/>
        </w:rPr>
      </w:pPr>
      <w:r>
        <w:t>א</w:t>
      </w:r>
      <w:r>
        <w:t>"</w:t>
      </w:r>
      <w:r>
        <w:t xml:space="preserve">ל</w:t>
      </w:r>
      <w:r>
        <w:t xml:space="preserve"> דה</w:t>
      </w:r>
      <w:r>
        <w:t>"</w:t>
      </w:r>
      <w:r>
        <w:t>ק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2968" w:author="מנוע מכני" w:date="2026-10-11T12:04:39Z">
        <w:r>
          <w:rPr>
            <w:rtl/>
          </w:rPr>
          <w:delText xml:space="preserve"> </w:delText>
        </w:r>
      </w:del>
      <w:ins w:id="92136" w:author="מנוע מכני" w:date="2026-10-11T12:04:39Z">
        <w:r>
          <w:rPr>
            <w:rtl/>
          </w:rPr>
          <w:t xml:space="preserve">אם </w:t>
        </w:r>
      </w:ins>
      <w:del w:id="92137" w:author="מנוע מכני" w:date="2026-10-11T12:04:39Z">
        <w:r>
          <w:rPr>
            <w:rtl/>
          </w:rPr>
          <w:delText xml:space="preserve">אי </w:delText>
        </w:r>
      </w:del>
      <w:r>
        <w:rPr>
          <w:rtl/>
        </w:rPr>
        <w:t xml:space="preserve">אמינא למרה </w:t>
      </w:r>
      <w:ins w:id="92654" w:author="מנוע מכני" w:date="2026-10-11T12:04:39Z">
        <w:r>
          <w:rPr>
            <w:rtl/>
          </w:rPr>
          <w:t xml:space="preserve">מוכר</w:t>
        </w:r>
      </w:ins>
      <w:del w:id="92655" w:author="מנוע מכני" w:date="2026-10-11T12:04:39Z">
        <w:r>
          <w:rPr>
            <w:rtl/>
          </w:rPr>
          <w:delText xml:space="preserve">מזבין</w:delText>
        </w:r>
      </w:del>
      <w:r>
        <w:rPr>
          <w:rtl/>
        </w:rPr>
        <w:t xml:space="preserve"> ניהלי תיקדוש </w:t>
      </w:r>
      <w:ins w:id="90838" w:author="מנוע מכני" w:date="2026-10-11T12:04:39Z">
        <w:r>
          <w:rPr>
            <w:rtl/>
          </w:rPr>
          <w:t xml:space="preserve">מעכשיו</w:t>
        </w:r>
      </w:ins>
      <w:del w:id="90839" w:author="מנוע מכני" w:date="2026-10-11T12:04:39Z">
        <w:r>
          <w:rPr>
            <w:rtl/>
          </w:rPr>
          <w:delText xml:space="preserve">מהשתא</w:delText>
        </w:r>
      </w:del>
      <w:r>
        <w:rPr>
          <w:rtl/>
        </w:rPr>
        <w:t xml:space="preserve"> ואקרבה, אבל </w:t>
      </w:r>
      <w:r w:rsidRPr="00217260">
        <w:rPr>
          <w:b/>
          <w:bCs/>
          <w:rtl/>
        </w:rPr>
        <w:t>דמי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840" w:author="מנוע מכני" w:date="2026-10-11T12:04:39Z">
        <w:r>
          <w:rPr>
            <w:rtl/>
          </w:rPr>
          <w:t xml:space="preserve">אומר</w:t>
        </w:r>
      </w:ins>
      <w:del w:id="90841" w:author="מנוע מכני" w:date="2026-10-11T12:04:39Z">
        <w:r>
          <w:rPr>
            <w:rtl/>
          </w:rPr>
          <w:delText xml:space="preserve">קאמר</w:delText>
        </w:r>
      </w:del>
      <w:r>
        <w:rPr>
          <w:rtl/>
        </w:rPr>
        <w:t xml:space="preserve">, </w:t>
      </w:r>
      <w:r>
        <w:rPr>
          <w:rtl/>
        </w:rPr>
        <w:t xml:space="preserve">קמ"ל</w:t>
      </w:r>
      <w:r>
        <w:rPr>
          <w:rtl/>
        </w:rPr>
        <w:t xml:space="preserve">.</w:t>
      </w:r>
    </w:p>
    <w:p>
      <w:pPr>
        <w:pStyle w:val="38"/>
        <w:rPr>
          <w:ins w:id="92969" w:author="מנוע מכני" w:date="2026-10-11T12:04:39Z"/>
        </w:rPr>
      </w:pPr>
      <w:r>
        <w:t xml:space="preserve">- </w:t>
      </w:r>
      <w:r w:rsidRPr="00B17673">
        <w:t xml:space="preserve">אמר</w:t>
      </w:r>
      <w:r w:rsidRPr="00B17673">
        <w:t xml:space="preserve"> רב אשי:</w:t>
      </w:r>
    </w:p>
    <w:p w:rsidR="00E403F0" w:rsidRPr="00AD695E" w:rsidRDefault="00E403F0" w:rsidP="00E403F0">
      <w:pPr>
        <w:pStyle w:val="affffb"/>
        <w:rPr>
          <w:rtl/>
        </w:rPr>
      </w:pPr>
      <w:del w:id="92970" w:author="מנוע מכני" w:date="2026-10-11T12:04:39Z">
        <w:r w:rsidRPr="00B17673">
          <w:rPr>
            <w:rtl/>
          </w:rPr>
          <w:delText xml:space="preserve"> </w:delText>
        </w:r>
      </w:del>
      <w:r w:rsidRPr="00B17673">
        <w:rPr>
          <w:rtl/>
        </w:rPr>
        <w:t xml:space="preserve">והוא דאמר עלי, אבל </w:t>
      </w:r>
      <w:r w:rsidRPr="00B17673">
        <w:rPr>
          <w:rtl/>
        </w:rPr>
        <w:t xml:space="preserve">אמר</w:t>
      </w:r>
      <w:r w:rsidRPr="00B17673">
        <w:rPr>
          <w:rtl/>
        </w:rPr>
        <w:t xml:space="preserve"> הרי זו </w:t>
      </w:r>
      <w:r w:rsidRPr="00B17673">
        <w:rPr>
          <w:rtl/>
        </w:rPr>
        <w:t xml:space="preserve">לא</w:t>
      </w:r>
      <w:r w:rsidRPr="00B17673">
        <w:rPr>
          <w:rtl/>
        </w:rPr>
        <w:t xml:space="preserve">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184" w:author="קלוד" w:date="2026-10-11T09:07:13Z"/>
        </w:rPr>
      </w:pPr>
      <w:ins w:id="20183" w:author="קלוד" w:date="2026-10-11T09:07:13Z">
        <w:r>
          <w:t xml:space="preserve">משנה ב</w:t>
        </w:r>
      </w:ins>
    </w:p>
    <w:p w:rsidR="00E403F0" w:rsidRPr="00D65BEC" w:rsidRDefault="00E403F0" w:rsidP="00E403F0">
      <w:pPr>
        <w:pStyle w:val="afff9"/>
        <w:rPr>
          <w:del w:id="20082" w:author="קלוד" w:date="2026-10-11T09:07:13Z"/>
          <w:rtl/>
        </w:rPr>
      </w:pPr>
      <w:del w:id="20081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03" w:author="קלוד" w:date="2026-10-11T12:09:42Z">
          <w:pPr>
            <w:pStyle w:val="afff9"/>
          </w:pPr>
        </w:pPrChange>
      </w:pPr>
      <w:r>
        <w:rPr>
          <w:rtl/>
        </w:rPr>
        <w:t xml:space="preserve">עובד כוכבים - </w:t>
      </w:r>
      <w:r>
        <w:rPr>
          <w:rStyle w:val="TanaimMishna"/>
          <w:rtl/>
          <w:rPrChange w:id="20001" w:author="קלוד" w:date="2026-10-11T09:07:13Z">
            <w:rPr>
              <w:rtl/>
            </w:rPr>
          </w:rPrChange>
        </w:rPr>
        <w:t xml:space="preserve">רבי מאיר</w:t>
      </w:r>
      <w:r>
        <w:rPr>
          <w:rtl/>
        </w:rPr>
        <w:t xml:space="preserve"> אומר</w:t>
      </w:r>
      <w:r>
        <w:rPr>
          <w:rStyle w:val="TanaimMishna"/>
          <w:rtl/>
          <w:rPrChange w:id="95231" w:author="Claude" w:date="2026-10-11T09:08:00Z">
            <w:rPr>
              <w:rtl/>
            </w:rPr>
          </w:rPrChange>
        </w:rPr>
        <w:t xml:space="preserve">:</w:t>
      </w:r>
      <w:r>
        <w:rPr>
          <w:rtl/>
        </w:rPr>
        <w:t xml:space="preserve"> נערך אבל לא מעריך,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ab/>
      </w:r>
      <w:r w:rsidRPr="00D65BEC">
        <w:rPr>
          <w:rtl/>
        </w:rPr>
        <w:tab/>
      </w:r>
      <w:r w:rsidRPr="00D65BEC">
        <w:rPr>
          <w:rtl/>
        </w:rPr>
        <w:tab/>
      </w:r>
      <w:r w:rsidRPr="00D65BEC">
        <w:rPr>
          <w:rFonts w:hint="cs"/>
          <w:rtl/>
        </w:rPr>
        <w:t xml:space="preserve"> </w:t>
      </w:r>
      <w:r>
        <w:rPr>
          <w:rStyle w:val="TanaimMishna"/>
          <w:rtl/>
          <w:rPrChange w:id="20002" w:author="קלוד" w:date="2026-10-11T09:07:13Z">
            <w:rPr>
              <w:rtl/>
            </w:rPr>
          </w:rPrChange>
        </w:rPr>
        <w:t xml:space="preserve">רבי יהודה</w:t>
      </w:r>
      <w:r>
        <w:rPr>
          <w:rtl/>
        </w:rPr>
        <w:t xml:space="preserve"> אומר</w:t>
      </w:r>
      <w:r>
        <w:rPr>
          <w:rStyle w:val="TanaimMishna"/>
          <w:rtl/>
          <w:rPrChange w:id="95232" w:author="Claude" w:date="2026-10-11T09:08:00Z">
            <w:rPr>
              <w:rtl/>
            </w:rPr>
          </w:rPrChange>
        </w:rPr>
        <w:t xml:space="preserve">:</w:t>
      </w:r>
      <w:r>
        <w:rPr>
          <w:rtl/>
        </w:rPr>
        <w:t xml:space="preserve"> מעריך אבל לא נערך;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וזה וזה מודים שנודרין ונידרין.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243" w:author="קלוד" w:date="2026-10-11T12:18:15Z"/>
        </w:rPr>
      </w:pPr>
      <w:ins w:id="90244" w:author="קלוד" w:date="2026-10-11T12:18:15Z">
        <w:r>
          <w:rPr>
            <w:color w:val="7B3F00"/>
          </w:rPr>
          <w:t xml:space="preserve">עכו"ם במשנה - ר"מ נערך ולא מעריך, ר"י להיפך</w:t>
        </w:r>
      </w:ins>
    </w:p>
    <w:p>
      <w:pPr>
        <w:pStyle w:val="38"/>
        <w:rPr>
          <w:ins w:id="92971" w:author="מנוע מכני" w:date="2026-10-11T12:04:39Z"/>
        </w:rPr>
      </w:pPr>
      <w:r w:rsidRPr="00217260">
        <w:t>ת"ר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2972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בני ישראל מעריכין ואין ה</w:t>
      </w:r>
      <w:ins w:id="90001" w:author="מנוע מכני" w:date="2026-10-11T12:04:39Z">
        <w:r>
          <w:rPr>
            <w:rtl/>
          </w:rPr>
          <w:t xml:space="preserve">עכו"ם</w:t>
        </w:r>
      </w:ins>
      <w:del w:id="90002" w:author="מנוע מכני" w:date="2026-10-11T12:04:39Z">
        <w:r>
          <w:rPr>
            <w:rtl/>
          </w:rPr>
          <w:delText xml:space="preserve">ע</w:delText>
        </w:r>
        <w:r>
          <w:rPr>
            <w:rFonts w:hint="cs"/>
            <w:rtl/>
          </w:rPr>
          <w:delText xml:space="preserve">כו'ם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מעריכין, </w:t>
      </w:r>
      <w:r>
        <w:rPr>
          <w:rStyle w:val="2fb"/>
          <w:rFonts w:hint="cs"/>
          <w:rtl/>
        </w:rPr>
        <w:t>ולר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מ</w:t>
      </w:r>
      <w:r>
        <w:rPr>
          <w:rFonts w:hint="cs"/>
          <w:rtl/>
        </w:rPr>
        <w:t xml:space="preserve">: אבל נערכין ד'</w:t>
      </w:r>
      <w:ins w:id="90249" w:author="Claude - סמנטי" w:date="2026-10-11T12:14:28Z">
        <w:r>
          <w:rPr>
            <w:rStyle w:val="afffff0"/>
            <w:rFonts w:hint="cs"/>
            <w:rtl/>
          </w:rPr>
          <w:t xml:space="preserve">אִישׁ</w:t>
        </w:r>
      </w:ins>
      <w:del w:id="90250" w:author="Claude - סמנטי" w:date="2026-10-11T12:14:28Z">
        <w:r>
          <w:rPr>
            <w:rFonts w:hint="cs"/>
            <w:rtl/>
          </w:rPr>
          <w:delText xml:space="preserve">איש</w:delText>
        </w:r>
      </w:del>
      <w:r>
        <w:rPr>
          <w:rFonts w:hint="cs"/>
          <w:rtl/>
        </w:rPr>
        <w:t xml:space="preserve">'</w:t>
      </w:r>
      <w:r>
        <w:rPr>
          <w:rtl/>
        </w:rPr>
        <w:t xml:space="preserve"> </w:t>
      </w:r>
    </w:p>
    <w:p>
      <w:pPr>
        <w:pStyle w:val="38"/>
        <w:rPr>
          <w:ins w:id="92973" w:author="מנוע מכני" w:date="2026-10-11T12:04:39Z"/>
        </w:rPr>
      </w:pPr>
      <w:r w:rsidRPr="00A757C8">
        <w:t>אר</w:t>
      </w:r>
      <w:r w:rsidRPr="00A757C8">
        <w:t>"</w:t>
      </w:r>
      <w:r w:rsidRPr="00A757C8">
        <w:t>מ</w:t>
      </w:r>
      <w:r w:rsidRPr="00A757C8">
        <w:t xml:space="preserve">:</w:t>
      </w:r>
    </w:p>
    <w:p w:rsidR="00E403F0" w:rsidRPr="00AD695E" w:rsidRDefault="00E403F0" w:rsidP="00E403F0">
      <w:pPr>
        <w:rPr>
          <w:rtl/>
        </w:rPr>
      </w:pPr>
      <w:del w:id="92974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וכי מאחר שמקרא אחד </w:t>
      </w:r>
      <w:r w:rsidRPr="00A757C8">
        <w:rPr>
          <w:rStyle w:val="2fb"/>
          <w:rtl/>
        </w:rPr>
        <w:t xml:space="preserve">מרבה</w:t>
      </w:r>
      <w:r w:rsidRPr="00A757C8">
        <w:rPr>
          <w:rtl/>
        </w:rPr>
        <w:t xml:space="preserve"> ומקרא אחד ממעט, מפני מה אני אומר נערך ולא מעריך? מפני שריבה הכתוב בנערכין יותר מבמעריכין, שהרי חרש שוטה וקטן נערך אבל </w:t>
      </w:r>
      <w:r w:rsidRPr="00A757C8">
        <w:rPr>
          <w:rtl/>
        </w:rPr>
        <w:t xml:space="preserve">לא</w:t>
      </w:r>
      <w:r w:rsidRPr="00A757C8">
        <w:rPr>
          <w:rtl/>
        </w:rPr>
        <w:t xml:space="preserve"> מעריכין</w:t>
      </w:r>
      <w:ins w:id="91576" w:author="מנוע מכני" w:date="2026-10-11T12:04:39Z">
        <w:r>
          <w:rPr>
            <w:rtl/>
          </w:rPr>
          <w:t xml:space="preserve">,</w:t>
        </w:r>
      </w:ins>
      <w:del w:id="91577" w:author="מנוע מכני" w:date="2026-10-11T12:04:39Z">
        <w:r w:rsidRPr="00A757C8">
          <w:rPr>
            <w:rtl/>
          </w:rPr>
          <w:delText xml:space="preserve">;</w:delText>
        </w:r>
      </w:del>
    </w:p>
    <w:p>
      <w:pPr>
        <w:pStyle w:val="38"/>
        <w:rPr>
          <w:ins w:id="92975" w:author="מנוע מכני" w:date="2026-10-11T12:04:39Z"/>
        </w:rPr>
      </w:pPr>
      <w:r w:rsidRPr="00217260">
        <w:t>ר</w:t>
      </w:r>
      <w:r w:rsidRPr="00217260">
        <w:t>"</w:t>
      </w:r>
      <w:r w:rsidRPr="00217260">
        <w:t xml:space="preserve">י</w:t>
      </w:r>
      <w:del w:id="94175" w:author="מנוע מכני" w:date="2026-10-11T12:04:39Z">
        <w:r w:rsidRPr="00217260">
          <w:delText xml:space="preserve"> </w:delText>
        </w:r>
        <w:r w:rsidRPr="00217260">
          <w:delText xml:space="preserve">אומר</w:delText>
        </w:r>
      </w:del>
      <w:r w:rsidRPr="00217260">
        <w:t xml:space="preserve">:</w:t>
      </w:r>
    </w:p>
    <w:p w:rsidR="00E403F0" w:rsidRPr="00AD695E" w:rsidRDefault="00E403F0" w:rsidP="00E403F0">
      <w:pPr>
        <w:ind w:left="680" w:hanging="680"/>
        <w:rPr>
          <w:rtl/>
        </w:rPr>
      </w:pPr>
      <w:del w:id="92976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בני ישראל נערכין ואין הע</w:t>
      </w:r>
      <w:r>
        <w:rPr>
          <w:rFonts w:hint="cs"/>
          <w:rtl/>
        </w:rPr>
        <w:t>כו</w:t>
      </w:r>
      <w:r>
        <w:rPr>
          <w:rtl/>
        </w:rPr>
        <w:t>"</w:t>
      </w:r>
      <w:r>
        <w:rPr>
          <w:rFonts w:hint="cs"/>
          <w:rtl/>
        </w:rPr>
        <w:t xml:space="preserve">ם </w:t>
      </w:r>
      <w:r>
        <w:rPr>
          <w:rtl/>
        </w:rPr>
        <w:t xml:space="preserve">נערכין, יכול </w:t>
      </w:r>
      <w:r>
        <w:rPr>
          <w:rtl/>
        </w:rPr>
        <w:t xml:space="preserve">לא</w:t>
      </w:r>
      <w:r>
        <w:rPr>
          <w:rtl/>
        </w:rPr>
        <w:t xml:space="preserve"> יהו מעריכין? </w:t>
      </w:r>
      <w:r>
        <w:rPr>
          <w:rtl/>
        </w:rPr>
        <w:t xml:space="preserve">ת"ל</w:t>
      </w:r>
      <w:r>
        <w:rPr>
          <w:rtl/>
        </w:rPr>
        <w:t xml:space="preserve">: </w:t>
      </w:r>
      <w:r>
        <w:rPr>
          <w:rFonts w:hint="cs"/>
          <w:rtl/>
        </w:rPr>
        <w:t>'</w:t>
      </w:r>
      <w:ins w:id="90251" w:author="Claude - סמנטי" w:date="2026-10-11T12:14:28Z">
        <w:r>
          <w:rPr>
            <w:rStyle w:val="afffff0"/>
            <w:rtl/>
          </w:rPr>
          <w:t xml:space="preserve">אִישׁ</w:t>
        </w:r>
      </w:ins>
      <w:del w:id="90252" w:author="Claude - סמנטי" w:date="2026-10-11T12:14:28Z">
        <w:r>
          <w:rPr>
            <w:rtl/>
          </w:rPr>
          <w:delText xml:space="preserve">איש</w:delText>
        </w:r>
      </w:del>
      <w:r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92977" w:author="מנוע מכני" w:date="2026-10-11T12:04:39Z"/>
        </w:rPr>
      </w:pPr>
      <w:r>
        <w:t>אר</w:t>
      </w:r>
      <w:r>
        <w:t>"</w:t>
      </w:r>
      <w:r>
        <w:t>י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2978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וכי מאחר שמקרא אחד </w:t>
      </w:r>
      <w:r>
        <w:rPr>
          <w:rStyle w:val="2fb"/>
          <w:rtl/>
        </w:rPr>
        <w:t xml:space="preserve">מרבה</w:t>
      </w:r>
      <w:r>
        <w:rPr>
          <w:rtl/>
        </w:rPr>
        <w:t xml:space="preserve"> ומקרא אחד ממעט, מפני מה </w:t>
      </w:r>
      <w:ins w:id="92572" w:author="מנוע מכני" w:date="2026-10-11T12:04:39Z">
        <w:r>
          <w:rPr>
            <w:rFonts w:hint="cs"/>
            <w:rtl/>
          </w:rPr>
          <w:t xml:space="preserve">נכרי</w:t>
        </w:r>
      </w:ins>
      <w:del w:id="92573" w:author="מנוע מכני" w:date="2026-10-11T12:04:39Z">
        <w:r>
          <w:rPr>
            <w:rFonts w:hint="cs"/>
            <w:rtl/>
          </w:rPr>
          <w:delText xml:space="preserve">עכו</w:delText>
        </w:r>
        <w:r>
          <w:rPr>
            <w:rtl/>
          </w:rPr>
          <w:delText xml:space="preserve">"</w:delText>
        </w:r>
        <w:r>
          <w:rPr>
            <w:rFonts w:hint="cs"/>
            <w:rtl/>
          </w:rPr>
          <w:delText xml:space="preserve">ם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מעריך ולא נערך? </w:t>
      </w:r>
    </w:p>
    <w:p w:rsidR="00E403F0" w:rsidRPr="006F08E9" w:rsidRDefault="00E403F0" w:rsidP="00E403F0">
      <w:pPr>
        <w:rPr>
          <w:spacing w:val="-4"/>
          <w:rtl/>
        </w:rPr>
      </w:pPr>
      <w:r w:rsidRPr="006F08E9">
        <w:rPr>
          <w:spacing w:val="-4"/>
          <w:rtl/>
        </w:rPr>
        <w:t xml:space="preserve">מפני שריבה הכתוב במעריכין יותר מבנערכין, שהרי טומטום ואנדרוגינוס מעריכין אבל </w:t>
      </w:r>
      <w:r w:rsidRPr="006F08E9">
        <w:rPr>
          <w:spacing w:val="-4"/>
          <w:rtl/>
        </w:rPr>
        <w:t xml:space="preserve">לא</w:t>
      </w:r>
      <w:r w:rsidRPr="006F08E9">
        <w:rPr>
          <w:spacing w:val="-4"/>
          <w:rtl/>
        </w:rPr>
        <w:t xml:space="preserve"> נערכין.</w:t>
      </w:r>
    </w:p>
    <w:p w:rsidR="00E403F0" w:rsidRPr="00AD695E" w:rsidRDefault="00E403F0" w:rsidP="00E403F0">
      <w:pPr>
        <w:rPr>
          <w:rtl/>
        </w:rPr>
      </w:pPr>
    </w:p>
    <w:p>
      <w:pPr>
        <w:pStyle w:val="afffff8"/>
        <w:rPr>
          <w:ins w:id="90241" w:author="קלוד" w:date="2026-10-11T12:18:15Z"/>
        </w:rPr>
      </w:pPr>
      <w:ins w:id="90242" w:author="קלוד" w:date="2026-10-11T12:18:15Z">
        <w:r>
          <w:rPr>
            <w:color w:val="7B3F00"/>
          </w:rPr>
          <w:t xml:space="preserve">הלכה כר"מ וטעם ר"י - 'לא לכם ולנו' ורפיון ידים</w:t>
        </w:r>
      </w:ins>
    </w:p>
    <w:p>
      <w:pPr>
        <w:pStyle w:val="38"/>
        <w:rPr>
          <w:ins w:id="92979" w:author="מנוע מכני" w:date="2026-10-11T12:04:39Z"/>
        </w:rPr>
      </w:pPr>
      <w:r>
        <w:t>רבא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2980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tl/>
        </w:rPr>
        <w:tab/>
      </w:r>
      <w:r w:rsidRPr="00217260">
        <w:rPr>
          <w:b/>
          <w:bCs/>
          <w:rtl/>
        </w:rPr>
        <w:t>הלכתיה</w:t>
      </w:r>
      <w:r>
        <w:rPr>
          <w:rtl/>
        </w:rPr>
        <w:t xml:space="preserve"> </w:t>
      </w:r>
      <w:r>
        <w:rPr>
          <w:rStyle w:val="2fb"/>
          <w:rtl/>
        </w:rPr>
        <w:t xml:space="preserve">דר"</w:t>
      </w:r>
      <w:r>
        <w:rPr>
          <w:rStyle w:val="2fb"/>
          <w:rFonts w:hint="cs"/>
          <w:rtl/>
        </w:rPr>
        <w:t xml:space="preserve">מ</w:t>
      </w:r>
      <w:r>
        <w:rPr>
          <w:rFonts w:hint="cs"/>
          <w:rtl/>
        </w:rPr>
        <w:t xml:space="preserve"> </w:t>
      </w:r>
      <w:ins w:id="92656" w:author="מנוע מכני" w:date="2026-10-11T12:04:39Z">
        <w:r>
          <w:rPr>
            <w:rtl/>
          </w:rPr>
          <w:t xml:space="preserve">מסתבר</w:t>
        </w:r>
      </w:ins>
      <w:del w:id="92657" w:author="מנוע מכני" w:date="2026-10-11T12:04:39Z">
        <w:r>
          <w:rPr>
            <w:rtl/>
          </w:rPr>
          <w:delText xml:space="preserve">מסתברא</w:delText>
        </w:r>
      </w:del>
      <w:r>
        <w:rPr>
          <w:rtl/>
        </w:rPr>
        <w:t xml:space="preserve">, דלא לכם ולנו לבנות (את) בית אלהינו</w:t>
      </w:r>
      <w:ins w:id="91578" w:author="מנוע מכני" w:date="2026-10-11T12:04:39Z">
        <w:r>
          <w:rPr>
            <w:rtl/>
          </w:rPr>
          <w:t xml:space="preserve">,</w:t>
        </w:r>
      </w:ins>
      <w:del w:id="91579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 w:rsidRPr="00A757C8">
        <w:rPr>
          <w:rtl/>
        </w:rPr>
        <w:tab/>
        <w:t xml:space="preserve">טעמיה </w:t>
      </w:r>
      <w:r w:rsidRPr="00A757C8">
        <w:rPr>
          <w:rtl/>
        </w:rPr>
        <w:tab/>
        <w:t xml:space="preserve">לא</w:t>
      </w:r>
      <w:r w:rsidRPr="00A757C8">
        <w:rPr>
          <w:rtl/>
        </w:rPr>
        <w:tab/>
        <w:t xml:space="preserve"> </w:t>
      </w:r>
      <w:ins w:id="92658" w:author="מנוע מכני" w:date="2026-10-11T12:04:39Z">
        <w:r>
          <w:rPr>
            <w:rtl/>
          </w:rPr>
          <w:t xml:space="preserve">מסתבר</w:t>
        </w:r>
      </w:ins>
      <w:del w:id="92659" w:author="מנוע מכני" w:date="2026-10-11T12:04:39Z">
        <w:r w:rsidRPr="00A757C8">
          <w:rPr>
            <w:rtl/>
          </w:rPr>
          <w:tab/>
          <w:delText xml:space="preserve">מסתברא</w:delText>
        </w:r>
      </w:del>
      <w:r w:rsidRPr="00A757C8">
        <w:rPr>
          <w:rtl/>
        </w:rPr>
        <w:tab/>
        <w:t xml:space="preserve">, </w:t>
      </w:r>
      <w:ins w:id="92660" w:author="מנוע מכני" w:date="2026-10-11T12:04:39Z">
        <w:r>
          <w:rPr>
            <w:rFonts w:hint="cs"/>
            <w:rtl/>
          </w:rPr>
          <w:t xml:space="preserve">דמביא</w:t>
        </w:r>
      </w:ins>
      <w:del w:id="92661" w:author="מנוע מכני" w:date="2026-10-11T12:04:39Z">
        <w:r w:rsidRPr="00A757C8">
          <w:rPr>
            <w:rFonts w:hint="cs"/>
            <w:rtl/>
          </w:rPr>
          <w:delText xml:space="preserve">ד</w:delText>
        </w:r>
        <w:r w:rsidRPr="00A757C8">
          <w:rPr>
            <w:rtl/>
          </w:rPr>
          <w:delText xml:space="preserve">מייתי</w:delText>
        </w:r>
      </w:del>
      <w:r w:rsidRPr="00A757C8">
        <w:rPr>
          <w:rtl/>
        </w:rPr>
        <w:t xml:space="preserve"> </w:t>
      </w:r>
      <w:ins w:id="90844" w:author="מנוע מכני" w:date="2026-10-11T12:04:39Z">
        <w:r>
          <w:rPr>
            <w:rtl/>
          </w:rPr>
          <w:t xml:space="preserve">לו</w:t>
        </w:r>
      </w:ins>
      <w:del w:id="90845" w:author="מנוע מכני" w:date="2026-10-11T12:04:39Z">
        <w:r w:rsidRPr="00A757C8">
          <w:rPr>
            <w:rtl/>
          </w:rPr>
          <w:delText xml:space="preserve">ליה</w:delText>
        </w:r>
      </w:del>
      <w:r w:rsidRPr="00A757C8">
        <w:rPr>
          <w:rtl/>
        </w:rPr>
        <w:t xml:space="preserve"> מחרש שוטה וקטן, שאני חרש שוטה וקטן, </w:t>
      </w:r>
      <w:ins w:id="90226" w:author="מנוע מכני" w:date="2026-10-11T12:04:39Z">
        <w:r>
          <w:rPr>
            <w:rtl/>
          </w:rPr>
          <w:t xml:space="preserve">דלא</w:t>
        </w:r>
      </w:ins>
      <w:del w:id="90227" w:author="מנוע מכני" w:date="2026-10-11T12:04:39Z">
        <w:r w:rsidRPr="00A757C8">
          <w:rPr>
            <w:rtl/>
          </w:rPr>
          <w:delText xml:space="preserve">דלאו</w:delText>
        </w:r>
      </w:del>
      <w:r w:rsidRPr="00A757C8">
        <w:rPr>
          <w:rtl/>
        </w:rPr>
        <w:t xml:space="preserve"> בני דעה </w:t>
      </w:r>
      <w:ins w:id="90842" w:author="מנוע מכני" w:date="2026-10-11T12:04:39Z">
        <w:r>
          <w:rPr>
            <w:rtl/>
          </w:rPr>
          <w:t xml:space="preserve">הם</w:t>
        </w:r>
      </w:ins>
      <w:del w:id="90843" w:author="מנוע מכני" w:date="2026-10-11T12:04:39Z">
        <w:r w:rsidRPr="00A757C8">
          <w:rPr>
            <w:rtl/>
          </w:rPr>
          <w:delText xml:space="preserve">נינהו</w:delText>
        </w:r>
      </w:del>
      <w:r w:rsidRPr="00A757C8"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  <w:r w:rsidRPr="00A757C8">
        <w:rPr>
          <w:rtl/>
        </w:rPr>
        <w:tab/>
        <w:t xml:space="preserve">טעמא </w:t>
      </w:r>
      <w:r w:rsidRPr="00A757C8">
        <w:rPr>
          <w:rStyle w:val="2fb"/>
          <w:rtl/>
        </w:rPr>
        <w:tab/>
        <w:t xml:space="preserve">דר"</w:t>
      </w:r>
      <w:r w:rsidRPr="00A757C8">
        <w:rPr>
          <w:rStyle w:val="2fb"/>
          <w:rFonts w:hint="cs"/>
          <w:rtl/>
        </w:rPr>
        <w:t xml:space="preserve">י</w:t>
      </w:r>
      <w:r w:rsidRPr="00A757C8">
        <w:rPr>
          <w:rFonts w:hint="cs"/>
          <w:rtl/>
        </w:rPr>
        <w:t xml:space="preserve"> </w:t>
      </w:r>
      <w:ins w:id="92662" w:author="מנוע מכני" w:date="2026-10-11T12:04:39Z">
        <w:r>
          <w:rPr>
            <w:rtl/>
          </w:rPr>
          <w:t xml:space="preserve">מסתבר</w:t>
        </w:r>
      </w:ins>
      <w:del w:id="92663" w:author="מנוע מכני" w:date="2026-10-11T12:04:39Z">
        <w:r w:rsidRPr="00A757C8">
          <w:rPr>
            <w:rtl/>
          </w:rPr>
          <w:delText xml:space="preserve">מסתברא</w:delText>
        </w:r>
      </w:del>
      <w:r w:rsidRPr="00A757C8">
        <w:rPr>
          <w:rtl/>
        </w:rPr>
        <w:t xml:space="preserve">, </w:t>
      </w:r>
      <w:ins w:id="92664" w:author="מנוע מכני" w:date="2026-10-11T12:04:39Z">
        <w:r>
          <w:rPr>
            <w:rtl/>
          </w:rPr>
          <w:t xml:space="preserve">דמביא</w:t>
        </w:r>
      </w:ins>
      <w:del w:id="92665" w:author="מנוע מכני" w:date="2026-10-11T12:04:39Z">
        <w:r w:rsidRPr="00A757C8">
          <w:rPr>
            <w:rtl/>
          </w:rPr>
          <w:delText xml:space="preserve">דמייתי</w:delText>
        </w:r>
      </w:del>
      <w:r w:rsidRPr="00A757C8">
        <w:rPr>
          <w:rtl/>
        </w:rPr>
        <w:t xml:space="preserve"> </w:t>
      </w:r>
      <w:ins w:id="90850" w:author="מנוע מכני" w:date="2026-10-11T12:04:39Z">
        <w:r>
          <w:rPr>
            <w:rtl/>
          </w:rPr>
          <w:t xml:space="preserve">לו</w:t>
        </w:r>
      </w:ins>
      <w:del w:id="90851" w:author="מנוע מכני" w:date="2026-10-11T12:04:39Z">
        <w:r w:rsidRPr="00A757C8">
          <w:rPr>
            <w:rtl/>
          </w:rPr>
          <w:delText xml:space="preserve">ליה</w:delText>
        </w:r>
      </w:del>
      <w:r w:rsidRPr="00A757C8">
        <w:rPr>
          <w:rtl/>
        </w:rPr>
        <w:t xml:space="preserve"> מטומטום ואנדרוגינוס, דא</w:t>
      </w:r>
      <w:r w:rsidRPr="00A757C8">
        <w:rPr>
          <w:rFonts w:hint="cs"/>
          <w:rtl/>
        </w:rPr>
        <w:t>ע</w:t>
      </w:r>
      <w:r w:rsidRPr="00A757C8">
        <w:rPr>
          <w:rtl/>
        </w:rPr>
        <w:t>"</w:t>
      </w:r>
      <w:r w:rsidRPr="00A757C8">
        <w:rPr>
          <w:rFonts w:hint="cs"/>
          <w:rtl/>
        </w:rPr>
        <w:t>ג</w:t>
      </w:r>
      <w:r w:rsidRPr="00A757C8">
        <w:rPr>
          <w:rtl/>
        </w:rPr>
        <w:t xml:space="preserve"> דבני דעה </w:t>
      </w:r>
      <w:ins w:id="90846" w:author="מנוע מכני" w:date="2026-10-11T12:04:39Z">
        <w:r>
          <w:rPr>
            <w:rtl/>
          </w:rPr>
          <w:t xml:space="preserve">הם</w:t>
        </w:r>
      </w:ins>
      <w:del w:id="90847" w:author="מנוע מכני" w:date="2026-10-11T12:04:39Z">
        <w:r w:rsidRPr="00A757C8">
          <w:rPr>
            <w:rtl/>
          </w:rPr>
          <w:delText xml:space="preserve">נינהו</w:delText>
        </w:r>
      </w:del>
      <w:r w:rsidRPr="00A757C8">
        <w:rPr>
          <w:rtl/>
        </w:rPr>
        <w:t xml:space="preserve"> מעטינהו </w:t>
      </w:r>
      <w:ins w:id="90848" w:author="מנוע מכני" w:date="2026-10-11T12:04:39Z">
        <w:r>
          <w:rPr>
            <w:rtl/>
          </w:rPr>
          <w:t xml:space="preserve">התורה</w:t>
        </w:r>
      </w:ins>
      <w:del w:id="90849" w:author="מנוע מכני" w:date="2026-10-11T12:04:39Z">
        <w:r w:rsidRPr="00A757C8">
          <w:rPr>
            <w:rtl/>
          </w:rPr>
          <w:delText xml:space="preserve">רחמנא</w:delText>
        </w:r>
      </w:del>
      <w:ins w:id="91580" w:author="מנוע מכני" w:date="2026-10-11T12:04:39Z">
        <w:r>
          <w:rPr>
            <w:rtl/>
          </w:rPr>
          <w:t xml:space="preserve">,</w:t>
        </w:r>
      </w:ins>
      <w:del w:id="91581" w:author="מנוע מכני" w:date="2026-10-11T12:04:39Z">
        <w:r w:rsidRPr="00A757C8">
          <w:rPr>
            <w:rtl/>
          </w:rPr>
          <w:delText xml:space="preserve">;</w:delText>
        </w:r>
      </w:del>
    </w:p>
    <w:p w:rsidR="00E403F0" w:rsidRPr="00AD695E" w:rsidRDefault="00E403F0" w:rsidP="00E403F0">
      <w:pPr>
        <w:ind w:hanging="171"/>
        <w:rPr>
          <w:rtl/>
        </w:rPr>
      </w:pPr>
      <w:r w:rsidRPr="00217260">
        <w:rPr>
          <w:b/>
          <w:bCs/>
          <w:rtl/>
        </w:rPr>
        <w:tab/>
        <w:t>הלכתיה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2666" w:author="מנוע מכני" w:date="2026-10-11T12:04:39Z">
        <w:r>
          <w:rPr>
            <w:rtl/>
          </w:rPr>
          <w:t xml:space="preserve">מסתבר</w:t>
        </w:r>
      </w:ins>
      <w:del w:id="92667" w:author="מנוע מכני" w:date="2026-10-11T12:04:39Z">
        <w:r>
          <w:rPr>
            <w:rtl/>
          </w:rPr>
          <w:delText xml:space="preserve">מסתברא</w:delText>
        </w:r>
      </w:del>
      <w:r>
        <w:rPr>
          <w:rtl/>
        </w:rPr>
        <w:t xml:space="preserve">, ד</w:t>
      </w:r>
      <w:r>
        <w:rPr>
          <w:rFonts w:hint="cs"/>
          <w:rtl/>
        </w:rPr>
        <w:t>'</w:t>
      </w:r>
      <w:r>
        <w:rPr>
          <w:rStyle w:val="afffff0"/>
          <w:rtl/>
        </w:rPr>
        <w:t>לא לכם ולנו לבנות (את) בית אלהינו</w:t>
      </w:r>
      <w:r>
        <w:rPr>
          <w:rFonts w:hint="cs"/>
          <w:rtl/>
        </w:rPr>
        <w:t>'</w:t>
      </w:r>
      <w:r>
        <w:rPr>
          <w:rtl/>
        </w:rPr>
        <w:t>.</w:t>
      </w:r>
    </w:p>
    <w:p w:rsidR="00E403F0" w:rsidRPr="00AD695E" w:rsidRDefault="00E403F0" w:rsidP="00E403F0">
      <w:pPr>
        <w:ind w:hanging="171"/>
        <w:rPr>
          <w:rtl/>
        </w:rPr>
      </w:pPr>
      <w:r>
        <w:rPr>
          <w:rStyle w:val="2fb"/>
          <w:rFonts w:hint="cs"/>
          <w:rtl/>
        </w:rPr>
        <w:t>ולר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י</w:t>
      </w:r>
      <w:r>
        <w:rPr>
          <w:rFonts w:hint="cs"/>
          <w:rtl/>
        </w:rPr>
        <w:t xml:space="preserve"> </w:t>
      </w:r>
      <w:ins w:id="90852" w:author="מנוע מכני" w:date="2026-10-11T12:04:39Z">
        <w:r>
          <w:rPr>
            <w:rFonts w:hint="cs"/>
            <w:rtl/>
          </w:rPr>
          <w:t xml:space="preserve">זה</w:t>
        </w:r>
      </w:ins>
      <w:del w:id="90853" w:author="מנוע מכני" w:date="2026-10-11T12:04:39Z">
        <w:r>
          <w:rPr>
            <w:rFonts w:hint="cs"/>
            <w:rtl/>
          </w:rPr>
          <w:delText xml:space="preserve">האי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לכם ולנו</w:t>
      </w:r>
      <w:ins w:id="90017" w:author="מנוע מכני" w:date="2026-10-11T12:04:39Z">
        <w:r>
          <w:rPr>
            <w:rFonts w:hint="cs"/>
            <w:rtl/>
          </w:rPr>
          <w:t xml:space="preserve"> 'ד</w:t>
        </w:r>
      </w:ins>
      <w:del w:id="90018" w:author="מנוע מכני" w:date="2026-10-11T12:04:39Z">
        <w:r>
          <w:rPr>
            <w:rFonts w:hint="cs"/>
            <w:rtl/>
          </w:rPr>
          <w:delText xml:space="preserve"> ' ד</w:delText>
        </w:r>
      </w:del>
      <w:r>
        <w:rPr>
          <w:rFonts w:hint="cs"/>
          <w:rtl/>
        </w:rPr>
        <w:t xml:space="preserve">ערכו נגנז .</w:t>
      </w:r>
    </w:p>
    <w:p>
      <w:pPr>
        <w:pStyle w:val="38"/>
        <w:rPr>
          <w:ins w:id="92981" w:author="מנוע מכני" w:date="2026-10-11T12:04:39Z"/>
        </w:rPr>
      </w:pPr>
      <w:r w:rsidRPr="00A757C8">
        <w:t xml:space="preserve">אלא</w:t>
      </w:r>
    </w:p>
    <w:p w:rsidR="00E403F0" w:rsidRPr="00AD695E" w:rsidRDefault="00E403F0" w:rsidP="00E403F0">
      <w:pPr>
        <w:rPr>
          <w:rtl/>
        </w:rPr>
      </w:pPr>
      <w:del w:id="92982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מעתה, </w:t>
      </w:r>
      <w:r w:rsidRPr="00A757C8">
        <w:rPr>
          <w:rtl/>
        </w:rPr>
        <w:t xml:space="preserve">לא</w:t>
      </w:r>
      <w:r w:rsidRPr="00A757C8">
        <w:rPr>
          <w:rtl/>
        </w:rPr>
        <w:t xml:space="preserve"> ימעלו בו! </w:t>
      </w:r>
      <w:r w:rsidRPr="00A757C8">
        <w:rPr>
          <w:rtl/>
        </w:rPr>
        <w:t xml:space="preserve">דתנן</w:t>
      </w:r>
      <w:r w:rsidRPr="00A757C8">
        <w:rPr>
          <w:rtl/>
        </w:rPr>
        <w:t xml:space="preserve">: חמש חטאות המתות ומעות ההולכות לים המלח </w:t>
      </w:r>
      <w:r w:rsidRPr="00A757C8">
        <w:rPr>
          <w:rtl/>
        </w:rPr>
        <w:t xml:space="preserve">לא</w:t>
      </w:r>
      <w:r w:rsidRPr="00A757C8">
        <w:rPr>
          <w:rtl/>
        </w:rPr>
        <w:t xml:space="preserve"> נהנין ולא מועלין, </w:t>
      </w:r>
    </w:p>
    <w:p w:rsidR="00E403F0" w:rsidRPr="006F08E9" w:rsidRDefault="00E403F0" w:rsidP="00E403F0">
      <w:pPr>
        <w:rPr>
          <w:spacing w:val="-4"/>
          <w:rtl/>
        </w:rPr>
      </w:pPr>
      <w:r w:rsidRPr="006F08E9">
        <w:rPr>
          <w:spacing w:val="-4"/>
          <w:rtl/>
        </w:rPr>
        <w:t xml:space="preserve">אלמה </w:t>
      </w:r>
      <w:r w:rsidRPr="006F08E9">
        <w:rPr>
          <w:spacing w:val="-4"/>
          <w:rtl/>
        </w:rPr>
        <w:t xml:space="preserve">תניא</w:t>
      </w:r>
      <w:r w:rsidRPr="006F08E9">
        <w:rPr>
          <w:spacing w:val="-4"/>
          <w:rtl/>
        </w:rPr>
        <w:t xml:space="preserve"> גבי קדשי עובדי כוכבים: </w:t>
      </w:r>
      <w:r w:rsidRPr="006F08E9">
        <w:rPr>
          <w:rFonts w:hint="cs"/>
          <w:spacing w:val="-4"/>
          <w:rtl/>
        </w:rPr>
        <w:t>בד</w:t>
      </w:r>
      <w:r w:rsidRPr="006F08E9">
        <w:rPr>
          <w:spacing w:val="-4"/>
          <w:rtl/>
        </w:rPr>
        <w:t>"</w:t>
      </w:r>
      <w:r w:rsidRPr="006F08E9">
        <w:rPr>
          <w:rFonts w:hint="cs"/>
          <w:spacing w:val="-4"/>
          <w:rtl/>
        </w:rPr>
        <w:t>א</w:t>
      </w:r>
      <w:r w:rsidRPr="006F08E9">
        <w:rPr>
          <w:spacing w:val="-4"/>
          <w:rtl/>
        </w:rPr>
        <w:t xml:space="preserve"> - בקדשי מזבח, אבל בקדשי בדק הבית מועלין בהן! </w:t>
      </w:r>
    </w:p>
    <w:p>
      <w:pPr>
        <w:pStyle w:val="38"/>
        <w:rPr>
          <w:ins w:id="92983" w:author="מנוע מכני" w:date="2026-10-11T12:04:39Z"/>
        </w:rPr>
      </w:pPr>
      <w:r w:rsidRPr="006F08E9">
        <w:t xml:space="preserve">אלא </w:t>
      </w:r>
      <w:r w:rsidRPr="006F08E9">
        <w:t xml:space="preserve">אמר</w:t>
      </w:r>
      <w:r w:rsidRPr="006F08E9">
        <w:t xml:space="preserve"> רבא:</w:t>
      </w:r>
    </w:p>
    <w:p w:rsidR="00E403F0" w:rsidRPr="006F08E9" w:rsidRDefault="00E403F0" w:rsidP="00E403F0">
      <w:pPr>
        <w:rPr>
          <w:spacing w:val="-6"/>
          <w:rtl/>
        </w:rPr>
      </w:pPr>
      <w:del w:id="92984" w:author="מנוע מכני" w:date="2026-10-11T12:04:39Z">
        <w:r w:rsidRPr="006F08E9">
          <w:rPr>
            <w:spacing w:val="-6"/>
            <w:rtl/>
          </w:rPr>
          <w:delText xml:space="preserve"> </w:delText>
        </w:r>
      </w:del>
      <w:r w:rsidRPr="006F08E9">
        <w:rPr>
          <w:spacing w:val="-6"/>
          <w:rtl/>
        </w:rPr>
        <w:t xml:space="preserve">משום רפיון ידים הוא, ד</w:t>
      </w:r>
      <w:r w:rsidRPr="006F08E9">
        <w:rPr>
          <w:rFonts w:hint="cs"/>
          <w:spacing w:val="-6"/>
          <w:rtl/>
        </w:rPr>
        <w:t>'</w:t>
      </w:r>
      <w:r w:rsidRPr="006F08E9">
        <w:rPr>
          <w:rStyle w:val="afffff0"/>
          <w:spacing w:val="-6"/>
          <w:rtl/>
        </w:rPr>
        <w:t>ויהי עם הארץ מרפין ידי עם יהודה ומבהלים אותם לבנות</w:t>
      </w:r>
      <w:r w:rsidRPr="006F08E9">
        <w:rPr>
          <w:rFonts w:hint="cs"/>
          <w:spacing w:val="-6"/>
          <w:rtl/>
        </w:rPr>
        <w:t>'</w:t>
      </w:r>
      <w:r w:rsidRPr="006F08E9">
        <w:rPr>
          <w:spacing w:val="-6"/>
          <w:rtl/>
        </w:rPr>
        <w:t>.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ו.</w:t>
      </w:r>
    </w:p>
    <w:p>
      <w:pPr>
        <w:pStyle w:val="afffff8"/>
        <w:rPr>
          <w:ins w:id="90239" w:author="קלוד" w:date="2026-10-11T12:18:15Z"/>
        </w:rPr>
      </w:pPr>
      <w:ins w:id="90240" w:author="קלוד" w:date="2026-10-11T12:18:15Z">
        <w:r>
          <w:rPr>
            <w:color w:val="7B3F00"/>
          </w:rPr>
          <w:t xml:space="preserve">נדבת עכו"ם לבדק הבית - בתחילה ובסוף</w:t>
        </w:r>
      </w:ins>
    </w:p>
    <w:p>
      <w:pPr>
        <w:pStyle w:val="38"/>
        <w:rPr>
          <w:ins w:id="92986" w:author="מנוע מכני" w:date="2026-10-11T12:04:39Z"/>
        </w:rPr>
      </w:pPr>
      <w:del w:id="92985" w:author="מנוע מכני" w:date="2026-10-11T12:04:39Z">
        <w:r>
          <w:delText xml:space="preserve">•</w:delText>
        </w:r>
      </w:del>
      <w:r>
        <w:t xml:space="preserve"> </w:t>
      </w:r>
      <w:r>
        <w:t xml:space="preserve">תנא </w:t>
      </w:r>
      <w:ins w:id="90854" w:author="מנוע מכני" w:date="2026-10-11T12:04:39Z">
        <w:r>
          <w:t xml:space="preserve">אחת</w:t>
        </w:r>
      </w:ins>
      <w:del w:id="90855" w:author="מנוע מכני" w:date="2026-10-11T12:04:39Z">
        <w:r>
          <w:delText xml:space="preserve">חדא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298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עובד כוכבים שהתנדב נדבה לבדק הבית - מקבלים הימנו, </w:t>
      </w:r>
    </w:p>
    <w:p>
      <w:pPr>
        <w:pStyle w:val="38"/>
        <w:rPr>
          <w:ins w:id="92988" w:author="מנוע מכני" w:date="2026-10-11T12:04:39Z"/>
        </w:rPr>
      </w:pPr>
      <w:r>
        <w:t xml:space="preserve">ותניא אידך:</w:t>
      </w:r>
    </w:p>
    <w:p w:rsidR="00E403F0" w:rsidRPr="00AD695E" w:rsidRDefault="00E403F0" w:rsidP="00E403F0">
      <w:pPr>
        <w:rPr>
          <w:rtl/>
        </w:rPr>
      </w:pPr>
      <w:del w:id="9298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אין מקבלין! </w:t>
      </w:r>
    </w:p>
    <w:p>
      <w:pPr>
        <w:pStyle w:val="38"/>
        <w:rPr>
          <w:ins w:id="92990" w:author="מנוע מכני" w:date="2026-10-11T12:04:39Z"/>
        </w:rPr>
      </w:pPr>
      <w:r>
        <w:t xml:space="preserve">א"ר אילא </w:t>
      </w:r>
      <w:r>
        <w:t>ארי</w:t>
      </w:r>
      <w:r>
        <w:t>"</w:t>
      </w:r>
      <w:r>
        <w:t xml:space="preserve">ו </w:t>
      </w:r>
      <w:r>
        <w:t xml:space="preserve">לא</w:t>
      </w:r>
      <w:r>
        <w:t xml:space="preserve"> </w:t>
      </w:r>
      <w:ins w:id="92046" w:author="מנוע מכני" w:date="2026-10-11T12:04:39Z">
        <w:r>
          <w:t xml:space="preserve">קשה</w:t>
        </w:r>
      </w:ins>
      <w:del w:id="92047" w:author="מנוע מכני" w:date="2026-10-11T12:04:39Z">
        <w:r>
          <w:delText xml:space="preserve">קשיא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299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הא בתחילה, הא בסוף, </w:t>
      </w:r>
    </w:p>
    <w:p>
      <w:pPr>
        <w:pStyle w:val="38"/>
        <w:rPr>
          <w:ins w:id="92992" w:author="מנוע מכני" w:date="2026-10-11T12:04:39Z"/>
        </w:rPr>
      </w:pPr>
      <w:r>
        <w:t>דא</w:t>
      </w:r>
      <w:r>
        <w:t>ר</w:t>
      </w:r>
      <w:r>
        <w:t>"</w:t>
      </w:r>
      <w:r>
        <w:t>א מרי</w:t>
      </w:r>
      <w:r>
        <w:t>"</w:t>
      </w:r>
      <w:r>
        <w:t>ו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299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בתחילה </w:t>
      </w:r>
      <w:ins w:id="90088" w:author="מנוע מכני" w:date="2026-10-11T12:04:39Z">
        <w:r>
          <w:rPr>
            <w:rtl/>
          </w:rPr>
          <w:t xml:space="preserve">אפי'</w:t>
        </w:r>
      </w:ins>
      <w:del w:id="90089" w:author="מנוע מכני" w:date="2026-10-11T12:04:39Z">
        <w:r>
          <w:rPr>
            <w:rtl/>
          </w:rPr>
          <w:delText xml:space="preserve">אפילו</w:delText>
        </w:r>
      </w:del>
      <w:r>
        <w:rPr>
          <w:rtl/>
        </w:rPr>
        <w:t xml:space="preserve"> מים ומלח אין מקבלין מהם, בסוף דבר המסויים אין מקבלין, דבר שאינו מסויים מקבלין.</w:t>
      </w:r>
    </w:p>
    <w:p w:rsidR="00E403F0" w:rsidRPr="00AD695E" w:rsidRDefault="00E403F0" w:rsidP="00E403F0">
      <w:pPr>
        <w:rPr>
          <w:rtl/>
        </w:rPr>
      </w:pPr>
    </w:p>
    <w:p>
      <w:pPr>
        <w:pStyle w:val="38"/>
        <w:rPr>
          <w:ins w:id="92994" w:author="מנוע מכני" w:date="2026-10-11T12:04:39Z"/>
        </w:rPr>
      </w:pPr>
      <w:r w:rsidRPr="00217260">
        <w:t>דבר המסויים</w:t>
      </w:r>
      <w:r w:rsidRPr="00217260">
        <w:t>-</w:t>
      </w:r>
      <w:r w:rsidRPr="00217260">
        <w:t xml:space="preserve"> </w:t>
      </w:r>
      <w:r>
        <w:t xml:space="preserve">אמר</w:t>
      </w:r>
      <w:r>
        <w:t xml:space="preserve"> רב יוסף:</w:t>
      </w:r>
    </w:p>
    <w:p w:rsidR="00E403F0" w:rsidRPr="00AD695E" w:rsidRDefault="00E403F0" w:rsidP="00E403F0">
      <w:pPr>
        <w:rPr>
          <w:rtl/>
        </w:rPr>
      </w:pPr>
      <w:del w:id="9299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כגון אמה כליא עורב.</w:t>
      </w:r>
    </w:p>
    <w:p>
      <w:pPr>
        <w:pStyle w:val="38"/>
        <w:rPr>
          <w:ins w:id="92996" w:author="מנוע מכני" w:date="2026-10-11T12:04:39Z"/>
        </w:rPr>
      </w:pPr>
      <w:r>
        <w:t xml:space="preserve">מתיב רב יוסף:</w:t>
      </w:r>
    </w:p>
    <w:p w:rsidR="00E403F0" w:rsidRPr="00AD695E" w:rsidRDefault="00E403F0" w:rsidP="00E403F0">
      <w:pPr>
        <w:rPr>
          <w:rtl/>
        </w:rPr>
      </w:pPr>
      <w:del w:id="92997" w:author="מנוע מכני" w:date="2026-10-11T12:04:39Z">
        <w:r>
          <w:rPr>
            <w:rtl/>
          </w:rPr>
          <w:delText xml:space="preserve"> </w:delText>
        </w:r>
      </w:del>
      <w:r>
        <w:rPr>
          <w:rStyle w:val="afffff0"/>
          <w:rtl/>
          <w:rPrChange w:id="9002" w:author="מנוע פסוקים" w:date="2026-10-11T09:22:04Z">
            <w:rPr>
              <w:rtl/>
            </w:rPr>
          </w:rPrChange>
        </w:rPr>
        <w:t xml:space="preserve">ואיגרת אל אסף שומר הפרדס אשר למלך</w:t>
      </w:r>
      <w:r>
        <w:rPr>
          <w:rtl/>
        </w:rPr>
        <w:t xml:space="preserve"> וגו'! </w:t>
      </w:r>
    </w:p>
    <w:p>
      <w:pPr>
        <w:pStyle w:val="38"/>
        <w:rPr>
          <w:ins w:id="92998" w:author="מנוע מכני" w:date="2026-10-11T12:04:39Z"/>
        </w:rPr>
      </w:pPr>
      <w:r w:rsidRPr="00DC5F70">
        <w:t>א</w:t>
      </w:r>
      <w:r w:rsidRPr="00DC5F70">
        <w:t>"</w:t>
      </w:r>
      <w:r w:rsidRPr="00DC5F70">
        <w:t xml:space="preserve">ל</w:t>
      </w:r>
      <w:r w:rsidRPr="00DC5F70">
        <w:t xml:space="preserve"> </w:t>
      </w:r>
      <w:r w:rsidRPr="00DC5F70">
        <w:t xml:space="preserve">אביי:</w:t>
      </w:r>
    </w:p>
    <w:p w:rsidR="00E403F0" w:rsidRPr="00DC5F70" w:rsidRDefault="00E403F0" w:rsidP="00E403F0">
      <w:pPr>
        <w:rPr>
          <w:spacing w:val="-4"/>
          <w:rtl/>
        </w:rPr>
      </w:pPr>
      <w:del w:id="92999" w:author="מנוע מכני" w:date="2026-10-11T12:04:39Z">
        <w:r w:rsidRPr="00DC5F70">
          <w:rPr>
            <w:spacing w:val="-4"/>
            <w:rtl/>
          </w:rPr>
          <w:delText xml:space="preserve"> </w:delText>
        </w:r>
      </w:del>
      <w:r w:rsidRPr="00DC5F70">
        <w:rPr>
          <w:spacing w:val="-4"/>
          <w:rtl/>
        </w:rPr>
        <w:t xml:space="preserve">שאני </w:t>
      </w:r>
      <w:ins w:id="90023" w:author="Claude - סמנטי" w:date="2026-10-11T12:14:28Z">
        <w:r>
          <w:rPr>
            <w:spacing w:val="-4"/>
            <w:rtl/>
          </w:rPr>
          <w:t xml:space="preserve">המלכות</w:t>
        </w:r>
      </w:ins>
      <w:del w:id="90024" w:author="Claude - סמנטי" w:date="2026-10-11T12:14:28Z">
        <w:r w:rsidRPr="00DC5F70">
          <w:rPr>
            <w:spacing w:val="-4"/>
            <w:rtl/>
          </w:rPr>
          <w:delText xml:space="preserve">מלכותא</w:delText>
        </w:r>
      </w:del>
      <w:r w:rsidRPr="00DC5F70">
        <w:rPr>
          <w:spacing w:val="-4"/>
          <w:rtl/>
        </w:rPr>
        <w:t xml:space="preserve">, דלא הדרא </w:t>
      </w:r>
      <w:ins w:id="90856" w:author="מנוע מכני" w:date="2026-10-11T12:04:39Z">
        <w:r>
          <w:rPr>
            <w:spacing w:val="-4"/>
            <w:rtl/>
          </w:rPr>
          <w:t xml:space="preserve">בו</w:t>
        </w:r>
      </w:ins>
      <w:del w:id="90857" w:author="מנוע מכני" w:date="2026-10-11T12:04:39Z">
        <w:r w:rsidRPr="00DC5F70">
          <w:rPr>
            <w:spacing w:val="-4"/>
            <w:rtl/>
          </w:rPr>
          <w:delText xml:space="preserve">ביה</w:delText>
        </w:r>
      </w:del>
      <w:r w:rsidRPr="00DC5F70">
        <w:rPr>
          <w:spacing w:val="-4"/>
          <w:rtl/>
        </w:rPr>
        <w:t xml:space="preserve">, </w:t>
      </w:r>
      <w:ins w:id="92138" w:author="מנוע מכני" w:date="2026-10-11T12:04:39Z">
        <w:r>
          <w:rPr>
            <w:spacing w:val="-4"/>
            <w:rtl/>
          </w:rPr>
          <w:t xml:space="preserve">דאם </w:t>
        </w:r>
      </w:ins>
      <w:del w:id="92139" w:author="מנוע מכני" w:date="2026-10-11T12:04:39Z">
        <w:r w:rsidRPr="00DC5F70">
          <w:rPr>
            <w:spacing w:val="-4"/>
            <w:rtl/>
          </w:rPr>
          <w:delText xml:space="preserve">דאי </w:delText>
        </w:r>
      </w:del>
      <w:r w:rsidRPr="00DC5F70">
        <w:rPr>
          <w:spacing w:val="-4"/>
          <w:rtl/>
        </w:rPr>
        <w:t xml:space="preserve">אמר</w:t>
      </w:r>
      <w:r w:rsidRPr="00DC5F70">
        <w:rPr>
          <w:spacing w:val="-4"/>
          <w:rtl/>
        </w:rPr>
        <w:t xml:space="preserve"> </w:t>
      </w:r>
      <w:ins w:id="90021" w:author="Claude - סמנטי" w:date="2026-10-11T12:14:28Z">
        <w:r>
          <w:rPr>
            <w:spacing w:val="-4"/>
            <w:rtl/>
          </w:rPr>
          <w:t xml:space="preserve">המלכות</w:t>
        </w:r>
      </w:ins>
      <w:del w:id="90022" w:author="Claude - סמנטי" w:date="2026-10-11T12:14:28Z">
        <w:r w:rsidRPr="00DC5F70">
          <w:rPr>
            <w:spacing w:val="-4"/>
            <w:rtl/>
          </w:rPr>
          <w:delText xml:space="preserve">מלכותא</w:delText>
        </w:r>
      </w:del>
      <w:r w:rsidRPr="00DC5F70">
        <w:rPr>
          <w:spacing w:val="-4"/>
          <w:rtl/>
        </w:rPr>
        <w:t xml:space="preserve"> עקרנא טורי, עקר טורי ולא הדר </w:t>
      </w:r>
      <w:ins w:id="90858" w:author="מנוע מכני" w:date="2026-10-11T12:04:39Z">
        <w:r>
          <w:rPr>
            <w:spacing w:val="-4"/>
            <w:rtl/>
          </w:rPr>
          <w:t xml:space="preserve">בו</w:t>
        </w:r>
      </w:ins>
      <w:del w:id="90859" w:author="מנוע מכני" w:date="2026-10-11T12:04:39Z">
        <w:r w:rsidRPr="00DC5F70">
          <w:rPr>
            <w:spacing w:val="-4"/>
            <w:rtl/>
          </w:rPr>
          <w:delText xml:space="preserve">ביה</w:delText>
        </w:r>
      </w:del>
    </w:p>
    <w:p>
      <w:pPr>
        <w:pStyle w:val="afffff8"/>
        <w:rPr>
          <w:ins w:id="90237" w:author="קלוד" w:date="2026-10-11T12:18:15Z"/>
        </w:rPr>
      </w:pPr>
      <w:ins w:id="90238" w:author="קלוד" w:date="2026-10-11T12:18:15Z">
        <w:r>
          <w:rPr>
            <w:color w:val="7B3F00"/>
          </w:rPr>
          <w:t xml:space="preserve">תרומת עכו"ם - בדעת ישראל או חשש שמא בלבו לשמים</w:t>
        </w:r>
      </w:ins>
    </w:p>
    <w:p>
      <w:pPr>
        <w:pStyle w:val="38"/>
        <w:rPr>
          <w:ins w:id="93001" w:author="מנוע מכני" w:date="2026-10-11T12:04:39Z"/>
        </w:rPr>
      </w:pPr>
      <w:del w:id="93000" w:author="מנוע מכני" w:date="2026-10-11T12:04:39Z">
        <w:r>
          <w:delText xml:space="preserve">•</w:delText>
        </w:r>
      </w:del>
      <w:r>
        <w:t xml:space="preserve"> </w:t>
      </w:r>
      <w:r>
        <w:t>אריא</w:t>
      </w:r>
      <w:r>
        <w:t>"</w:t>
      </w:r>
      <w:r>
        <w:t>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002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עובד כוכבים שהפריש תרומה מכריו, בודקין אותו, </w:t>
      </w:r>
      <w:ins w:id="92140" w:author="מנוע מכני" w:date="2026-10-11T12:04:39Z">
        <w:r>
          <w:rPr>
            <w:rtl/>
          </w:rPr>
          <w:t xml:space="preserve">אם </w:t>
        </w:r>
      </w:ins>
      <w:del w:id="92141" w:author="מנוע מכני" w:date="2026-10-11T12:04:39Z">
        <w:r>
          <w:rPr>
            <w:rtl/>
          </w:rPr>
          <w:delText xml:space="preserve">אי </w:delText>
        </w:r>
      </w:del>
      <w:r>
        <w:rPr>
          <w:rtl/>
        </w:rPr>
        <w:t xml:space="preserve">בדעת ישראל הפרישה - תינתן לכהן, ואם </w:t>
      </w:r>
      <w:ins w:id="90228" w:author="מנוע מכני" w:date="2026-10-11T12:04:39Z">
        <w:r>
          <w:rPr>
            <w:rtl/>
          </w:rPr>
          <w:t xml:space="preserve">לא</w:t>
        </w:r>
      </w:ins>
      <w:del w:id="90229" w:author="מנוע מכני" w:date="2026-10-11T12:04:39Z">
        <w:r>
          <w:rPr>
            <w:rtl/>
          </w:rPr>
          <w:delText xml:space="preserve">לאו</w:delText>
        </w:r>
      </w:del>
      <w:r>
        <w:rPr>
          <w:rtl/>
        </w:rPr>
        <w:t xml:space="preserve"> - טעונה גניזה, </w:t>
      </w:r>
      <w:ins w:id="90860" w:author="מנוע מכני" w:date="2026-10-11T12:04:39Z">
        <w:r>
          <w:rPr>
            <w:rtl/>
          </w:rPr>
          <w:t xml:space="preserve">חוששים</w:t>
        </w:r>
      </w:ins>
      <w:del w:id="90861" w:author="מנוע מכני" w:date="2026-10-11T12:04:39Z">
        <w:r>
          <w:rPr>
            <w:rtl/>
          </w:rPr>
          <w:delText xml:space="preserve">חיישינן</w:delText>
        </w:r>
      </w:del>
      <w:r>
        <w:rPr>
          <w:rtl/>
        </w:rPr>
        <w:t xml:space="preserve"> שמא בלבו לשמים.</w:t>
      </w:r>
    </w:p>
    <w:p>
      <w:pPr>
        <w:pStyle w:val="38"/>
        <w:rPr>
          <w:ins w:id="93003" w:author="מנוע מכני" w:date="2026-10-11T12:04:39Z"/>
        </w:rPr>
      </w:pPr>
      <w:r>
        <w:t xml:space="preserve">מיתיבי:</w:t>
      </w:r>
    </w:p>
    <w:p w:rsidR="00E403F0" w:rsidRPr="00AD695E" w:rsidRDefault="00E403F0" w:rsidP="00E403F0">
      <w:pPr>
        <w:rPr>
          <w:rtl/>
        </w:rPr>
      </w:pPr>
      <w:del w:id="93004" w:author="מנוע מכני" w:date="2026-10-11T12:04:39Z">
        <w:r>
          <w:rPr>
            <w:rtl/>
          </w:rPr>
          <w:delText xml:space="preserve"> </w:delText>
        </w:r>
      </w:del>
      <w:ins w:id="92574" w:author="מנוע מכני" w:date="2026-10-11T12:04:39Z">
        <w:r>
          <w:rPr>
            <w:rtl/>
          </w:rPr>
          <w:t xml:space="preserve">נכרי</w:t>
        </w:r>
      </w:ins>
      <w:del w:id="92575" w:author="מנוע מכני" w:date="2026-10-11T12:04:39Z">
        <w:r>
          <w:rPr>
            <w:rtl/>
          </w:rPr>
          <w:delText xml:space="preserve">ע</w:delText>
        </w:r>
        <w:r>
          <w:rPr>
            <w:rFonts w:hint="cs"/>
            <w:rtl/>
          </w:rPr>
          <w:delText xml:space="preserve">כו</w:delText>
        </w:r>
        <w:r>
          <w:rPr>
            <w:rtl/>
          </w:rPr>
          <w:delText xml:space="preserve">"</w:delText>
        </w:r>
        <w:r>
          <w:rPr>
            <w:rFonts w:hint="cs"/>
            <w:rtl/>
          </w:rPr>
          <w:delText xml:space="preserve">ם</w:delText>
        </w:r>
      </w:del>
      <w:r>
        <w:rPr>
          <w:rtl/>
        </w:rPr>
        <w:t xml:space="preserve"> שהתנדב קורה ושם כתוב </w:t>
      </w:r>
      <w:ins w:id="90864" w:author="מנוע מכני" w:date="2026-10-11T12:04:39Z">
        <w:r>
          <w:rPr>
            <w:rtl/>
          </w:rPr>
          <w:t xml:space="preserve">עליו</w:t>
        </w:r>
      </w:ins>
      <w:del w:id="90865" w:author="מנוע מכני" w:date="2026-10-11T12:04:39Z">
        <w:r>
          <w:rPr>
            <w:rtl/>
          </w:rPr>
          <w:delText xml:space="preserve">עליה</w:delText>
        </w:r>
      </w:del>
      <w:r>
        <w:rPr>
          <w:rtl/>
        </w:rPr>
        <w:t xml:space="preserve">, בודקין אותו, אם </w:t>
      </w:r>
      <w:r>
        <w:rPr>
          <w:rtl/>
        </w:rPr>
        <w:t xml:space="preserve">אמר</w:t>
      </w:r>
      <w:r>
        <w:rPr>
          <w:rtl/>
        </w:rPr>
        <w:t xml:space="preserve"> בדעת ישראל </w:t>
      </w:r>
      <w:r w:rsidRPr="00DC5F70">
        <w:rPr>
          <w:spacing w:val="-2"/>
          <w:rtl/>
        </w:rPr>
        <w:t xml:space="preserve">הפרשתיה - יגוד וישתמש במותר, ואם </w:t>
      </w:r>
      <w:ins w:id="90230" w:author="מנוע מכני" w:date="2026-10-11T12:04:39Z">
        <w:r>
          <w:rPr>
            <w:spacing w:val="-2"/>
            <w:rtl/>
          </w:rPr>
          <w:t xml:space="preserve">לא</w:t>
        </w:r>
      </w:ins>
      <w:del w:id="90231" w:author="מנוע מכני" w:date="2026-10-11T12:04:39Z">
        <w:r w:rsidRPr="00DC5F70">
          <w:rPr>
            <w:spacing w:val="-2"/>
            <w:rtl/>
          </w:rPr>
          <w:delText xml:space="preserve">לאו</w:delText>
        </w:r>
      </w:del>
      <w:r w:rsidRPr="00DC5F70">
        <w:rPr>
          <w:spacing w:val="-2"/>
          <w:rtl/>
        </w:rPr>
        <w:t xml:space="preserve"> - טעונה גניזה, </w:t>
      </w:r>
      <w:ins w:id="90862" w:author="מנוע מכני" w:date="2026-10-11T12:04:39Z">
        <w:r>
          <w:rPr>
            <w:spacing w:val="-2"/>
            <w:rtl/>
          </w:rPr>
          <w:t xml:space="preserve">חוששים</w:t>
        </w:r>
      </w:ins>
      <w:del w:id="90863" w:author="מנוע מכני" w:date="2026-10-11T12:04:39Z">
        <w:r w:rsidRPr="00DC5F70">
          <w:rPr>
            <w:spacing w:val="-2"/>
            <w:rtl/>
          </w:rPr>
          <w:delText xml:space="preserve">חיישינן</w:delText>
        </w:r>
      </w:del>
      <w:r w:rsidRPr="00DC5F70">
        <w:rPr>
          <w:spacing w:val="-2"/>
          <w:rtl/>
        </w:rPr>
        <w:t xml:space="preserve"> שמא בלבו לשמים</w:t>
      </w:r>
      <w:ins w:id="91582" w:author="מנוע מכני" w:date="2026-10-11T12:04:39Z">
        <w:r>
          <w:rPr>
            <w:spacing w:val="-2"/>
            <w:rtl/>
          </w:rPr>
          <w:t xml:space="preserve">,</w:t>
        </w:r>
      </w:ins>
      <w:del w:id="91583" w:author="מנוע מכני" w:date="2026-10-11T12:04:39Z">
        <w:r w:rsidRPr="00DC5F70">
          <w:rPr>
            <w:spacing w:val="-2"/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טעמא דשם כתוב </w:t>
      </w:r>
      <w:ins w:id="90866" w:author="מנוע מכני" w:date="2026-10-11T12:04:39Z">
        <w:r>
          <w:rPr>
            <w:rtl/>
          </w:rPr>
          <w:t xml:space="preserve">עליו</w:t>
        </w:r>
      </w:ins>
      <w:del w:id="90867" w:author="מנוע מכני" w:date="2026-10-11T12:04:39Z">
        <w:r>
          <w:rPr>
            <w:rtl/>
          </w:rPr>
          <w:delText xml:space="preserve">עליה</w:delText>
        </w:r>
      </w:del>
      <w:r>
        <w:rPr>
          <w:rtl/>
        </w:rPr>
        <w:t xml:space="preserve"> דבעיא גניזה, הא אין שם כתוב </w:t>
      </w:r>
      <w:ins w:id="90868" w:author="מנוע מכני" w:date="2026-10-11T12:04:39Z">
        <w:r>
          <w:rPr>
            <w:rtl/>
          </w:rPr>
          <w:t xml:space="preserve">עליו</w:t>
        </w:r>
      </w:ins>
      <w:del w:id="90869" w:author="מנוע מכני" w:date="2026-10-11T12:04:39Z">
        <w:r>
          <w:rPr>
            <w:rtl/>
          </w:rPr>
          <w:delText xml:space="preserve">עליה</w:delText>
        </w:r>
      </w:del>
      <w:r>
        <w:rPr>
          <w:rtl/>
        </w:rPr>
        <w:t xml:space="preserve"> - </w:t>
      </w:r>
      <w:r>
        <w:rPr>
          <w:rtl/>
        </w:rPr>
        <w:t xml:space="preserve">לא</w:t>
      </w:r>
      <w:r>
        <w:rPr>
          <w:rtl/>
        </w:rPr>
        <w:t xml:space="preserve"> בעיא גניזה! </w:t>
      </w:r>
    </w:p>
    <w:p w:rsidR="00E403F0" w:rsidRPr="00AD695E" w:rsidRDefault="00E403F0" w:rsidP="00E403F0">
      <w:pPr>
        <w:rPr>
          <w:rtl/>
        </w:rPr>
      </w:pPr>
      <w:r w:rsidRPr="00A757C8">
        <w:rPr>
          <w:rFonts w:hint="cs"/>
          <w:rtl/>
        </w:rPr>
        <w:t>ה</w:t>
      </w:r>
      <w:r w:rsidRPr="00A757C8">
        <w:rPr>
          <w:rtl/>
        </w:rPr>
        <w:t>"</w:t>
      </w:r>
      <w:r w:rsidRPr="00A757C8">
        <w:rPr>
          <w:rFonts w:hint="cs"/>
          <w:rtl/>
        </w:rPr>
        <w:t>ה</w:t>
      </w:r>
      <w:r w:rsidRPr="00A757C8">
        <w:rPr>
          <w:rtl/>
        </w:rPr>
        <w:t xml:space="preserve"> דאע"ג דאין שם כתוב </w:t>
      </w:r>
      <w:ins w:id="90870" w:author="מנוע מכני" w:date="2026-10-11T12:04:39Z">
        <w:r>
          <w:rPr>
            <w:rtl/>
          </w:rPr>
          <w:t xml:space="preserve">עליו</w:t>
        </w:r>
      </w:ins>
      <w:del w:id="90871" w:author="מנוע מכני" w:date="2026-10-11T12:04:39Z">
        <w:r w:rsidRPr="00A757C8">
          <w:rPr>
            <w:rtl/>
          </w:rPr>
          <w:delText xml:space="preserve">עליה</w:delText>
        </w:r>
      </w:del>
      <w:r w:rsidRPr="00A757C8">
        <w:rPr>
          <w:rtl/>
        </w:rPr>
        <w:t xml:space="preserve"> </w:t>
      </w:r>
      <w:ins w:id="90232" w:author="מנוע מכני" w:date="2026-10-11T12:04:39Z">
        <w:r>
          <w:rPr>
            <w:rtl/>
          </w:rPr>
          <w:t xml:space="preserve">גם</w:t>
        </w:r>
      </w:ins>
      <w:del w:id="90233" w:author="מנוע מכני" w:date="2026-10-11T12:04:39Z">
        <w:r w:rsidRPr="00A757C8">
          <w:rPr>
            <w:rtl/>
          </w:rPr>
          <w:delText xml:space="preserve">נמי</w:delText>
        </w:r>
      </w:del>
      <w:r w:rsidRPr="00A757C8">
        <w:rPr>
          <w:rtl/>
        </w:rPr>
        <w:t xml:space="preserve"> בעיא גניזה, והא </w:t>
      </w:r>
      <w:r w:rsidRPr="00A757C8">
        <w:rPr>
          <w:rtl/>
        </w:rPr>
        <w:t xml:space="preserve">קמ"ל</w:t>
      </w:r>
      <w:r w:rsidRPr="00A757C8">
        <w:rPr>
          <w:rtl/>
        </w:rPr>
        <w:t xml:space="preserve">, דאע"ג דשם כתוב </w:t>
      </w:r>
      <w:ins w:id="90872" w:author="מנוע מכני" w:date="2026-10-11T12:04:39Z">
        <w:r>
          <w:rPr>
            <w:rtl/>
          </w:rPr>
          <w:t xml:space="preserve">עליו</w:t>
        </w:r>
      </w:ins>
      <w:del w:id="90873" w:author="מנוע מכני" w:date="2026-10-11T12:04:39Z">
        <w:r w:rsidRPr="00A757C8">
          <w:rPr>
            <w:rtl/>
          </w:rPr>
          <w:delText xml:space="preserve">עליה</w:delText>
        </w:r>
      </w:del>
      <w:r w:rsidRPr="00A757C8">
        <w:rPr>
          <w:rtl/>
        </w:rPr>
        <w:t xml:space="preserve"> - יגוד וישתמש במותר, </w:t>
      </w:r>
    </w:p>
    <w:p w:rsidR="00E403F0" w:rsidRPr="006F08E9" w:rsidRDefault="00E403F0" w:rsidP="00E403F0">
      <w:pPr>
        <w:rPr>
          <w:spacing w:val="-4"/>
          <w:rtl/>
        </w:rPr>
      </w:pPr>
      <w:r w:rsidRPr="006F08E9">
        <w:rPr>
          <w:spacing w:val="-4"/>
          <w:rtl/>
        </w:rPr>
        <w:t xml:space="preserve">דשם שלא במקומו </w:t>
      </w:r>
      <w:ins w:id="90234" w:author="מנוע מכני" w:date="2026-10-11T12:04:39Z">
        <w:r>
          <w:rPr>
            <w:spacing w:val="-4"/>
            <w:rtl/>
          </w:rPr>
          <w:t xml:space="preserve">לא</w:t>
        </w:r>
      </w:ins>
      <w:del w:id="90235" w:author="מנוע מכני" w:date="2026-10-11T12:04:39Z">
        <w:r w:rsidRPr="006F08E9">
          <w:rPr>
            <w:spacing w:val="-4"/>
            <w:rtl/>
          </w:rPr>
          <w:delText xml:space="preserve">לאו</w:delText>
        </w:r>
      </w:del>
      <w:r w:rsidRPr="006F08E9">
        <w:rPr>
          <w:spacing w:val="-4"/>
          <w:rtl/>
        </w:rPr>
        <w:t xml:space="preserve"> קדוש </w:t>
      </w:r>
      <w:r w:rsidRPr="006F08E9">
        <w:rPr>
          <w:spacing w:val="-4"/>
          <w:rtl/>
        </w:rPr>
        <w:t xml:space="preserve">דתנן</w:t>
      </w:r>
      <w:r w:rsidRPr="006F08E9">
        <w:rPr>
          <w:spacing w:val="-4"/>
          <w:rtl/>
        </w:rPr>
        <w:t xml:space="preserve">: היה כתוב על ידות הכלים ועל כרעי המטה - הרי זה יגוד ויגנוז.</w:t>
      </w:r>
    </w:p>
    <w:p>
      <w:pPr>
        <w:pStyle w:val="afffff8"/>
        <w:rPr>
          <w:ins w:id="90235" w:author="קלוד" w:date="2026-10-11T12:18:15Z"/>
        </w:rPr>
      </w:pPr>
      <w:ins w:id="90236" w:author="קלוד" w:date="2026-10-11T12:18:15Z">
        <w:r>
          <w:rPr>
            <w:color w:val="7B3F00"/>
          </w:rPr>
          <w:t xml:space="preserve">סלע זו לצדקה - מותר לשנותה, בין עלי בין הרי זו</w:t>
        </w:r>
      </w:ins>
    </w:p>
    <w:p>
      <w:pPr>
        <w:pStyle w:val="38"/>
        <w:rPr>
          <w:ins w:id="93005" w:author="מנוע מכני" w:date="2026-10-11T12:04:39Z"/>
        </w:rPr>
      </w:pPr>
      <w:r>
        <w:t>אר</w:t>
      </w:r>
      <w:r>
        <w:t>"</w:t>
      </w:r>
      <w:r>
        <w:t>נ מרב</w:t>
      </w:r>
      <w:r>
        <w:t>"</w:t>
      </w:r>
      <w:r>
        <w:t>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006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האומר סלע זו לצדקה - מותר לשנותה.</w:t>
      </w:r>
      <w:r>
        <w:rPr>
          <w:rFonts w:hint="cs"/>
          <w:rtl/>
        </w:rPr>
        <w:t xml:space="preserve"> - </w:t>
      </w:r>
      <w:r>
        <w:rPr>
          <w:rtl/>
        </w:rPr>
        <w:t xml:space="preserve">סבור מינה: לעצמו אין, לאחר </w:t>
      </w:r>
      <w:r>
        <w:rPr>
          <w:rtl/>
        </w:rPr>
        <w:t xml:space="preserve">לא</w:t>
      </w:r>
      <w:ins w:id="91584" w:author="מנוע מכני" w:date="2026-10-11T12:04:39Z">
        <w:r>
          <w:rPr>
            <w:rtl/>
          </w:rPr>
          <w:t xml:space="preserve">,</w:t>
        </w:r>
      </w:ins>
      <w:del w:id="91585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</w:p>
    <w:p>
      <w:pPr>
        <w:pStyle w:val="38"/>
        <w:rPr>
          <w:ins w:id="93008" w:author="מנוע מכני" w:date="2026-10-11T12:04:39Z"/>
        </w:rPr>
      </w:pPr>
      <w:del w:id="93007" w:author="מנוע מכני" w:date="2026-10-11T12:04:39Z">
        <w:r>
          <w:lastRenderedPageBreak/>
          <w:delText xml:space="preserve">•</w:delText>
        </w:r>
      </w:del>
      <w:r>
        <w:t xml:space="preserve"> </w:t>
      </w:r>
      <w:r w:rsidRPr="00217260">
        <w:t>איתמר</w:t>
      </w:r>
      <w:r w:rsidRPr="00591043">
        <w:t xml:space="preserve">, </w:t>
      </w:r>
      <w:r w:rsidRPr="00591043">
        <w:t>ר</w:t>
      </w:r>
      <w:r w:rsidRPr="00591043">
        <w:t>"</w:t>
      </w:r>
      <w:r w:rsidRPr="00591043">
        <w:t>א מרי</w:t>
      </w:r>
      <w:r w:rsidRPr="00591043">
        <w:t>"</w:t>
      </w:r>
      <w:r w:rsidRPr="00591043">
        <w:t>ו</w:t>
      </w:r>
      <w:r w:rsidRPr="00591043">
        <w:t xml:space="preserve">:</w:t>
      </w:r>
    </w:p>
    <w:p w:rsidR="00E403F0" w:rsidRPr="00AD695E" w:rsidRDefault="00E403F0" w:rsidP="00E403F0">
      <w:pPr>
        <w:rPr>
          <w:rtl/>
        </w:rPr>
      </w:pPr>
      <w:del w:id="93009" w:author="מנוע מכני" w:date="2026-10-11T12:04:39Z">
        <w:r w:rsidRPr="00591043">
          <w:rPr>
            <w:b/>
            <w:bCs/>
            <w:rtl/>
          </w:rPr>
          <w:delText xml:space="preserve"> </w:delText>
        </w:r>
      </w:del>
      <w:r w:rsidRPr="00591043">
        <w:rPr>
          <w:b/>
          <w:bCs/>
          <w:rtl/>
        </w:rPr>
        <w:t xml:space="preserve">בין לעצמו בין לאחר.</w:t>
      </w:r>
    </w:p>
    <w:p>
      <w:pPr>
        <w:pStyle w:val="38"/>
        <w:rPr>
          <w:ins w:id="93010" w:author="מנוע מכני" w:date="2026-10-11T12:04:39Z"/>
        </w:rPr>
      </w:pPr>
      <w:r>
        <w:t>ר</w:t>
      </w:r>
      <w:r>
        <w:t>"</w:t>
      </w:r>
      <w:r>
        <w:t>ז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011" w:author="מנוע מכני" w:date="2026-10-11T12:04:39Z">
        <w:r>
          <w:rPr>
            <w:rtl/>
          </w:rPr>
          <w:delText xml:space="preserve"> </w:delText>
        </w:r>
      </w:del>
      <w:ins w:id="92382" w:author="מנוע מכני" w:date="2026-10-11T12:04:39Z">
        <w:r>
          <w:rPr>
            <w:rtl/>
          </w:rPr>
          <w:t xml:space="preserve">דווקא </w:t>
        </w:r>
      </w:ins>
      <w:del w:id="92383" w:author="מנוע מכני" w:date="2026-10-11T12:04:39Z">
        <w:r>
          <w:rPr>
            <w:rtl/>
          </w:rPr>
          <w:delText xml:space="preserve">לא שנו אלא </w:delText>
        </w:r>
      </w:del>
      <w:r>
        <w:rPr>
          <w:rtl/>
        </w:rPr>
        <w:t xml:space="preserve">דאמר עלי, אבל </w:t>
      </w:r>
      <w:r>
        <w:rPr>
          <w:rtl/>
        </w:rPr>
        <w:t xml:space="preserve">אמר</w:t>
      </w:r>
      <w:r>
        <w:rPr>
          <w:rtl/>
        </w:rPr>
        <w:t xml:space="preserve"> הרי זו - בעינא בעי למיתבה.</w:t>
      </w:r>
    </w:p>
    <w:p>
      <w:pPr>
        <w:pStyle w:val="38"/>
        <w:rPr>
          <w:ins w:id="93012" w:author="מנוע מכני" w:date="2026-10-11T12:04:39Z"/>
        </w:rPr>
      </w:pPr>
      <w:r w:rsidRPr="00A757C8">
        <w:t>מתקיף</w:t>
      </w:r>
      <w:r w:rsidRPr="00A757C8">
        <w:t xml:space="preserve"> </w:t>
      </w:r>
      <w:r w:rsidRPr="00A757C8">
        <w:t xml:space="preserve">רבא:</w:t>
      </w:r>
    </w:p>
    <w:p w:rsidR="00E403F0" w:rsidRPr="00AD695E" w:rsidRDefault="00E403F0" w:rsidP="00E403F0">
      <w:pPr>
        <w:rPr>
          <w:rtl/>
        </w:rPr>
      </w:pPr>
      <w:del w:id="93013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Style w:val="2fb"/>
          <w:rtl/>
        </w:rPr>
        <w:t xml:space="preserve">אדרבה</w:t>
      </w:r>
      <w:r w:rsidRPr="00A757C8">
        <w:rPr>
          <w:rtl/>
        </w:rPr>
        <w:t xml:space="preserve"> איפכא מיסתברא, </w:t>
      </w:r>
      <w:r w:rsidRPr="00A757C8">
        <w:rPr>
          <w:rtl/>
        </w:rPr>
        <w:t xml:space="preserve">אמר</w:t>
      </w:r>
      <w:r w:rsidRPr="00A757C8">
        <w:rPr>
          <w:rtl/>
        </w:rPr>
        <w:t xml:space="preserve"> זו משתמש בה, כי </w:t>
      </w:r>
      <w:ins w:id="92668" w:author="מנוע מכני" w:date="2026-10-11T12:04:39Z">
        <w:r>
          <w:rPr>
            <w:rtl/>
          </w:rPr>
          <w:t xml:space="preserve">איך</w:t>
        </w:r>
      </w:ins>
      <w:del w:id="92669" w:author="מנוע מכני" w:date="2026-10-11T12:04:39Z">
        <w:r w:rsidRPr="00A757C8">
          <w:rPr>
            <w:rtl/>
          </w:rPr>
          <w:delText xml:space="preserve">היכי</w:delText>
        </w:r>
      </w:del>
      <w:r w:rsidRPr="00A757C8">
        <w:rPr>
          <w:rtl/>
        </w:rPr>
        <w:t xml:space="preserve"> </w:t>
      </w:r>
      <w:ins w:id="90025" w:author="Claude - סמנטי" w:date="2026-10-11T12:14:28Z">
        <w:r>
          <w:rPr>
            <w:rtl/>
          </w:rPr>
          <w:t xml:space="preserve">יתחייב</w:t>
        </w:r>
      </w:ins>
      <w:del w:id="90026" w:author="Claude - סמנטי" w:date="2026-10-11T12:14:28Z">
        <w:r w:rsidRPr="00A757C8">
          <w:rPr>
            <w:rtl/>
          </w:rPr>
          <w:delText xml:space="preserve">דליחייב</w:delText>
        </w:r>
      </w:del>
      <w:r w:rsidRPr="00A757C8">
        <w:rPr>
          <w:rtl/>
        </w:rPr>
        <w:t xml:space="preserve"> באחריותה, אבל </w:t>
      </w:r>
      <w:r w:rsidRPr="00A757C8">
        <w:rPr>
          <w:rtl/>
        </w:rPr>
        <w:t xml:space="preserve">אמר</w:t>
      </w:r>
      <w:r w:rsidRPr="00A757C8">
        <w:rPr>
          <w:rtl/>
        </w:rPr>
        <w:t xml:space="preserve"> עלי </w:t>
      </w:r>
      <w:r w:rsidRPr="00A757C8">
        <w:rPr>
          <w:rtl/>
        </w:rPr>
        <w:t xml:space="preserve">לא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אלא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שנא.</w:t>
      </w:r>
    </w:p>
    <w:p>
      <w:pPr>
        <w:pStyle w:val="38"/>
        <w:rPr>
          <w:ins w:id="93014" w:author="מנוע מכני" w:date="2026-10-11T12:04:39Z"/>
        </w:rPr>
      </w:pPr>
      <w:r>
        <w:t xml:space="preserve">תניא</w:t>
      </w:r>
      <w:r>
        <w:t xml:space="preserve"> </w:t>
      </w:r>
      <w:ins w:id="90874" w:author="מנוע מכני" w:date="2026-10-11T12:04:39Z">
        <w:r>
          <w:t xml:space="preserve">כמותו</w:t>
        </w:r>
      </w:ins>
      <w:del w:id="90875" w:author="מנוע מכני" w:date="2026-10-11T12:04:39Z">
        <w:r>
          <w:delText xml:space="preserve">כוותיה</w:delText>
        </w:r>
      </w:del>
      <w:r>
        <w:t xml:space="preserve"> דרבא:</w:t>
      </w:r>
    </w:p>
    <w:p w:rsidR="00E403F0" w:rsidRPr="00AD695E" w:rsidRDefault="00E403F0" w:rsidP="00E403F0">
      <w:pPr>
        <w:rPr>
          <w:rtl/>
        </w:rPr>
      </w:pPr>
      <w:del w:id="9301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נדר צדקה, ואין הקדש צדקה</w:t>
      </w:r>
      <w:ins w:id="91586" w:author="מנוע מכני" w:date="2026-10-11T12:04:39Z">
        <w:r>
          <w:rPr>
            <w:rtl/>
          </w:rPr>
          <w:t xml:space="preserve">,</w:t>
        </w:r>
      </w:ins>
      <w:del w:id="91587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3016" w:author="מנוע מכני" w:date="2026-10-11T12:04:39Z"/>
        </w:rPr>
      </w:pPr>
      <w:r w:rsidRPr="006F08E9">
        <w:t>וה</w:t>
      </w:r>
      <w:r w:rsidRPr="006F08E9">
        <w:t>"</w:t>
      </w:r>
      <w:r w:rsidRPr="006F08E9">
        <w:t>ק</w:t>
      </w:r>
      <w:r w:rsidRPr="006F08E9">
        <w:t xml:space="preserve">:</w:t>
      </w:r>
    </w:p>
    <w:p w:rsidR="00E403F0" w:rsidRPr="006F08E9" w:rsidRDefault="00E403F0" w:rsidP="00E403F0">
      <w:pPr>
        <w:rPr>
          <w:spacing w:val="-2"/>
          <w:rtl/>
        </w:rPr>
      </w:pPr>
      <w:del w:id="93017" w:author="מנוע מכני" w:date="2026-10-11T12:04:39Z">
        <w:r w:rsidRPr="006F08E9">
          <w:rPr>
            <w:spacing w:val="-2"/>
            <w:rtl/>
          </w:rPr>
          <w:delText xml:space="preserve"> </w:delText>
        </w:r>
      </w:del>
      <w:r w:rsidRPr="006F08E9">
        <w:rPr>
          <w:spacing w:val="-2"/>
          <w:rtl/>
        </w:rPr>
        <w:t xml:space="preserve">צדקה הרי היא בבל תאחר, ואינה כהקדש, דאילו הקדש אסור ל</w:t>
      </w:r>
      <w:r w:rsidRPr="006F08E9">
        <w:rPr>
          <w:rFonts w:hint="cs"/>
          <w:spacing w:val="-2"/>
          <w:rtl/>
        </w:rPr>
        <w:t>השתמש בו וצדקה מותר</w:t>
      </w:r>
      <w:r w:rsidRPr="006F08E9">
        <w:rPr>
          <w:spacing w:val="-2"/>
          <w:rtl/>
        </w:rPr>
        <w:t>.</w:t>
      </w:r>
    </w:p>
    <w:p>
      <w:pPr>
        <w:pStyle w:val="38"/>
        <w:rPr>
          <w:ins w:id="93018" w:author="מנוע מכני" w:date="2026-10-11T12:04:39Z"/>
        </w:rPr>
      </w:pPr>
      <w:del w:id="90029" w:author="מנוע מכני" w:date="2026-10-11T12:04:39Z">
        <w:r w:rsidRPr="006F08E9">
          <w:delText xml:space="preserve"> </w:delText>
        </w:r>
      </w:del>
      <w:r w:rsidRPr="006F08E9">
        <w:t xml:space="preserve">אר</w:t>
      </w:r>
      <w:r w:rsidRPr="006F08E9">
        <w:t>"</w:t>
      </w:r>
      <w:r w:rsidRPr="006F08E9">
        <w:t>כ</w:t>
      </w:r>
      <w:r w:rsidRPr="006F08E9">
        <w:t xml:space="preserve">:</w:t>
      </w:r>
    </w:p>
    <w:p w:rsidR="00E403F0" w:rsidRPr="006F08E9" w:rsidRDefault="00E403F0" w:rsidP="00E403F0">
      <w:pPr>
        <w:rPr>
          <w:spacing w:val="-2"/>
          <w:rtl/>
        </w:rPr>
      </w:pPr>
      <w:del w:id="93019" w:author="מנוע מכני" w:date="2026-10-11T12:04:39Z">
        <w:r w:rsidRPr="006F08E9">
          <w:rPr>
            <w:spacing w:val="-2"/>
            <w:rtl/>
          </w:rPr>
          <w:delText xml:space="preserve"> </w:delText>
        </w:r>
      </w:del>
      <w:r w:rsidRPr="006F08E9">
        <w:rPr>
          <w:spacing w:val="-2"/>
          <w:rtl/>
        </w:rPr>
        <w:t xml:space="preserve">אמריתא </w:t>
      </w:r>
      <w:ins w:id="92048" w:author="מנוע מכני" w:date="2026-10-11T12:04:39Z">
        <w:r>
          <w:rPr>
            <w:spacing w:val="-2"/>
            <w:rtl/>
          </w:rPr>
          <w:t xml:space="preserve">לשמועה</w:t>
        </w:r>
      </w:ins>
      <w:del w:id="92049" w:author="מנוע מכני" w:date="2026-10-11T12:04:39Z">
        <w:r w:rsidRPr="006F08E9">
          <w:rPr>
            <w:spacing w:val="-2"/>
            <w:rtl/>
          </w:rPr>
          <w:delText xml:space="preserve">לשמעתא</w:delText>
        </w:r>
      </w:del>
      <w:r w:rsidRPr="006F08E9">
        <w:rPr>
          <w:spacing w:val="-2"/>
          <w:rtl/>
        </w:rPr>
        <w:t xml:space="preserve"> </w:t>
      </w:r>
      <w:ins w:id="90876" w:author="מנוע מכני" w:date="2026-10-11T12:04:39Z">
        <w:r>
          <w:rPr>
            <w:spacing w:val="-2"/>
            <w:rtl/>
          </w:rPr>
          <w:t xml:space="preserve">לפניו</w:t>
        </w:r>
      </w:ins>
      <w:del w:id="90877" w:author="מנוע מכני" w:date="2026-10-11T12:04:39Z">
        <w:r w:rsidRPr="006F08E9">
          <w:rPr>
            <w:spacing w:val="-2"/>
            <w:rtl/>
          </w:rPr>
          <w:delText xml:space="preserve">קמיה</w:delText>
        </w:r>
      </w:del>
      <w:r w:rsidRPr="006F08E9">
        <w:rPr>
          <w:spacing w:val="-2"/>
          <w:rtl/>
        </w:rPr>
        <w:t xml:space="preserve"> </w:t>
      </w:r>
      <w:r w:rsidRPr="006F08E9">
        <w:rPr>
          <w:rStyle w:val="2fb"/>
          <w:spacing w:val="-2"/>
          <w:rtl/>
        </w:rPr>
        <w:t xml:space="preserve">דר"</w:t>
      </w:r>
      <w:r w:rsidRPr="006F08E9">
        <w:rPr>
          <w:rStyle w:val="2fb"/>
          <w:rFonts w:hint="cs"/>
          <w:spacing w:val="-2"/>
          <w:rtl/>
        </w:rPr>
        <w:t>ז</w:t>
      </w:r>
      <w:r w:rsidRPr="006F08E9">
        <w:rPr>
          <w:spacing w:val="-2"/>
          <w:rtl/>
        </w:rPr>
        <w:t xml:space="preserve"> מנהרדעא </w:t>
      </w:r>
      <w:r w:rsidRPr="006F08E9">
        <w:rPr>
          <w:spacing w:val="-2"/>
          <w:rtl/>
        </w:rPr>
        <w:t xml:space="preserve">אמר</w:t>
      </w:r>
      <w:r w:rsidRPr="006F08E9">
        <w:rPr>
          <w:spacing w:val="-2"/>
          <w:rtl/>
        </w:rPr>
        <w:t xml:space="preserve">: אתון </w:t>
      </w:r>
      <w:ins w:id="90878" w:author="מנוע מכני" w:date="2026-10-11T12:04:39Z">
        <w:r>
          <w:rPr>
            <w:spacing w:val="-2"/>
            <w:rtl/>
          </w:rPr>
          <w:t xml:space="preserve">כך</w:t>
        </w:r>
      </w:ins>
      <w:del w:id="90879" w:author="מנוע מכני" w:date="2026-10-11T12:04:39Z">
        <w:r w:rsidRPr="006F08E9">
          <w:rPr>
            <w:spacing w:val="-2"/>
            <w:rtl/>
          </w:rPr>
          <w:delText xml:space="preserve">הכי</w:delText>
        </w:r>
      </w:del>
      <w:r w:rsidRPr="006F08E9">
        <w:rPr>
          <w:spacing w:val="-2"/>
          <w:rtl/>
        </w:rPr>
        <w:t xml:space="preserve"> מתניתו לה, אנן </w:t>
      </w:r>
      <w:ins w:id="90880" w:author="מנוע מכני" w:date="2026-10-11T12:04:39Z">
        <w:r>
          <w:rPr>
            <w:spacing w:val="-2"/>
            <w:rtl/>
          </w:rPr>
          <w:t xml:space="preserve">כך</w:t>
        </w:r>
      </w:ins>
      <w:del w:id="90881" w:author="מנוע מכני" w:date="2026-10-11T12:04:39Z">
        <w:r w:rsidRPr="006F08E9">
          <w:rPr>
            <w:spacing w:val="-2"/>
            <w:rtl/>
          </w:rPr>
          <w:delText xml:space="preserve">הכי</w:delText>
        </w:r>
      </w:del>
      <w:r w:rsidRPr="006F08E9">
        <w:rPr>
          <w:spacing w:val="-2"/>
          <w:rtl/>
        </w:rPr>
        <w:t xml:space="preserve"> </w:t>
      </w:r>
      <w:ins w:id="90027" w:author="Claude - סמנטי" w:date="2026-10-11T12:14:28Z">
        <w:r>
          <w:rPr>
            <w:spacing w:val="-2"/>
            <w:rtl/>
          </w:rPr>
          <w:t xml:space="preserve">שונים</w:t>
        </w:r>
      </w:ins>
      <w:del w:id="90028" w:author="Claude - סמנטי" w:date="2026-10-11T12:14:28Z">
        <w:r w:rsidRPr="006F08E9">
          <w:rPr>
            <w:spacing w:val="-2"/>
            <w:rtl/>
          </w:rPr>
          <w:delText xml:space="preserve">מתנינן</w:delText>
        </w:r>
      </w:del>
      <w:r w:rsidRPr="006F08E9">
        <w:rPr>
          <w:spacing w:val="-2"/>
          <w:rtl/>
        </w:rPr>
        <w:t xml:space="preserve"> לה, </w:t>
      </w:r>
    </w:p>
    <w:p>
      <w:pPr>
        <w:pStyle w:val="38"/>
        <w:rPr>
          <w:ins w:id="93020" w:author="מנוע מכני" w:date="2026-10-11T12:04:39Z"/>
        </w:rPr>
      </w:pPr>
      <w:r w:rsidRPr="00A757C8">
        <w:t>ארנמרב</w:t>
      </w:r>
      <w:r w:rsidRPr="00A757C8">
        <w:t>"</w:t>
      </w:r>
      <w:r w:rsidRPr="00A757C8">
        <w:t>א מרב</w:t>
      </w:r>
      <w:r w:rsidRPr="00A757C8">
        <w:t xml:space="preserve">:</w:t>
      </w:r>
    </w:p>
    <w:p w:rsidR="00E403F0" w:rsidRPr="00AD695E" w:rsidRDefault="00E403F0" w:rsidP="00E403F0">
      <w:pPr>
        <w:rPr>
          <w:rtl/>
        </w:rPr>
      </w:pPr>
      <w:del w:id="93021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האומר סלע זו לצדקה מותר לשנותה, בין לעצמו בין לאחר, בין </w:t>
      </w:r>
      <w:r w:rsidRPr="00A757C8">
        <w:rPr>
          <w:rtl/>
        </w:rPr>
        <w:t xml:space="preserve">אמר</w:t>
      </w:r>
      <w:r w:rsidRPr="00A757C8">
        <w:rPr>
          <w:rtl/>
        </w:rPr>
        <w:t xml:space="preserve"> עלי בין </w:t>
      </w:r>
      <w:r w:rsidRPr="00A757C8">
        <w:rPr>
          <w:rtl/>
        </w:rPr>
        <w:t xml:space="preserve">אמר</w:t>
      </w:r>
      <w:r w:rsidRPr="00A757C8">
        <w:rPr>
          <w:rtl/>
        </w:rPr>
        <w:t xml:space="preserve"> הרי זו.</w:t>
      </w:r>
    </w:p>
    <w:p>
      <w:pPr>
        <w:pStyle w:val="38"/>
        <w:rPr>
          <w:ins w:id="93022" w:author="מנוע מכני" w:date="2026-10-11T12:04:39Z"/>
        </w:rPr>
      </w:pPr>
      <w:del w:id="90030" w:author="מנוע מכני" w:date="2026-10-11T12:04:39Z">
        <w:r w:rsidRPr="006F08E9">
          <w:delText xml:space="preserve"> </w:delText>
        </w:r>
      </w:del>
      <w:r w:rsidRPr="006F08E9">
        <w:t>ת"ר</w:t>
      </w:r>
      <w:r w:rsidRPr="006F08E9">
        <w:t xml:space="preserve">:</w:t>
      </w:r>
    </w:p>
    <w:p w:rsidR="00E403F0" w:rsidRPr="006F08E9" w:rsidRDefault="00E403F0" w:rsidP="00E403F0">
      <w:pPr>
        <w:rPr>
          <w:spacing w:val="-4"/>
          <w:rtl/>
        </w:rPr>
      </w:pPr>
      <w:del w:id="93023" w:author="מנוע מכני" w:date="2026-10-11T12:04:39Z">
        <w:r w:rsidRPr="006F08E9">
          <w:rPr>
            <w:spacing w:val="-4"/>
            <w:rtl/>
          </w:rPr>
          <w:delText xml:space="preserve"> </w:delText>
        </w:r>
      </w:del>
      <w:r w:rsidRPr="006F08E9">
        <w:rPr>
          <w:spacing w:val="-4"/>
          <w:rtl/>
        </w:rPr>
        <w:t xml:space="preserve">סלע זו לצדקה, עד שלא באתה ליד גבאי מותר לשנותה, משבאתה ליד גבאי אסור לשנותה.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ו:</w:t>
      </w:r>
    </w:p>
    <w:p>
      <w:pPr>
        <w:pStyle w:val="38"/>
        <w:rPr>
          <w:ins w:id="93024" w:author="מנוע מכני" w:date="2026-10-11T12:04:39Z"/>
        </w:rPr>
      </w:pPr>
      <w:r>
        <w:t xml:space="preserve">ושאני</w:t>
      </w:r>
    </w:p>
    <w:p w:rsidR="00E403F0" w:rsidRPr="00AD695E" w:rsidRDefault="00E403F0" w:rsidP="00E403F0">
      <w:pPr>
        <w:rPr>
          <w:rtl/>
        </w:rPr>
      </w:pPr>
      <w:del w:id="93025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רבי ינאי</w:t>
      </w:r>
      <w:r>
        <w:rPr>
          <w:rFonts w:hint="cs"/>
          <w:rtl/>
        </w:rPr>
        <w:t xml:space="preserve"> דלווה</w:t>
      </w:r>
      <w:r>
        <w:rPr>
          <w:rtl/>
        </w:rPr>
        <w:t xml:space="preserve"> ופרע! דניח</w:t>
      </w:r>
      <w:r>
        <w:rPr>
          <w:rFonts w:hint="cs"/>
          <w:rtl/>
        </w:rPr>
        <w:t xml:space="preserve">"ל </w:t>
      </w:r>
      <w:r>
        <w:rPr>
          <w:rtl/>
        </w:rPr>
        <w:t xml:space="preserve">לעניים דכמה דמשהי מעשי </w:t>
      </w:r>
      <w:ins w:id="92670" w:author="מנוע מכני" w:date="2026-10-11T12:04:39Z">
        <w:r>
          <w:rPr>
            <w:rtl/>
          </w:rPr>
          <w:t xml:space="preserve">ומביא</w:t>
        </w:r>
      </w:ins>
      <w:del w:id="92671" w:author="מנוע מכני" w:date="2026-10-11T12:04:39Z">
        <w:r>
          <w:rPr>
            <w:rtl/>
          </w:rPr>
          <w:delText xml:space="preserve">ומייתי</w:delText>
        </w:r>
      </w:del>
      <w:r>
        <w:rPr>
          <w:rtl/>
        </w:rPr>
        <w:t xml:space="preserve"> </w:t>
      </w:r>
      <w:ins w:id="91996" w:author="מנוע מכני" w:date="2026-10-11T12:04:39Z">
        <w:r>
          <w:rPr>
            <w:rtl/>
          </w:rPr>
          <w:t xml:space="preserve">להם</w:t>
        </w:r>
      </w:ins>
      <w:del w:id="91997" w:author="מנוע מכני" w:date="2026-10-11T12:04:39Z">
        <w:r>
          <w:rPr>
            <w:rtl/>
          </w:rPr>
          <w:delText xml:space="preserve">להו</w:delText>
        </w:r>
      </w:del>
      <w:r>
        <w:rPr>
          <w:rtl/>
        </w:rPr>
        <w:t xml:space="preserve">.</w:t>
      </w:r>
    </w:p>
    <w:p>
      <w:pPr>
        <w:pStyle w:val="afffff8"/>
        <w:rPr>
          <w:ins w:id="90233" w:author="קלוד" w:date="2026-10-11T12:18:15Z"/>
        </w:rPr>
      </w:pPr>
      <w:ins w:id="90234" w:author="קלוד" w:date="2026-10-11T12:18:15Z">
        <w:r>
          <w:rPr>
            <w:color w:val="7B3F00"/>
          </w:rPr>
          <w:t xml:space="preserve">מנורה לבית הכנסת - ישראל ועכו"ם, לדבר רשות ומצוה</w:t>
        </w:r>
      </w:ins>
    </w:p>
    <w:p>
      <w:pPr>
        <w:pStyle w:val="38"/>
        <w:rPr>
          <w:ins w:id="93026" w:author="מנוע מכני" w:date="2026-10-11T12:04:39Z"/>
        </w:rPr>
      </w:pPr>
      <w:del w:id="90031" w:author="מנוע מכני" w:date="2026-10-11T12:04:39Z">
        <w:r>
          <w:delText xml:space="preserve"> </w:delText>
        </w:r>
      </w:del>
      <w:r w:rsidRPr="00217260">
        <w:t>ת"ר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02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ישראל שהתנדב מנורה או נר לבית הכנסת - אסור לשנותה.</w:t>
      </w:r>
    </w:p>
    <w:p>
      <w:pPr>
        <w:pStyle w:val="38"/>
        <w:rPr>
          <w:ins w:id="93028" w:author="מנוע מכני" w:date="2026-10-11T12:04:39Z"/>
        </w:rPr>
      </w:pPr>
      <w:r>
        <w:t>סבר ר</w:t>
      </w:r>
      <w:r>
        <w:t>חב</w:t>
      </w:r>
      <w:r>
        <w:t>"</w:t>
      </w:r>
      <w:r>
        <w:t>א</w:t>
      </w:r>
      <w:r>
        <w:t xml:space="preserve"> ל</w:t>
      </w:r>
      <w:r>
        <w:t>ו</w:t>
      </w:r>
      <w:r>
        <w:t xml:space="preserve">מר:</w:t>
      </w:r>
    </w:p>
    <w:p w:rsidR="00E403F0" w:rsidRPr="00AD695E" w:rsidRDefault="00E403F0" w:rsidP="00E403F0">
      <w:pPr>
        <w:rPr>
          <w:rtl/>
        </w:rPr>
      </w:pPr>
      <w:del w:id="9302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שנא לדבר הרשות ולא שנא לדבר מצוה</w:t>
      </w:r>
      <w:ins w:id="91588" w:author="מנוע מכני" w:date="2026-10-11T12:04:39Z">
        <w:r>
          <w:rPr>
            <w:rtl/>
          </w:rPr>
          <w:t xml:space="preserve">,</w:t>
        </w:r>
      </w:ins>
      <w:del w:id="91589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3030" w:author="מנוע מכני" w:date="2026-10-11T12:04:39Z"/>
        </w:rPr>
      </w:pPr>
      <w:r>
        <w:t>א"</w:t>
      </w:r>
      <w:r>
        <w:t xml:space="preserve">ל</w:t>
      </w:r>
      <w:r>
        <w:t xml:space="preserve"> ר</w:t>
      </w:r>
      <w:r>
        <w:t>"</w:t>
      </w:r>
      <w:r>
        <w:t xml:space="preserve">א </w:t>
      </w:r>
      <w:ins w:id="90882" w:author="מנוע מכני" w:date="2026-10-11T12:04:39Z">
        <w:r>
          <w:t xml:space="preserve">כך</w:t>
        </w:r>
      </w:ins>
      <w:del w:id="90883" w:author="מנוע מכני" w:date="2026-10-11T12:04:39Z">
        <w:r>
          <w:delText xml:space="preserve">הכי</w:delText>
        </w:r>
      </w:del>
      <w:r>
        <w:t xml:space="preserve"> ארי</w:t>
      </w:r>
      <w:r>
        <w:t>"</w:t>
      </w:r>
      <w:r>
        <w:t>ו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031" w:author="מנוע מכני" w:date="2026-10-11T12:04:39Z">
        <w:r>
          <w:rPr>
            <w:rtl/>
          </w:rPr>
          <w:delText xml:space="preserve"> </w:delText>
        </w:r>
      </w:del>
      <w:ins w:id="92384" w:author="מנוע מכני" w:date="2026-10-11T12:04:39Z">
        <w:r>
          <w:rPr>
            <w:rtl/>
          </w:rPr>
          <w:t xml:space="preserve">דווקא </w:t>
        </w:r>
      </w:ins>
      <w:del w:id="92385" w:author="מנוע מכני" w:date="2026-10-11T12:04:39Z">
        <w:r>
          <w:rPr>
            <w:rtl/>
          </w:rPr>
          <w:delText xml:space="preserve">לא שנו אלא </w:delText>
        </w:r>
      </w:del>
      <w:r>
        <w:rPr>
          <w:rtl/>
        </w:rPr>
        <w:t xml:space="preserve">לדבר הרשות,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אבל לדבר מצוה מותר לשנותה, </w:t>
      </w:r>
      <w:r>
        <w:rPr>
          <w:rStyle w:val="2fb"/>
          <w:rtl/>
        </w:rPr>
        <w:t xml:space="preserve">מד</w:t>
      </w:r>
      <w:r>
        <w:rPr>
          <w:rStyle w:val="2fb"/>
          <w:rFonts w:hint="cs"/>
          <w:rtl/>
        </w:rPr>
        <w:t>אר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א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מרי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ו</w:t>
      </w:r>
      <w:r>
        <w:rPr>
          <w:rtl/>
        </w:rPr>
        <w:t xml:space="preserve">: עובד כוכבים שהתנדב מנורה או נר לבית הכנסת, עד שלא נשתקע שם בעליה - אסור לשנותה, משנשתקע שם בעליה - מותר לשנותה, </w:t>
      </w:r>
      <w:r>
        <w:rPr>
          <w:rFonts w:hint="cs"/>
          <w:rtl/>
        </w:rPr>
        <w:t xml:space="preserve">ובהכרח דלדבר מצווה דלדבר הרשות האם אפי' ישראל] 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 xml:space="preserve">וטעמא </w:t>
      </w:r>
      <w:ins w:id="92576" w:author="מנוע מכני" w:date="2026-10-11T12:04:39Z">
        <w:r>
          <w:rPr>
            <w:rFonts w:hint="cs"/>
            <w:rtl/>
          </w:rPr>
          <w:t xml:space="preserve">דנכרי</w:t>
        </w:r>
      </w:ins>
      <w:del w:id="92577" w:author="מנוע מכני" w:date="2026-10-11T12:04:39Z">
        <w:r>
          <w:rPr>
            <w:rFonts w:hint="cs"/>
            <w:rtl/>
          </w:rPr>
          <w:delText xml:space="preserve">דעכו</w:delText>
        </w:r>
        <w:r>
          <w:rPr>
            <w:rtl/>
          </w:rPr>
          <w:delText xml:space="preserve">"</w:delText>
        </w:r>
        <w:r>
          <w:rPr>
            <w:rFonts w:hint="cs"/>
            <w:rtl/>
          </w:rPr>
          <w:delText xml:space="preserve">ם</w:delText>
        </w:r>
      </w:del>
      <w:r>
        <w:rPr>
          <w:rFonts w:hint="cs"/>
          <w:rtl/>
        </w:rPr>
        <w:t xml:space="preserve"> הוא שיפער פיו אבל ישראל שלא פעי </w:t>
      </w:r>
      <w:ins w:id="92672" w:author="מנוע מכני" w:date="2026-10-11T12:04:39Z">
        <w:r>
          <w:rPr>
            <w:rFonts w:hint="cs"/>
            <w:rtl/>
          </w:rPr>
          <w:t xml:space="preserve">יפה</w:t>
        </w:r>
      </w:ins>
      <w:del w:id="92673" w:author="מנוע מכני" w:date="2026-10-11T12:04:39Z">
        <w:r>
          <w:rPr>
            <w:rFonts w:hint="cs"/>
            <w:rtl/>
          </w:rPr>
          <w:delText xml:space="preserve">שפיר</w:delText>
        </w:r>
      </w:del>
      <w:r>
        <w:rPr>
          <w:rFonts w:hint="cs"/>
          <w:rtl/>
        </w:rPr>
        <w:t xml:space="preserve"> דמי</w:t>
      </w:r>
      <w:r>
        <w:rPr>
          <w:rtl/>
        </w:rPr>
        <w:t>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שעזרק </w:t>
      </w:r>
      <w:r>
        <w:rPr>
          <w:rFonts w:hint="cs"/>
          <w:rtl/>
        </w:rPr>
        <w:t>[שם העכו</w:t>
      </w:r>
      <w:r>
        <w:rPr>
          <w:rtl/>
        </w:rPr>
        <w:t>"</w:t>
      </w:r>
      <w:r>
        <w:rPr>
          <w:rFonts w:hint="cs"/>
          <w:rtl/>
        </w:rPr>
        <w:t xml:space="preserve">ם] </w:t>
      </w:r>
      <w:r>
        <w:rPr>
          <w:rtl/>
        </w:rPr>
        <w:t>טייעא אינדב שרגא לב</w:t>
      </w:r>
      <w:r>
        <w:rPr>
          <w:rFonts w:hint="cs"/>
          <w:rtl/>
        </w:rPr>
        <w:t>יהכנ</w:t>
      </w:r>
      <w:r>
        <w:rPr>
          <w:rtl/>
        </w:rPr>
        <w:t>"</w:t>
      </w:r>
      <w:r>
        <w:rPr>
          <w:rFonts w:hint="cs"/>
          <w:rtl/>
        </w:rPr>
        <w:t xml:space="preserve">ס </w:t>
      </w:r>
      <w:r>
        <w:rPr>
          <w:rStyle w:val="2fb"/>
          <w:rFonts w:hint="cs"/>
          <w:rtl/>
        </w:rPr>
        <w:t xml:space="preserve">דר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י</w:t>
      </w:r>
      <w:r>
        <w:rPr>
          <w:rtl/>
        </w:rPr>
        <w:t>, ש</w:t>
      </w:r>
      <w:r>
        <w:rPr>
          <w:rFonts w:hint="cs"/>
          <w:rtl/>
        </w:rPr>
        <w:t>ינה ר</w:t>
      </w:r>
      <w:r>
        <w:rPr>
          <w:rtl/>
        </w:rPr>
        <w:t xml:space="preserve">חבא ואיקפד </w:t>
      </w:r>
      <w:r>
        <w:rPr>
          <w:rStyle w:val="2fb"/>
          <w:rtl/>
        </w:rPr>
        <w:t xml:space="preserve">רבא</w:t>
      </w:r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וא</w:t>
      </w:r>
      <w:r>
        <w:rPr>
          <w:rtl/>
        </w:rPr>
        <w:t>"</w:t>
      </w:r>
      <w:r>
        <w:rPr>
          <w:rFonts w:hint="cs"/>
          <w:rtl/>
        </w:rPr>
        <w:t xml:space="preserve">ד</w:t>
      </w:r>
      <w:r>
        <w:rPr>
          <w:rFonts w:hint="cs"/>
          <w:rtl/>
        </w:rPr>
        <w:t xml:space="preserve"> להיפך </w:t>
      </w:r>
      <w:r>
        <w:rPr>
          <w:rFonts w:hint="cs"/>
          <w:rtl/>
        </w:rPr>
        <w:t xml:space="preserve">וא</w:t>
      </w:r>
      <w:r>
        <w:rPr>
          <w:rtl/>
        </w:rPr>
        <w:t>"</w:t>
      </w:r>
      <w:r>
        <w:rPr>
          <w:rFonts w:hint="cs"/>
          <w:rtl/>
        </w:rPr>
        <w:t xml:space="preserve">ד</w:t>
      </w:r>
      <w:r>
        <w:rPr>
          <w:rFonts w:hint="cs"/>
          <w:rtl/>
        </w:rPr>
        <w:t xml:space="preserve"> שינהו חזני </w:t>
      </w:r>
      <w:ins w:id="90029" w:author="Claude - סמנטי" w:date="2026-10-11T12:14:28Z">
        <w:r>
          <w:rPr>
            <w:rtl/>
          </w:rPr>
          <w:t xml:space="preserve">שבפומבדיתא</w:t>
        </w:r>
      </w:ins>
      <w:del w:id="90030" w:author="Claude - סמנטי" w:date="2026-10-11T12:14:28Z">
        <w:r>
          <w:rPr>
            <w:rtl/>
          </w:rPr>
          <w:delText xml:space="preserve">דפומבדיתא</w:delText>
        </w:r>
      </w:del>
      <w:r>
        <w:rPr>
          <w:rtl/>
        </w:rPr>
        <w:t xml:space="preserve">, ו</w:t>
      </w:r>
      <w:r>
        <w:rPr>
          <w:rFonts w:hint="cs"/>
          <w:rtl/>
        </w:rPr>
        <w:t xml:space="preserve">הקפידו רחבא </w:t>
      </w:r>
      <w:r>
        <w:rPr>
          <w:rStyle w:val="2fb"/>
          <w:rFonts w:hint="cs"/>
          <w:rtl/>
        </w:rPr>
        <w:t xml:space="preserve">ורבה</w:t>
      </w:r>
      <w:r>
        <w:rPr>
          <w:rFonts w:hint="cs"/>
          <w:rtl/>
        </w:rPr>
        <w:t xml:space="preserve"> 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 xml:space="preserve">המשנים סברו שלא שכיח והמקפידים סברו דפעמים מקרי ואתי 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186" w:author="קלוד" w:date="2026-10-11T09:07:13Z"/>
        </w:rPr>
      </w:pPr>
      <w:ins w:id="20185" w:author="קלוד" w:date="2026-10-11T09:07:13Z">
        <w:r>
          <w:t xml:space="preserve">משנה ג</w:t>
        </w:r>
      </w:ins>
    </w:p>
    <w:p w:rsidR="00E403F0" w:rsidRPr="00D65BEC" w:rsidRDefault="00E403F0" w:rsidP="00E403F0">
      <w:pPr>
        <w:pStyle w:val="afff9"/>
        <w:rPr>
          <w:del w:id="20084" w:author="קלוד" w:date="2026-10-11T09:07:13Z"/>
          <w:rtl/>
        </w:rPr>
      </w:pPr>
      <w:del w:id="20083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04" w:author="קלוד" w:date="2026-10-11T12:09:42Z">
          <w:pPr>
            <w:pStyle w:val="afff9"/>
          </w:pPr>
        </w:pPrChange>
      </w:pPr>
      <w:r w:rsidRPr="00D65BEC">
        <w:rPr>
          <w:rtl/>
        </w:rPr>
        <w:t>הגוסס והיוצא ליהרג - לא נידר ולא נערך;</w:t>
      </w:r>
    </w:p>
    <w:p w:rsidR="00E403F0" w:rsidRPr="00D65BEC" w:rsidRDefault="00E403F0" w:rsidP="00E403F0">
      <w:pPr>
        <w:pStyle w:val="afff9"/>
        <w:rPr>
          <w:rtl/>
        </w:rPr>
      </w:pPr>
      <w:r>
        <w:rPr>
          <w:rStyle w:val="TanaimMishna"/>
          <w:rtl/>
          <w:rPrChange w:id="95233" w:author="Claude" w:date="2026-10-11T09:08:00Z">
            <w:rPr>
              <w:rtl/>
            </w:rPr>
          </w:rPrChange>
        </w:rPr>
        <w:t xml:space="preserve">ר' חנינא</w:t>
      </w:r>
      <w:r>
        <w:rPr>
          <w:rtl/>
        </w:rPr>
        <w:t xml:space="preserve"> בן עקביא אומר: נערך, מפני שדמיו קצובין;</w:t>
      </w:r>
    </w:p>
    <w:p w:rsidR="00E403F0" w:rsidRPr="00D65BEC" w:rsidRDefault="00E403F0" w:rsidP="00E403F0">
      <w:pPr>
        <w:pStyle w:val="afff9"/>
        <w:rPr>
          <w:rtl/>
        </w:rPr>
      </w:pPr>
      <w:r>
        <w:rPr>
          <w:rStyle w:val="TanaimMishna"/>
          <w:rtl/>
          <w:rPrChange w:id="20003" w:author="קלוד" w:date="2026-10-11T09:07:13Z">
            <w:rPr>
              <w:rtl/>
            </w:rPr>
          </w:rPrChange>
        </w:rPr>
        <w:t xml:space="preserve">רבי יוסי</w:t>
      </w:r>
      <w:r>
        <w:rPr>
          <w:rtl/>
        </w:rPr>
        <w:t xml:space="preserve"> אומר</w:t>
      </w:r>
      <w:r>
        <w:rPr>
          <w:rStyle w:val="TanaimMishna"/>
          <w:rtl/>
          <w:rPrChange w:id="95234" w:author="Claude" w:date="2026-10-11T09:08:00Z">
            <w:rPr>
              <w:rtl/>
            </w:rPr>
          </w:rPrChange>
        </w:rPr>
        <w:t xml:space="preserve">:</w:t>
      </w:r>
      <w:r>
        <w:rPr>
          <w:rtl/>
        </w:rPr>
        <w:t xml:space="preserve"> נודר ומעריך ומקדיש, ואם הזיק - חייב.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231" w:author="קלוד" w:date="2026-10-11T12:18:15Z"/>
        </w:rPr>
      </w:pPr>
      <w:ins w:id="90232" w:author="קלוד" w:date="2026-10-11T12:18:15Z">
        <w:r>
          <w:rPr>
            <w:color w:val="7B3F00"/>
          </w:rPr>
          <w:t xml:space="preserve">גוסס ויוצא ליהרג - למה לא נידר ולא נערך</w:t>
        </w:r>
      </w:ins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גוסס</w:t>
      </w:r>
      <w:r>
        <w:rPr>
          <w:rtl/>
        </w:rPr>
        <w:t xml:space="preserve">, </w:t>
      </w:r>
      <w:r>
        <w:rPr>
          <w:rtl/>
        </w:rPr>
        <w:t xml:space="preserve">לא</w:t>
      </w:r>
      <w:r>
        <w:rPr>
          <w:rtl/>
        </w:rPr>
        <w:t xml:space="preserve"> נידר - </w:t>
      </w:r>
      <w:ins w:id="90236" w:author="מנוע מכני" w:date="2026-10-11T12:04:39Z">
        <w:r>
          <w:rPr>
            <w:rtl/>
          </w:rPr>
          <w:t xml:space="preserve">דלא</w:t>
        </w:r>
      </w:ins>
      <w:del w:id="90237" w:author="מנוע מכני" w:date="2026-10-11T12:04:39Z">
        <w:r>
          <w:rPr>
            <w:rtl/>
          </w:rPr>
          <w:delText xml:space="preserve">דלאו</w:delText>
        </w:r>
      </w:del>
      <w:r>
        <w:rPr>
          <w:rtl/>
        </w:rPr>
        <w:t xml:space="preserve"> בר דמים הוא, ולא נערך - </w:t>
      </w:r>
      <w:ins w:id="90238" w:author="מנוע מכני" w:date="2026-10-11T12:04:39Z">
        <w:r>
          <w:rPr>
            <w:rtl/>
          </w:rPr>
          <w:t xml:space="preserve">דלא</w:t>
        </w:r>
      </w:ins>
      <w:del w:id="90239" w:author="מנוע מכני" w:date="2026-10-11T12:04:39Z">
        <w:r>
          <w:rPr>
            <w:rtl/>
          </w:rPr>
          <w:delText xml:space="preserve">דלאו</w:delText>
        </w:r>
      </w:del>
      <w:r>
        <w:rPr>
          <w:rtl/>
        </w:rPr>
        <w:t xml:space="preserve"> בר העמדה והערכה הוא</w:t>
      </w:r>
      <w:ins w:id="91590" w:author="מנוע מכני" w:date="2026-10-11T12:04:39Z">
        <w:r>
          <w:rPr>
            <w:rtl/>
          </w:rPr>
          <w:t xml:space="preserve">,</w:t>
        </w:r>
      </w:ins>
      <w:del w:id="91591" w:author="מנוע מכני" w:date="2026-10-11T12:04:39Z">
        <w:r>
          <w:rPr>
            <w:rtl/>
          </w:rPr>
          <w:delText xml:space="preserve">;</w:delText>
        </w:r>
      </w:del>
    </w:p>
    <w:p w:rsidR="00E403F0" w:rsidRPr="006F08E9" w:rsidRDefault="00E403F0" w:rsidP="00E403F0">
      <w:pPr>
        <w:rPr>
          <w:spacing w:val="-6"/>
          <w:rtl/>
        </w:rPr>
      </w:pPr>
      <w:r w:rsidRPr="006F08E9">
        <w:rPr>
          <w:b/>
          <w:bCs/>
          <w:spacing w:val="-6"/>
          <w:rtl/>
        </w:rPr>
        <w:t>יוצא</w:t>
      </w:r>
      <w:r w:rsidRPr="006F08E9">
        <w:rPr>
          <w:spacing w:val="-6"/>
          <w:rtl/>
        </w:rPr>
        <w:t xml:space="preserve"> </w:t>
      </w:r>
      <w:r w:rsidRPr="006F08E9">
        <w:rPr>
          <w:b/>
          <w:bCs/>
          <w:spacing w:val="-6"/>
          <w:rtl/>
        </w:rPr>
        <w:t>ליהרג</w:t>
      </w:r>
      <w:r w:rsidRPr="006F08E9">
        <w:rPr>
          <w:spacing w:val="-6"/>
          <w:rtl/>
        </w:rPr>
        <w:t xml:space="preserve"> </w:t>
      </w:r>
      <w:r w:rsidRPr="006F08E9">
        <w:rPr>
          <w:spacing w:val="-6"/>
          <w:rtl/>
        </w:rPr>
        <w:t xml:space="preserve">לא</w:t>
      </w:r>
      <w:r w:rsidRPr="006F08E9">
        <w:rPr>
          <w:spacing w:val="-6"/>
          <w:rtl/>
        </w:rPr>
        <w:t xml:space="preserve"> נידר </w:t>
      </w:r>
      <w:ins w:id="90240" w:author="מנוע מכני" w:date="2026-10-11T12:04:39Z">
        <w:r>
          <w:rPr>
            <w:spacing w:val="-6"/>
            <w:rtl/>
          </w:rPr>
          <w:t xml:space="preserve">דלא</w:t>
        </w:r>
      </w:ins>
      <w:del w:id="90241" w:author="מנוע מכני" w:date="2026-10-11T12:04:39Z">
        <w:r w:rsidRPr="006F08E9">
          <w:rPr>
            <w:spacing w:val="-6"/>
            <w:rtl/>
          </w:rPr>
          <w:delText xml:space="preserve">דלאו</w:delText>
        </w:r>
      </w:del>
      <w:r w:rsidRPr="006F08E9">
        <w:rPr>
          <w:spacing w:val="-6"/>
          <w:rtl/>
        </w:rPr>
        <w:t xml:space="preserve"> בר דמים הוא, </w:t>
      </w:r>
      <w:r w:rsidRPr="006F08E9">
        <w:rPr>
          <w:spacing w:val="-6"/>
          <w:rtl/>
        </w:rPr>
        <w:t xml:space="preserve">לא</w:t>
      </w:r>
      <w:r w:rsidRPr="006F08E9">
        <w:rPr>
          <w:spacing w:val="-6"/>
          <w:rtl/>
        </w:rPr>
        <w:t xml:space="preserve"> נערך</w:t>
      </w:r>
      <w:r w:rsidRPr="006F08E9">
        <w:rPr>
          <w:rFonts w:hint="cs"/>
          <w:spacing w:val="-6"/>
          <w:rtl/>
        </w:rPr>
        <w:t xml:space="preserve"> </w:t>
      </w:r>
      <w:r w:rsidRPr="006F08E9">
        <w:rPr>
          <w:spacing w:val="-6"/>
          <w:rtl/>
        </w:rPr>
        <w:t xml:space="preserve">דמנין היוצא ליהרג ואמר ערכי עלי שלא </w:t>
      </w:r>
      <w:r w:rsidRPr="006F08E9">
        <w:rPr>
          <w:spacing w:val="-6"/>
          <w:rtl/>
        </w:rPr>
        <w:t xml:space="preserve">אמר</w:t>
      </w:r>
      <w:r w:rsidRPr="006F08E9">
        <w:rPr>
          <w:spacing w:val="-6"/>
          <w:rtl/>
        </w:rPr>
        <w:t xml:space="preserve"> כלום? </w:t>
      </w:r>
    </w:p>
    <w:p>
      <w:pPr>
        <w:pStyle w:val="38"/>
        <w:rPr>
          <w:ins w:id="93032" w:author="מנוע מכני" w:date="2026-10-11T12:04:39Z"/>
        </w:rPr>
      </w:pPr>
      <w:r>
        <w:t xml:space="preserve">- </w:t>
      </w:r>
      <w:r>
        <w:t xml:space="preserve">ת"ל</w:t>
      </w:r>
      <w:r>
        <w:t xml:space="preserve">:</w:t>
      </w:r>
    </w:p>
    <w:p w:rsidR="00E403F0" w:rsidRPr="00AD695E" w:rsidRDefault="00E403F0" w:rsidP="00E403F0">
      <w:pPr>
        <w:pStyle w:val="affffb"/>
        <w:rPr>
          <w:rtl/>
        </w:rPr>
      </w:pPr>
      <w:del w:id="93033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>
        <w:rPr>
          <w:rStyle w:val="afffff0"/>
          <w:rtl/>
        </w:rPr>
        <w:t xml:space="preserve">כל חרם </w:t>
      </w:r>
      <w:r>
        <w:rPr>
          <w:rStyle w:val="afffff0"/>
          <w:rtl/>
        </w:rPr>
        <w:t xml:space="preserve">לא</w:t>
      </w:r>
      <w:r>
        <w:rPr>
          <w:rStyle w:val="afffff0"/>
          <w:rtl/>
        </w:rPr>
        <w:t xml:space="preserve"> יפדה</w:t>
      </w:r>
      <w:r>
        <w:rPr>
          <w:rFonts w:hint="cs"/>
          <w:rtl/>
        </w:rPr>
        <w:t>'</w:t>
      </w:r>
      <w:r>
        <w:rPr>
          <w:rtl/>
        </w:rPr>
        <w:t xml:space="preserve">, יכול </w:t>
      </w:r>
      <w:ins w:id="90090" w:author="מנוע מכני" w:date="2026-10-11T12:04:39Z">
        <w:r>
          <w:rPr>
            <w:rtl/>
          </w:rPr>
          <w:t xml:space="preserve">אפי'</w:t>
        </w:r>
      </w:ins>
      <w:del w:id="90091" w:author="מנוע מכני" w:date="2026-10-11T12:04:39Z">
        <w:r>
          <w:rPr>
            <w:rtl/>
          </w:rPr>
          <w:delText xml:space="preserve">אפילו</w:delText>
        </w:r>
      </w:del>
      <w:r>
        <w:rPr>
          <w:rtl/>
        </w:rPr>
        <w:t xml:space="preserve"> קודם שנגמר דינו? </w:t>
      </w:r>
      <w:r>
        <w:rPr>
          <w:rtl/>
        </w:rPr>
        <w:t xml:space="preserve">ת"ל</w:t>
      </w:r>
      <w:r>
        <w:rPr>
          <w:rtl/>
        </w:rPr>
        <w:t xml:space="preserve">: מן האדם, ולא כל האדם.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Fonts w:hint="cs"/>
          <w:rtl/>
        </w:rPr>
        <w:t>ולרחב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ע</w:t>
      </w:r>
      <w:r>
        <w:rPr>
          <w:rtl/>
        </w:rPr>
        <w:t xml:space="preserve">: </w:t>
      </w:r>
      <w:r>
        <w:rPr>
          <w:rFonts w:hint="cs"/>
          <w:rtl/>
        </w:rPr>
        <w:t>ד</w:t>
      </w:r>
      <w:r>
        <w:rPr>
          <w:rtl/>
        </w:rPr>
        <w:t xml:space="preserve">נערך מפני שדמיו קצובין, </w:t>
      </w:r>
    </w:p>
    <w:p w:rsidR="00E403F0" w:rsidRPr="00AD695E" w:rsidRDefault="00E403F0" w:rsidP="00E403F0">
      <w:pPr>
        <w:rPr>
          <w:rtl/>
        </w:rPr>
      </w:pPr>
      <w:ins w:id="90884" w:author="מנוע מכני" w:date="2026-10-11T12:04:39Z">
        <w:r>
          <w:rPr>
            <w:rtl/>
          </w:rPr>
          <w:t xml:space="preserve">זה</w:t>
        </w:r>
      </w:ins>
      <w:del w:id="90885" w:author="מנוע מכני" w:date="2026-10-11T12:04:39Z">
        <w:r w:rsidRPr="00A757C8">
          <w:rPr>
            <w:rtl/>
          </w:rPr>
          <w:delText xml:space="preserve">האי</w:delText>
        </w:r>
      </w:del>
      <w:r w:rsidRPr="00A757C8">
        <w:rPr>
          <w:rtl/>
        </w:rPr>
        <w:t xml:space="preserve"> </w:t>
      </w:r>
      <w:r w:rsidRPr="00A757C8">
        <w:rPr>
          <w:rFonts w:hint="cs"/>
          <w:rtl/>
        </w:rPr>
        <w:t>'</w:t>
      </w:r>
      <w:ins w:id="90253" w:author="Claude - סמנטי" w:date="2026-10-11T12:14:28Z">
        <w:r>
          <w:rPr>
            <w:rStyle w:val="afffff0"/>
            <w:rtl/>
          </w:rPr>
          <w:t xml:space="preserve">כָּל חֵרֶם</w:t>
        </w:r>
      </w:ins>
      <w:del w:id="90254" w:author="Claude - סמנטי" w:date="2026-10-11T12:14:28Z">
        <w:r w:rsidRPr="00A757C8">
          <w:rPr>
            <w:rtl/>
          </w:rPr>
          <w:delText xml:space="preserve">כל חרם</w:delText>
        </w:r>
      </w:del>
      <w:r w:rsidRPr="00A757C8">
        <w:rPr>
          <w:rFonts w:hint="cs"/>
          <w:rtl/>
        </w:rPr>
        <w:t>'</w:t>
      </w:r>
      <w:ins w:id="91592" w:author="מנוע מכני" w:date="2026-10-11T12:04:39Z">
        <w:r>
          <w:rPr>
            <w:rtl/>
          </w:rPr>
          <w:t xml:space="preserve"> </w:t>
        </w:r>
      </w:ins>
      <w:del w:id="91593" w:author="מנוע מכני" w:date="2026-10-11T12:04:39Z">
        <w:r w:rsidRPr="00A757C8">
          <w:rPr>
            <w:rtl/>
          </w:rPr>
          <w:delText xml:space="preserve"> </w:delText>
        </w:r>
        <w:r w:rsidRPr="00A757C8">
          <w:rPr>
            <w:rFonts w:hint="cs"/>
            <w:rtl/>
          </w:rPr>
          <w:delText xml:space="preserve"> </w:delText>
        </w:r>
      </w:del>
      <w:ins w:id="92674" w:author="מנוע מכני" w:date="2026-10-11T12:04:39Z">
        <w:r>
          <w:rPr>
            <w:rFonts w:hint="cs"/>
            <w:rtl/>
          </w:rPr>
          <w:t xml:space="preserve">צריך</w:t>
        </w:r>
      </w:ins>
      <w:del w:id="92675" w:author="מנוע מכני" w:date="2026-10-11T12:04:39Z">
        <w:r w:rsidRPr="00A757C8">
          <w:rPr>
            <w:rFonts w:hint="cs"/>
            <w:rtl/>
          </w:rPr>
          <w:delText xml:space="preserve">מיבעי</w:delText>
        </w:r>
      </w:del>
      <w:r w:rsidRPr="00A757C8">
        <w:rPr>
          <w:rFonts w:hint="cs"/>
          <w:rtl/>
        </w:rPr>
        <w:t xml:space="preserve"> ל</w:t>
      </w:r>
      <w:r w:rsidRPr="00A757C8">
        <w:rPr>
          <w:rtl/>
        </w:rPr>
        <w:t>כדתניא</w:t>
      </w:r>
      <w:r w:rsidRPr="00A757C8">
        <w:rPr>
          <w:rFonts w:hint="cs"/>
          <w:rtl/>
        </w:rPr>
        <w:t xml:space="preserve"> </w:t>
      </w:r>
      <w:r w:rsidRPr="00A757C8">
        <w:rPr>
          <w:rStyle w:val="2fb"/>
          <w:rtl/>
        </w:rPr>
        <w:t>ר</w:t>
      </w:r>
      <w:r w:rsidRPr="00A757C8">
        <w:rPr>
          <w:rStyle w:val="2fb"/>
          <w:rFonts w:hint="cs"/>
          <w:rtl/>
        </w:rPr>
        <w:t>יבשריב</w:t>
      </w:r>
      <w:r w:rsidRPr="00A757C8">
        <w:rPr>
          <w:rStyle w:val="2fb"/>
          <w:rtl/>
        </w:rPr>
        <w:t>"</w:t>
      </w:r>
      <w:r w:rsidRPr="00A757C8">
        <w:rPr>
          <w:rStyle w:val="2fb"/>
          <w:rFonts w:hint="cs"/>
          <w:rtl/>
        </w:rPr>
        <w:t>ב</w:t>
      </w:r>
      <w:r w:rsidRPr="00A757C8">
        <w:rPr>
          <w:rtl/>
        </w:rPr>
        <w:t xml:space="preserve">: לפי שמצינו למומתים בידי שמים שנותנין ממון ומתכפר להם, </w:t>
      </w:r>
    </w:p>
    <w:p w:rsidR="00E403F0" w:rsidRPr="00AD695E" w:rsidRDefault="00E403F0" w:rsidP="00E403F0">
      <w:pPr>
        <w:rPr>
          <w:rtl/>
        </w:rPr>
      </w:pPr>
      <w:ins w:id="92416" w:author="מנוע מכני" w:date="2026-10-11T12:04:39Z">
        <w:r>
          <w:rPr>
            <w:rtl/>
          </w:rPr>
          <w:t xml:space="preserve">ד'</w:t>
        </w:r>
      </w:ins>
      <w:del w:id="92417" w:author="מנוע מכני" w:date="2026-10-11T12:04:39Z">
        <w:r>
          <w:rPr>
            <w:rtl/>
          </w:rPr>
          <w:delText xml:space="preserve">שנא</w:delText>
        </w:r>
        <w:r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: </w:delText>
        </w:r>
        <w:r>
          <w:rPr>
            <w:rFonts w:hint="cs"/>
            <w:rtl/>
          </w:rPr>
          <w:delText xml:space="preserve">'</w:delText>
        </w:r>
      </w:del>
      <w:ins w:id="90255" w:author="Claude - סמנטי" w:date="2026-10-11T12:14:28Z">
        <w:r>
          <w:rPr>
            <w:rStyle w:val="afffff0"/>
            <w:rtl/>
          </w:rPr>
          <w:t xml:space="preserve">אִם כּוֹפֶר יוּשַׁת עָלָיו</w:t>
        </w:r>
      </w:ins>
      <w:del w:id="90256" w:author="Claude - סמנטי" w:date="2026-10-11T12:14:28Z">
        <w:r>
          <w:rPr>
            <w:rtl/>
          </w:rPr>
          <w:delText xml:space="preserve">אם כופר יושת עליו</w:delText>
        </w:r>
      </w:del>
      <w:r>
        <w:rPr>
          <w:rFonts w:hint="cs"/>
          <w:rtl/>
        </w:rPr>
        <w:t>'</w:t>
      </w:r>
      <w:r>
        <w:rPr>
          <w:rtl/>
        </w:rPr>
        <w:t xml:space="preserve">, יכול אף בידי אדם כן? </w:t>
      </w:r>
    </w:p>
    <w:p>
      <w:pPr>
        <w:pStyle w:val="38"/>
        <w:rPr>
          <w:ins w:id="93034" w:author="מנוע מכני" w:date="2026-10-11T12:04:39Z"/>
        </w:rPr>
      </w:pPr>
      <w:r>
        <w:t xml:space="preserve">ת"ל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035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>
        <w:rPr>
          <w:rStyle w:val="afffff0"/>
          <w:rtl/>
        </w:rPr>
        <w:t xml:space="preserve">כל חרם </w:t>
      </w:r>
      <w:r>
        <w:rPr>
          <w:rStyle w:val="afffff0"/>
          <w:rtl/>
        </w:rPr>
        <w:t xml:space="preserve">לא</w:t>
      </w:r>
      <w:r>
        <w:rPr>
          <w:rStyle w:val="afffff0"/>
          <w:rtl/>
        </w:rPr>
        <w:t xml:space="preserve"> יפדה</w:t>
      </w:r>
      <w:r>
        <w:rPr>
          <w:rFonts w:hint="cs"/>
          <w:rtl/>
        </w:rPr>
        <w:t>'</w:t>
      </w:r>
      <w:r>
        <w:rPr>
          <w:rtl/>
        </w:rPr>
        <w:t xml:space="preserve">, אין לי אלא מיתות חמורות שלא ניתנה שגגתן לכפרה,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מיתות קלות שניתנה שגגתן לכפרה </w:t>
      </w:r>
      <w:r>
        <w:rPr>
          <w:rtl/>
        </w:rPr>
        <w:t xml:space="preserve">ת"ל</w:t>
      </w:r>
      <w:r>
        <w:rPr>
          <w:rtl/>
        </w:rPr>
        <w:t xml:space="preserve">: </w:t>
      </w:r>
      <w:r>
        <w:rPr>
          <w:rFonts w:hint="cs"/>
          <w:rtl/>
        </w:rPr>
        <w:t>'</w:t>
      </w:r>
      <w:ins w:id="90257" w:author="Claude - סמנטי" w:date="2026-10-11T12:14:28Z">
        <w:r>
          <w:rPr>
            <w:rStyle w:val="afffff0"/>
            <w:rtl/>
          </w:rPr>
          <w:t xml:space="preserve">כָּל חֵרֶם</w:t>
        </w:r>
      </w:ins>
      <w:del w:id="90258" w:author="Claude - סמנטי" w:date="2026-10-11T12:14:28Z">
        <w:r>
          <w:rPr>
            <w:rtl/>
          </w:rPr>
          <w:delText xml:space="preserve">כל חרם</w:delText>
        </w:r>
      </w:del>
      <w:r>
        <w:rPr>
          <w:rFonts w:hint="cs"/>
          <w:rtl/>
        </w:rPr>
        <w:t>'</w:t>
      </w:r>
      <w:r>
        <w:rPr>
          <w:rtl/>
        </w:rPr>
        <w:t>.</w:t>
      </w:r>
    </w:p>
    <w:p w:rsidR="00E403F0" w:rsidRPr="00AD695E" w:rsidRDefault="00E403F0" w:rsidP="00E403F0">
      <w:pPr>
        <w:jc w:val="center"/>
        <w:rPr>
          <w:del w:id="90002" w:author="מנוע עיצוב" w:date="2026-10-11T12:09:26Z"/>
          <w:rtl/>
        </w:rPr>
      </w:pPr>
      <w:del w:id="90001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18" w:author="קלוד" w:date="2026-10-11T09:07:13Z">
          <w:pPr>
            <w:pStyle w:val="affff1"/>
            <w:rPr>
              <w:rtl/>
            </w:rPr>
          </w:pPr>
        </w:pPrChange>
      </w:pPr>
      <w:ins w:id="9802" w:author="מספור קטעי משנה" w:date="2026-10-11T09:19:26Z">
        <w:r>
          <w:rPr>
            <w:rStyle w:val="MisparKeta"/>
          </w:rPr>
          <w:t xml:space="preserve">ג. </w:t>
        </w:r>
      </w:ins>
      <w:r>
        <w:rPr>
          <w:rtl/>
        </w:rPr>
        <w:t>רבי יוסי אומר: נודר ומעריך כו'.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 xml:space="preserve">א. </w:t>
      </w:r>
      <w:r>
        <w:rPr>
          <w:rtl/>
        </w:rPr>
        <w:t xml:space="preserve">בנודר ומעריך ומקדיש כ"ע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242" w:author="מנוע מכני" w:date="2026-10-11T12:04:39Z">
        <w:r>
          <w:rPr>
            <w:rtl/>
          </w:rPr>
          <w:t xml:space="preserve">חלקו</w:t>
        </w:r>
      </w:ins>
      <w:del w:id="90243" w:author="מנוע מכני" w:date="2026-10-11T12:04:39Z">
        <w:r>
          <w:rPr>
            <w:rtl/>
          </w:rPr>
          <w:delText xml:space="preserve">פליגי</w:delText>
        </w:r>
      </w:del>
      <w:r>
        <w:rPr>
          <w:rtl/>
        </w:rPr>
        <w:t xml:space="preserve">, </w:t>
      </w:r>
    </w:p>
    <w:p>
      <w:pPr>
        <w:pStyle w:val="38"/>
        <w:rPr>
          <w:ins w:id="93036" w:author="מנוע מכני" w:date="2026-10-11T12:04:39Z"/>
        </w:rPr>
      </w:pPr>
      <w:r w:rsidRPr="006F08E9">
        <w:t xml:space="preserve">כי </w:t>
      </w:r>
      <w:ins w:id="90244" w:author="מנוע מכני" w:date="2026-10-11T12:04:39Z">
        <w:r>
          <w:t xml:space="preserve">חלקו</w:t>
        </w:r>
      </w:ins>
      <w:del w:id="90245" w:author="מנוע מכני" w:date="2026-10-11T12:04:39Z">
        <w:r w:rsidRPr="006F08E9">
          <w:delText xml:space="preserve">פליגי</w:delText>
        </w:r>
      </w:del>
      <w:r w:rsidRPr="006F08E9">
        <w:t xml:space="preserve"> באם הזיק, </w:t>
      </w:r>
      <w:r w:rsidRPr="006F08E9">
        <w:t>לת</w:t>
      </w:r>
      <w:r w:rsidRPr="006F08E9">
        <w:t>"</w:t>
      </w:r>
      <w:r w:rsidRPr="006F08E9">
        <w:t>ק</w:t>
      </w:r>
      <w:r w:rsidRPr="006F08E9">
        <w:t xml:space="preserve">:</w:t>
      </w:r>
    </w:p>
    <w:p w:rsidR="00E403F0" w:rsidRPr="006F08E9" w:rsidRDefault="00E403F0" w:rsidP="00E403F0">
      <w:pPr>
        <w:rPr>
          <w:spacing w:val="-2"/>
          <w:rtl/>
        </w:rPr>
      </w:pPr>
      <w:del w:id="93037" w:author="מנוע מכני" w:date="2026-10-11T12:04:39Z">
        <w:r w:rsidRPr="006F08E9">
          <w:rPr>
            <w:spacing w:val="-2"/>
            <w:rtl/>
          </w:rPr>
          <w:delText xml:space="preserve"> </w:delText>
        </w:r>
      </w:del>
      <w:r w:rsidRPr="006F08E9">
        <w:rPr>
          <w:spacing w:val="-2"/>
          <w:rtl/>
        </w:rPr>
        <w:t xml:space="preserve">אם הזיק אינו חייב בתשלומין, </w:t>
      </w:r>
      <w:r w:rsidRPr="006F08E9">
        <w:rPr>
          <w:rStyle w:val="2fb"/>
          <w:b/>
          <w:bCs/>
          <w:spacing w:val="-2"/>
          <w:rtl/>
        </w:rPr>
        <w:t>ו</w:t>
      </w:r>
      <w:r w:rsidRPr="006F08E9">
        <w:rPr>
          <w:rStyle w:val="2fb"/>
          <w:rFonts w:hint="cs"/>
          <w:b/>
          <w:bCs/>
          <w:spacing w:val="-2"/>
          <w:rtl/>
        </w:rPr>
        <w:t>ל</w:t>
      </w:r>
      <w:r w:rsidRPr="006F08E9">
        <w:rPr>
          <w:rStyle w:val="2fb"/>
          <w:b/>
          <w:bCs/>
          <w:spacing w:val="-2"/>
          <w:rtl/>
        </w:rPr>
        <w:t>רבי יוסי</w:t>
      </w:r>
      <w:r w:rsidRPr="006F08E9">
        <w:rPr>
          <w:spacing w:val="-2"/>
          <w:rtl/>
        </w:rPr>
        <w:t>: אם הזיק חייב בתשלומין.</w:t>
      </w:r>
    </w:p>
    <w:p>
      <w:pPr>
        <w:pStyle w:val="38"/>
        <w:rPr>
          <w:ins w:id="93038" w:author="מנוע מכני" w:date="2026-10-11T12:04:39Z"/>
        </w:rPr>
      </w:pPr>
      <w:r>
        <w:t>ב. ול</w:t>
      </w:r>
      <w:r>
        <w:t xml:space="preserve">רב יוסף:</w:t>
      </w:r>
    </w:p>
    <w:p w:rsidR="00E403F0" w:rsidRPr="00AD695E" w:rsidRDefault="00E403F0" w:rsidP="00E403F0">
      <w:pPr>
        <w:rPr>
          <w:rtl/>
        </w:rPr>
      </w:pPr>
      <w:del w:id="93039" w:author="מנוע מכני" w:date="2026-10-11T12:04:39Z">
        <w:r>
          <w:rPr>
            <w:rtl/>
          </w:rPr>
          <w:delText xml:space="preserve"> </w:delText>
        </w:r>
      </w:del>
      <w:ins w:id="90246" w:author="מנוע מכני" w:date="2026-10-11T12:04:39Z">
        <w:r>
          <w:rPr>
            <w:rFonts w:hint="cs"/>
            <w:rtl/>
          </w:rPr>
          <w:t xml:space="preserve">חלקו</w:t>
        </w:r>
      </w:ins>
      <w:del w:id="90247" w:author="מנוע מכני" w:date="2026-10-11T12:04:39Z">
        <w:r>
          <w:rPr>
            <w:rFonts w:hint="cs"/>
            <w:rtl/>
          </w:rPr>
          <w:delText xml:space="preserve">פליגי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במלוה על פה גובה מן היורשין </w:t>
      </w:r>
    </w:p>
    <w:p>
      <w:pPr>
        <w:pStyle w:val="38"/>
        <w:rPr>
          <w:ins w:id="93040" w:author="מנוע מכני" w:date="2026-10-11T12:04:39Z"/>
        </w:rPr>
      </w:pPr>
      <w:r w:rsidRPr="00217260">
        <w:lastRenderedPageBreak/>
        <w:t>ת</w:t>
      </w:r>
      <w:r w:rsidRPr="00217260">
        <w:t>"</w:t>
      </w:r>
      <w:r w:rsidRPr="00217260">
        <w:t>ק</w:t>
      </w:r>
      <w:r w:rsidRPr="00217260">
        <w:t xml:space="preserve"> סבר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04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מלוה על פה אינו גובה מן היורשין, </w:t>
      </w:r>
      <w:r>
        <w:rPr>
          <w:rStyle w:val="2fb"/>
          <w:rtl/>
        </w:rPr>
        <w:t xml:space="preserve">ורבי יוסי</w:t>
      </w:r>
      <w:r>
        <w:rPr>
          <w:rtl/>
        </w:rPr>
        <w:t xml:space="preserve"> סבר: מלוה על פה גובה מן היורשין.</w:t>
      </w:r>
    </w:p>
    <w:p>
      <w:pPr>
        <w:pStyle w:val="38"/>
        <w:rPr>
          <w:ins w:id="93042" w:author="מנוע מכני" w:date="2026-10-11T12:04:39Z"/>
        </w:rPr>
      </w:pPr>
      <w:r>
        <w:t xml:space="preserve">ג. </w:t>
      </w:r>
      <w:r w:rsidRPr="00217260">
        <w:t>רבא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043" w:author="מנוע מכני" w:date="2026-10-11T12:04:39Z">
        <w:r>
          <w:rPr>
            <w:rtl/>
          </w:rPr>
          <w:delText xml:space="preserve"> </w:delText>
        </w:r>
      </w:del>
      <w:ins w:id="92386" w:author="מנוע מכני" w:date="2026-10-11T12:04:39Z">
        <w:r>
          <w:rPr>
            <w:rtl/>
          </w:rPr>
          <w:t xml:space="preserve">דלכ"ע</w:t>
        </w:r>
      </w:ins>
      <w:del w:id="92387" w:author="מנוע מכני" w:date="2026-10-11T12:04:39Z">
        <w:r>
          <w:rPr>
            <w:rtl/>
          </w:rPr>
          <w:delText xml:space="preserve">דכ"ע</w:delText>
        </w:r>
      </w:del>
      <w:r>
        <w:rPr>
          <w:rtl/>
        </w:rPr>
        <w:t xml:space="preserve"> מלוה על פה אינו גובה מן היורשין, </w:t>
      </w:r>
      <w:ins w:id="90250" w:author="מנוע מכני" w:date="2026-10-11T12:04:39Z">
        <w:r>
          <w:rPr>
            <w:rtl/>
          </w:rPr>
          <w:t xml:space="preserve">וכאן</w:t>
        </w:r>
      </w:ins>
      <w:del w:id="90251" w:author="מנוע מכני" w:date="2026-10-11T12:04:39Z">
        <w:r>
          <w:rPr>
            <w:rtl/>
          </w:rPr>
          <w:delText xml:space="preserve">והכא</w:delText>
        </w:r>
      </w:del>
      <w:r>
        <w:rPr>
          <w:rtl/>
        </w:rPr>
        <w:t xml:space="preserve"> במלוה כתובה בתורה </w:t>
      </w:r>
      <w:ins w:id="90248" w:author="מנוע מכני" w:date="2026-10-11T12:04:39Z">
        <w:r>
          <w:rPr>
            <w:rFonts w:hint="cs"/>
            <w:rtl/>
          </w:rPr>
          <w:t xml:space="preserve">חלקו</w:t>
        </w:r>
      </w:ins>
      <w:del w:id="90249" w:author="מנוע מכני" w:date="2026-10-11T12:04:39Z">
        <w:r>
          <w:rPr>
            <w:rFonts w:hint="cs"/>
            <w:rtl/>
          </w:rPr>
          <w:delText xml:space="preserve">פליגי</w:delText>
        </w:r>
      </w:del>
      <w:r>
        <w:rPr>
          <w:rtl/>
        </w:rPr>
        <w:t xml:space="preserve">, </w:t>
      </w:r>
    </w:p>
    <w:p>
      <w:pPr>
        <w:pStyle w:val="38"/>
        <w:rPr>
          <w:ins w:id="93044" w:author="מנוע מכני" w:date="2026-10-11T12:04:39Z"/>
        </w:rPr>
      </w:pPr>
      <w:r w:rsidRPr="006F08E9">
        <w:t>ת</w:t>
      </w:r>
      <w:r w:rsidRPr="006F08E9">
        <w:t>"</w:t>
      </w:r>
      <w:r w:rsidRPr="006F08E9">
        <w:t>ק</w:t>
      </w:r>
      <w:r w:rsidRPr="006F08E9">
        <w:t xml:space="preserve"> סבר</w:t>
      </w:r>
      <w:r w:rsidRPr="006F08E9">
        <w:t xml:space="preserve">:</w:t>
      </w:r>
    </w:p>
    <w:p w:rsidR="00E403F0" w:rsidRPr="006F08E9" w:rsidRDefault="00E403F0" w:rsidP="00E403F0">
      <w:pPr>
        <w:rPr>
          <w:spacing w:val="-2"/>
          <w:rtl/>
        </w:rPr>
      </w:pPr>
      <w:del w:id="93045" w:author="מנוע מכני" w:date="2026-10-11T12:04:39Z">
        <w:r w:rsidRPr="006F08E9">
          <w:rPr>
            <w:spacing w:val="-2"/>
            <w:rtl/>
          </w:rPr>
          <w:delText xml:space="preserve"> </w:delText>
        </w:r>
      </w:del>
      <w:r w:rsidRPr="006F08E9">
        <w:rPr>
          <w:spacing w:val="-2"/>
          <w:rtl/>
        </w:rPr>
        <w:t xml:space="preserve">מלוה כתובה בתורה </w:t>
      </w:r>
      <w:ins w:id="90252" w:author="מנוע מכני" w:date="2026-10-11T12:04:39Z">
        <w:r>
          <w:rPr>
            <w:spacing w:val="-2"/>
            <w:rtl/>
          </w:rPr>
          <w:t xml:space="preserve">לא</w:t>
        </w:r>
      </w:ins>
      <w:del w:id="90253" w:author="מנוע מכני" w:date="2026-10-11T12:04:39Z">
        <w:r w:rsidRPr="006F08E9">
          <w:rPr>
            <w:spacing w:val="-2"/>
            <w:rtl/>
          </w:rPr>
          <w:delText xml:space="preserve">לאו</w:delText>
        </w:r>
      </w:del>
      <w:r w:rsidRPr="006F08E9">
        <w:rPr>
          <w:spacing w:val="-2"/>
          <w:rtl/>
        </w:rPr>
        <w:t xml:space="preserve"> ככתובה בשטר דמיא, </w:t>
      </w:r>
      <w:r w:rsidRPr="006F08E9">
        <w:rPr>
          <w:rStyle w:val="2fb"/>
          <w:spacing w:val="-2"/>
          <w:rtl/>
        </w:rPr>
        <w:t xml:space="preserve">ורבי יוסי</w:t>
      </w:r>
      <w:r w:rsidRPr="006F08E9">
        <w:rPr>
          <w:spacing w:val="-2"/>
          <w:rtl/>
        </w:rPr>
        <w:t xml:space="preserve"> סבר: ככתובה בשטר דמיא.</w:t>
      </w:r>
    </w:p>
    <w:p>
      <w:pPr>
        <w:pStyle w:val="afffff8"/>
        <w:rPr>
          <w:ins w:id="90229" w:author="קלוד" w:date="2026-10-11T12:18:15Z"/>
        </w:rPr>
      </w:pPr>
      <w:ins w:id="90230" w:author="קלוד" w:date="2026-10-11T12:18:15Z">
        <w:r>
          <w:rPr>
            <w:color w:val="7B3F00"/>
          </w:rPr>
          <w:t xml:space="preserve">יוצא ליהרג שחבל באחרים - רשב"א פוטר</w:t>
        </w:r>
      </w:ins>
    </w:p>
    <w:p w:rsidR="00E403F0" w:rsidRPr="00AD695E" w:rsidRDefault="00E403F0" w:rsidP="00E403F0">
      <w:pPr>
        <w:rPr>
          <w:rtl/>
        </w:rPr>
      </w:pPr>
      <w:ins w:id="90254" w:author="מנוע מכני" w:date="2026-10-11T12:04:39Z">
        <w:r>
          <w:rPr>
            <w:rtl/>
          </w:rPr>
          <w:t xml:space="preserve">ויש</w:t>
        </w:r>
      </w:ins>
      <w:del w:id="90255" w:author="מנוע מכני" w:date="2026-10-11T12:04:39Z">
        <w:r>
          <w:rPr>
            <w:rtl/>
          </w:rPr>
          <w:delText xml:space="preserve">ואיכא</w:delText>
        </w:r>
      </w:del>
      <w:r>
        <w:rPr>
          <w:rtl/>
        </w:rPr>
        <w:t xml:space="preserve"> </w:t>
      </w:r>
      <w:ins w:id="92488" w:author="מנוע מכני" w:date="2026-10-11T12:04:39Z">
        <w:r>
          <w:rPr>
            <w:rtl/>
          </w:rPr>
          <w:t xml:space="preserve">דשונה</w:t>
        </w:r>
      </w:ins>
      <w:del w:id="92489" w:author="מנוע מכני" w:date="2026-10-11T12:04:39Z">
        <w:r>
          <w:rPr>
            <w:rtl/>
          </w:rPr>
          <w:delText xml:space="preserve">דמתני</w:delText>
        </w:r>
      </w:del>
      <w:r>
        <w:rPr>
          <w:rtl/>
        </w:rPr>
        <w:t xml:space="preserve"> לה אהא: היוצא ליהרג, הוא שחבל באחרים - חייב, אחרים שחבלו בו - פטורין</w:t>
      </w:r>
      <w:ins w:id="91594" w:author="מנוע מכני" w:date="2026-10-11T12:04:39Z">
        <w:r>
          <w:rPr>
            <w:rtl/>
          </w:rPr>
          <w:t xml:space="preserve">,</w:t>
        </w:r>
      </w:ins>
      <w:del w:id="91595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3046" w:author="מנוע מכני" w:date="2026-10-11T12:04:39Z"/>
        </w:rPr>
      </w:pPr>
      <w:r w:rsidRPr="00217260">
        <w:t>ר</w:t>
      </w:r>
      <w:r w:rsidRPr="00217260">
        <w:t>שב</w:t>
      </w:r>
      <w:r w:rsidRPr="00217260">
        <w:t>"</w:t>
      </w:r>
      <w:r w:rsidRPr="00217260">
        <w:t>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04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אף הוא אם חבל באחרים פטור, שלא ניתן לחזרת עמידת בית דין</w:t>
      </w:r>
      <w:ins w:id="91596" w:author="מנוע מכני" w:date="2026-10-11T12:04:39Z">
        <w:r>
          <w:rPr>
            <w:rtl/>
          </w:rPr>
          <w:t xml:space="preserve">,</w:t>
        </w:r>
      </w:ins>
      <w:del w:id="91597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ז.</w:t>
      </w:r>
    </w:p>
    <w:p>
      <w:pPr>
        <w:pStyle w:val="38"/>
        <w:rPr>
          <w:ins w:id="93048" w:author="מנוע מכני" w:date="2026-10-11T12:04:39Z"/>
        </w:rPr>
      </w:pPr>
      <w:r>
        <w:t>מכלל ד</w:t>
      </w:r>
      <w:r>
        <w:t>ל</w:t>
      </w:r>
      <w:r>
        <w:t>ת"</w:t>
      </w:r>
      <w:r>
        <w:t>ק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04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ניתן לחזרת עמידת ב"ד? </w:t>
      </w:r>
    </w:p>
    <w:p>
      <w:pPr>
        <w:pStyle w:val="38"/>
        <w:rPr>
          <w:ins w:id="93050" w:author="מנוע מכני" w:date="2026-10-11T12:04:39Z"/>
        </w:rPr>
      </w:pPr>
      <w:r>
        <w:t xml:space="preserve">א"ר יוסף:</w:t>
      </w:r>
    </w:p>
    <w:p w:rsidR="00E403F0" w:rsidRPr="00AD695E" w:rsidRDefault="00E403F0" w:rsidP="00E403F0">
      <w:pPr>
        <w:rPr>
          <w:rtl/>
        </w:rPr>
      </w:pPr>
      <w:del w:id="9305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במלוה על פה גובה מן היורשין </w:t>
      </w:r>
      <w:ins w:id="92304" w:author="מנוע מכני" w:date="2026-10-11T12:04:39Z">
        <w:r>
          <w:rPr>
            <w:rtl/>
          </w:rPr>
          <w:t xml:space="preserve">חלקו</w:t>
        </w:r>
      </w:ins>
      <w:del w:id="92305" w:author="מנוע מכני" w:date="2026-10-11T12:04:39Z">
        <w:r>
          <w:rPr>
            <w:rtl/>
          </w:rPr>
          <w:delText xml:space="preserve">קמיפלגי</w:delText>
        </w:r>
      </w:del>
      <w:r>
        <w:rPr>
          <w:rtl/>
        </w:rPr>
        <w:t xml:space="preserve">,</w:t>
      </w:r>
    </w:p>
    <w:p>
      <w:pPr>
        <w:pStyle w:val="38"/>
        <w:rPr>
          <w:ins w:id="93052" w:author="מנוע מכני" w:date="2026-10-11T12:04:39Z"/>
        </w:rPr>
      </w:pPr>
      <w:r>
        <w:tab/>
      </w:r>
      <w:r>
        <w:t>לת</w:t>
      </w:r>
      <w:r>
        <w:t>"</w:t>
      </w:r>
      <w:r>
        <w:t>ק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05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מלוה על פה גובה מן היורשין, </w:t>
      </w:r>
      <w:r>
        <w:rPr>
          <w:rStyle w:val="2fb"/>
          <w:rtl/>
        </w:rPr>
        <w:t xml:space="preserve">ו</w:t>
      </w:r>
      <w:r>
        <w:rPr>
          <w:rStyle w:val="2fb"/>
          <w:rFonts w:hint="cs"/>
          <w:rtl/>
        </w:rPr>
        <w:t>לרשב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א</w:t>
      </w:r>
      <w:r>
        <w:rPr>
          <w:rtl/>
        </w:rPr>
        <w:t>: אינו גובה מן היורשין.</w:t>
      </w:r>
    </w:p>
    <w:p>
      <w:pPr>
        <w:pStyle w:val="38"/>
        <w:rPr>
          <w:ins w:id="93054" w:author="מנוע מכני" w:date="2026-10-11T12:04:39Z"/>
        </w:rPr>
      </w:pPr>
      <w:r w:rsidRPr="006F08E9">
        <w:t>רב</w:t>
      </w:r>
      <w:r w:rsidRPr="006F08E9">
        <w:t>ה</w:t>
      </w:r>
      <w:r w:rsidRPr="006F08E9">
        <w:t xml:space="preserve">:</w:t>
      </w:r>
    </w:p>
    <w:p w:rsidR="00E403F0" w:rsidRPr="006F08E9" w:rsidRDefault="00E403F0" w:rsidP="00E403F0">
      <w:pPr>
        <w:rPr>
          <w:spacing w:val="-2"/>
          <w:rtl/>
        </w:rPr>
      </w:pPr>
      <w:del w:id="93055" w:author="מנוע מכני" w:date="2026-10-11T12:04:39Z">
        <w:r w:rsidRPr="006F08E9">
          <w:rPr>
            <w:spacing w:val="-2"/>
            <w:rtl/>
          </w:rPr>
          <w:delText xml:space="preserve"> </w:delText>
        </w:r>
      </w:del>
      <w:ins w:id="92388" w:author="מנוע מכני" w:date="2026-10-11T12:04:39Z">
        <w:r>
          <w:rPr>
            <w:b/>
            <w:bCs/>
            <w:spacing w:val="-2"/>
            <w:rtl/>
          </w:rPr>
          <w:t xml:space="preserve">דלכ"ע</w:t>
        </w:r>
      </w:ins>
      <w:del w:id="92389" w:author="מנוע מכני" w:date="2026-10-11T12:04:39Z">
        <w:r w:rsidRPr="006F08E9">
          <w:rPr>
            <w:b/>
            <w:bCs/>
            <w:spacing w:val="-2"/>
            <w:rtl/>
          </w:rPr>
          <w:delText xml:space="preserve">דכ"ע</w:delText>
        </w:r>
      </w:del>
      <w:r w:rsidRPr="006F08E9">
        <w:rPr>
          <w:spacing w:val="-2"/>
          <w:rtl/>
        </w:rPr>
        <w:t xml:space="preserve"> מלוה ע"</w:t>
      </w:r>
      <w:r w:rsidRPr="006F08E9">
        <w:rPr>
          <w:rFonts w:hint="cs"/>
          <w:spacing w:val="-2"/>
          <w:rtl/>
        </w:rPr>
        <w:t xml:space="preserve">פ </w:t>
      </w:r>
      <w:r w:rsidRPr="006F08E9">
        <w:rPr>
          <w:spacing w:val="-2"/>
          <w:rtl/>
        </w:rPr>
        <w:t xml:space="preserve">אינו גובה מן היורשין, </w:t>
      </w:r>
      <w:ins w:id="90258" w:author="מנוע מכני" w:date="2026-10-11T12:04:39Z">
        <w:r>
          <w:rPr>
            <w:b/>
            <w:bCs/>
            <w:spacing w:val="-2"/>
            <w:rtl/>
          </w:rPr>
          <w:t xml:space="preserve">וכאן</w:t>
        </w:r>
      </w:ins>
      <w:del w:id="90259" w:author="מנוע מכני" w:date="2026-10-11T12:04:39Z">
        <w:r w:rsidRPr="006F08E9">
          <w:rPr>
            <w:b/>
            <w:bCs/>
            <w:spacing w:val="-2"/>
            <w:rtl/>
          </w:rPr>
          <w:delText xml:space="preserve">והכא</w:delText>
        </w:r>
      </w:del>
      <w:r w:rsidRPr="006F08E9">
        <w:rPr>
          <w:b/>
          <w:bCs/>
          <w:spacing w:val="-2"/>
          <w:rtl/>
        </w:rPr>
        <w:t xml:space="preserve"> </w:t>
      </w:r>
      <w:ins w:id="90256" w:author="מנוע מכני" w:date="2026-10-11T12:04:39Z">
        <w:r>
          <w:rPr>
            <w:rFonts w:hint="cs"/>
            <w:b/>
            <w:bCs/>
            <w:spacing w:val="-2"/>
            <w:rtl/>
          </w:rPr>
          <w:t xml:space="preserve">חלקו</w:t>
        </w:r>
      </w:ins>
      <w:del w:id="90257" w:author="מנוע מכני" w:date="2026-10-11T12:04:39Z">
        <w:r w:rsidRPr="006F08E9">
          <w:rPr>
            <w:rFonts w:hint="cs"/>
            <w:b/>
            <w:bCs/>
            <w:spacing w:val="-2"/>
            <w:rtl/>
          </w:rPr>
          <w:delText xml:space="preserve">פליגי</w:delText>
        </w:r>
      </w:del>
      <w:r w:rsidRPr="006F08E9">
        <w:rPr>
          <w:rFonts w:hint="cs"/>
          <w:spacing w:val="-2"/>
          <w:rtl/>
        </w:rPr>
        <w:t xml:space="preserve"> </w:t>
      </w:r>
      <w:r w:rsidRPr="006F08E9">
        <w:rPr>
          <w:spacing w:val="-2"/>
          <w:rtl/>
        </w:rPr>
        <w:t>במלוה הכתובה בתורה ככתובה בשטר</w:t>
      </w:r>
    </w:p>
    <w:p>
      <w:pPr>
        <w:pStyle w:val="38"/>
        <w:rPr>
          <w:ins w:id="93056" w:author="מנוע מכני" w:date="2026-10-11T12:04:39Z"/>
        </w:rPr>
      </w:pPr>
      <w:r>
        <w:tab/>
      </w:r>
      <w:r>
        <w:t>ת</w:t>
      </w:r>
      <w:r>
        <w:t>"</w:t>
      </w:r>
      <w:r>
        <w:t>ק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05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ככתובה בשטר דמיא, </w:t>
      </w:r>
      <w:r>
        <w:rPr>
          <w:rStyle w:val="2fb"/>
          <w:rtl/>
        </w:rPr>
        <w:t xml:space="preserve">ור</w:t>
      </w:r>
      <w:r>
        <w:rPr>
          <w:rStyle w:val="2fb"/>
          <w:rFonts w:hint="cs"/>
          <w:rtl/>
        </w:rPr>
        <w:t>שב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א</w:t>
      </w:r>
      <w:r>
        <w:rPr>
          <w:rtl/>
        </w:rPr>
        <w:t xml:space="preserve">: </w:t>
      </w:r>
      <w:ins w:id="90260" w:author="מנוע מכני" w:date="2026-10-11T12:04:39Z">
        <w:r>
          <w:rPr>
            <w:rtl/>
          </w:rPr>
          <w:t xml:space="preserve">לא</w:t>
        </w:r>
      </w:ins>
      <w:del w:id="90261" w:author="מנוע מכני" w:date="2026-10-11T12:04:39Z">
        <w:r>
          <w:rPr>
            <w:rtl/>
          </w:rPr>
          <w:delText xml:space="preserve">לאו</w:delText>
        </w:r>
      </w:del>
      <w:r>
        <w:rPr>
          <w:rtl/>
        </w:rPr>
        <w:t xml:space="preserve"> ככתובה בשטר דמיא.</w:t>
      </w:r>
    </w:p>
    <w:p w:rsidR="00E403F0" w:rsidRPr="00AD695E" w:rsidRDefault="00E403F0" w:rsidP="00E403F0">
      <w:pPr>
        <w:rPr>
          <w:rtl/>
        </w:rPr>
      </w:pPr>
    </w:p>
    <w:p>
      <w:pPr>
        <w:pStyle w:val="afffff8"/>
        <w:rPr>
          <w:ins w:id="90227" w:author="קלוד" w:date="2026-10-11T12:18:15Z"/>
        </w:rPr>
      </w:pPr>
      <w:ins w:id="90228" w:author="קלוד" w:date="2026-10-11T12:18:15Z">
        <w:r>
          <w:rPr>
            <w:color w:val="7B3F00"/>
          </w:rPr>
          <w:t xml:space="preserve">יורשי בעל הבור משלמים - כשעמד בדין או שעשאו טריפה</w:t>
        </w:r>
      </w:ins>
    </w:p>
    <w:p>
      <w:pPr>
        <w:pStyle w:val="38"/>
        <w:rPr>
          <w:ins w:id="93058" w:author="מנוע מכני" w:date="2026-10-11T12:04:39Z"/>
        </w:rPr>
      </w:pPr>
      <w:r>
        <w:t xml:space="preserve">מיתיבי:</w:t>
      </w:r>
    </w:p>
    <w:p w:rsidR="00E403F0" w:rsidRPr="00AD695E" w:rsidRDefault="00E403F0" w:rsidP="00E403F0">
      <w:pPr>
        <w:rPr>
          <w:rtl/>
        </w:rPr>
      </w:pPr>
      <w:del w:id="9305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החופר בור ברשות הרבים, ונפל עליו שור והרגו - פטור</w:t>
      </w:r>
      <w:ins w:id="91598" w:author="מנוע מכני" w:date="2026-10-11T12:04:39Z">
        <w:r>
          <w:rPr>
            <w:rtl/>
          </w:rPr>
          <w:t xml:space="preserve">,</w:t>
        </w:r>
      </w:ins>
      <w:del w:id="91599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ולא עוד, אלא שאם מת השור יורשי בעל הבור חייבין לשלם דמי שור לבעליו! </w:t>
      </w:r>
    </w:p>
    <w:p>
      <w:pPr>
        <w:pStyle w:val="38"/>
        <w:rPr>
          <w:ins w:id="93060" w:author="מנוע מכני" w:date="2026-10-11T12:04:39Z"/>
        </w:rPr>
      </w:pPr>
      <w:r w:rsidRPr="00217260">
        <w:t>א.</w:t>
      </w:r>
      <w:r>
        <w:t xml:space="preserve"> </w:t>
      </w:r>
      <w:r>
        <w:t xml:space="preserve">א"ר אילא </w:t>
      </w:r>
      <w:r>
        <w:t xml:space="preserve">אמר</w:t>
      </w:r>
      <w:r>
        <w:t xml:space="preserve"> רב:</w:t>
      </w:r>
    </w:p>
    <w:p w:rsidR="00E403F0" w:rsidRPr="00AD695E" w:rsidRDefault="00E403F0" w:rsidP="00E403F0">
      <w:pPr>
        <w:rPr>
          <w:rtl/>
        </w:rPr>
      </w:pPr>
      <w:del w:id="9306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כשעמד בדין.</w:t>
      </w:r>
      <w:ins w:id="91600" w:author="מנוע מכני" w:date="2026-10-11T12:04:39Z">
        <w:ins w:id="91602" w:author="מנוע מכני" w:date="2026-10-11T12:04:39Z">
          <w:r>
            <w:rPr>
              <w:rFonts w:hint="cs"/>
              <w:rtl/>
            </w:rPr>
            <w:t xml:space="preserve"> </w:t>
          </w:r>
        </w:ins>
        <w:del w:id="91603" w:author="מנוע מכני" w:date="2026-10-11T12:04:39Z">
          <w:r>
            <w:rPr>
              <w:rFonts w:hint="cs"/>
              <w:rtl/>
            </w:rPr>
            <w:delText xml:space="preserve"> </w:delText>
          </w:r>
          <w:r>
            <w:rPr>
              <w:rFonts w:hint="cs"/>
              <w:rtl/>
            </w:rPr>
            <w:delText xml:space="preserve"> </w:delText>
          </w:r>
        </w:del>
      </w:ins>
      <w:del w:id="91601" w:author="מנוע מכני" w:date="2026-10-11T12:04:39Z">
        <w:r>
          <w:rPr>
            <w:rFonts w:hint="cs"/>
            <w:rtl/>
          </w:rPr>
          <w:delText xml:space="preserve">  </w:delText>
        </w:r>
      </w:del>
      <w:r>
        <w:rPr>
          <w:rtl/>
        </w:rPr>
        <w:t xml:space="preserve">והא הרגו קתני! </w:t>
      </w:r>
    </w:p>
    <w:p>
      <w:pPr>
        <w:pStyle w:val="38"/>
        <w:rPr>
          <w:ins w:id="93062" w:author="מנוע מכני" w:date="2026-10-11T12:04:39Z"/>
        </w:rPr>
      </w:pPr>
      <w:r w:rsidRPr="00217260">
        <w:t>ב.</w:t>
      </w:r>
      <w:r>
        <w:t xml:space="preserve"> אר</w:t>
      </w:r>
      <w:r w:rsidRPr="00217260">
        <w:t>אב</w:t>
      </w:r>
      <w:r w:rsidRPr="00217260">
        <w:t>"</w:t>
      </w:r>
      <w:r w:rsidRPr="00217260">
        <w:t>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06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כשעשאו טריפה.</w:t>
      </w:r>
      <w:r>
        <w:rPr>
          <w:rFonts w:hint="cs"/>
          <w:rtl/>
        </w:rPr>
        <w:t xml:space="preserve"> </w:t>
      </w:r>
      <w:r>
        <w:rPr>
          <w:rStyle w:val="2fb"/>
          <w:rtl/>
        </w:rPr>
        <w:t>והא</w:t>
      </w:r>
      <w:ins w:id="90003" w:author="מנוע מכני" w:date="2026-10-11T12:04:39Z">
        <w:r>
          <w:rPr>
            <w:rStyle w:val="2fb"/>
            <w:rFonts w:hint="cs"/>
            <w:rtl/>
          </w:rPr>
          <w:t xml:space="preserve">ר"נ</w:t>
        </w:r>
      </w:ins>
      <w:del w:id="90004" w:author="מנוע מכני" w:date="2026-10-11T12:04:39Z">
        <w:r>
          <w:rPr>
            <w:rFonts w:hint="cs"/>
            <w:rtl/>
          </w:rPr>
          <w:delText xml:space="preserve">ר'נ</w:delText>
        </w:r>
      </w:del>
      <w:ins w:id="91604" w:author="מנוע מכני" w:date="2026-10-11T12:04:39Z">
        <w:r>
          <w:rPr>
            <w:rFonts w:hint="cs"/>
            <w:rtl/>
          </w:rPr>
          <w:t xml:space="preserve"> </w:t>
        </w:r>
      </w:ins>
      <w:del w:id="91605" w:author="מנוע מכני" w:date="2026-10-11T12:04:39Z">
        <w:r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תני חגא: מת וקברו! 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והילכתא</w:t>
      </w:r>
      <w:r>
        <w:rPr>
          <w:rtl/>
        </w:rPr>
        <w:t xml:space="preserve">, דייתבי דייני </w:t>
      </w:r>
      <w:ins w:id="90031" w:author="Claude - סמנטי" w:date="2026-10-11T12:14:28Z">
        <w:r>
          <w:rPr>
            <w:rtl/>
          </w:rPr>
          <w:t xml:space="preserve">על פי</w:t>
        </w:r>
      </w:ins>
      <w:del w:id="90032" w:author="Claude - סמנטי" w:date="2026-10-11T12:14:28Z">
        <w:r>
          <w:rPr>
            <w:rtl/>
          </w:rPr>
          <w:delText xml:space="preserve">אפומא</w:delText>
        </w:r>
      </w:del>
      <w:r>
        <w:rPr>
          <w:rtl/>
        </w:rPr>
        <w:t xml:space="preserve"> דבירא.</w:t>
      </w:r>
    </w:p>
    <w:p w:rsidR="00E403F0" w:rsidRPr="00AD695E" w:rsidRDefault="00E403F0" w:rsidP="00E403F0">
      <w:pPr>
        <w:rPr>
          <w:rtl/>
        </w:rPr>
      </w:pPr>
    </w:p>
    <w:p>
      <w:pPr>
        <w:pStyle w:val="afffff8"/>
        <w:rPr>
          <w:ins w:id="90225" w:author="קלוד" w:date="2026-10-11T12:18:15Z"/>
        </w:rPr>
      </w:pPr>
      <w:ins w:id="90226" w:author="קלוד" w:date="2026-10-11T12:18:15Z">
        <w:r>
          <w:rPr>
            <w:color w:val="7B3F00"/>
          </w:rPr>
          <w:t xml:space="preserve">יוצא ליהרג - הזאת דם חטאתו, וחטא באותה שעה</w:t>
        </w:r>
      </w:ins>
    </w:p>
    <w:p>
      <w:pPr>
        <w:pStyle w:val="38"/>
        <w:rPr>
          <w:ins w:id="93065" w:author="מנוע מכני" w:date="2026-10-11T12:04:39Z"/>
        </w:rPr>
      </w:pPr>
      <w:del w:id="93064" w:author="מנוע מכני" w:date="2026-10-11T12:04:39Z">
        <w:r w:rsidRPr="006F08E9">
          <w:delText xml:space="preserve">•</w:delText>
        </w:r>
      </w:del>
      <w:r w:rsidRPr="006F08E9">
        <w:t xml:space="preserve"> </w:t>
      </w:r>
      <w:r w:rsidRPr="006F08E9">
        <w:t>ת</w:t>
      </w:r>
      <w:r w:rsidRPr="006F08E9">
        <w:t>"</w:t>
      </w:r>
      <w:r w:rsidRPr="006F08E9">
        <w:t>ר</w:t>
      </w:r>
      <w:r w:rsidRPr="006F08E9">
        <w:t xml:space="preserve">:</w:t>
      </w:r>
    </w:p>
    <w:p w:rsidR="00E403F0" w:rsidRPr="006F08E9" w:rsidRDefault="00E403F0" w:rsidP="00E403F0">
      <w:pPr>
        <w:rPr>
          <w:spacing w:val="-2"/>
          <w:rtl/>
        </w:rPr>
      </w:pPr>
      <w:del w:id="93066" w:author="מנוע מכני" w:date="2026-10-11T12:04:39Z">
        <w:r w:rsidRPr="006F08E9">
          <w:rPr>
            <w:spacing w:val="-2"/>
            <w:rtl/>
          </w:rPr>
          <w:delText xml:space="preserve"> </w:delText>
        </w:r>
      </w:del>
      <w:r w:rsidRPr="006F08E9">
        <w:rPr>
          <w:spacing w:val="-2"/>
          <w:rtl/>
        </w:rPr>
        <w:t xml:space="preserve">היוצא ליהרג - מזין עליו מדם חטאתו ומדם אשמו, חטא באותה שעה - אין נזקקין לו.</w:t>
      </w:r>
    </w:p>
    <w:p>
      <w:pPr>
        <w:pStyle w:val="38"/>
        <w:rPr>
          <w:ins w:id="93067" w:author="מנוע מכני" w:date="2026-10-11T12:04:39Z"/>
        </w:rPr>
      </w:pPr>
      <w:r>
        <w:t xml:space="preserve">- א"ר יוסף:</w:t>
      </w:r>
    </w:p>
    <w:p w:rsidR="00E403F0" w:rsidRPr="00AD695E" w:rsidRDefault="00E403F0" w:rsidP="00E403F0">
      <w:pPr>
        <w:pStyle w:val="affffb"/>
        <w:rPr>
          <w:rtl/>
        </w:rPr>
      </w:pPr>
      <w:del w:id="93068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מפני שאין מענין את דינו.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 xml:space="preserve">אבל רישא </w:t>
      </w:r>
      <w:r>
        <w:rPr>
          <w:rtl/>
        </w:rPr>
        <w:t>כגון שהיה זבחו זבוח באותה שעה.</w:t>
      </w:r>
    </w:p>
    <w:p w:rsidR="00E403F0" w:rsidRPr="00AD695E" w:rsidRDefault="00E403F0" w:rsidP="00E403F0">
      <w:pPr>
        <w:rPr>
          <w:rtl/>
        </w:rPr>
      </w:pPr>
      <w:r w:rsidRPr="00A757C8">
        <w:rPr>
          <w:rFonts w:hint="cs"/>
          <w:rtl/>
        </w:rPr>
        <w:t>וה</w:t>
      </w:r>
      <w:r w:rsidRPr="00A757C8">
        <w:rPr>
          <w:rtl/>
        </w:rPr>
        <w:t>"</w:t>
      </w:r>
      <w:r w:rsidRPr="00A757C8">
        <w:rPr>
          <w:rFonts w:hint="cs"/>
          <w:rtl/>
        </w:rPr>
        <w:t xml:space="preserve">ק </w:t>
      </w:r>
      <w:r w:rsidRPr="00A757C8">
        <w:rPr>
          <w:rtl/>
        </w:rPr>
        <w:t xml:space="preserve">בד"א</w:t>
      </w:r>
      <w:r w:rsidRPr="00A757C8">
        <w:rPr>
          <w:rtl/>
        </w:rPr>
        <w:t xml:space="preserve"> שהיה זבח זבוח באותה שעה אבל אין זבח זבוח, נעשה כמי שחטא באותה שעה ואין נזקקין לו.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188" w:author="קלוד" w:date="2026-10-11T09:07:13Z"/>
        </w:rPr>
      </w:pPr>
      <w:ins w:id="20187" w:author="קלוד" w:date="2026-10-11T09:07:13Z">
        <w:r>
          <w:t xml:space="preserve">משנה ד</w:t>
        </w:r>
      </w:ins>
    </w:p>
    <w:p w:rsidR="00E403F0" w:rsidRPr="00D65BEC" w:rsidRDefault="00E403F0" w:rsidP="00E403F0">
      <w:pPr>
        <w:pStyle w:val="afff9"/>
        <w:rPr>
          <w:del w:id="20086" w:author="קלוד" w:date="2026-10-11T09:07:13Z"/>
          <w:rtl/>
        </w:rPr>
      </w:pPr>
      <w:del w:id="20085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05" w:author="קלוד" w:date="2026-10-11T12:09:42Z">
          <w:pPr>
            <w:pStyle w:val="afff9"/>
          </w:pPr>
        </w:pPrChange>
      </w:pPr>
      <w:r w:rsidRPr="00D65BEC">
        <w:rPr>
          <w:rtl/>
        </w:rPr>
        <w:t>האשה שיצאה ליהרג - אין ממתינין לה עד שתלד.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האשה שישבה על המשבר - ממתינין לה עד שתלד.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האשה שנהרגה - נהנין בשערה.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בהמה שנהרגה - אסורה בהנאה.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223" w:author="קלוד" w:date="2026-10-11T12:18:15Z"/>
        </w:rPr>
      </w:pPr>
      <w:ins w:id="90224" w:author="קלוד" w:date="2026-10-11T12:18:15Z">
        <w:r>
          <w:rPr>
            <w:color w:val="7B3F00"/>
          </w:rPr>
          <w:t xml:space="preserve">אשה שיצאה ליהרג - למה אין ממתינין לה עד שתלד</w:t>
        </w:r>
      </w:ins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 xml:space="preserve">אשה שיצאה ליהרג- </w:t>
      </w:r>
      <w:r>
        <w:rPr>
          <w:rFonts w:hint="cs"/>
          <w:rtl/>
        </w:rPr>
        <w:t xml:space="preserve">וקמ</w:t>
      </w:r>
      <w:r>
        <w:rPr>
          <w:rtl/>
        </w:rPr>
        <w:t>"</w:t>
      </w:r>
      <w:r>
        <w:rPr>
          <w:rFonts w:hint="cs"/>
          <w:rtl/>
        </w:rPr>
        <w:t xml:space="preserve">ל</w:t>
      </w:r>
      <w:r>
        <w:rPr>
          <w:rFonts w:hint="cs"/>
          <w:rtl/>
        </w:rPr>
        <w:t xml:space="preserve"> דלא אמרי' דממונא דבעל הוא דככאשר ישית עליו בעל האשה 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 xml:space="preserve">ד'ומתו גם שניהם לרבות את הוולד ועד דמרבי' דעד שהי שניהם שווין לרבות את הוולד </w:t>
      </w:r>
    </w:p>
    <w:p>
      <w:pPr>
        <w:pStyle w:val="38"/>
        <w:rPr>
          <w:ins w:id="93069" w:author="מנוע מכני" w:date="2026-10-11T12:04:39Z"/>
        </w:rPr>
      </w:pPr>
      <w:r>
        <w:t xml:space="preserve">והך</w:t>
      </w:r>
    </w:p>
    <w:p w:rsidR="00E403F0" w:rsidRPr="00AD695E" w:rsidRDefault="00E403F0" w:rsidP="00E403F0">
      <w:pPr>
        <w:rPr>
          <w:rtl/>
        </w:rPr>
      </w:pPr>
      <w:del w:id="93070" w:author="מנוע מכני" w:date="2026-10-11T12:04:39Z">
        <w:r>
          <w:rPr>
            <w:rFonts w:hint="cs"/>
            <w:rtl/>
          </w:rPr>
          <w:delText xml:space="preserve"> </w:delText>
        </w:r>
      </w:del>
      <w:ins w:id="92676" w:author="מנוע מכני" w:date="2026-10-11T12:04:39Z">
        <w:r>
          <w:rPr>
            <w:rFonts w:hint="cs"/>
            <w:rtl/>
          </w:rPr>
          <w:t xml:space="preserve">דצריך</w:t>
        </w:r>
      </w:ins>
      <w:del w:id="92677" w:author="מנוע מכני" w:date="2026-10-11T12:04:39Z">
        <w:r>
          <w:rPr>
            <w:rFonts w:hint="cs"/>
            <w:rtl/>
          </w:rPr>
          <w:delText xml:space="preserve">דמיבעי</w:delText>
        </w:r>
      </w:del>
      <w:r>
        <w:rPr>
          <w:rFonts w:hint="cs"/>
          <w:rtl/>
        </w:rPr>
        <w:t xml:space="preserve"> שניהן שווין מ'</w:t>
      </w:r>
      <w:ins w:id="90259" w:author="Claude - סמנטי" w:date="2026-10-11T12:14:28Z">
        <w:r>
          <w:rPr>
            <w:rStyle w:val="afffff0"/>
            <w:rFonts w:hint="cs"/>
            <w:rtl/>
          </w:rPr>
          <w:t xml:space="preserve">גַּם</w:t>
        </w:r>
      </w:ins>
      <w:del w:id="90260" w:author="Claude - סמנטי" w:date="2026-10-11T12:14:28Z">
        <w:r>
          <w:rPr>
            <w:rFonts w:hint="cs"/>
            <w:rtl/>
          </w:rPr>
          <w:delText xml:space="preserve">גם</w:delText>
        </w:r>
      </w:del>
      <w:r>
        <w:rPr>
          <w:rFonts w:hint="cs"/>
          <w:rtl/>
        </w:rPr>
        <w:t xml:space="preserve">'</w:t>
      </w:r>
    </w:p>
    <w:p w:rsidR="00E403F0" w:rsidRPr="00AD695E" w:rsidRDefault="00E403F0" w:rsidP="00E403F0">
      <w:pPr>
        <w:jc w:val="center"/>
        <w:rPr>
          <w:del w:id="90004" w:author="מנוע עיצוב" w:date="2026-10-11T12:09:26Z"/>
          <w:rtl/>
        </w:rPr>
      </w:pPr>
      <w:del w:id="90003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19" w:author="קלוד" w:date="2026-10-11T09:07:13Z">
          <w:pPr>
            <w:pStyle w:val="affff1"/>
            <w:rPr>
              <w:rtl/>
            </w:rPr>
          </w:pPr>
        </w:pPrChange>
      </w:pPr>
      <w:ins w:id="9803" w:author="מספור קטעי משנה" w:date="2026-10-11T09:19:26Z">
        <w:r>
          <w:rPr>
            <w:rStyle w:val="MisparKeta"/>
          </w:rPr>
          <w:t xml:space="preserve">ג. </w:t>
        </w:r>
      </w:ins>
      <w:r>
        <w:rPr>
          <w:rtl/>
        </w:rPr>
        <w:t>ישבה על המשבר וכו'.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ד</w:t>
      </w:r>
      <w:r>
        <w:rPr>
          <w:rtl/>
        </w:rPr>
        <w:t xml:space="preserve">כיון דעקר, </w:t>
      </w:r>
      <w:r w:rsidRPr="00217260">
        <w:rPr>
          <w:b/>
          <w:bCs/>
          <w:rtl/>
        </w:rPr>
        <w:t>גופא</w:t>
      </w:r>
      <w:r>
        <w:rPr>
          <w:rtl/>
        </w:rPr>
        <w:t xml:space="preserve"> אחרינא הוא.</w:t>
      </w:r>
    </w:p>
    <w:p>
      <w:pPr>
        <w:pStyle w:val="38"/>
        <w:rPr>
          <w:ins w:id="93071" w:author="מנוע מכני" w:date="2026-10-11T12:04:39Z"/>
        </w:rPr>
      </w:pPr>
      <w:r>
        <w:t>אריא</w:t>
      </w:r>
      <w:r>
        <w:t>"</w:t>
      </w:r>
      <w:r>
        <w:t>ש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072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האשה היוצאה ליהרג, מכין אותה כנגד בית הריון כדי שימות הוולד תחילה, כדי שלא תבא לידי ניוול.</w:t>
      </w:r>
      <w:r>
        <w:rPr>
          <w:rFonts w:hint="cs"/>
          <w:rtl/>
        </w:rPr>
        <w:t xml:space="preserve"> ומשמע דהיא מתה בתחילה והא קימ'ל דולד מת בתחילה </w:t>
      </w:r>
      <w:r>
        <w:rPr>
          <w:rFonts w:hint="cs"/>
          <w:rtl/>
        </w:rPr>
        <w:t xml:space="preserve">ד</w:t>
      </w:r>
      <w:r>
        <w:rPr>
          <w:rtl/>
        </w:rPr>
        <w:t xml:space="preserve">תנן</w:t>
      </w:r>
      <w:r>
        <w:rPr>
          <w:rtl/>
        </w:rPr>
        <w:t xml:space="preserve">: תינוק בן יומו נוחל ומנחיל, </w:t>
      </w:r>
    </w:p>
    <w:p>
      <w:pPr>
        <w:pStyle w:val="38"/>
        <w:rPr>
          <w:ins w:id="93073" w:author="מנוע מכני" w:date="2026-10-11T12:04:39Z"/>
        </w:rPr>
      </w:pPr>
      <w:r w:rsidRPr="00A757C8">
        <w:t>ואר</w:t>
      </w:r>
      <w:r w:rsidRPr="00A757C8">
        <w:t>"</w:t>
      </w:r>
      <w:r w:rsidRPr="00A757C8">
        <w:t>ש</w:t>
      </w:r>
      <w:r w:rsidRPr="00A757C8">
        <w:t xml:space="preserve">:</w:t>
      </w:r>
    </w:p>
    <w:p w:rsidR="00E403F0" w:rsidRPr="00AD695E" w:rsidRDefault="00E403F0" w:rsidP="00E403F0">
      <w:pPr>
        <w:rPr>
          <w:rtl/>
        </w:rPr>
      </w:pPr>
      <w:del w:id="93074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נוחל בנכסי האם להנחיל לאחין מן האב, דווקא בן יום אחד, אבל עובר </w:t>
      </w:r>
      <w:r w:rsidRPr="00A757C8">
        <w:rPr>
          <w:rtl/>
        </w:rPr>
        <w:t xml:space="preserve">לא</w:t>
      </w:r>
      <w:r w:rsidRPr="00A757C8">
        <w:rPr>
          <w:rtl/>
        </w:rPr>
        <w:t xml:space="preserve">, </w:t>
      </w:r>
      <w:ins w:id="90033" w:author="Claude - סמנטי" w:date="2026-10-11T12:14:28Z">
        <w:r>
          <w:rPr>
            <w:rtl/>
          </w:rPr>
          <w:t xml:space="preserve">שהוא</w:t>
        </w:r>
      </w:ins>
      <w:del w:id="90034" w:author="Claude - סמנטי" w:date="2026-10-11T12:14:28Z">
        <w:r w:rsidRPr="00A757C8">
          <w:rPr>
            <w:rtl/>
          </w:rPr>
          <w:delText xml:space="preserve">דהוא</w:delText>
        </w:r>
      </w:del>
      <w:r w:rsidRPr="00A757C8">
        <w:rPr>
          <w:rtl/>
        </w:rPr>
        <w:t xml:space="preserve"> מת ב</w:t>
      </w:r>
      <w:r w:rsidRPr="00A757C8">
        <w:rPr>
          <w:rFonts w:hint="cs"/>
          <w:rtl/>
        </w:rPr>
        <w:t>תחילה</w:t>
      </w:r>
      <w:r w:rsidRPr="00A757C8"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ואין הבן יורש את אמו בקבר להנחיל לאחין מן האב! </w:t>
      </w:r>
    </w:p>
    <w:p w:rsidR="00E403F0" w:rsidRPr="006F08E9" w:rsidRDefault="00E403F0" w:rsidP="00E403F0">
      <w:pPr>
        <w:pStyle w:val="affffb"/>
        <w:rPr>
          <w:spacing w:val="-2"/>
          <w:rtl/>
        </w:rPr>
      </w:pPr>
      <w:r w:rsidRPr="006F08E9">
        <w:rPr>
          <w:spacing w:val="-2"/>
          <w:rtl/>
        </w:rPr>
        <w:t xml:space="preserve">- </w:t>
      </w:r>
      <w:r w:rsidRPr="006F08E9">
        <w:rPr>
          <w:rFonts w:hint="cs"/>
          <w:spacing w:val="-2"/>
          <w:rtl/>
        </w:rPr>
        <w:t>ה</w:t>
      </w:r>
      <w:r w:rsidRPr="006F08E9">
        <w:rPr>
          <w:spacing w:val="-2"/>
          <w:rtl/>
        </w:rPr>
        <w:t>"</w:t>
      </w:r>
      <w:r w:rsidRPr="006F08E9">
        <w:rPr>
          <w:rFonts w:hint="cs"/>
          <w:spacing w:val="-2"/>
          <w:rtl/>
        </w:rPr>
        <w:t xml:space="preserve">מ</w:t>
      </w:r>
      <w:r w:rsidRPr="006F08E9">
        <w:rPr>
          <w:rFonts w:hint="cs"/>
          <w:spacing w:val="-2"/>
          <w:rtl/>
        </w:rPr>
        <w:t xml:space="preserve"> </w:t>
      </w:r>
      <w:r w:rsidRPr="006F08E9">
        <w:rPr>
          <w:spacing w:val="-2"/>
          <w:rtl/>
        </w:rPr>
        <w:t xml:space="preserve">לגבי מיתה, איידי דוולד </w:t>
      </w:r>
      <w:r w:rsidRPr="006F08E9">
        <w:rPr>
          <w:rFonts w:hint="cs"/>
          <w:spacing w:val="-2"/>
          <w:rtl/>
        </w:rPr>
        <w:t xml:space="preserve">קטנה חיותו עולה </w:t>
      </w:r>
      <w:r w:rsidRPr="006F08E9">
        <w:rPr>
          <w:spacing w:val="-2"/>
          <w:rtl/>
        </w:rPr>
        <w:t xml:space="preserve">טיפה דמלאך המות ומחתך </w:t>
      </w:r>
      <w:ins w:id="91998" w:author="מנוע מכני" w:date="2026-10-11T12:04:39Z">
        <w:r>
          <w:rPr>
            <w:spacing w:val="-2"/>
            <w:rtl/>
          </w:rPr>
          <w:t xml:space="preserve">להם</w:t>
        </w:r>
      </w:ins>
      <w:del w:id="91999" w:author="מנוע מכני" w:date="2026-10-11T12:04:39Z">
        <w:r w:rsidRPr="006F08E9">
          <w:rPr>
            <w:spacing w:val="-2"/>
            <w:rtl/>
          </w:rPr>
          <w:delText xml:space="preserve">להו</w:delText>
        </w:r>
      </w:del>
      <w:r w:rsidRPr="006F08E9">
        <w:rPr>
          <w:spacing w:val="-2"/>
          <w:rtl/>
        </w:rPr>
        <w:t xml:space="preserve"> לסימנין,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lastRenderedPageBreak/>
        <w:t>אבל נהרגה - היא מתה ברישא.</w:t>
      </w:r>
    </w:p>
    <w:p>
      <w:pPr>
        <w:pStyle w:val="38"/>
        <w:rPr>
          <w:ins w:id="93075" w:author="מנוע מכני" w:date="2026-10-11T12:04:39Z"/>
        </w:rPr>
      </w:pPr>
      <w:r w:rsidRPr="006F08E9">
        <w:t>וה</w:t>
      </w:r>
      <w:r w:rsidRPr="006F08E9">
        <w:t xml:space="preserve">ך</w:t>
      </w:r>
    </w:p>
    <w:p w:rsidR="00E403F0" w:rsidRPr="006F08E9" w:rsidRDefault="00E403F0" w:rsidP="00E403F0">
      <w:pPr>
        <w:rPr>
          <w:spacing w:val="-4"/>
          <w:rtl/>
        </w:rPr>
      </w:pPr>
      <w:del w:id="93076" w:author="מנוע מכני" w:date="2026-10-11T12:04:39Z">
        <w:r w:rsidRPr="006F08E9">
          <w:rPr>
            <w:rFonts w:hint="cs"/>
            <w:spacing w:val="-4"/>
            <w:rtl/>
          </w:rPr>
          <w:delText xml:space="preserve"> </w:delText>
        </w:r>
      </w:del>
      <w:r w:rsidRPr="006F08E9">
        <w:rPr>
          <w:rFonts w:hint="cs"/>
          <w:spacing w:val="-4"/>
          <w:rtl/>
        </w:rPr>
        <w:t xml:space="preserve">דהיה מעשה ופרכס ג' פרכוסים -</w:t>
      </w:r>
      <w:ins w:id="91606" w:author="מנוע מכני" w:date="2026-10-11T12:04:39Z">
        <w:r>
          <w:rPr>
            <w:rFonts w:hint="cs"/>
            <w:spacing w:val="-4"/>
            <w:rtl/>
          </w:rPr>
          <w:t xml:space="preserve"> </w:t>
        </w:r>
      </w:ins>
      <w:del w:id="91607" w:author="מנוע מכני" w:date="2026-10-11T12:04:39Z">
        <w:r w:rsidRPr="006F08E9">
          <w:rPr>
            <w:rFonts w:hint="cs"/>
            <w:spacing w:val="-4"/>
            <w:rtl/>
          </w:rPr>
          <w:delText xml:space="preserve"> </w:delText>
        </w:r>
        <w:r w:rsidRPr="006F08E9">
          <w:rPr>
            <w:spacing w:val="-4"/>
            <w:rtl/>
          </w:rPr>
          <w:delText xml:space="preserve"> </w:delText>
        </w:r>
      </w:del>
      <w:ins w:id="90886" w:author="מנוע מכני" w:date="2026-10-11T12:04:39Z">
        <w:r>
          <w:rPr>
            <w:spacing w:val="-4"/>
            <w:rtl/>
          </w:rPr>
          <w:t xml:space="preserve">כלום</w:t>
        </w:r>
      </w:ins>
      <w:del w:id="90887" w:author="מנוע מכני" w:date="2026-10-11T12:04:39Z">
        <w:r w:rsidRPr="006F08E9">
          <w:rPr>
            <w:spacing w:val="-4"/>
            <w:rtl/>
          </w:rPr>
          <w:delText xml:space="preserve">מידי</w:delText>
        </w:r>
      </w:del>
      <w:r w:rsidRPr="006F08E9">
        <w:rPr>
          <w:spacing w:val="-4"/>
          <w:rtl/>
        </w:rPr>
        <w:t xml:space="preserve"> </w:t>
      </w:r>
      <w:ins w:id="90035" w:author="Claude - סמנטי" w:date="2026-10-11T12:14:28Z">
        <w:r>
          <w:rPr>
            <w:spacing w:val="-4"/>
            <w:rtl/>
          </w:rPr>
          <w:t xml:space="preserve">שהוא</w:t>
        </w:r>
      </w:ins>
      <w:del w:id="90036" w:author="Claude - סמנטי" w:date="2026-10-11T12:14:28Z">
        <w:r w:rsidRPr="006F08E9">
          <w:rPr>
            <w:spacing w:val="-4"/>
            <w:rtl/>
          </w:rPr>
          <w:delText xml:space="preserve">דהוי</w:delText>
        </w:r>
      </w:del>
      <w:r w:rsidRPr="006F08E9">
        <w:rPr>
          <w:spacing w:val="-4"/>
          <w:rtl/>
        </w:rPr>
        <w:t xml:space="preserve"> אזנב הלטאה דמפרכסת.</w:t>
      </w:r>
      <w:r w:rsidRPr="006F08E9">
        <w:rPr>
          <w:rFonts w:hint="cs"/>
          <w:spacing w:val="-4"/>
          <w:rtl/>
        </w:rPr>
        <w:t>[אבל אינו מורה על חיות]</w:t>
      </w:r>
    </w:p>
    <w:p w:rsidR="00E403F0" w:rsidRPr="00AD695E" w:rsidRDefault="00E403F0" w:rsidP="00E403F0">
      <w:pPr>
        <w:rPr>
          <w:rtl/>
        </w:rPr>
      </w:pPr>
    </w:p>
    <w:p>
      <w:pPr>
        <w:pStyle w:val="afffff8"/>
        <w:rPr>
          <w:ins w:id="90221" w:author="קלוד" w:date="2026-10-11T12:18:15Z"/>
        </w:rPr>
      </w:pPr>
      <w:ins w:id="90222" w:author="קלוד" w:date="2026-10-11T12:18:15Z">
        <w:r>
          <w:rPr>
            <w:color w:val="7B3F00"/>
          </w:rPr>
          <w:t xml:space="preserve">אשה שמתה על המשבר בשבת - מקרעים כריסה להוציא הולד</w:t>
        </w:r>
      </w:ins>
    </w:p>
    <w:p>
      <w:pPr>
        <w:pStyle w:val="38"/>
        <w:rPr>
          <w:ins w:id="93077" w:author="מנוע מכני" w:date="2026-10-11T12:04:39Z"/>
        </w:rPr>
      </w:pPr>
      <w:r>
        <w:t>ר</w:t>
      </w:r>
      <w:r>
        <w:t>"</w:t>
      </w:r>
      <w:r>
        <w:t>נ משמואל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078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האשה שישבה על המשבר ומתה בשבת, מביאין סכין</w:t>
      </w:r>
      <w:r>
        <w:rPr>
          <w:rFonts w:hint="cs"/>
          <w:rtl/>
        </w:rPr>
        <w:t xml:space="preserve"> דרך </w:t>
      </w:r>
      <w:r>
        <w:rPr>
          <w:rFonts w:hint="cs"/>
          <w:rtl/>
        </w:rPr>
        <w:t xml:space="preserve">רה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ומקרעים את כריסה ומוציאין את הוולד.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ז:</w:t>
      </w:r>
    </w:p>
    <w:p>
      <w:pPr>
        <w:pStyle w:val="38"/>
        <w:rPr>
          <w:ins w:id="93079" w:author="מנוע מכני" w:date="2026-10-11T12:04:39Z"/>
        </w:rPr>
      </w:pPr>
      <w:r>
        <w:t xml:space="preserve">תנינא:</w:t>
      </w:r>
    </w:p>
    <w:p w:rsidR="00E403F0" w:rsidRPr="00AD695E" w:rsidRDefault="00E403F0" w:rsidP="00E403F0">
      <w:pPr>
        <w:rPr>
          <w:rtl/>
        </w:rPr>
      </w:pPr>
      <w:del w:id="93080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מי שנפלה עליו מפולת, ספק הוא שם ספק אינו שם, ספק חי ספק מת, ספק כנעני ספק ישראל - מפקחין עליו את הגל! 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מה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: </w:t>
      </w:r>
      <w:r>
        <w:rPr>
          <w:rFonts w:hint="cs"/>
          <w:rtl/>
        </w:rPr>
        <w:t>שם היתה לו חזקת חיים</w:t>
      </w:r>
      <w:r>
        <w:rPr>
          <w:rtl/>
        </w:rPr>
        <w:t xml:space="preserve">, אבל </w:t>
      </w:r>
      <w:ins w:id="90262" w:author="מנוע מכני" w:date="2026-10-11T12:04:39Z">
        <w:r>
          <w:rPr>
            <w:rtl/>
          </w:rPr>
          <w:t xml:space="preserve">כאן</w:t>
        </w:r>
      </w:ins>
      <w:del w:id="90263" w:author="מנוע מכני" w:date="2026-10-11T12:04:39Z">
        <w:r>
          <w:rPr>
            <w:rtl/>
          </w:rPr>
          <w:delText xml:space="preserve">הכא</w:delText>
        </w:r>
      </w:del>
      <w:r>
        <w:rPr>
          <w:rtl/>
        </w:rPr>
        <w:t xml:space="preserve"> דלא ה</w:t>
      </w:r>
      <w:r>
        <w:rPr>
          <w:rFonts w:hint="cs"/>
          <w:rtl/>
        </w:rPr>
        <w:t>ית</w:t>
      </w:r>
      <w:r>
        <w:rPr>
          <w:rtl/>
        </w:rPr>
        <w:t>ה ל</w:t>
      </w:r>
      <w:r>
        <w:rPr>
          <w:rFonts w:hint="cs"/>
          <w:rtl/>
        </w:rPr>
        <w:t>ו</w:t>
      </w:r>
      <w:r>
        <w:rPr>
          <w:rtl/>
        </w:rPr>
        <w:t xml:space="preserve"> חזק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 </w:t>
      </w:r>
      <w:ins w:id="92678" w:author="מנוע מכני" w:date="2026-10-11T12:04:39Z">
        <w:r>
          <w:rPr>
            <w:rtl/>
          </w:rPr>
          <w:t xml:space="preserve">מתחילה</w:t>
        </w:r>
      </w:ins>
      <w:del w:id="92679" w:author="מנוע מכני" w:date="2026-10-11T12:04:39Z">
        <w:r>
          <w:rPr>
            <w:rtl/>
          </w:rPr>
          <w:delText xml:space="preserve">מעיקרא</w:delText>
        </w:r>
      </w:del>
      <w:r>
        <w:rPr>
          <w:rtl/>
        </w:rPr>
        <w:t xml:space="preserve"> אימא </w:t>
      </w:r>
      <w:r>
        <w:rPr>
          <w:rtl/>
        </w:rPr>
        <w:t xml:space="preserve">לא</w:t>
      </w:r>
      <w:r>
        <w:rPr>
          <w:rtl/>
        </w:rPr>
        <w:t xml:space="preserve">, </w:t>
      </w:r>
      <w:r>
        <w:rPr>
          <w:rtl/>
        </w:rPr>
        <w:t xml:space="preserve">קמ"ל</w:t>
      </w:r>
      <w:r>
        <w:rPr>
          <w:rtl/>
        </w:rPr>
        <w:t xml:space="preserve">.</w:t>
      </w:r>
    </w:p>
    <w:p w:rsidR="00E403F0" w:rsidRPr="00AD695E" w:rsidRDefault="00E403F0" w:rsidP="00E403F0">
      <w:pPr>
        <w:jc w:val="center"/>
        <w:rPr>
          <w:del w:id="90006" w:author="מנוע עיצוב" w:date="2026-10-11T12:09:26Z"/>
          <w:rtl/>
        </w:rPr>
      </w:pPr>
      <w:del w:id="90005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20" w:author="קלוד" w:date="2026-10-11T09:07:13Z">
          <w:pPr>
            <w:pStyle w:val="affff1"/>
            <w:rPr>
              <w:rtl/>
            </w:rPr>
          </w:pPr>
        </w:pPrChange>
      </w:pPr>
      <w:ins w:id="9804" w:author="מספור קטעי משנה" w:date="2026-10-11T09:19:26Z">
        <w:r>
          <w:rPr>
            <w:rStyle w:val="MisparKeta"/>
          </w:rPr>
          <w:t xml:space="preserve">א. </w:t>
        </w:r>
      </w:ins>
      <w:r>
        <w:rPr>
          <w:rtl/>
        </w:rPr>
        <w:t>האשה שנהרגה וכו'.</w:t>
      </w:r>
    </w:p>
    <w:p w:rsidR="00E403F0" w:rsidRPr="00AD695E" w:rsidRDefault="00E403F0" w:rsidP="00E403F0">
      <w:pPr>
        <w:rPr>
          <w:rtl/>
        </w:rPr>
      </w:pPr>
      <w:ins w:id="90890" w:author="מנוע מכני" w:date="2026-10-11T12:04:39Z">
        <w:r>
          <w:rPr>
            <w:rtl/>
          </w:rPr>
          <w:t xml:space="preserve">ולמה</w:t>
        </w:r>
      </w:ins>
      <w:del w:id="90891" w:author="מנוע מכני" w:date="2026-10-11T12:04:39Z">
        <w:r>
          <w:rPr>
            <w:rtl/>
          </w:rPr>
          <w:delText xml:space="preserve">ואמאי</w:delText>
        </w:r>
      </w:del>
      <w:r>
        <w:rPr>
          <w:rtl/>
        </w:rPr>
        <w:t xml:space="preserve">? איסורי הנאה </w:t>
      </w:r>
      <w:ins w:id="90888" w:author="מנוע מכני" w:date="2026-10-11T12:04:39Z">
        <w:r>
          <w:rPr>
            <w:rtl/>
          </w:rPr>
          <w:t xml:space="preserve">הם</w:t>
        </w:r>
      </w:ins>
      <w:del w:id="90889" w:author="מנוע מכני" w:date="2026-10-11T12:04:39Z">
        <w:r>
          <w:rPr>
            <w:rtl/>
          </w:rPr>
          <w:delText xml:space="preserve">נינהו</w:delText>
        </w:r>
      </w:del>
      <w:r>
        <w:rPr>
          <w:rtl/>
        </w:rPr>
        <w:t xml:space="preserve">! </w:t>
      </w:r>
    </w:p>
    <w:p>
      <w:pPr>
        <w:pStyle w:val="38"/>
        <w:rPr>
          <w:ins w:id="93081" w:author="מנוע מכני" w:date="2026-10-11T12:04:39Z"/>
        </w:rPr>
      </w:pPr>
      <w:r>
        <w:t xml:space="preserve">-</w:t>
      </w:r>
      <w:ins w:id="91608" w:author="מנוע מכני" w:date="2026-10-11T12:04:39Z">
        <w:r>
          <w:t xml:space="preserve"> </w:t>
        </w:r>
      </w:ins>
      <w:del w:id="91609" w:author="מנוע מכני" w:date="2026-10-11T12:04:39Z">
        <w:r>
          <w:delText xml:space="preserve">  </w:delText>
        </w:r>
      </w:del>
      <w:r w:rsidRPr="00217260">
        <w:t xml:space="preserve">אמר</w:t>
      </w:r>
      <w:r w:rsidRPr="00217260">
        <w:t xml:space="preserve"> רב</w:t>
      </w:r>
      <w:r>
        <w:t xml:space="preserve">:</w:t>
      </w:r>
    </w:p>
    <w:p w:rsidR="00E403F0" w:rsidRPr="00AD695E" w:rsidRDefault="00E403F0" w:rsidP="00E403F0">
      <w:pPr>
        <w:pStyle w:val="affffb"/>
        <w:rPr>
          <w:rtl/>
        </w:rPr>
      </w:pPr>
      <w:del w:id="93082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בפאה נכרית.</w:t>
      </w:r>
      <w:r>
        <w:rPr>
          <w:rFonts w:hint="cs"/>
          <w:rtl/>
        </w:rPr>
        <w:t xml:space="preserve"> ו</w:t>
      </w:r>
      <w:r>
        <w:rPr>
          <w:rtl/>
        </w:rPr>
        <w:t xml:space="preserve">טעמא דאמרה תנו, הא </w:t>
      </w:r>
      <w:r>
        <w:rPr>
          <w:rtl/>
        </w:rPr>
        <w:t xml:space="preserve">לא</w:t>
      </w:r>
      <w:r>
        <w:rPr>
          <w:rtl/>
        </w:rPr>
        <w:t xml:space="preserve"> אמרה תנו גופה הוא ומיתסר, </w:t>
      </w:r>
    </w:p>
    <w:p>
      <w:pPr>
        <w:pStyle w:val="38"/>
        <w:rPr>
          <w:ins w:id="93083" w:author="מנוע מכני" w:date="2026-10-11T12:04:39Z"/>
        </w:rPr>
      </w:pPr>
      <w:r>
        <w:t xml:space="preserve">והא </w:t>
      </w:r>
      <w:ins w:id="92680" w:author="מנוע מכני" w:date="2026-10-11T12:04:39Z">
        <w:r>
          <w:t xml:space="preserve">צריכה</w:t>
        </w:r>
      </w:ins>
      <w:del w:id="92681" w:author="מנוע מכני" w:date="2026-10-11T12:04:39Z">
        <w:r>
          <w:delText xml:space="preserve">מיבעיא</w:delText>
        </w:r>
      </w:del>
      <w:r>
        <w:t xml:space="preserve"> </w:t>
      </w:r>
      <w:r>
        <w:t>לריב</w:t>
      </w:r>
      <w:r>
        <w:t>"</w:t>
      </w:r>
      <w:r>
        <w:t>ח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08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שער נשים צדקניות מהו? ואמר </w:t>
      </w:r>
      <w:r>
        <w:rPr>
          <w:rStyle w:val="2fb"/>
          <w:rtl/>
        </w:rPr>
        <w:t xml:space="preserve">רבא</w:t>
      </w:r>
      <w:r>
        <w:rPr>
          <w:rtl/>
        </w:rPr>
        <w:t xml:space="preserve">: בפאה נכרית </w:t>
      </w:r>
      <w:ins w:id="92142" w:author="מנוע מכני" w:date="2026-10-11T12:04:39Z">
        <w:r>
          <w:rPr>
            <w:rFonts w:hint="cs"/>
            <w:rtl/>
          </w:rPr>
          <w:t xml:space="preserve">לא</w:t>
        </w:r>
        <w:r>
          <w:rPr>
            <w:rFonts w:hint="cs"/>
            <w:rtl/>
          </w:rPr>
          <w:t xml:space="preserve"> צריך</w:t>
        </w:r>
      </w:ins>
      <w:del w:id="92143" w:author="מנוע מכני" w:date="2026-10-11T12:04:39Z">
        <w:r>
          <w:rPr>
            <w:rFonts w:hint="cs"/>
            <w:rtl/>
          </w:rPr>
          <w:delText xml:space="preserve">לא בעי</w:delText>
        </w:r>
      </w:del>
      <w:r>
        <w:rPr>
          <w:rtl/>
        </w:rPr>
        <w:t xml:space="preserve">! </w:t>
      </w:r>
    </w:p>
    <w:p w:rsidR="00E403F0" w:rsidRPr="00DC5F70" w:rsidRDefault="00E403F0" w:rsidP="00E403F0">
      <w:pPr>
        <w:rPr>
          <w:spacing w:val="-4"/>
          <w:rtl/>
        </w:rPr>
      </w:pPr>
      <w:r w:rsidRPr="00DC5F70">
        <w:rPr>
          <w:spacing w:val="-4"/>
          <w:rtl/>
        </w:rPr>
        <w:t xml:space="preserve">כי</w:t>
      </w:r>
      <w:ins w:id="91610" w:author="מנוע מכני" w:date="2026-10-11T12:04:39Z">
        <w:r>
          <w:rPr>
            <w:spacing w:val="-4"/>
            <w:rtl/>
          </w:rPr>
          <w:t xml:space="preserve"> </w:t>
        </w:r>
      </w:ins>
      <w:del w:id="91611" w:author="מנוע מכני" w:date="2026-10-11T12:04:39Z">
        <w:r w:rsidRPr="00DC5F70">
          <w:rPr>
            <w:spacing w:val="-4"/>
            <w:rtl/>
          </w:rPr>
          <w:delText xml:space="preserve"> </w:delText>
        </w:r>
        <w:r w:rsidRPr="00DC5F70">
          <w:rPr>
            <w:rFonts w:hint="cs"/>
            <w:spacing w:val="-4"/>
            <w:rtl/>
          </w:rPr>
          <w:delText xml:space="preserve"> </w:delText>
        </w:r>
      </w:del>
      <w:r w:rsidRPr="00DC5F70">
        <w:rPr>
          <w:rFonts w:hint="cs"/>
          <w:spacing w:val="-4"/>
          <w:rtl/>
        </w:rPr>
        <w:t xml:space="preserve">בעי דתלי </w:t>
      </w:r>
      <w:ins w:id="90037" w:author="Claude - סמנטי" w:date="2026-10-11T12:14:28Z">
        <w:r>
          <w:rPr>
            <w:spacing w:val="-4"/>
            <w:rtl/>
          </w:rPr>
          <w:t xml:space="preserve">ביתד</w:t>
        </w:r>
      </w:ins>
      <w:del w:id="90038" w:author="Claude - סמנטי" w:date="2026-10-11T12:14:28Z">
        <w:r w:rsidRPr="00DC5F70">
          <w:rPr>
            <w:spacing w:val="-4"/>
            <w:rtl/>
          </w:rPr>
          <w:delText xml:space="preserve">בסיכתא</w:delText>
        </w:r>
      </w:del>
      <w:r w:rsidRPr="00DC5F70">
        <w:rPr>
          <w:spacing w:val="-4"/>
          <w:rtl/>
        </w:rPr>
        <w:t xml:space="preserve">, </w:t>
      </w:r>
      <w:ins w:id="90264" w:author="מנוע מכני" w:date="2026-10-11T12:04:39Z">
        <w:r>
          <w:rPr>
            <w:spacing w:val="-4"/>
            <w:rtl/>
          </w:rPr>
          <w:t xml:space="preserve">כאן</w:t>
        </w:r>
      </w:ins>
      <w:del w:id="90265" w:author="מנוע מכני" w:date="2026-10-11T12:04:39Z">
        <w:r w:rsidRPr="00DC5F70">
          <w:rPr>
            <w:spacing w:val="-4"/>
            <w:rtl/>
          </w:rPr>
          <w:delText xml:space="preserve">הכא</w:delText>
        </w:r>
      </w:del>
      <w:r w:rsidRPr="00DC5F70">
        <w:rPr>
          <w:spacing w:val="-4"/>
          <w:rtl/>
        </w:rPr>
        <w:t xml:space="preserve"> דמחבר בה, טעמא דאמרה תנו, הא </w:t>
      </w:r>
      <w:r w:rsidRPr="00DC5F70">
        <w:rPr>
          <w:spacing w:val="-4"/>
          <w:rtl/>
        </w:rPr>
        <w:t xml:space="preserve">לא</w:t>
      </w:r>
      <w:r w:rsidRPr="00DC5F70">
        <w:rPr>
          <w:spacing w:val="-4"/>
          <w:rtl/>
        </w:rPr>
        <w:t xml:space="preserve"> אמרה תנו - גופה הוא ומיתסר.</w:t>
      </w:r>
    </w:p>
    <w:p>
      <w:pPr>
        <w:pStyle w:val="38"/>
        <w:rPr>
          <w:ins w:id="93085" w:author="מנוע מכני" w:date="2026-10-11T12:04:39Z"/>
        </w:rPr>
      </w:pPr>
      <w:ins w:id="92050" w:author="מנוע מכני" w:date="2026-10-11T12:04:39Z">
        <w:r>
          <w:t xml:space="preserve">קשה</w:t>
        </w:r>
      </w:ins>
      <w:del w:id="92051" w:author="מנוע מכני" w:date="2026-10-11T12:04:39Z">
        <w:r>
          <w:delText xml:space="preserve">קשיא</w:delText>
        </w:r>
      </w:del>
      <w:r>
        <w:t xml:space="preserve"> </w:t>
      </w:r>
      <w:r>
        <w:t>לרבנ</w:t>
      </w:r>
      <w:r>
        <w:t>"</w:t>
      </w:r>
      <w:r>
        <w:t>י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086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והא דומיא דבהמה קתני, מה </w:t>
      </w:r>
      <w:ins w:id="90266" w:author="מנוע מכני" w:date="2026-10-11T12:04:39Z">
        <w:r>
          <w:rPr>
            <w:rtl/>
          </w:rPr>
          <w:t xml:space="preserve">שם</w:t>
        </w:r>
      </w:ins>
      <w:del w:id="90267" w:author="מנוע מכני" w:date="2026-10-11T12:04:39Z">
        <w:r>
          <w:rPr>
            <w:rtl/>
          </w:rPr>
          <w:delText xml:space="preserve">התם</w:delText>
        </w:r>
      </w:del>
      <w:r>
        <w:rPr>
          <w:rtl/>
        </w:rPr>
        <w:t xml:space="preserve"> </w:t>
      </w:r>
      <w:ins w:id="92266" w:author="מנוע מכני" w:date="2026-10-11T12:04:39Z">
        <w:r>
          <w:rPr>
            <w:rtl/>
          </w:rPr>
          <w:t xml:space="preserve">גופו</w:t>
        </w:r>
      </w:ins>
      <w:del w:id="92267" w:author="מנוע מכני" w:date="2026-10-11T12:04:39Z">
        <w:r>
          <w:rPr>
            <w:rtl/>
          </w:rPr>
          <w:delText xml:space="preserve">גופיה</w:delText>
        </w:r>
      </w:del>
      <w:r>
        <w:rPr>
          <w:rtl/>
        </w:rPr>
        <w:t xml:space="preserve">, אף </w:t>
      </w:r>
      <w:r>
        <w:rPr>
          <w:rtl/>
        </w:rPr>
        <w:t xml:space="preserve">ה"נ</w:t>
      </w:r>
      <w:r>
        <w:rPr>
          <w:rtl/>
        </w:rPr>
        <w:t xml:space="preserve"> </w:t>
      </w:r>
      <w:ins w:id="92268" w:author="מנוע מכני" w:date="2026-10-11T12:04:39Z">
        <w:r>
          <w:rPr>
            <w:rtl/>
          </w:rPr>
          <w:t xml:space="preserve">גופו</w:t>
        </w:r>
      </w:ins>
      <w:del w:id="92269" w:author="מנוע מכני" w:date="2026-10-11T12:04:39Z">
        <w:r>
          <w:rPr>
            <w:rtl/>
          </w:rPr>
          <w:delText xml:space="preserve">גופיה</w:delText>
        </w:r>
      </w:del>
      <w:r>
        <w:rPr>
          <w:rtl/>
        </w:rPr>
        <w:t xml:space="preserve">! </w:t>
      </w:r>
    </w:p>
    <w:p>
      <w:pPr>
        <w:pStyle w:val="38"/>
        <w:rPr>
          <w:ins w:id="93087" w:author="מנוע מכני" w:date="2026-10-11T12:04:39Z"/>
        </w:rPr>
      </w:pPr>
      <w:r>
        <w:t xml:space="preserve">- </w:t>
      </w:r>
      <w:r w:rsidRPr="00217260">
        <w:t>אלא</w:t>
      </w:r>
      <w:r w:rsidRPr="000B07C6">
        <w:t xml:space="preserve"> </w:t>
      </w:r>
      <w:r w:rsidRPr="00217260">
        <w:t>א</w:t>
      </w:r>
      <w:r w:rsidRPr="00217260">
        <w:t>ר</w:t>
      </w:r>
      <w:r w:rsidRPr="00217260">
        <w:t>"</w:t>
      </w:r>
      <w:r w:rsidRPr="00217260">
        <w:t>נ</w:t>
      </w:r>
      <w:r>
        <w:t xml:space="preserve">:</w:t>
      </w:r>
    </w:p>
    <w:p w:rsidR="00E403F0" w:rsidRPr="00AD695E" w:rsidRDefault="00E403F0" w:rsidP="00E403F0">
      <w:pPr>
        <w:pStyle w:val="affffb"/>
        <w:rPr>
          <w:rtl/>
        </w:rPr>
      </w:pPr>
      <w:del w:id="93088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זו </w:t>
      </w:r>
      <w:r w:rsidRPr="00217260">
        <w:rPr>
          <w:bCs/>
          <w:rtl/>
        </w:rPr>
        <w:t>מיתתה</w:t>
      </w:r>
      <w:r>
        <w:rPr>
          <w:rtl/>
        </w:rPr>
        <w:t xml:space="preserve"> אוסרתה, וזו </w:t>
      </w:r>
      <w:r w:rsidRPr="00217260">
        <w:rPr>
          <w:bCs/>
          <w:rtl/>
        </w:rPr>
        <w:t>גמר דינה</w:t>
      </w:r>
      <w:r>
        <w:rPr>
          <w:rtl/>
        </w:rPr>
        <w:t xml:space="preserve"> אוסרתה.</w:t>
      </w:r>
    </w:p>
    <w:p>
      <w:pPr>
        <w:pStyle w:val="afffff8"/>
        <w:rPr>
          <w:ins w:id="90219" w:author="קלוד" w:date="2026-10-11T12:18:15Z"/>
        </w:rPr>
      </w:pPr>
      <w:ins w:id="90220" w:author="קלוד" w:date="2026-10-11T12:18:15Z">
        <w:r>
          <w:rPr>
            <w:color w:val="7B3F00"/>
          </w:rPr>
          <w:t xml:space="preserve">אמרה תנו שערי לבתי - נותנין, ואם מתה אין נותנין</w:t>
        </w:r>
      </w:ins>
    </w:p>
    <w:p>
      <w:pPr>
        <w:pStyle w:val="38"/>
        <w:rPr>
          <w:ins w:id="93089" w:author="מנוע מכני" w:date="2026-10-11T12:04:39Z"/>
        </w:rPr>
      </w:pPr>
      <w:r w:rsidRPr="00A757C8">
        <w:t xml:space="preserve">תני לוי כרב:</w:t>
      </w:r>
    </w:p>
    <w:p w:rsidR="00E403F0" w:rsidRPr="00AD695E" w:rsidRDefault="00E403F0" w:rsidP="00E403F0">
      <w:pPr>
        <w:rPr>
          <w:rtl/>
        </w:rPr>
      </w:pPr>
      <w:del w:id="93090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האשה שיוצאה ליהרג ואמרה תנו שערי לבתי נותנין, מתה אין נותנין, מפני שנויי המת אסור בהנאה.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ת"</w:t>
      </w:r>
      <w:r w:rsidRPr="00217260">
        <w:rPr>
          <w:rFonts w:hint="cs"/>
          <w:b/>
          <w:bCs/>
          <w:rtl/>
        </w:rPr>
        <w:t xml:space="preserve">כ</w:t>
      </w:r>
      <w:ins w:id="91614" w:author="מנוע מכני" w:date="2026-10-11T12:04:39Z">
        <w:r>
          <w:rPr>
            <w:rFonts w:hint="cs"/>
            <w:b/>
            <w:bCs/>
            <w:rtl/>
          </w:rPr>
          <w:t xml:space="preserve"> </w:t>
        </w:r>
      </w:ins>
      <w:del w:id="91615" w:author="מנוע מכני" w:date="2026-10-11T12:04:39Z">
        <w:r w:rsidRPr="00217260">
          <w:rPr>
            <w:rFonts w:hint="cs"/>
            <w:b/>
            <w:bCs/>
            <w:rtl/>
          </w:rPr>
          <w:delText xml:space="preserve">  </w:delText>
        </w:r>
      </w:del>
      <w:r w:rsidRPr="00217260">
        <w:rPr>
          <w:rFonts w:hint="cs"/>
          <w:b/>
          <w:bCs/>
          <w:rtl/>
        </w:rPr>
        <w:t xml:space="preserve">דרנב'י</w:t>
      </w:r>
      <w:r w:rsidRPr="00217260">
        <w:rPr>
          <w:b/>
          <w:bCs/>
          <w:rtl/>
        </w:rPr>
        <w:t>:</w:t>
      </w:r>
      <w:r>
        <w:rPr>
          <w:rtl/>
        </w:rPr>
        <w:t xml:space="preserve"> האשה שמתה נהנין בשערה, בהמה שנהרגה אסורה בהנאה</w:t>
      </w:r>
      <w:ins w:id="91612" w:author="מנוע מכני" w:date="2026-10-11T12:04:39Z">
        <w:r>
          <w:rPr>
            <w:rtl/>
          </w:rPr>
          <w:t xml:space="preserve">,</w:t>
        </w:r>
      </w:ins>
      <w:del w:id="91613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>ומה הפרש בין זה לזה? זו מיתתה אוסרתה, וזו גמר דינה אוסרתה.</w:t>
      </w:r>
    </w:p>
    <w:p w:rsidR="00E403F0" w:rsidRPr="00AD695E" w:rsidRDefault="00E403F0" w:rsidP="00D07C84">
      <w:pPr>
        <w:pStyle w:val="Hadran"/>
        <w:rPr>
          <w:rtl/>
        </w:rPr>
        <w:pPrChange w:id="96351" w:author="Claude" w:date="2026-10-11T09:08:20Z">
          <w:pPr>
            <w:pStyle w:val="affff"/>
            <w:rPr>
              <w:rtl/>
            </w:rPr>
          </w:pPr>
        </w:pPrChange>
      </w:pPr>
      <w:r>
        <w:rPr>
          <w:rtl/>
        </w:rPr>
        <w:t>הדרן עלך הכל מעריכין.</w:t>
      </w:r>
    </w:p>
    <w:p w:rsidR="00E403F0" w:rsidRPr="00AD695E" w:rsidRDefault="00E403F0" w:rsidP="00C20F97">
      <w:pPr>
        <w:pStyle w:val="afff6"/>
        <w:framePr w:wrap="around"/>
        <w:spacing w:line="240" w:lineRule="exact"/>
        <w:rPr>
          <w:del w:id="95302" w:author="Claude" w:date="2026-10-11T09:08:00Z"/>
          <w:rtl/>
        </w:rPr>
      </w:pPr>
      <w:del w:id="95300" w:author="Claude" w:date="2026-10-11T09:08:00Z">
        <w:r>
          <w:rPr>
            <w:rFonts w:hint="cs"/>
            <w:rtl/>
          </w:rPr>
          <w:lastRenderedPageBreak/>
          <w:delText xml:space="preserve">פרק </w:delText>
        </w:r>
      </w:del>
      <w:del w:id="95301" w:author="Claude" w:date="2026-10-11T09:08:00Z">
        <w:r w:rsidR="00C20F97">
          <w:rPr>
            <w:rFonts w:hint="cs"/>
            <w:rtl/>
          </w:rPr>
          <w:delText xml:space="preserve">שני</w:delText>
        </w:r>
      </w:del>
    </w:p>
    <w:p w:rsidR="00E403F0" w:rsidRPr="00AD695E" w:rsidRDefault="00E403F0" w:rsidP="00E403F0">
      <w:pPr>
        <w:pStyle w:val="afff7"/>
        <w:framePr w:wrap="around"/>
        <w:spacing w:line="240" w:lineRule="exact"/>
        <w:rPr>
          <w:del w:id="95304" w:author="Claude" w:date="2026-10-11T09:08:00Z"/>
          <w:rtl/>
        </w:rPr>
      </w:pPr>
      <w:del w:id="95303" w:author="Claude" w:date="2026-10-11T09:08:00Z">
        <w:r>
          <w:rPr>
            <w:rFonts w:hint="cs"/>
            <w:rtl/>
          </w:rPr>
          <w:delText xml:space="preserve">אין נערכין </w:delText>
        </w:r>
      </w:del>
    </w:p>
    <w:p w:rsidR="00E403F0" w:rsidRPr="00AD695E" w:rsidRDefault="00C20F97" w:rsidP="00E403F0">
      <w:pPr>
        <w:pStyle w:val="afff8"/>
        <w:framePr w:wrap="around"/>
        <w:rPr>
          <w:rtl/>
        </w:rPr>
      </w:pPr>
      <w:r>
        <w:rPr>
          <w:rFonts w:hint="cs"/>
          <w:rtl/>
        </w:rPr>
        <w:t>(</w:t>
      </w:r>
      <w:r w:rsidR="00E403F0">
        <w:rPr>
          <w:rFonts w:hint="cs"/>
          <w:rtl/>
        </w:rPr>
        <w:t>ז.-יג:</w:t>
      </w:r>
      <w:r>
        <w:rPr>
          <w:rFonts w:hint="cs"/>
          <w:rtl/>
        </w:rPr>
        <w:t>)</w:t>
      </w:r>
    </w:p>
    <w:p>
      <w:pPr>
        <w:pStyle w:val="PetichatPerek"/>
        <w:rPr>
          <w:ins w:id="95299" w:author="Claude" w:date="2026-10-11T09:08:00Z"/>
        </w:rPr>
      </w:pPr>
      <w:ins w:id="95298" w:author="Claude" w:date="2026-10-11T09:08:00Z">
        <w:r>
          <w:rPr>
            <w:rFonts w:hint="cs"/>
            <w:rtl/>
          </w:rPr>
          <w:t xml:space="preserve">פרק שני</w:t>
        </w:r>
        <w:r>
          <w:rPr>
            <w:rFonts w:hint="cs"/>
            <w:rtl/>
          </w:rPr>
          <w:t xml:space="preserve"> - </w:t>
        </w:r>
        <w:r>
          <w:rPr>
            <w:rFonts w:hint="cs"/>
            <w:rtl/>
          </w:rPr>
          <w:t xml:space="preserve">אין נערכין</w:t>
        </w:r>
      </w:ins>
    </w:p>
    <w:p>
      <w:pPr>
        <w:pStyle w:val="MishnaBatzad"/>
        <w:rPr>
          <w:ins w:id="20190" w:author="קלוד" w:date="2026-10-11T09:07:13Z"/>
        </w:rPr>
      </w:pPr>
      <w:ins w:id="20189" w:author="קלוד" w:date="2026-10-11T09:07:13Z">
        <w:r>
          <w:t xml:space="preserve">משנה א</w:t>
        </w:r>
      </w:ins>
    </w:p>
    <w:p w:rsidR="00E403F0" w:rsidRPr="00D65BEC" w:rsidRDefault="00E403F0" w:rsidP="00E403F0">
      <w:pPr>
        <w:pStyle w:val="afff9"/>
        <w:rPr>
          <w:del w:id="20088" w:author="קלוד" w:date="2026-10-11T09:07:13Z"/>
          <w:rtl/>
        </w:rPr>
      </w:pPr>
      <w:del w:id="20087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06" w:author="קלוד" w:date="2026-10-11T12:09:42Z">
          <w:pPr>
            <w:pStyle w:val="afff9"/>
          </w:pPr>
        </w:pPrChange>
      </w:pPr>
      <w:r w:rsidRPr="00D65BEC">
        <w:rPr>
          <w:rtl/>
        </w:rPr>
        <w:t>אין נערכין פחות מסלע, ולא יתר על חמשים סלע.</w:t>
      </w:r>
    </w:p>
    <w:p w:rsidR="00E403F0" w:rsidRPr="00C20F97" w:rsidRDefault="00E403F0" w:rsidP="00E403F0">
      <w:pPr>
        <w:pStyle w:val="afff9"/>
        <w:rPr>
          <w:spacing w:val="8"/>
          <w:rtl/>
        </w:rPr>
      </w:pPr>
      <w:r w:rsidRPr="00C20F97">
        <w:rPr>
          <w:spacing w:val="8"/>
          <w:rtl/>
        </w:rPr>
        <w:t>כיצד? נתן סלע והעשיר אינו נותן כלום, פחות מסלע והעשיר נותן חמשים סלע.</w:t>
      </w:r>
    </w:p>
    <w:p w:rsidR="00E403F0" w:rsidRPr="00D65BEC" w:rsidRDefault="00E403F0" w:rsidP="00E403F0">
      <w:pPr>
        <w:pStyle w:val="afff9"/>
        <w:rPr>
          <w:rtl/>
        </w:rPr>
      </w:pPr>
      <w:r>
        <w:rPr>
          <w:rtl/>
        </w:rPr>
        <w:t xml:space="preserve">היו בידיו חמש סלעים </w:t>
      </w:r>
      <w:r>
        <w:rPr>
          <w:rStyle w:val="TanaimMishna"/>
          <w:rtl/>
          <w:rPrChange w:id="95235" w:author="Claude" w:date="2026-10-11T09:08:00Z">
            <w:rPr>
              <w:rtl/>
            </w:rPr>
          </w:rPrChange>
        </w:rPr>
        <w:t xml:space="preserve">ר"מ</w:t>
      </w:r>
      <w:r>
        <w:rPr>
          <w:rtl/>
        </w:rPr>
        <w:t xml:space="preserve"> אומר</w:t>
      </w:r>
      <w:r>
        <w:rPr>
          <w:rStyle w:val="TanaimMishna"/>
          <w:rtl/>
          <w:rPrChange w:id="95236" w:author="Claude" w:date="2026-10-11T09:08:00Z">
            <w:rPr>
              <w:rtl/>
            </w:rPr>
          </w:rPrChange>
        </w:rPr>
        <w:t xml:space="preserve">:</w:t>
      </w:r>
      <w:r>
        <w:rPr>
          <w:rtl/>
        </w:rPr>
        <w:t xml:space="preserve"> אינו נותן אלא אחת, וחכ"</w:t>
      </w:r>
      <w:r w:rsidRPr="00D65BEC">
        <w:rPr>
          <w:rFonts w:hint="cs"/>
          <w:rtl/>
        </w:rPr>
        <w:t>א</w:t>
      </w:r>
      <w:r w:rsidRPr="00D65BEC">
        <w:rPr>
          <w:rtl/>
        </w:rPr>
        <w:t>: נותן את כולן.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אין נערכין פחות מסלע, ולא יתר על חמשים סלע.</w:t>
      </w:r>
    </w:p>
    <w:p w:rsidR="00E403F0" w:rsidRPr="00AD695E" w:rsidRDefault="00E403F0" w:rsidP="00E403F0">
      <w:pPr>
        <w:jc w:val="center"/>
        <w:rPr>
          <w:del w:id="90008" w:author="מנוע עיצוב" w:date="2026-10-11T12:09:26Z"/>
          <w:rtl/>
        </w:rPr>
      </w:pPr>
      <w:del w:id="90007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21" w:author="קלוד" w:date="2026-10-11T09:07:13Z">
          <w:pPr>
            <w:pStyle w:val="affff1"/>
            <w:rPr>
              <w:rtl/>
            </w:rPr>
          </w:pPr>
        </w:pPrChange>
      </w:pPr>
      <w:ins w:id="9805" w:author="מספור קטעי משנה" w:date="2026-10-11T09:19:26Z">
        <w:r>
          <w:rPr>
            <w:rStyle w:val="MisparKeta"/>
          </w:rPr>
          <w:t xml:space="preserve">א. </w:t>
        </w:r>
      </w:ins>
      <w:r>
        <w:rPr>
          <w:rtl/>
        </w:rPr>
        <w:t>אין נערכין פחות מסלע.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מ</w:t>
      </w:r>
      <w:r>
        <w:rPr>
          <w:rFonts w:hint="cs"/>
          <w:rtl/>
        </w:rPr>
        <w:t>'</w:t>
      </w:r>
      <w:ins w:id="90261" w:author="Claude - סמנטי" w:date="2026-10-11T12:14:28Z">
        <w:r>
          <w:rPr>
            <w:rStyle w:val="afffff0"/>
            <w:rtl/>
          </w:rPr>
          <w:t xml:space="preserve">וְכָל עֶרְכְּךָ יִהְיֶה בְּשֶׁקֶל הַקֹּדֶשׁ</w:t>
        </w:r>
      </w:ins>
      <w:del w:id="90262" w:author="Claude - סמנטי" w:date="2026-10-11T12:14:28Z">
        <w:r>
          <w:rPr>
            <w:rtl/>
          </w:rPr>
          <w:delText xml:space="preserve">וכל ערכך יהיה בשקל הקדש</w:delText>
        </w:r>
      </w:del>
      <w:r>
        <w:rPr>
          <w:rFonts w:hint="cs"/>
          <w:rtl/>
        </w:rPr>
        <w:t>'</w:t>
      </w:r>
      <w:r>
        <w:rPr>
          <w:rtl/>
        </w:rPr>
        <w:t xml:space="preserve">, כל ערכין שאתה מעריך </w:t>
      </w:r>
      <w:r>
        <w:rPr>
          <w:rtl/>
        </w:rPr>
        <w:t xml:space="preserve">לא</w:t>
      </w:r>
      <w:r>
        <w:rPr>
          <w:rtl/>
        </w:rPr>
        <w:t xml:space="preserve"> יהו פחותין משקל</w:t>
      </w:r>
      <w:ins w:id="91616" w:author="מנוע מכני" w:date="2026-10-11T12:04:39Z">
        <w:r>
          <w:rPr>
            <w:rtl/>
          </w:rPr>
          <w:t xml:space="preserve">,</w:t>
        </w:r>
      </w:ins>
      <w:del w:id="91617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>ולא יתר על חמשים סלעים, ד</w:t>
      </w:r>
      <w:r>
        <w:rPr>
          <w:rFonts w:hint="cs"/>
          <w:rtl/>
        </w:rPr>
        <w:t>'</w:t>
      </w:r>
      <w:ins w:id="90263" w:author="Claude - סמנטי" w:date="2026-10-11T12:14:28Z">
        <w:r>
          <w:rPr>
            <w:rStyle w:val="afffff0"/>
            <w:rtl/>
          </w:rPr>
          <w:t xml:space="preserve">חֲמִשִּׁים</w:t>
        </w:r>
      </w:ins>
      <w:del w:id="90264" w:author="Claude - סמנטי" w:date="2026-10-11T12:14:28Z">
        <w:r>
          <w:rPr>
            <w:rtl/>
          </w:rPr>
          <w:delText xml:space="preserve">חמשים</w:delText>
        </w:r>
      </w:del>
      <w:r>
        <w:rPr>
          <w:rFonts w:hint="cs"/>
          <w:rtl/>
        </w:rPr>
        <w:t>'</w:t>
      </w:r>
      <w:r>
        <w:rPr>
          <w:rtl/>
        </w:rPr>
        <w:t>.</w:t>
      </w:r>
    </w:p>
    <w:p w:rsidR="00E403F0" w:rsidRPr="00AD695E" w:rsidRDefault="00E403F0" w:rsidP="00E403F0">
      <w:pPr>
        <w:jc w:val="center"/>
        <w:rPr>
          <w:del w:id="90010" w:author="מנוע עיצוב" w:date="2026-10-11T12:09:26Z"/>
          <w:rtl/>
        </w:rPr>
      </w:pPr>
      <w:del w:id="90009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22" w:author="קלוד" w:date="2026-10-11T09:07:13Z">
          <w:pPr>
            <w:pStyle w:val="affff1"/>
            <w:rPr>
              <w:rtl/>
            </w:rPr>
          </w:pPr>
        </w:pPrChange>
      </w:pPr>
      <w:ins w:id="9806" w:author="מספור קטעי משנה" w:date="2026-10-11T09:19:26Z">
        <w:r>
          <w:rPr>
            <w:rStyle w:val="MisparKeta"/>
          </w:rPr>
          <w:t xml:space="preserve">ג. </w:t>
        </w:r>
      </w:ins>
      <w:r>
        <w:rPr>
          <w:rtl/>
        </w:rPr>
        <w:t>היו בידיו חמשה כו'.</w:t>
      </w:r>
    </w:p>
    <w:p>
      <w:pPr>
        <w:pStyle w:val="38"/>
        <w:rPr>
          <w:ins w:id="93091" w:author="מנוע מכני" w:date="2026-10-11T12:04:39Z"/>
        </w:rPr>
      </w:pPr>
      <w:r>
        <w:t xml:space="preserve">טעמא </w:t>
      </w:r>
      <w:r>
        <w:t xml:space="preserve">דר"מ?</w:t>
      </w:r>
    </w:p>
    <w:p w:rsidR="00E403F0" w:rsidRPr="00AD695E" w:rsidRDefault="00E403F0" w:rsidP="00E403F0">
      <w:pPr>
        <w:rPr>
          <w:rtl/>
        </w:rPr>
      </w:pPr>
      <w:del w:id="93092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כתיב חמשים וכתיב שקל, או חמשים או שקל.</w:t>
      </w:r>
    </w:p>
    <w:p>
      <w:pPr>
        <w:pStyle w:val="38"/>
        <w:rPr>
          <w:ins w:id="93093" w:author="מנוע מכני" w:date="2026-10-11T12:04:39Z"/>
        </w:rPr>
      </w:pPr>
      <w:r>
        <w:tab/>
        <w:t xml:space="preserve">ורבנן?</w:t>
      </w:r>
    </w:p>
    <w:p w:rsidR="00E403F0" w:rsidRPr="00AD695E" w:rsidRDefault="00E403F0" w:rsidP="00E403F0">
      <w:pPr>
        <w:rPr>
          <w:rtl/>
        </w:rPr>
      </w:pPr>
      <w:del w:id="93094" w:author="מנוע מכני" w:date="2026-10-11T12:04:39Z">
        <w:r>
          <w:rPr>
            <w:rtl/>
          </w:rPr>
          <w:tab/>
          <w:delText xml:space="preserve"> </w:delText>
        </w:r>
      </w:del>
      <w:r>
        <w:rPr>
          <w:rtl/>
        </w:rPr>
        <w:tab/>
        <w:t xml:space="preserve">ההוא לכל ערכין שאתה מעריך </w:t>
      </w:r>
      <w:r>
        <w:rPr>
          <w:rtl/>
        </w:rPr>
        <w:tab/>
        <w:t xml:space="preserve">לא</w:t>
      </w:r>
      <w:r>
        <w:rPr>
          <w:rtl/>
        </w:rPr>
        <w:tab/>
        <w:t xml:space="preserve"> יהו פחותים משקל הוא </w:t>
      </w:r>
      <w:ins w:id="90892" w:author="מנוע מכני" w:date="2026-10-11T12:04:39Z">
        <w:r>
          <w:rPr>
            <w:rtl/>
          </w:rPr>
          <w:t xml:space="preserve">דבא</w:t>
        </w:r>
      </w:ins>
      <w:del w:id="90893" w:author="מנוע מכני" w:date="2026-10-11T12:04:39Z">
        <w:r>
          <w:rPr>
            <w:rtl/>
          </w:rPr>
          <w:tab/>
          <w:delText xml:space="preserve">דאתא</w:delText>
        </w:r>
      </w:del>
      <w:r>
        <w:rPr>
          <w:rtl/>
        </w:rPr>
        <w:tab/>
        <w:t xml:space="preserve">, </w:t>
      </w:r>
    </w:p>
    <w:p w:rsidR="00E403F0" w:rsidRPr="00AD695E" w:rsidRDefault="00E403F0" w:rsidP="00E403F0">
      <w:pPr>
        <w:rPr>
          <w:rtl/>
        </w:rPr>
      </w:pPr>
      <w:ins w:id="90268" w:author="מנוע מכני" w:date="2026-10-11T12:04:39Z">
        <w:r>
          <w:rPr>
            <w:rtl/>
          </w:rPr>
          <w:t xml:space="preserve">מקום</w:t>
        </w:r>
      </w:ins>
      <w:del w:id="90269" w:author="מנוע מכני" w:date="2026-10-11T12:04:39Z">
        <w:r>
          <w:rPr>
            <w:rtl/>
          </w:rPr>
          <w:delText xml:space="preserve">היכא</w:delText>
        </w:r>
      </w:del>
      <w:r>
        <w:rPr>
          <w:rtl/>
        </w:rPr>
        <w:t xml:space="preserve"> </w:t>
      </w:r>
      <w:ins w:id="90896" w:author="מנוע מכני" w:date="2026-10-11T12:04:39Z">
        <w:r>
          <w:rPr>
            <w:rtl/>
          </w:rPr>
          <w:t xml:space="preserve">דיש</w:t>
        </w:r>
      </w:ins>
      <w:del w:id="90897" w:author="מנוע מכני" w:date="2026-10-11T12:04:39Z">
        <w:r>
          <w:rPr>
            <w:rtl/>
          </w:rPr>
          <w:delText xml:space="preserve">דאית</w:delText>
        </w:r>
      </w:del>
      <w:r>
        <w:rPr>
          <w:rtl/>
        </w:rPr>
        <w:t xml:space="preserve"> </w:t>
      </w:r>
      <w:ins w:id="90894" w:author="מנוע מכני" w:date="2026-10-11T12:04:39Z">
        <w:r>
          <w:rPr>
            <w:rtl/>
          </w:rPr>
          <w:t xml:space="preserve">לו</w:t>
        </w:r>
      </w:ins>
      <w:del w:id="90895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: </w:t>
      </w:r>
      <w:r>
        <w:rPr>
          <w:rFonts w:hint="cs"/>
          <w:rtl/>
        </w:rPr>
        <w:t>'</w:t>
      </w:r>
      <w:ins w:id="90265" w:author="Claude - סמנטי" w:date="2026-10-11T12:14:28Z">
        <w:r>
          <w:rPr>
            <w:rStyle w:val="afffff0"/>
            <w:rtl/>
          </w:rPr>
          <w:t xml:space="preserve">אֲשֶׁר תַּשִּׂיג יַד הַנּוֹדֵר</w:t>
        </w:r>
      </w:ins>
      <w:del w:id="90266" w:author="Claude - סמנטי" w:date="2026-10-11T12:14:28Z">
        <w:r>
          <w:rPr>
            <w:rtl/>
          </w:rPr>
          <w:delText xml:space="preserve">אשר תשיג יד הנודר</w:delText>
        </w:r>
      </w:del>
      <w:r>
        <w:rPr>
          <w:rFonts w:hint="cs"/>
          <w:rtl/>
        </w:rPr>
        <w:t>'</w:t>
      </w:r>
      <w:r>
        <w:rPr>
          <w:rtl/>
        </w:rPr>
        <w:t>, והרי ידו משגת.</w:t>
      </w:r>
    </w:p>
    <w:p>
      <w:pPr>
        <w:pStyle w:val="38"/>
        <w:rPr>
          <w:ins w:id="93095" w:author="מנוע מכני" w:date="2026-10-11T12:04:39Z"/>
        </w:rPr>
      </w:pPr>
      <w:r>
        <w:t xml:space="preserve">ור"מ?</w:t>
      </w:r>
    </w:p>
    <w:p w:rsidR="00E403F0" w:rsidRPr="00AD695E" w:rsidRDefault="00E403F0" w:rsidP="00E403F0">
      <w:pPr>
        <w:rPr>
          <w:rtl/>
        </w:rPr>
      </w:pPr>
      <w:del w:id="93096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ההוא, יד הנודר ולא יד הנידר הוא </w:t>
      </w:r>
      <w:ins w:id="90898" w:author="מנוע מכני" w:date="2026-10-11T12:04:39Z">
        <w:r>
          <w:rPr>
            <w:rtl/>
          </w:rPr>
          <w:t xml:space="preserve">דבא</w:t>
        </w:r>
      </w:ins>
      <w:del w:id="90899" w:author="מנוע מכני" w:date="2026-10-11T12:04:39Z">
        <w:r>
          <w:rPr>
            <w:rtl/>
          </w:rPr>
          <w:delText xml:space="preserve">דאתא</w:delText>
        </w:r>
      </w:del>
      <w:r>
        <w:rPr>
          <w:rtl/>
        </w:rPr>
        <w:t xml:space="preserve">.</w:t>
      </w:r>
    </w:p>
    <w:p>
      <w:pPr>
        <w:pStyle w:val="38"/>
        <w:rPr>
          <w:ins w:id="93097" w:author="מנוע מכני" w:date="2026-10-11T12:04:39Z"/>
        </w:rPr>
      </w:pPr>
      <w:r>
        <w:t xml:space="preserve">ורבנן?</w:t>
      </w:r>
    </w:p>
    <w:p w:rsidR="00E403F0" w:rsidRPr="00AD695E" w:rsidRDefault="00E403F0" w:rsidP="00E403F0">
      <w:pPr>
        <w:rPr>
          <w:rtl/>
        </w:rPr>
      </w:pPr>
      <w:del w:id="93098" w:author="מנוע מכני" w:date="2026-10-11T12:04:39Z">
        <w:r>
          <w:rPr>
            <w:rtl/>
          </w:rPr>
          <w:delText xml:space="preserve"> </w:delText>
        </w:r>
      </w:del>
      <w:ins w:id="90272" w:author="מנוע מכני" w:date="2026-10-11T12:04:39Z">
        <w:r>
          <w:rPr>
            <w:rtl/>
          </w:rPr>
          <w:t xml:space="preserve">לא</w:t>
        </w:r>
      </w:ins>
      <w:del w:id="90273" w:author="מנוע מכני" w:date="2026-10-11T12:04:39Z">
        <w:r>
          <w:rPr>
            <w:rtl/>
          </w:rPr>
          <w:delText xml:space="preserve">לאו</w:delText>
        </w:r>
      </w:del>
      <w:r>
        <w:rPr>
          <w:rtl/>
        </w:rPr>
        <w:t xml:space="preserve"> ממילא שמעת מינה, </w:t>
      </w:r>
      <w:ins w:id="90270" w:author="מנוע מכני" w:date="2026-10-11T12:04:39Z">
        <w:r>
          <w:rPr>
            <w:rtl/>
          </w:rPr>
          <w:t xml:space="preserve">דמקום</w:t>
        </w:r>
      </w:ins>
      <w:del w:id="90271" w:author="מנוע מכני" w:date="2026-10-11T12:04:39Z">
        <w:r>
          <w:rPr>
            <w:rtl/>
          </w:rPr>
          <w:delText xml:space="preserve">דהיכא</w:delText>
        </w:r>
      </w:del>
      <w:r>
        <w:rPr>
          <w:rtl/>
        </w:rPr>
        <w:t xml:space="preserve"> דידו משגת שקול </w:t>
      </w:r>
      <w:ins w:id="90900" w:author="מנוע מכני" w:date="2026-10-11T12:04:39Z">
        <w:r>
          <w:rPr>
            <w:rtl/>
          </w:rPr>
          <w:t xml:space="preserve">ממנו</w:t>
        </w:r>
      </w:ins>
      <w:del w:id="90901" w:author="מנוע מכני" w:date="2026-10-11T12:04:39Z">
        <w:r>
          <w:rPr>
            <w:rtl/>
          </w:rPr>
          <w:delText xml:space="preserve">מיניה</w:delText>
        </w:r>
      </w:del>
      <w:r>
        <w:rPr>
          <w:rtl/>
        </w:rPr>
        <w:t xml:space="preserve">? </w:t>
      </w:r>
    </w:p>
    <w:p>
      <w:pPr>
        <w:pStyle w:val="afffff8"/>
        <w:rPr>
          <w:ins w:id="90217" w:author="קלוד" w:date="2026-10-11T12:18:15Z"/>
        </w:rPr>
      </w:pPr>
      <w:ins w:id="90218" w:author="קלוד" w:date="2026-10-11T12:18:15Z">
        <w:r>
          <w:rPr>
            <w:color w:val="7B3F00"/>
          </w:rPr>
          <w:t xml:space="preserve">ערכי עלי פעמיים - נתן ארבע לשניה ואחת לראשונה</w:t>
        </w:r>
      </w:ins>
    </w:p>
    <w:p>
      <w:pPr>
        <w:pStyle w:val="38"/>
        <w:rPr>
          <w:ins w:id="93099" w:author="מנוע מכני" w:date="2026-10-11T12:04:39Z"/>
        </w:rPr>
      </w:pPr>
      <w:r>
        <w:t>אר</w:t>
      </w:r>
      <w:r w:rsidRPr="00217260">
        <w:t>אב</w:t>
      </w:r>
      <w:r w:rsidRPr="00217260">
        <w:t>"</w:t>
      </w:r>
      <w:r w:rsidRPr="00217260">
        <w:t>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100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היו בידיו חמש סלעים ואמר ערכי עלי, וחזר ואמר ערכי עלי, ונתן ארבע לשניה ואחד לראשונה - יצא ידי שתיהן,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מ"ט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 xml:space="preserve">ב"ח מאוחר שקדם וגבה מה שגבה גבה, </w:t>
      </w:r>
      <w:ins w:id="92600" w:author="מנוע מכני" w:date="2026-10-11T12:04:39Z">
        <w:r>
          <w:rPr>
            <w:rtl/>
          </w:rPr>
          <w:t xml:space="preserve">בזמן ש</w:t>
        </w:r>
      </w:ins>
      <w:del w:id="92601" w:author="מנוע מכני" w:date="2026-10-11T12:04:39Z">
        <w:r>
          <w:rPr>
            <w:rtl/>
          </w:rPr>
          <w:delText xml:space="preserve">בעידנא ד</w:delText>
        </w:r>
      </w:del>
      <w:r>
        <w:rPr>
          <w:rtl/>
        </w:rPr>
        <w:t xml:space="preserve">יהיב לשניה משעבד לראשונה, </w:t>
      </w:r>
    </w:p>
    <w:p w:rsidR="00E403F0" w:rsidRPr="00AD695E" w:rsidRDefault="00E403F0" w:rsidP="00D65BE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ins w:id="92602" w:author="מנוע מכני" w:date="2026-10-11T12:04:39Z">
        <w:r>
          <w:rPr>
            <w:rtl/>
          </w:rPr>
          <w:t xml:space="preserve">בזמן ש</w:t>
        </w:r>
      </w:ins>
      <w:del w:id="92603" w:author="מנוע מכני" w:date="2026-10-11T12:04:39Z">
        <w:r>
          <w:rPr>
            <w:rtl/>
          </w:rPr>
          <w:tab/>
          <w:delText xml:space="preserve">בעידנא ד</w:delText>
        </w:r>
      </w:del>
      <w:r>
        <w:rPr>
          <w:rtl/>
        </w:rPr>
        <w:tab/>
        <w:t xml:space="preserve">יהיב לראשונה תו </w:t>
      </w:r>
      <w:ins w:id="90904" w:author="מנוע מכני" w:date="2026-10-11T12:04:39Z">
        <w:r>
          <w:rPr>
            <w:rtl/>
          </w:rPr>
          <w:t xml:space="preserve">אין</w:t>
        </w:r>
      </w:ins>
      <w:del w:id="90905" w:author="מנוע מכני" w:date="2026-10-11T12:04:39Z">
        <w:r>
          <w:rPr>
            <w:rtl/>
          </w:rPr>
          <w:tab/>
          <w:delText xml:space="preserve">לית</w:delText>
        </w:r>
      </w:del>
      <w:r>
        <w:rPr>
          <w:rtl/>
        </w:rPr>
        <w:tab/>
        <w:t xml:space="preserve"> </w:t>
      </w:r>
      <w:ins w:id="90902" w:author="מנוע מכני" w:date="2026-10-11T12:04:39Z">
        <w:r>
          <w:rPr>
            <w:rtl/>
          </w:rPr>
          <w:t xml:space="preserve">לו</w:t>
        </w:r>
      </w:ins>
      <w:del w:id="90903" w:author="מנוע מכני" w:date="2026-10-11T12:04:39Z">
        <w:r>
          <w:rPr>
            <w:rtl/>
          </w:rPr>
          <w:tab/>
          <w:delText xml:space="preserve">ליה</w:delText>
        </w:r>
      </w:del>
      <w:ins w:id="91618" w:author="מנוע מכני" w:date="2026-10-11T12:04:39Z">
        <w:r>
          <w:rPr>
            <w:rtl/>
          </w:rPr>
          <w:t xml:space="preserve">,</w:t>
        </w:r>
      </w:ins>
      <w:del w:id="91619" w:author="מנוע מכני" w:date="2026-10-11T12:04:39Z">
        <w:r>
          <w:rPr>
            <w:rtl/>
          </w:rPr>
          <w:tab/>
          <w:delText xml:space="preserve">;</w:delText>
        </w:r>
      </w:del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ח.</w:t>
      </w:r>
    </w:p>
    <w:p w:rsidR="00E403F0" w:rsidRPr="00DC5F70" w:rsidRDefault="00E403F0" w:rsidP="00E403F0">
      <w:pPr>
        <w:rPr>
          <w:spacing w:val="-2"/>
          <w:rtl/>
        </w:rPr>
      </w:pPr>
      <w:r w:rsidRPr="00DC5F70">
        <w:rPr>
          <w:spacing w:val="-2"/>
          <w:rtl/>
        </w:rPr>
        <w:t xml:space="preserve">נתן ארבע לראשונה ואחת לשניה - ידי שניה יצא, ידי ראשונה </w:t>
      </w:r>
      <w:r w:rsidRPr="00DC5F70">
        <w:rPr>
          <w:spacing w:val="-2"/>
          <w:rtl/>
        </w:rPr>
        <w:t xml:space="preserve">לא</w:t>
      </w:r>
      <w:r w:rsidRPr="00DC5F70">
        <w:rPr>
          <w:spacing w:val="-2"/>
          <w:rtl/>
        </w:rPr>
        <w:t xml:space="preserve"> יצא, </w:t>
      </w:r>
      <w:ins w:id="90274" w:author="מנוע מכני" w:date="2026-10-11T12:04:39Z">
        <w:r>
          <w:rPr>
            <w:spacing w:val="-2"/>
            <w:rtl/>
          </w:rPr>
          <w:t xml:space="preserve">כולם</w:t>
        </w:r>
      </w:ins>
      <w:del w:id="90275" w:author="מנוע מכני" w:date="2026-10-11T12:04:39Z">
        <w:r w:rsidRPr="00DC5F70">
          <w:rPr>
            <w:spacing w:val="-2"/>
            <w:rtl/>
          </w:rPr>
          <w:delText xml:space="preserve">כולהו</w:delText>
        </w:r>
      </w:del>
      <w:r w:rsidRPr="00DC5F70">
        <w:rPr>
          <w:spacing w:val="-2"/>
          <w:rtl/>
        </w:rPr>
        <w:t xml:space="preserve"> משעבדן לראשונה.</w:t>
      </w:r>
    </w:p>
    <w:p w:rsidR="00E403F0" w:rsidRPr="00AD695E" w:rsidRDefault="00E403F0" w:rsidP="00E403F0">
      <w:pPr>
        <w:rPr>
          <w:rtl/>
        </w:rPr>
      </w:pPr>
    </w:p>
    <w:p>
      <w:pPr>
        <w:pStyle w:val="38"/>
        <w:rPr>
          <w:ins w:id="93102" w:author="מנוע מכני" w:date="2026-10-11T12:04:39Z"/>
        </w:rPr>
      </w:pPr>
      <w:del w:id="93101" w:author="מנוע מכני" w:date="2026-10-11T12:04:39Z">
        <w:r>
          <w:delText xml:space="preserve">•</w:delText>
        </w:r>
      </w:del>
      <w:r>
        <w:t xml:space="preserve"> בעי ר</w:t>
      </w:r>
      <w:r w:rsidRPr="00217260">
        <w:t>אב</w:t>
      </w:r>
      <w:r w:rsidRPr="00217260">
        <w:t>"</w:t>
      </w:r>
      <w:r w:rsidRPr="00217260">
        <w:t>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10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היו בידו חמש סלעים ואמר שני ערכי עלי בבת אחת, מהו?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כיון דבבת אחת נדר כי הדדי תפסן, יהיב תרתי ופלגא </w:t>
      </w:r>
      <w:ins w:id="90906" w:author="מנוע מכני" w:date="2026-10-11T12:04:39Z">
        <w:r>
          <w:rPr>
            <w:rtl/>
          </w:rPr>
          <w:t xml:space="preserve">לזה</w:t>
        </w:r>
      </w:ins>
      <w:del w:id="90907" w:author="מנוע מכני" w:date="2026-10-11T12:04:39Z">
        <w:r>
          <w:rPr>
            <w:rtl/>
          </w:rPr>
          <w:delText xml:space="preserve">להאי</w:delText>
        </w:r>
      </w:del>
      <w:r>
        <w:rPr>
          <w:rtl/>
        </w:rPr>
        <w:t xml:space="preserve"> ותרתי ופלגא </w:t>
      </w:r>
      <w:ins w:id="90908" w:author="מנוע מכני" w:date="2026-10-11T12:04:39Z">
        <w:r>
          <w:rPr>
            <w:rtl/>
          </w:rPr>
          <w:t xml:space="preserve">לזה</w:t>
        </w:r>
      </w:ins>
      <w:del w:id="90909" w:author="מנוע מכני" w:date="2026-10-11T12:04:39Z">
        <w:r>
          <w:rPr>
            <w:rtl/>
          </w:rPr>
          <w:delText xml:space="preserve">להאי</w:delText>
        </w:r>
      </w:del>
      <w:r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או"ד</w:t>
      </w:r>
      <w:r>
        <w:rPr>
          <w:rtl/>
        </w:rPr>
        <w:t xml:space="preserve"> </w:t>
      </w:r>
      <w:ins w:id="90276" w:author="מנוע מכני" w:date="2026-10-11T12:04:39Z">
        <w:r>
          <w:rPr>
            <w:rtl/>
          </w:rPr>
          <w:t xml:space="preserve">כולם</w:t>
        </w:r>
      </w:ins>
      <w:del w:id="90277" w:author="מנוע מכני" w:date="2026-10-11T12:04:39Z">
        <w:r>
          <w:rPr>
            <w:rtl/>
          </w:rPr>
          <w:delText xml:space="preserve">כולהו</w:delText>
        </w:r>
      </w:del>
      <w:r>
        <w:rPr>
          <w:rtl/>
        </w:rPr>
        <w:t xml:space="preserve"> חזיא </w:t>
      </w:r>
      <w:ins w:id="90910" w:author="מנוע מכני" w:date="2026-10-11T12:04:39Z">
        <w:r>
          <w:rPr>
            <w:rtl/>
          </w:rPr>
          <w:t xml:space="preserve">לזה</w:t>
        </w:r>
      </w:ins>
      <w:del w:id="90911" w:author="מנוע מכני" w:date="2026-10-11T12:04:39Z">
        <w:r>
          <w:rPr>
            <w:rtl/>
          </w:rPr>
          <w:delText xml:space="preserve">להאי</w:delText>
        </w:r>
      </w:del>
      <w:r>
        <w:rPr>
          <w:rtl/>
        </w:rPr>
        <w:t xml:space="preserve"> </w:t>
      </w:r>
      <w:ins w:id="90278" w:author="מנוע מכני" w:date="2026-10-11T12:04:39Z">
        <w:r>
          <w:rPr>
            <w:rtl/>
          </w:rPr>
          <w:t xml:space="preserve">וכולם</w:t>
        </w:r>
      </w:ins>
      <w:del w:id="90279" w:author="מנוע מכני" w:date="2026-10-11T12:04:39Z">
        <w:r>
          <w:rPr>
            <w:rtl/>
          </w:rPr>
          <w:delText xml:space="preserve">וכולהו</w:delText>
        </w:r>
      </w:del>
      <w:r>
        <w:rPr>
          <w:rtl/>
        </w:rPr>
        <w:t xml:space="preserve"> חזיא </w:t>
      </w:r>
      <w:ins w:id="90912" w:author="מנוע מכני" w:date="2026-10-11T12:04:39Z">
        <w:r>
          <w:rPr>
            <w:rtl/>
          </w:rPr>
          <w:t xml:space="preserve">לזה</w:t>
        </w:r>
      </w:ins>
      <w:del w:id="90913" w:author="מנוע מכני" w:date="2026-10-11T12:04:39Z">
        <w:r>
          <w:rPr>
            <w:rtl/>
          </w:rPr>
          <w:delText xml:space="preserve">להאי</w:delText>
        </w:r>
      </w:del>
      <w:r>
        <w:rPr>
          <w:rtl/>
        </w:rPr>
        <w:t xml:space="preserve">? </w:t>
      </w:r>
      <w:r w:rsidRPr="00217260">
        <w:rPr>
          <w:b/>
          <w:bCs/>
          <w:rtl/>
        </w:rPr>
        <w:t>תיקו</w:t>
      </w:r>
      <w:r>
        <w:rPr>
          <w:rtl/>
        </w:rPr>
        <w:t>.</w:t>
      </w:r>
    </w:p>
    <w:p w:rsidR="00E403F0" w:rsidRPr="00AD695E" w:rsidRDefault="00E403F0" w:rsidP="00E403F0">
      <w:pPr>
        <w:jc w:val="center"/>
        <w:rPr>
          <w:del w:id="90012" w:author="מנוע עיצוב" w:date="2026-10-11T12:09:26Z"/>
          <w:rtl/>
        </w:rPr>
      </w:pPr>
      <w:del w:id="90011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23" w:author="קלוד" w:date="2026-10-11T09:07:13Z">
          <w:pPr>
            <w:pStyle w:val="affff1"/>
            <w:rPr>
              <w:rtl/>
            </w:rPr>
          </w:pPr>
        </w:pPrChange>
      </w:pPr>
      <w:ins w:id="9807" w:author="מספור קטעי משנה" w:date="2026-10-11T09:19:26Z">
        <w:r>
          <w:rPr>
            <w:rStyle w:val="MisparKeta"/>
          </w:rPr>
          <w:t xml:space="preserve">א. </w:t>
        </w:r>
      </w:ins>
      <w:r>
        <w:rPr>
          <w:rtl/>
        </w:rPr>
        <w:t>אין בערכין פחות מסלע ולא יתר כו'.</w:t>
      </w:r>
    </w:p>
    <w:p>
      <w:pPr>
        <w:pStyle w:val="38"/>
        <w:rPr>
          <w:ins w:id="93104" w:author="מנוע מכני" w:date="2026-10-11T12:04:39Z"/>
        </w:rPr>
      </w:pPr>
      <w:r>
        <w:t xml:space="preserve">הא </w:t>
      </w:r>
      <w:r>
        <w:t xml:space="preserve">קמ</w:t>
      </w:r>
      <w:r>
        <w:t>"</w:t>
      </w:r>
      <w:r>
        <w:t>ל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10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פחות מסלע הוא </w:t>
      </w:r>
      <w:ins w:id="90282" w:author="מנוע מכני" w:date="2026-10-11T12:04:39Z">
        <w:r>
          <w:rPr>
            <w:rtl/>
          </w:rPr>
          <w:t xml:space="preserve">דאין</w:t>
        </w:r>
      </w:ins>
      <w:del w:id="90283" w:author="מנוע מכני" w:date="2026-10-11T12:04:39Z">
        <w:r>
          <w:rPr>
            <w:rtl/>
          </w:rPr>
          <w:delText xml:space="preserve">דליכא</w:delText>
        </w:r>
      </w:del>
      <w:r>
        <w:rPr>
          <w:rtl/>
        </w:rPr>
        <w:t xml:space="preserve">, הא יתר על סלע </w:t>
      </w:r>
      <w:ins w:id="90280" w:author="מנוע מכני" w:date="2026-10-11T12:04:39Z">
        <w:r>
          <w:rPr>
            <w:rtl/>
          </w:rPr>
          <w:t xml:space="preserve">יש</w:t>
        </w:r>
      </w:ins>
      <w:del w:id="90281" w:author="מנוע מכני" w:date="2026-10-11T12:04:39Z">
        <w:r>
          <w:rPr>
            <w:rtl/>
          </w:rPr>
          <w:delText xml:space="preserve">איכא</w:delText>
        </w:r>
      </w:del>
      <w:r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יתר על חמשים הוא </w:t>
      </w:r>
      <w:ins w:id="90286" w:author="מנוע מכני" w:date="2026-10-11T12:04:39Z">
        <w:r>
          <w:rPr>
            <w:rtl/>
          </w:rPr>
          <w:t xml:space="preserve">דאין</w:t>
        </w:r>
      </w:ins>
      <w:del w:id="90287" w:author="מנוע מכני" w:date="2026-10-11T12:04:39Z">
        <w:r>
          <w:rPr>
            <w:rtl/>
          </w:rPr>
          <w:delText xml:space="preserve">דליכא</w:delText>
        </w:r>
      </w:del>
      <w:r>
        <w:rPr>
          <w:rtl/>
        </w:rPr>
        <w:t xml:space="preserve">, הא פחות מחמשים </w:t>
      </w:r>
      <w:ins w:id="90284" w:author="מנוע מכני" w:date="2026-10-11T12:04:39Z">
        <w:r>
          <w:rPr>
            <w:rtl/>
          </w:rPr>
          <w:t xml:space="preserve">יש</w:t>
        </w:r>
      </w:ins>
      <w:del w:id="90285" w:author="מנוע מכני" w:date="2026-10-11T12:04:39Z">
        <w:r>
          <w:rPr>
            <w:rtl/>
          </w:rPr>
          <w:delText xml:space="preserve">איכא</w:delText>
        </w:r>
      </w:del>
      <w:r>
        <w:rPr>
          <w:rtl/>
        </w:rPr>
        <w:t xml:space="preserve">, וסתמא כרבנן.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192" w:author="קלוד" w:date="2026-10-11T09:07:13Z"/>
        </w:rPr>
      </w:pPr>
      <w:ins w:id="20191" w:author="קלוד" w:date="2026-10-11T09:07:13Z">
        <w:r>
          <w:t xml:space="preserve">משנה א</w:t>
        </w:r>
      </w:ins>
    </w:p>
    <w:p w:rsidR="00E403F0" w:rsidRPr="00D65BEC" w:rsidRDefault="00E403F0" w:rsidP="00E403F0">
      <w:pPr>
        <w:pStyle w:val="afff9"/>
        <w:rPr>
          <w:del w:id="20090" w:author="קלוד" w:date="2026-10-11T09:07:13Z"/>
          <w:rtl/>
        </w:rPr>
      </w:pPr>
      <w:del w:id="20089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07" w:author="קלוד" w:date="2026-10-11T12:09:42Z">
          <w:pPr>
            <w:pStyle w:val="afff9"/>
          </w:pPr>
        </w:pPrChange>
      </w:pPr>
      <w:r w:rsidRPr="00D65BEC">
        <w:rPr>
          <w:rtl/>
        </w:rPr>
        <w:t>אין פתח בטועה פחות משבעה, ולא יתר על י"ז.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215" w:author="קלוד" w:date="2026-10-11T12:18:15Z"/>
        </w:rPr>
      </w:pPr>
      <w:ins w:id="90216" w:author="קלוד" w:date="2026-10-11T12:18:15Z">
        <w:r>
          <w:rPr>
            <w:color w:val="7B3F00"/>
          </w:rPr>
          <w:t xml:space="preserve">טועה - פתחה לפי ימי ראייתה, משבעה עשר עד שבעה</w:t>
        </w:r>
      </w:ins>
    </w:p>
    <w:p>
      <w:pPr>
        <w:pStyle w:val="38"/>
        <w:rPr>
          <w:ins w:id="93106" w:author="מנוע מכני" w:date="2026-10-11T12:04:39Z"/>
        </w:rPr>
      </w:pPr>
      <w:r w:rsidRPr="00217260">
        <w:t>ת"ר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10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טועה שאמרה יום אחד טמא ראיתי - פתחה שבעה עשר,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שני ימים טמא ראיתי - פתחה שבעה עשר,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שלשה ימים טמא ראיתי - פתחה שבעה עשר,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ארבעה ימים טמא ראיתי - פתחה ששה עשר,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חמשה ימים טמא ראיתי - פתחה חמשה עשר,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ששה ימים טמא ראיתי - פתחה ארבעה עשר,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שבעה ימים טמא ראיתי - פתחה שלשה עשר,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שמונה ימים טמא ראיתי - פתחה שנים עשר,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תשעה ימים טמא ראיתי - פתחה אחד עשר,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lastRenderedPageBreak/>
        <w:t xml:space="preserve">עשרה ימים טמא ראיתי - פתחה עשרה,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אחד עשר - פתחה תשעה, 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ח:</w:t>
      </w:r>
      <w:r w:rsidRPr="009239E9">
        <w:rPr>
          <w:szCs w:val="18"/>
          <w:rtl/>
        </w:rPr>
        <w:t xml:space="preserve">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שנים עשר - פתחה שמונה,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שלשה עשר - פתחה שבעה, שאין פתח בטועה פחות משבעה ולא יתר על שבעה עשר.</w:t>
      </w:r>
    </w:p>
    <w:p w:rsidR="00E403F0" w:rsidRPr="00AD695E" w:rsidRDefault="00E403F0" w:rsidP="00E403F0">
      <w:pPr>
        <w:rPr>
          <w:rtl/>
        </w:rPr>
      </w:pPr>
    </w:p>
    <w:p>
      <w:pPr>
        <w:pStyle w:val="38"/>
        <w:rPr>
          <w:ins w:id="93108" w:author="מנוע מכני" w:date="2026-10-11T12:04:39Z"/>
        </w:rPr>
      </w:pPr>
      <w:del w:id="94220" w:author="מנוע מכני" w:date="2026-10-11T12:04:39Z">
        <w:r w:rsidRPr="00DC5F70">
          <w:delText xml:space="preserve">א</w:delText>
        </w:r>
        <w:r w:rsidRPr="00DC5F70">
          <w:delText xml:space="preserve">"</w:delText>
        </w:r>
        <w:r w:rsidRPr="00DC5F70">
          <w:delText xml:space="preserve">ל </w:delText>
        </w:r>
      </w:del>
      <w:r w:rsidRPr="00DC5F70">
        <w:t xml:space="preserve">ר</w:t>
      </w:r>
      <w:r w:rsidRPr="00DC5F70">
        <w:t>אב</w:t>
      </w:r>
      <w:r w:rsidRPr="00DC5F70">
        <w:t>"</w:t>
      </w:r>
      <w:r w:rsidRPr="00DC5F70">
        <w:t>א</w:t>
      </w:r>
      <w:r w:rsidRPr="00DC5F70">
        <w:t xml:space="preserve"> לרבה</w:t>
      </w:r>
      <w:r w:rsidRPr="00DC5F70">
        <w:t xml:space="preserve">:</w:t>
      </w:r>
    </w:p>
    <w:p w:rsidR="00E403F0" w:rsidRPr="00DC5F70" w:rsidRDefault="00E403F0" w:rsidP="00E403F0">
      <w:pPr>
        <w:rPr>
          <w:spacing w:val="-4"/>
          <w:rtl/>
        </w:rPr>
      </w:pPr>
      <w:del w:id="93109" w:author="מנוע מכני" w:date="2026-10-11T12:04:39Z">
        <w:r w:rsidRPr="00DC5F70">
          <w:rPr>
            <w:spacing w:val="-4"/>
            <w:rtl/>
          </w:rPr>
          <w:delText xml:space="preserve"> </w:delText>
        </w:r>
      </w:del>
      <w:r w:rsidRPr="00DC5F70">
        <w:rPr>
          <w:spacing w:val="-4"/>
          <w:rtl/>
        </w:rPr>
        <w:t xml:space="preserve">ל"</w:t>
      </w:r>
      <w:r w:rsidRPr="00DC5F70">
        <w:rPr>
          <w:rFonts w:hint="cs"/>
          <w:spacing w:val="-4"/>
          <w:rtl/>
        </w:rPr>
        <w:t>ל</w:t>
      </w:r>
      <w:r w:rsidRPr="00DC5F70">
        <w:rPr>
          <w:spacing w:val="-4"/>
          <w:rtl/>
        </w:rPr>
        <w:t xml:space="preserve"> כולי </w:t>
      </w:r>
      <w:ins w:id="90914" w:author="מנוע מכני" w:date="2026-10-11T12:04:39Z">
        <w:r>
          <w:rPr>
            <w:spacing w:val="-4"/>
            <w:rtl/>
          </w:rPr>
          <w:t xml:space="preserve">זה</w:t>
        </w:r>
      </w:ins>
      <w:del w:id="90915" w:author="מנוע מכני" w:date="2026-10-11T12:04:39Z">
        <w:r w:rsidRPr="00DC5F70">
          <w:rPr>
            <w:spacing w:val="-4"/>
            <w:rtl/>
          </w:rPr>
          <w:delText xml:space="preserve">האי</w:delText>
        </w:r>
      </w:del>
      <w:r w:rsidRPr="00DC5F70">
        <w:rPr>
          <w:spacing w:val="-4"/>
          <w:rtl/>
        </w:rPr>
        <w:t xml:space="preserve">? תימני שבעה ותשתרי! </w:t>
      </w:r>
      <w:r w:rsidRPr="00DC5F70">
        <w:rPr>
          <w:rFonts w:hint="cs"/>
          <w:spacing w:val="-4"/>
          <w:rtl/>
        </w:rPr>
        <w:t>א</w:t>
      </w:r>
      <w:r w:rsidRPr="00DC5F70">
        <w:rPr>
          <w:spacing w:val="-4"/>
          <w:rtl/>
        </w:rPr>
        <w:t>"</w:t>
      </w:r>
      <w:r w:rsidRPr="00DC5F70">
        <w:rPr>
          <w:rFonts w:hint="cs"/>
          <w:spacing w:val="-4"/>
          <w:rtl/>
        </w:rPr>
        <w:t>ל</w:t>
      </w:r>
      <w:r w:rsidRPr="00DC5F70">
        <w:rPr>
          <w:spacing w:val="-4"/>
          <w:rtl/>
        </w:rPr>
        <w:t xml:space="preserve">: לתקונה לידי נדה ופתחה </w:t>
      </w:r>
      <w:ins w:id="92682" w:author="מנוע מכני" w:date="2026-10-11T12:04:39Z">
        <w:r>
          <w:rPr>
            <w:spacing w:val="-4"/>
            <w:rtl/>
          </w:rPr>
          <w:t xml:space="preserve">אומרים</w:t>
        </w:r>
      </w:ins>
      <w:del w:id="92683" w:author="מנוע מכני" w:date="2026-10-11T12:04:39Z">
        <w:r w:rsidRPr="00DC5F70">
          <w:rPr>
            <w:spacing w:val="-4"/>
            <w:rtl/>
          </w:rPr>
          <w:delText xml:space="preserve">קאמרינן</w:delText>
        </w:r>
      </w:del>
      <w:r w:rsidRPr="00DC5F70">
        <w:rPr>
          <w:spacing w:val="-4"/>
          <w:rtl/>
        </w:rPr>
        <w:t xml:space="preserve">.</w:t>
      </w:r>
    </w:p>
    <w:p>
      <w:pPr>
        <w:pStyle w:val="afffff8"/>
        <w:rPr>
          <w:ins w:id="90213" w:author="קלוד" w:date="2026-10-11T12:18:15Z"/>
        </w:rPr>
      </w:pPr>
      <w:ins w:id="90214" w:author="קלוד" w:date="2026-10-11T12:18:15Z">
        <w:r>
          <w:rPr>
            <w:color w:val="7B3F00"/>
          </w:rPr>
          <w:t xml:space="preserve">זבות טועות - קרבן שאינו נאכל, חוץ מפתחה שבעה ושמונה</w:t>
        </w:r>
      </w:ins>
    </w:p>
    <w:p>
      <w:pPr>
        <w:pStyle w:val="38"/>
        <w:rPr>
          <w:ins w:id="93111" w:author="מנוע מכני" w:date="2026-10-11T12:04:39Z"/>
        </w:rPr>
      </w:pPr>
      <w:del w:id="93110" w:author="מנוע מכני" w:date="2026-10-11T12:04:39Z">
        <w:r>
          <w:delText xml:space="preserve">•</w:delText>
        </w:r>
      </w:del>
      <w:r>
        <w:t xml:space="preserve"> </w:t>
      </w:r>
      <w:r w:rsidRPr="00217260">
        <w:t>ת"</w:t>
      </w:r>
      <w:r w:rsidRPr="00217260">
        <w:t>ר</w:t>
      </w:r>
      <w:r>
        <w:t>:</w:t>
      </w:r>
    </w:p>
    <w:p w:rsidR="00E403F0" w:rsidRPr="00AD695E" w:rsidRDefault="00E403F0" w:rsidP="00E403F0">
      <w:pPr>
        <w:rPr>
          <w:rtl/>
        </w:rPr>
      </w:pPr>
      <w:del w:id="93112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ה</w:t>
      </w:r>
      <w:r>
        <w:rPr>
          <w:rtl/>
        </w:rPr>
        <w:t>"</w:t>
      </w:r>
      <w:r>
        <w:rPr>
          <w:rFonts w:hint="cs"/>
          <w:rtl/>
        </w:rPr>
        <w:t xml:space="preserve">ק</w:t>
      </w:r>
      <w:r>
        <w:rPr>
          <w:rFonts w:hint="cs"/>
          <w:rtl/>
        </w:rPr>
        <w:t xml:space="preserve"> </w:t>
      </w:r>
      <w:r>
        <w:rPr>
          <w:rtl/>
        </w:rPr>
        <w:t xml:space="preserve">כל </w:t>
      </w:r>
      <w:r w:rsidRPr="00217260">
        <w:rPr>
          <w:b/>
          <w:bCs/>
          <w:rtl/>
        </w:rPr>
        <w:t xml:space="preserve">זבות הטועות </w:t>
      </w:r>
      <w:r>
        <w:rPr>
          <w:rtl/>
        </w:rPr>
        <w:t xml:space="preserve">מביאות קרבן ואינו נאכל,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0032" w:author="מנוע מכני" w:date="2026-10-11T12:04:39Z">
        <w:r>
          <w:rPr>
            <w:rFonts w:hint="cs"/>
            <w:rtl/>
          </w:rPr>
          <w:delText xml:space="preserve">  </w:delText>
        </w:r>
      </w:del>
      <w:r>
        <w:rPr>
          <w:rtl/>
        </w:rPr>
        <w:t>חוץ מפתחה שבעה ופתחה שמונה, שמביאות קרבן ונאכל.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194" w:author="קלוד" w:date="2026-10-11T09:07:13Z"/>
        </w:rPr>
      </w:pPr>
      <w:ins w:id="20193" w:author="קלוד" w:date="2026-10-11T09:07:13Z">
        <w:r>
          <w:t xml:space="preserve">משנה א</w:t>
        </w:r>
      </w:ins>
    </w:p>
    <w:p w:rsidR="00E403F0" w:rsidRPr="00D65BEC" w:rsidRDefault="00E403F0" w:rsidP="00E403F0">
      <w:pPr>
        <w:pStyle w:val="afff9"/>
        <w:rPr>
          <w:del w:id="20092" w:author="קלוד" w:date="2026-10-11T09:07:13Z"/>
          <w:rtl/>
        </w:rPr>
      </w:pPr>
      <w:del w:id="20091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08" w:author="קלוד" w:date="2026-10-11T12:09:42Z">
          <w:pPr>
            <w:pStyle w:val="afff9"/>
          </w:pPr>
        </w:pPrChange>
      </w:pPr>
      <w:r w:rsidRPr="00D65BEC">
        <w:rPr>
          <w:rtl/>
        </w:rPr>
        <w:t>אין בנגעים פחות משבוע אחד, ולא יתר על שלשה שבועות.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211" w:author="קלוד" w:date="2026-10-11T12:18:15Z"/>
        </w:rPr>
      </w:pPr>
      <w:ins w:id="90212" w:author="קלוד" w:date="2026-10-11T12:18:15Z">
        <w:r>
          <w:rPr>
            <w:color w:val="7B3F00"/>
          </w:rPr>
          <w:t xml:space="preserve">פחות משבוע - נגעי אדם, ושלשה שבועות - נגעי בתים</w:t>
        </w:r>
      </w:ins>
    </w:p>
    <w:p w:rsidR="00E403F0" w:rsidRPr="00AD695E" w:rsidRDefault="00E403F0" w:rsidP="00E403F0">
      <w:pPr>
        <w:rPr>
          <w:rtl/>
        </w:rPr>
      </w:pPr>
      <w:r w:rsidRPr="009239E9">
        <w:rPr>
          <w:rStyle w:val="affff2"/>
          <w:szCs w:val="18"/>
          <w:rtl/>
        </w:rPr>
        <w:t>פחות משבוע</w:t>
      </w:r>
      <w:r>
        <w:rPr>
          <w:rtl/>
        </w:rPr>
        <w:t xml:space="preserve"> - נגעי אדם, </w:t>
      </w:r>
    </w:p>
    <w:p w:rsidR="00E403F0" w:rsidRPr="00AD695E" w:rsidRDefault="00E403F0" w:rsidP="00E403F0">
      <w:pPr>
        <w:rPr>
          <w:rtl/>
        </w:rPr>
      </w:pPr>
      <w:r w:rsidRPr="009239E9">
        <w:rPr>
          <w:rStyle w:val="affff2"/>
          <w:szCs w:val="18"/>
          <w:rtl/>
        </w:rPr>
        <w:t>ולא יתר על שלשה שבועות</w:t>
      </w:r>
      <w:r>
        <w:rPr>
          <w:rtl/>
        </w:rPr>
        <w:t xml:space="preserve"> - נגעי בתים.</w:t>
      </w:r>
    </w:p>
    <w:p>
      <w:pPr>
        <w:pStyle w:val="38"/>
        <w:rPr>
          <w:ins w:id="93113" w:author="מנוע מכני" w:date="2026-10-11T12:04:39Z"/>
        </w:rPr>
      </w:pPr>
      <w:r>
        <w:t>אר</w:t>
      </w:r>
      <w:r>
        <w:t>"</w:t>
      </w:r>
      <w:r>
        <w:t>פ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114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269" w:author="Claude - סמנטי" w:date="2026-10-11T12:14:28Z">
        <w:r>
          <w:rPr>
            <w:rStyle w:val="afffff0"/>
            <w:rtl/>
          </w:rPr>
          <w:t xml:space="preserve">צִדְקָתְךָ כְּהַרְרֵי אֵל</w:t>
        </w:r>
      </w:ins>
      <w:del w:id="90270" w:author="Claude - סמנטי" w:date="2026-10-11T12:14:28Z">
        <w:r>
          <w:rPr>
            <w:rtl/>
          </w:rPr>
          <w:delText xml:space="preserve">צדקתך כהררי אל</w:delText>
        </w:r>
      </w:del>
      <w:r>
        <w:rPr>
          <w:rFonts w:hint="cs"/>
          <w:rtl/>
        </w:rPr>
        <w:t>'</w:t>
      </w:r>
      <w:r>
        <w:rPr>
          <w:rtl/>
        </w:rPr>
        <w:t xml:space="preserve"> - אלו נגעי אדם, </w:t>
      </w:r>
      <w:r>
        <w:rPr>
          <w:rFonts w:hint="cs"/>
          <w:rtl/>
        </w:rPr>
        <w:t>'</w:t>
      </w:r>
      <w:ins w:id="90267" w:author="Claude - סמנטי" w:date="2026-10-11T12:14:28Z">
        <w:r>
          <w:rPr>
            <w:rStyle w:val="afffff0"/>
            <w:rtl/>
          </w:rPr>
          <w:t xml:space="preserve">מִשְׁפָּטֶיךָ תְּהוֹם רַבָּה</w:t>
        </w:r>
      </w:ins>
      <w:del w:id="90268" w:author="Claude - סמנטי" w:date="2026-10-11T12:14:28Z">
        <w:r>
          <w:rPr>
            <w:rtl/>
          </w:rPr>
          <w:delText xml:space="preserve">משפטיך תהום רבה</w:delText>
        </w:r>
      </w:del>
      <w:r>
        <w:rPr>
          <w:rFonts w:hint="cs"/>
          <w:rtl/>
        </w:rPr>
        <w:t>'</w:t>
      </w:r>
      <w:r>
        <w:rPr>
          <w:rtl/>
        </w:rPr>
        <w:t xml:space="preserve"> - אלו נגעי בתים.</w:t>
      </w:r>
    </w:p>
    <w:p w:rsidR="00E403F0" w:rsidRPr="00AD695E" w:rsidRDefault="00E403F0" w:rsidP="00E403F0">
      <w:pPr>
        <w:rPr>
          <w:rtl/>
        </w:rPr>
      </w:pPr>
      <w:ins w:id="92390" w:author="מנוע מכני" w:date="2026-10-11T12:04:39Z">
        <w:r>
          <w:rPr>
            <w:rtl/>
          </w:rPr>
          <w:t xml:space="preserve">פשט הכתוב</w:t>
        </w:r>
      </w:ins>
      <w:del w:id="92391" w:author="מנוע מכני" w:date="2026-10-11T12:04:39Z">
        <w:r>
          <w:rPr>
            <w:rtl/>
          </w:rPr>
          <w:delText xml:space="preserve">פשטיה דקרא</w:delText>
        </w:r>
      </w:del>
      <w:r>
        <w:rPr>
          <w:rtl/>
        </w:rPr>
        <w:t xml:space="preserve"> במאי כתיב? </w:t>
      </w:r>
    </w:p>
    <w:p>
      <w:pPr>
        <w:pStyle w:val="38"/>
        <w:rPr>
          <w:ins w:id="93115" w:author="מנוע מכני" w:date="2026-10-11T12:04:39Z"/>
        </w:rPr>
      </w:pPr>
      <w:r w:rsidRPr="00217260">
        <w:t>א.</w:t>
      </w:r>
      <w:r>
        <w:t xml:space="preserve"> אר</w:t>
      </w:r>
      <w:r>
        <w:t>"</w:t>
      </w:r>
      <w:r>
        <w:t>י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116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אלמלא </w:t>
      </w:r>
      <w:r>
        <w:rPr>
          <w:rFonts w:hint="cs"/>
          <w:rtl/>
        </w:rPr>
        <w:t>'</w:t>
      </w:r>
      <w:ins w:id="90273" w:author="Claude - סמנטי" w:date="2026-10-11T12:14:28Z">
        <w:r>
          <w:rPr>
            <w:rStyle w:val="afffff0"/>
            <w:rtl/>
          </w:rPr>
          <w:t xml:space="preserve">צִדְקָתְךָ כְּהַרְרֵי אֵל</w:t>
        </w:r>
      </w:ins>
      <w:del w:id="90274" w:author="Claude - סמנטי" w:date="2026-10-11T12:14:28Z">
        <w:r>
          <w:rPr>
            <w:rtl/>
          </w:rPr>
          <w:delText xml:space="preserve">צדקתך כהררי אל</w:delText>
        </w:r>
      </w:del>
      <w:r>
        <w:rPr>
          <w:rFonts w:hint="cs"/>
          <w:rtl/>
        </w:rPr>
        <w:t>'</w:t>
      </w:r>
      <w:r>
        <w:rPr>
          <w:rtl/>
        </w:rPr>
        <w:t xml:space="preserve">, מי יוכל לעמוד לפני </w:t>
      </w:r>
      <w:r>
        <w:rPr>
          <w:rFonts w:hint="cs"/>
          <w:rtl/>
        </w:rPr>
        <w:t>'</w:t>
      </w:r>
      <w:ins w:id="90271" w:author="Claude - סמנטי" w:date="2026-10-11T12:14:28Z">
        <w:r>
          <w:rPr>
            <w:rStyle w:val="afffff0"/>
            <w:rtl/>
          </w:rPr>
          <w:t xml:space="preserve">מִשְׁפָּטֶיךָ תְּהוֹם רַבָּה</w:t>
        </w:r>
      </w:ins>
      <w:del w:id="90272" w:author="Claude - סמנטי" w:date="2026-10-11T12:14:28Z">
        <w:r>
          <w:rPr>
            <w:rtl/>
          </w:rPr>
          <w:delText xml:space="preserve">משפטיך תהום רבה</w:delText>
        </w:r>
      </w:del>
      <w:r>
        <w:rPr>
          <w:rFonts w:hint="cs"/>
          <w:rtl/>
        </w:rPr>
        <w:t>'</w:t>
      </w:r>
      <w:ins w:id="91620" w:author="מנוע מכני" w:date="2026-10-11T12:04:39Z">
        <w:r>
          <w:rPr>
            <w:rtl/>
          </w:rPr>
          <w:t xml:space="preserve">,</w:t>
        </w:r>
      </w:ins>
      <w:del w:id="91621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3117" w:author="מנוע מכני" w:date="2026-10-11T12:04:39Z"/>
        </w:rPr>
      </w:pPr>
      <w:r w:rsidRPr="00217260">
        <w:t>ב.</w:t>
      </w:r>
      <w:r>
        <w:t xml:space="preserve"> </w:t>
      </w:r>
      <w:r>
        <w:t xml:space="preserve">רבה</w:t>
      </w:r>
      <w:del w:id="94176" w:author="מנוע מכני" w:date="2026-10-11T12:04:39Z">
        <w:r>
          <w:delText xml:space="preserve"> אמר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118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275" w:author="Claude - סמנטי" w:date="2026-10-11T12:14:28Z">
        <w:r>
          <w:rPr>
            <w:rStyle w:val="afffff0"/>
            <w:rtl/>
          </w:rPr>
          <w:t xml:space="preserve">צִדְקָתְךָ כְּהַרְרֵי אֵל</w:t>
        </w:r>
      </w:ins>
      <w:del w:id="90276" w:author="Claude - סמנטי" w:date="2026-10-11T12:14:28Z">
        <w:r>
          <w:rPr>
            <w:rtl/>
          </w:rPr>
          <w:delText xml:space="preserve">צדקתך כהררי אל</w:delText>
        </w:r>
      </w:del>
      <w:r>
        <w:rPr>
          <w:rFonts w:hint="cs"/>
          <w:rtl/>
        </w:rPr>
        <w:t>'</w:t>
      </w:r>
      <w:r>
        <w:rPr>
          <w:rtl/>
        </w:rPr>
        <w:t xml:space="preserve">, מפני </w:t>
      </w:r>
      <w:ins w:id="90005" w:author="מנוע מכני" w:date="2026-10-11T12:04:39Z">
        <w:r>
          <w:rPr>
            <w:rtl/>
          </w:rPr>
          <w:t xml:space="preserve">ש"מ</w:t>
        </w:r>
      </w:ins>
      <w:del w:id="90006" w:author="מנוע מכני" w:date="2026-10-11T12:04:39Z">
        <w:r>
          <w:rPr>
            <w:rtl/>
          </w:rPr>
          <w:delText xml:space="preserve">ש</w:delText>
        </w:r>
        <w:r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מ</w:delText>
        </w:r>
      </w:del>
      <w:r>
        <w:rPr>
          <w:rtl/>
        </w:rPr>
        <w:t xml:space="preserve">שפטיך תהום רבה</w:t>
      </w:r>
      <w:r>
        <w:rPr>
          <w:rFonts w:hint="cs"/>
          <w:rtl/>
        </w:rPr>
        <w:t>'</w:t>
      </w:r>
      <w:r>
        <w:rPr>
          <w:rtl/>
        </w:rPr>
        <w:t>.</w:t>
      </w:r>
    </w:p>
    <w:p>
      <w:pPr>
        <w:pStyle w:val="38"/>
        <w:rPr>
          <w:ins w:id="93119" w:author="מנוע מכני" w:date="2026-10-11T12:04:39Z"/>
        </w:rPr>
      </w:pPr>
      <w:ins w:id="90288" w:author="מנוע מכני" w:date="2026-10-11T12:04:39Z">
        <w:r>
          <w:t xml:space="preserve">וחלקו</w:t>
        </w:r>
      </w:ins>
      <w:del w:id="90289" w:author="מנוע מכני" w:date="2026-10-11T12:04:39Z">
        <w:r>
          <w:delText xml:space="preserve">ופליגי</w:delText>
        </w:r>
      </w:del>
      <w:r>
        <w:t xml:space="preserve"> בדר</w:t>
      </w:r>
      <w:r>
        <w:t>"</w:t>
      </w:r>
      <w:r>
        <w:t>א וריב</w:t>
      </w:r>
      <w:r>
        <w:t>"</w:t>
      </w:r>
      <w:r>
        <w:t>ח דאר</w:t>
      </w:r>
      <w:r>
        <w:t>"</w:t>
      </w:r>
      <w:r>
        <w:t>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120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כובש</w:t>
      </w:r>
      <w:r>
        <w:rPr>
          <w:rFonts w:hint="cs"/>
          <w:rtl/>
        </w:rPr>
        <w:t xml:space="preserve">[</w:t>
      </w:r>
      <w:ins w:id="90916" w:author="מנוע מכני" w:date="2026-10-11T12:04:39Z">
        <w:r>
          <w:rPr>
            <w:rFonts w:hint="cs"/>
            <w:rtl/>
          </w:rPr>
          <w:t xml:space="preserve">וכמותו</w:t>
        </w:r>
      </w:ins>
      <w:del w:id="90917" w:author="מנוע מכני" w:date="2026-10-11T12:04:39Z">
        <w:r>
          <w:rPr>
            <w:rFonts w:hint="cs"/>
            <w:rtl/>
          </w:rPr>
          <w:delText xml:space="preserve">וכוותיה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רבה</w:t>
      </w:r>
      <w:r>
        <w:rPr>
          <w:rFonts w:hint="cs"/>
          <w:rtl/>
        </w:rPr>
        <w:t xml:space="preserve">]</w:t>
      </w:r>
      <w:r>
        <w:rPr>
          <w:rtl/>
        </w:rPr>
        <w:t xml:space="preserve">, </w:t>
      </w:r>
      <w:r>
        <w:rPr>
          <w:rStyle w:val="2fb"/>
          <w:rFonts w:hint="cs"/>
          <w:rtl/>
        </w:rPr>
        <w:t>ריב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ח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נושא</w:t>
      </w:r>
      <w:r>
        <w:rPr>
          <w:rFonts w:hint="cs"/>
          <w:rtl/>
        </w:rPr>
        <w:t xml:space="preserve">[</w:t>
      </w:r>
      <w:ins w:id="90918" w:author="מנוע מכני" w:date="2026-10-11T12:04:39Z">
        <w:r>
          <w:rPr>
            <w:rFonts w:hint="cs"/>
            <w:rtl/>
          </w:rPr>
          <w:t xml:space="preserve">וכמותו</w:t>
        </w:r>
      </w:ins>
      <w:del w:id="90919" w:author="מנוע מכני" w:date="2026-10-11T12:04:39Z">
        <w:r>
          <w:rPr>
            <w:rFonts w:hint="cs"/>
            <w:rtl/>
          </w:rPr>
          <w:delText xml:space="preserve">וכוותיה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אר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י</w:t>
      </w:r>
      <w:r>
        <w:rPr>
          <w:rFonts w:hint="cs"/>
          <w:rtl/>
        </w:rPr>
        <w:t xml:space="preserve">]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196" w:author="קלוד" w:date="2026-10-11T09:07:13Z"/>
        </w:rPr>
      </w:pPr>
      <w:ins w:id="20195" w:author="קלוד" w:date="2026-10-11T09:07:13Z">
        <w:r>
          <w:t xml:space="preserve">משנה ב</w:t>
        </w:r>
      </w:ins>
    </w:p>
    <w:p w:rsidR="00E403F0" w:rsidRPr="00D65BEC" w:rsidRDefault="00E403F0" w:rsidP="00E403F0">
      <w:pPr>
        <w:pStyle w:val="afff9"/>
        <w:rPr>
          <w:del w:id="20094" w:author="קלוד" w:date="2026-10-11T09:07:13Z"/>
          <w:rtl/>
        </w:rPr>
      </w:pPr>
      <w:del w:id="20093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09" w:author="קלוד" w:date="2026-10-11T12:09:42Z">
          <w:pPr>
            <w:pStyle w:val="afff9"/>
          </w:pPr>
        </w:pPrChange>
      </w:pPr>
      <w:r w:rsidRPr="00D65BEC">
        <w:rPr>
          <w:rtl/>
        </w:rPr>
        <w:t>אין פוחתין מארבעה חדשים המעוברים בשנה, ולא נראה יתר על שמונה.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שתי הלחם אין נאכלין פחות משנים, ולא יתר על שלשה.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לחם הפנים אין נאכל פחות מט', ולא יתר על אחד עשר.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אין קטן נימול פחות מח', ולא יתר על שנים עשר.</w:t>
      </w:r>
    </w:p>
    <w:p w:rsidR="00E403F0" w:rsidRPr="00AD695E" w:rsidRDefault="00E403F0" w:rsidP="00E403F0">
      <w:pPr>
        <w:jc w:val="center"/>
        <w:rPr>
          <w:del w:id="90014" w:author="מנוע עיצוב" w:date="2026-10-11T12:09:26Z"/>
          <w:rtl/>
        </w:rPr>
      </w:pPr>
      <w:del w:id="90013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24" w:author="קלוד" w:date="2026-10-11T09:07:13Z">
          <w:pPr>
            <w:pStyle w:val="affff1"/>
            <w:rPr>
              <w:rtl/>
            </w:rPr>
          </w:pPr>
        </w:pPrChange>
      </w:pPr>
      <w:ins w:id="9808" w:author="מספור קטעי משנה" w:date="2026-10-11T09:19:26Z">
        <w:r>
          <w:rPr>
            <w:rStyle w:val="MisparKeta"/>
          </w:rPr>
          <w:t xml:space="preserve">ה. </w:t>
        </w:r>
      </w:ins>
      <w:r>
        <w:rPr>
          <w:rtl/>
        </w:rPr>
        <w:t>לא נראה יתר על שמנה</w:t>
      </w:r>
    </w:p>
    <w:p>
      <w:pPr>
        <w:pStyle w:val="38"/>
        <w:rPr>
          <w:ins w:id="93121" w:author="מנוע מכני" w:date="2026-10-11T12:04:39Z"/>
        </w:rPr>
      </w:pPr>
      <w:r>
        <w:t>אר</w:t>
      </w:r>
      <w:r>
        <w:t>"</w:t>
      </w:r>
      <w:r>
        <w:t>ה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122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נראה לחכמים לעבר יתר על שמונה.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ט.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תשעה דלא? </w:t>
      </w:r>
      <w:r>
        <w:rPr>
          <w:rFonts w:hint="cs"/>
          <w:rtl/>
        </w:rPr>
        <w:t>דא</w:t>
      </w:r>
      <w:r>
        <w:rPr>
          <w:rtl/>
        </w:rPr>
        <w:t>"</w:t>
      </w:r>
      <w:r>
        <w:rPr>
          <w:rFonts w:hint="cs"/>
          <w:rtl/>
        </w:rPr>
        <w:t xml:space="preserve">כ</w:t>
      </w:r>
      <w:r>
        <w:rPr>
          <w:rFonts w:hint="cs"/>
          <w:rtl/>
        </w:rPr>
        <w:t xml:space="preserve"> יקדים ירח בג' ימים ומיירי בשנה מעוברת 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ו</w:t>
      </w:r>
      <w:r>
        <w:rPr>
          <w:rtl/>
        </w:rPr>
        <w:t>ה"</w:t>
      </w:r>
      <w:r>
        <w:rPr>
          <w:rFonts w:hint="cs"/>
          <w:rtl/>
        </w:rPr>
        <w:t>נ</w:t>
      </w:r>
      <w:r>
        <w:rPr>
          <w:rtl/>
        </w:rPr>
        <w:t xml:space="preserve"> כגון שהיתה שנה שלפניה מעוברת, ועיבור שנה חודש, דל ירח מלא בהדי ירח חסר.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ו</w:t>
      </w:r>
      <w:r>
        <w:rPr>
          <w:rtl/>
        </w:rPr>
        <w:t xml:space="preserve">חד יומא! </w:t>
      </w:r>
      <w:r>
        <w:rPr>
          <w:rFonts w:hint="cs"/>
          <w:rtl/>
        </w:rPr>
        <w:t xml:space="preserve">-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039" w:author="Claude - סמנטי" w:date="2026-10-11T12:14:28Z">
        <w:r>
          <w:rPr>
            <w:rtl/>
          </w:rPr>
          <w:t xml:space="preserve">על דעתם</w:t>
        </w:r>
      </w:ins>
      <w:del w:id="90040" w:author="Claude - סמנטי" w:date="2026-10-11T12:14:28Z">
        <w:r>
          <w:rPr>
            <w:rtl/>
          </w:rPr>
          <w:delText xml:space="preserve">אדעתייהו</w:delText>
        </w:r>
      </w:del>
      <w:r>
        <w:rPr>
          <w:rtl/>
        </w:rPr>
        <w:t xml:space="preserve"> </w:t>
      </w:r>
      <w:ins w:id="92684" w:author="מנוע מכני" w:date="2026-10-11T12:04:39Z">
        <w:r>
          <w:rPr>
            <w:rtl/>
          </w:rPr>
          <w:t xml:space="preserve">דאנשים</w:t>
        </w:r>
      </w:ins>
      <w:del w:id="92685" w:author="מנוע מכני" w:date="2026-10-11T12:04:39Z">
        <w:r>
          <w:rPr>
            <w:rtl/>
          </w:rPr>
          <w:delText xml:space="preserve">דאינשי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</w:p>
    <w:p>
      <w:pPr>
        <w:pStyle w:val="afffff8"/>
        <w:rPr>
          <w:ins w:id="90209" w:author="קלוד" w:date="2026-10-11T12:18:15Z"/>
        </w:rPr>
      </w:pPr>
      <w:ins w:id="90210" w:author="קלוד" w:date="2026-10-11T12:18:15Z">
        <w:r>
          <w:rPr>
            <w:color w:val="7B3F00"/>
          </w:rPr>
          <w:t xml:space="preserve">עולא - לחסר יתר על שמונה, ומחלוקת ר"ה בעיבור</w:t>
        </w:r>
      </w:ins>
    </w:p>
    <w:p>
      <w:pPr>
        <w:pStyle w:val="38"/>
        <w:rPr>
          <w:ins w:id="93123" w:author="מנוע מכני" w:date="2026-10-11T12:04:39Z"/>
        </w:rPr>
      </w:pPr>
      <w:r w:rsidRPr="00217260">
        <w:t>עולא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12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נראה לחכמים לחסר יתר על שמונה,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ומ</w:t>
      </w:r>
      <w:r>
        <w:rPr>
          <w:rtl/>
        </w:rPr>
        <w:t>"</w:t>
      </w:r>
      <w:r>
        <w:rPr>
          <w:rFonts w:hint="cs"/>
          <w:rtl/>
        </w:rPr>
        <w:t xml:space="preserve">ט </w:t>
      </w:r>
      <w:r>
        <w:rPr>
          <w:rtl/>
        </w:rPr>
        <w:t>אין פוחתים מ</w:t>
      </w:r>
      <w:r>
        <w:rPr>
          <w:rFonts w:hint="cs"/>
          <w:rtl/>
        </w:rPr>
        <w:t>ד'</w:t>
      </w:r>
      <w:r>
        <w:rPr>
          <w:rtl/>
        </w:rPr>
        <w:t xml:space="preserve"> חדשים המעוברים בשנה? משום דלא נ"</w:t>
      </w:r>
      <w:r>
        <w:rPr>
          <w:rFonts w:hint="cs"/>
          <w:rtl/>
        </w:rPr>
        <w:t xml:space="preserve">ל </w:t>
      </w:r>
      <w:r>
        <w:rPr>
          <w:rtl/>
        </w:rPr>
        <w:t>לחסר יתר על שמונה.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ו</w:t>
      </w:r>
      <w:r>
        <w:rPr>
          <w:rtl/>
        </w:rPr>
        <w:t xml:space="preserve">תשעה </w:t>
      </w:r>
      <w:r>
        <w:rPr>
          <w:rtl/>
        </w:rPr>
        <w:t xml:space="preserve">לא</w:t>
      </w:r>
      <w:r>
        <w:rPr>
          <w:rtl/>
        </w:rPr>
        <w:t xml:space="preserve">? </w:t>
      </w:r>
      <w:r>
        <w:rPr>
          <w:rtl/>
        </w:rPr>
        <w:t xml:space="preserve">דא"</w:t>
      </w:r>
      <w:r>
        <w:rPr>
          <w:rFonts w:hint="cs"/>
          <w:rtl/>
        </w:rPr>
        <w:t xml:space="preserve">כ</w:t>
      </w:r>
      <w:r>
        <w:rPr>
          <w:rFonts w:hint="cs"/>
          <w:rtl/>
        </w:rPr>
        <w:t xml:space="preserve"> מייתרא</w:t>
      </w:r>
      <w:r>
        <w:rPr>
          <w:rtl/>
        </w:rPr>
        <w:t xml:space="preserve"> סיהרא </w:t>
      </w:r>
      <w:r>
        <w:rPr>
          <w:rFonts w:hint="cs"/>
          <w:rtl/>
        </w:rPr>
        <w:t>ג'</w:t>
      </w:r>
      <w:r>
        <w:rPr>
          <w:rtl/>
        </w:rPr>
        <w:t xml:space="preserve"> יומי, </w:t>
      </w:r>
      <w:r>
        <w:rPr>
          <w:rFonts w:hint="cs"/>
          <w:rtl/>
        </w:rPr>
        <w:t xml:space="preserve">ומיירי כגון</w:t>
      </w:r>
      <w:ins w:id="91622" w:author="מנוע מכני" w:date="2026-10-11T12:04:39Z">
        <w:r>
          <w:rPr>
            <w:rFonts w:hint="cs"/>
            <w:rtl/>
          </w:rPr>
          <w:t xml:space="preserve"> </w:t>
        </w:r>
      </w:ins>
      <w:del w:id="91623" w:author="מנוע מכני" w:date="2026-10-11T12:04:39Z">
        <w:r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שהיתה שנה מעוברת, 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ה</w:t>
      </w:r>
      <w:r>
        <w:rPr>
          <w:rtl/>
        </w:rPr>
        <w:t>"</w:t>
      </w:r>
      <w:r>
        <w:rPr>
          <w:rFonts w:hint="cs"/>
          <w:rtl/>
        </w:rPr>
        <w:t xml:space="preserve">נ</w:t>
      </w:r>
      <w:r>
        <w:rPr>
          <w:rFonts w:hint="cs"/>
          <w:rtl/>
        </w:rPr>
        <w:t xml:space="preserve"> </w:t>
      </w:r>
      <w:r>
        <w:rPr>
          <w:rtl/>
        </w:rPr>
        <w:t xml:space="preserve">כגון שהיתה שנה שלפניה מעוברת, דל </w:t>
      </w:r>
      <w:r>
        <w:rPr>
          <w:rFonts w:hint="cs"/>
          <w:rtl/>
        </w:rPr>
        <w:t xml:space="preserve">חודש חסר מחודש מלא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ואכתי </w:t>
      </w:r>
      <w:ins w:id="90290" w:author="מנוע מכני" w:date="2026-10-11T12:04:39Z">
        <w:r>
          <w:rPr>
            <w:rtl/>
          </w:rPr>
          <w:t xml:space="preserve">יש</w:t>
        </w:r>
      </w:ins>
      <w:del w:id="90291" w:author="מנוע מכני" w:date="2026-10-11T12:04:39Z">
        <w:r>
          <w:rPr>
            <w:rtl/>
          </w:rPr>
          <w:delText xml:space="preserve">איכא</w:delText>
        </w:r>
      </w:del>
      <w:r>
        <w:rPr>
          <w:rtl/>
        </w:rPr>
        <w:t xml:space="preserve"> חד יומא! סברי: איתחזויי איתחזי, ואנן </w:t>
      </w:r>
      <w:ins w:id="90292" w:author="מנוע מכני" w:date="2026-10-11T12:04:39Z">
        <w:r>
          <w:rPr>
            <w:rtl/>
          </w:rPr>
          <w:t xml:space="preserve">לא</w:t>
        </w:r>
      </w:ins>
      <w:del w:id="90293" w:author="מנוע מכני" w:date="2026-10-11T12:04:39Z">
        <w:r>
          <w:rPr>
            <w:rtl/>
          </w:rPr>
          <w:delText xml:space="preserve">לאו</w:delText>
        </w:r>
      </w:del>
      <w:r>
        <w:rPr>
          <w:rtl/>
        </w:rPr>
        <w:t xml:space="preserve"> אדעתין.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ט:</w:t>
      </w:r>
    </w:p>
    <w:p>
      <w:pPr>
        <w:pStyle w:val="38"/>
        <w:rPr>
          <w:ins w:id="93125" w:author="מנוע מכני" w:date="2026-10-11T12:04:39Z"/>
        </w:rPr>
      </w:pPr>
      <w:ins w:id="90294" w:author="מנוע מכני" w:date="2026-10-11T12:04:39Z">
        <w:r>
          <w:t xml:space="preserve">וחלקו</w:t>
        </w:r>
      </w:ins>
    </w:p>
    <w:p w:rsidR="00E403F0" w:rsidRPr="00AD695E" w:rsidRDefault="00E403F0" w:rsidP="00E403F0">
      <w:pPr>
        <w:rPr>
          <w:rtl/>
        </w:rPr>
      </w:pPr>
      <w:del w:id="90295" w:author="מנוע מכני" w:date="2026-10-11T12:04:39Z">
        <w:r>
          <w:rPr>
            <w:rFonts w:hint="cs"/>
            <w:rtl/>
          </w:rPr>
          <w:delText xml:space="preserve">ופליגי</w:delText>
        </w:r>
      </w:del>
      <w:del w:id="93126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בעיבור שנה, </w:t>
      </w:r>
      <w:r>
        <w:rPr>
          <w:rtl/>
        </w:rPr>
        <w:t xml:space="preserve">דתניא</w:t>
      </w:r>
      <w:r>
        <w:rPr>
          <w:rtl/>
        </w:rPr>
        <w:t xml:space="preserve">: כמה עיבור שנה? ל', </w:t>
      </w:r>
      <w:r>
        <w:rPr>
          <w:rStyle w:val="2fb"/>
          <w:rtl/>
        </w:rPr>
        <w:t xml:space="preserve">רשב"ג</w:t>
      </w:r>
      <w:r>
        <w:rPr>
          <w:rtl/>
        </w:rPr>
        <w:t xml:space="preserve"> אומר: חודש.</w:t>
      </w:r>
    </w:p>
    <w:p>
      <w:pPr>
        <w:pStyle w:val="38"/>
        <w:rPr>
          <w:ins w:id="93127" w:author="מנוע מכני" w:date="2026-10-11T12:04:39Z"/>
        </w:rPr>
      </w:pPr>
      <w:r>
        <w:t xml:space="preserve">מיתיבי:</w:t>
      </w:r>
    </w:p>
    <w:p w:rsidR="00E403F0" w:rsidRPr="00AD695E" w:rsidRDefault="00E403F0" w:rsidP="00E403F0">
      <w:pPr>
        <w:rPr>
          <w:rtl/>
        </w:rPr>
      </w:pPr>
      <w:del w:id="93128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אין עצרת חלה אלא ביום הנף, ואין </w:t>
      </w:r>
      <w:r>
        <w:rPr>
          <w:rStyle w:val="2fb"/>
          <w:rtl/>
        </w:rPr>
        <w:t xml:space="preserve">ר"ה</w:t>
      </w:r>
      <w:r>
        <w:rPr>
          <w:rtl/>
        </w:rPr>
        <w:t xml:space="preserve"> חלה אלא או ביום הנף או לאור עיבורו</w:t>
      </w:r>
      <w:ins w:id="91624" w:author="מנוע מכני" w:date="2026-10-11T12:04:39Z">
        <w:r>
          <w:rPr>
            <w:rtl/>
          </w:rPr>
          <w:t xml:space="preserve">,</w:t>
        </w:r>
      </w:ins>
      <w:del w:id="91625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Style w:val="2fb"/>
          <w:rtl/>
        </w:rPr>
        <w:t xml:space="preserve">לעולא</w:t>
      </w:r>
      <w:r>
        <w:rPr>
          <w:rtl/>
        </w:rPr>
        <w:t xml:space="preserve">, דשמונה חסירין </w:t>
      </w:r>
      <w:ins w:id="90043" w:author="Claude - סמנטי" w:date="2026-10-11T12:14:28Z">
        <w:r>
          <w:rPr>
            <w:rtl/>
          </w:rPr>
          <w:t xml:space="preserve">עושים</w:t>
        </w:r>
      </w:ins>
      <w:del w:id="90044" w:author="Claude - סמנטי" w:date="2026-10-11T12:14:28Z">
        <w:r>
          <w:rPr>
            <w:rtl/>
          </w:rPr>
          <w:delText xml:space="preserve">עבדינן</w:delText>
        </w:r>
      </w:del>
      <w:r>
        <w:rPr>
          <w:rtl/>
        </w:rPr>
        <w:t xml:space="preserve"> מעוברין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041" w:author="Claude - סמנטי" w:date="2026-10-11T12:14:28Z">
        <w:r>
          <w:rPr>
            <w:rtl/>
          </w:rPr>
          <w:t xml:space="preserve">עושים</w:t>
        </w:r>
      </w:ins>
      <w:del w:id="90042" w:author="Claude - סמנטי" w:date="2026-10-11T12:14:28Z">
        <w:r>
          <w:rPr>
            <w:rtl/>
          </w:rPr>
          <w:delText xml:space="preserve">עבדינן</w:delText>
        </w:r>
      </w:del>
      <w:r>
        <w:rPr>
          <w:rtl/>
        </w:rPr>
        <w:t xml:space="preserve">, משכח"</w:t>
      </w:r>
      <w:r>
        <w:rPr>
          <w:rFonts w:hint="cs"/>
          <w:rtl/>
        </w:rPr>
        <w:t xml:space="preserve">ל </w:t>
      </w:r>
      <w:r>
        <w:rPr>
          <w:rtl/>
        </w:rPr>
        <w:t xml:space="preserve">שניהן חסר ביום הנף, אחד מלא ואחד חסר לאור עיבורו, </w:t>
      </w:r>
    </w:p>
    <w:p>
      <w:pPr>
        <w:pStyle w:val="38"/>
        <w:rPr>
          <w:ins w:id="93129" w:author="מנוע מכני" w:date="2026-10-11T12:04:39Z"/>
        </w:rPr>
      </w:pPr>
      <w:r>
        <w:t xml:space="preserve">אלא </w:t>
      </w:r>
      <w:ins w:id="90092" w:author="מנוע מכני" w:date="2026-10-11T12:04:39Z">
        <w:r>
          <w:t xml:space="preserve">לר"ה</w:t>
        </w:r>
      </w:ins>
      <w:del w:id="90093" w:author="מנוע מכני" w:date="2026-10-11T12:04:39Z">
        <w:r>
          <w:delText xml:space="preserve">לרב הונא</w:delText>
        </w:r>
      </w:del>
      <w:r>
        <w:t xml:space="preserve"> דאמר:</w:t>
      </w:r>
    </w:p>
    <w:p w:rsidR="00E403F0" w:rsidRPr="00AD695E" w:rsidRDefault="00E403F0" w:rsidP="00E403F0">
      <w:pPr>
        <w:rPr>
          <w:rtl/>
        </w:rPr>
      </w:pPr>
      <w:del w:id="93130" w:author="מנוע מכני" w:date="2026-10-11T12:04:39Z">
        <w:r>
          <w:rPr>
            <w:rtl/>
          </w:rPr>
          <w:delText xml:space="preserve"> </w:delText>
        </w:r>
      </w:del>
      <w:ins w:id="90045" w:author="Claude - סמנטי" w:date="2026-10-11T12:14:28Z">
        <w:r>
          <w:rPr>
            <w:rtl/>
          </w:rPr>
          <w:t xml:space="preserve">עושים</w:t>
        </w:r>
      </w:ins>
      <w:del w:id="90046" w:author="Claude - סמנטי" w:date="2026-10-11T12:14:28Z">
        <w:r>
          <w:rPr>
            <w:rtl/>
          </w:rPr>
          <w:delText xml:space="preserve">עבדינן</w:delText>
        </w:r>
      </w:del>
      <w:r>
        <w:rPr>
          <w:rtl/>
        </w:rPr>
        <w:t xml:space="preserve"> מעוברין, הא </w:t>
      </w:r>
      <w:ins w:id="92052" w:author="מנוע מכני" w:date="2026-10-11T12:04:39Z">
        <w:r>
          <w:rPr>
            <w:rtl/>
          </w:rPr>
          <w:t xml:space="preserve">פעמים</w:t>
        </w:r>
      </w:ins>
      <w:del w:id="92053" w:author="מנוע מכני" w:date="2026-10-11T12:04:39Z">
        <w:r>
          <w:rPr>
            <w:rtl/>
          </w:rPr>
          <w:delText xml:space="preserve">זימנין</w:delText>
        </w:r>
      </w:del>
      <w:r>
        <w:rPr>
          <w:rtl/>
        </w:rPr>
        <w:t xml:space="preserve"> דמשכחת לאור אור עיבורו! </w:t>
      </w:r>
    </w:p>
    <w:p>
      <w:pPr>
        <w:pStyle w:val="38"/>
        <w:rPr>
          <w:ins w:id="93131" w:author="מנוע מכני" w:date="2026-10-11T12:04:39Z"/>
        </w:rPr>
      </w:pPr>
      <w:r>
        <w:lastRenderedPageBreak/>
        <w:t>א</w:t>
      </w:r>
      <w:r>
        <w:t>"</w:t>
      </w:r>
      <w:r>
        <w:t xml:space="preserve">ל</w:t>
      </w:r>
      <w:r>
        <w:t xml:space="preserve"> ר</w:t>
      </w:r>
      <w:r>
        <w:t>"</w:t>
      </w:r>
      <w:r>
        <w:t>ה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132" w:author="מנוע מכני" w:date="2026-10-11T12:04:39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ולעולא</w:t>
      </w:r>
      <w:r>
        <w:rPr>
          <w:rtl/>
        </w:rPr>
        <w:t xml:space="preserve"> מי ניחא? שמונה הוא דלא </w:t>
      </w:r>
      <w:ins w:id="90049" w:author="Claude - סמנטי" w:date="2026-10-11T12:14:28Z">
        <w:r>
          <w:rPr>
            <w:rtl/>
          </w:rPr>
          <w:t xml:space="preserve">עושים</w:t>
        </w:r>
      </w:ins>
      <w:del w:id="90050" w:author="Claude - סמנטי" w:date="2026-10-11T12:14:28Z">
        <w:r>
          <w:rPr>
            <w:rtl/>
          </w:rPr>
          <w:delText xml:space="preserve">עבדינן</w:delText>
        </w:r>
      </w:del>
      <w:r>
        <w:rPr>
          <w:rtl/>
        </w:rPr>
        <w:t xml:space="preserve">, הא שבעה </w:t>
      </w:r>
      <w:ins w:id="90047" w:author="Claude - סמנטי" w:date="2026-10-11T12:14:28Z">
        <w:r>
          <w:rPr>
            <w:rtl/>
          </w:rPr>
          <w:t xml:space="preserve">עושים</w:t>
        </w:r>
      </w:ins>
      <w:del w:id="90048" w:author="Claude - סמנטי" w:date="2026-10-11T12:14:28Z">
        <w:r>
          <w:rPr>
            <w:rtl/>
          </w:rPr>
          <w:delText xml:space="preserve">עבדינן</w:delText>
        </w:r>
      </w:del>
      <w:r>
        <w:rPr>
          <w:rtl/>
        </w:rPr>
        <w:t xml:space="preserve">, שבעה, </w:t>
      </w:r>
      <w:r>
        <w:rPr>
          <w:rFonts w:hint="cs"/>
          <w:rtl/>
        </w:rPr>
        <w:t xml:space="preserve">פעמים שלא בקיץ עושים בסתו ואפי' </w:t>
      </w:r>
      <w:ins w:id="92306" w:author="מנוע מכני" w:date="2026-10-11T12:04:39Z">
        <w:r>
          <w:rPr>
            <w:rFonts w:hint="cs"/>
            <w:rtl/>
          </w:rPr>
          <w:t xml:space="preserve">דהיה</w:t>
        </w:r>
      </w:ins>
      <w:del w:id="92307" w:author="מנוע מכני" w:date="2026-10-11T12:04:39Z">
        <w:r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הוה</w:delText>
        </w:r>
      </w:del>
      <w:r>
        <w:rPr>
          <w:rtl/>
        </w:rPr>
        <w:t xml:space="preserve"> לאור אור עיבורו! </w:t>
      </w:r>
    </w:p>
    <w:p>
      <w:pPr>
        <w:pStyle w:val="38"/>
        <w:rPr>
          <w:ins w:id="93133" w:author="מנוע מכני" w:date="2026-10-11T12:04:39Z"/>
        </w:rPr>
      </w:pPr>
      <w:r>
        <w:t xml:space="preserve">אלא</w:t>
      </w:r>
    </w:p>
    <w:p w:rsidR="00E403F0" w:rsidRPr="00AD695E" w:rsidRDefault="00E403F0" w:rsidP="00E403F0">
      <w:pPr>
        <w:rPr>
          <w:rtl/>
        </w:rPr>
      </w:pPr>
      <w:del w:id="9313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הא מני</w:t>
      </w:r>
      <w:r>
        <w:rPr>
          <w:rFonts w:hint="cs"/>
          <w:rtl/>
        </w:rPr>
        <w:t xml:space="preserve"> </w:t>
      </w:r>
      <w:r>
        <w:rPr>
          <w:rtl/>
        </w:rPr>
        <w:t xml:space="preserve">אחרים היא אין בין עצרת לעצרת ואין בין ראש השנה </w:t>
      </w:r>
      <w:r>
        <w:rPr>
          <w:rStyle w:val="2fb"/>
          <w:rtl/>
        </w:rPr>
        <w:t xml:space="preserve">לר"ה</w:t>
      </w:r>
      <w:r>
        <w:rPr>
          <w:rtl/>
        </w:rPr>
        <w:t xml:space="preserve"> אלא ארבעה ימים בלבד, ואם היתה שנה מעוברת - חמשה.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  <w:t xml:space="preserve">סוף סוף לאחרים ביום הנף </w:t>
      </w:r>
      <w:r>
        <w:rPr>
          <w:rtl/>
        </w:rPr>
        <w:tab/>
        <w:t xml:space="preserve">לא</w:t>
      </w:r>
      <w:r>
        <w:rPr>
          <w:rtl/>
        </w:rPr>
        <w:tab/>
        <w:t xml:space="preserve"> משכחת לה! </w:t>
      </w:r>
    </w:p>
    <w:p>
      <w:pPr>
        <w:pStyle w:val="38"/>
        <w:rPr>
          <w:ins w:id="93135" w:author="מנוע מכני" w:date="2026-10-11T12:04:39Z"/>
        </w:rPr>
      </w:pPr>
      <w:r>
        <w:t xml:space="preserve">- </w:t>
      </w:r>
      <w:r w:rsidRPr="00F67AB3">
        <w:t>אר</w:t>
      </w:r>
      <w:r w:rsidRPr="00F67AB3">
        <w:t>"</w:t>
      </w:r>
      <w:r w:rsidRPr="00F67AB3">
        <w:t>מ</w:t>
      </w:r>
      <w:r w:rsidRPr="00F67AB3">
        <w:t xml:space="preserve">:</w:t>
      </w:r>
    </w:p>
    <w:p w:rsidR="00E403F0" w:rsidRPr="00AD695E" w:rsidRDefault="00E403F0" w:rsidP="00E403F0">
      <w:pPr>
        <w:pStyle w:val="affffb"/>
      </w:pPr>
      <w:del w:id="93136" w:author="מנוע מכני" w:date="2026-10-11T12:04:39Z">
        <w:r w:rsidRPr="00F67AB3">
          <w:rPr>
            <w:rtl/>
          </w:rPr>
          <w:delText xml:space="preserve"> </w:delText>
        </w:r>
      </w:del>
      <w:r w:rsidRPr="00F67AB3">
        <w:rPr>
          <w:rtl/>
        </w:rPr>
        <w:t xml:space="preserve">כגון שהיתה שנה מעוברת, ועיבור שנה ל' יום, דל </w:t>
      </w:r>
      <w:r w:rsidRPr="00F67AB3">
        <w:rPr>
          <w:rFonts w:hint="cs"/>
          <w:rtl/>
        </w:rPr>
        <w:t>חודש לחודש שמשכח</w:t>
      </w:r>
      <w:r w:rsidRPr="00F67AB3">
        <w:rPr>
          <w:rtl/>
        </w:rPr>
        <w:t>"</w:t>
      </w:r>
      <w:r w:rsidRPr="00F67AB3">
        <w:rPr>
          <w:rFonts w:hint="cs"/>
          <w:rtl/>
        </w:rPr>
        <w:t xml:space="preserve">ל ביום הנף </w:t>
      </w:r>
    </w:p>
    <w:p w:rsidR="00E403F0" w:rsidRPr="00AD695E" w:rsidRDefault="00E403F0" w:rsidP="00E403F0">
      <w:pPr>
        <w:rPr>
          <w:rtl/>
        </w:rPr>
      </w:pPr>
    </w:p>
    <w:p>
      <w:pPr>
        <w:pStyle w:val="38"/>
        <w:rPr>
          <w:ins w:id="93137" w:author="מנוע מכני" w:date="2026-10-11T12:04:39Z"/>
        </w:rPr>
      </w:pPr>
      <w:del w:id="94221" w:author="מנוע מכני" w:date="2026-10-11T12:04:39Z">
        <w:r w:rsidRPr="00DC5F70">
          <w:delText xml:space="preserve">א"ל </w:delText>
        </w:r>
      </w:del>
      <w:r w:rsidRPr="00DC5F70">
        <w:t xml:space="preserve">ר</w:t>
      </w:r>
      <w:r w:rsidRPr="00DC5F70">
        <w:t>אב</w:t>
      </w:r>
      <w:r w:rsidRPr="00DC5F70">
        <w:t>"</w:t>
      </w:r>
      <w:r w:rsidRPr="00DC5F70">
        <w:t>א</w:t>
      </w:r>
      <w:r w:rsidRPr="00DC5F70">
        <w:t xml:space="preserve"> </w:t>
      </w:r>
      <w:r w:rsidRPr="00DC5F70">
        <w:t xml:space="preserve">לרבא:</w:t>
      </w:r>
    </w:p>
    <w:p w:rsidR="00E403F0" w:rsidRPr="00DC5F70" w:rsidRDefault="00E403F0" w:rsidP="00E403F0">
      <w:pPr>
        <w:rPr>
          <w:spacing w:val="-4"/>
          <w:rtl/>
        </w:rPr>
      </w:pPr>
      <w:del w:id="93138" w:author="מנוע מכני" w:date="2026-10-11T12:04:39Z">
        <w:r w:rsidRPr="00DC5F70">
          <w:rPr>
            <w:spacing w:val="-4"/>
            <w:rtl/>
          </w:rPr>
          <w:delText xml:space="preserve"> </w:delText>
        </w:r>
      </w:del>
      <w:r w:rsidRPr="00DC5F70">
        <w:rPr>
          <w:spacing w:val="-4"/>
          <w:rtl/>
        </w:rPr>
        <w:t xml:space="preserve">אחרים מנינא </w:t>
      </w:r>
      <w:ins w:id="90920" w:author="מנוע מכני" w:date="2026-10-11T12:04:39Z">
        <w:r>
          <w:rPr>
            <w:spacing w:val="-4"/>
            <w:rtl/>
          </w:rPr>
          <w:t xml:space="preserve">בא</w:t>
        </w:r>
      </w:ins>
      <w:del w:id="90921" w:author="מנוע מכני" w:date="2026-10-11T12:04:39Z">
        <w:r w:rsidRPr="00DC5F70">
          <w:rPr>
            <w:spacing w:val="-4"/>
            <w:rtl/>
          </w:rPr>
          <w:delText xml:space="preserve">אתא</w:delText>
        </w:r>
      </w:del>
      <w:r w:rsidRPr="00DC5F70">
        <w:rPr>
          <w:spacing w:val="-4"/>
          <w:rtl/>
        </w:rPr>
        <w:t xml:space="preserve"> </w:t>
      </w:r>
      <w:ins w:id="90051" w:author="Claude - סמנטי" w:date="2026-10-11T12:14:28Z">
        <w:r>
          <w:rPr>
            <w:spacing w:val="-4"/>
            <w:rtl/>
          </w:rPr>
          <w:t xml:space="preserve">להשמיענו</w:t>
        </w:r>
      </w:ins>
      <w:del w:id="90052" w:author="Claude - סמנטי" w:date="2026-10-11T12:14:28Z">
        <w:r w:rsidRPr="00DC5F70">
          <w:rPr>
            <w:spacing w:val="-4"/>
            <w:rtl/>
          </w:rPr>
          <w:delText xml:space="preserve">לאשמועינן</w:delText>
        </w:r>
      </w:del>
      <w:r w:rsidRPr="00DC5F70">
        <w:rPr>
          <w:spacing w:val="-4"/>
          <w:rtl/>
        </w:rPr>
        <w:t xml:space="preserve"> הא </w:t>
      </w:r>
      <w:r w:rsidRPr="00DC5F70">
        <w:rPr>
          <w:spacing w:val="-4"/>
          <w:rtl/>
        </w:rPr>
        <w:t xml:space="preserve">קמ"ל</w:t>
      </w:r>
      <w:r w:rsidRPr="00DC5F70">
        <w:rPr>
          <w:spacing w:val="-4"/>
          <w:rtl/>
        </w:rPr>
        <w:t xml:space="preserve">, דלא </w:t>
      </w:r>
      <w:ins w:id="90296" w:author="מנוע מכני" w:date="2026-10-11T12:04:39Z">
        <w:r>
          <w:rPr>
            <w:spacing w:val="-4"/>
            <w:rtl/>
          </w:rPr>
          <w:t xml:space="preserve">צריך</w:t>
        </w:r>
      </w:ins>
      <w:del w:id="90297" w:author="מנוע מכני" w:date="2026-10-11T12:04:39Z">
        <w:r w:rsidRPr="00DC5F70">
          <w:rPr>
            <w:spacing w:val="-4"/>
            <w:rtl/>
          </w:rPr>
          <w:delText xml:space="preserve">בעינן</w:delText>
        </w:r>
      </w:del>
      <w:r w:rsidRPr="00DC5F70">
        <w:rPr>
          <w:spacing w:val="-4"/>
          <w:rtl/>
        </w:rPr>
        <w:t xml:space="preserve"> מצוה לקדש ע"פ הראיה.</w:t>
      </w:r>
    </w:p>
    <w:p>
      <w:pPr>
        <w:pStyle w:val="38"/>
        <w:rPr>
          <w:ins w:id="93139" w:author="מנוע מכני" w:date="2026-10-11T12:04:39Z"/>
        </w:rPr>
      </w:pPr>
      <w:r>
        <w:t xml:space="preserve">מתקיף רבינא:</w:t>
      </w:r>
    </w:p>
    <w:p w:rsidR="00E403F0" w:rsidRPr="00AD695E" w:rsidRDefault="00E403F0" w:rsidP="00E403F0">
      <w:pPr>
        <w:rPr>
          <w:rtl/>
        </w:rPr>
      </w:pPr>
      <w:del w:id="93140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והאיכא יומא דשעי ויומא דתלתין שני! כיון </w:t>
      </w:r>
      <w:ins w:id="92270" w:author="מנוע מכני" w:date="2026-10-11T12:04:39Z">
        <w:r>
          <w:rPr>
            <w:rtl/>
          </w:rPr>
          <w:t xml:space="preserve">דאינו</w:t>
        </w:r>
      </w:ins>
      <w:del w:id="92271" w:author="מנוע מכני" w:date="2026-10-11T12:04:39Z">
        <w:r>
          <w:rPr>
            <w:rtl/>
          </w:rPr>
          <w:delText xml:space="preserve">דליתיה</w:delText>
        </w:r>
      </w:del>
      <w:r>
        <w:rPr>
          <w:rtl/>
        </w:rPr>
        <w:t xml:space="preserve"> בכל ש</w:t>
      </w:r>
      <w:r>
        <w:rPr>
          <w:rFonts w:hint="cs"/>
          <w:rtl/>
        </w:rPr>
        <w:t>נה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חשיב.</w:t>
      </w:r>
    </w:p>
    <w:p>
      <w:pPr>
        <w:pStyle w:val="afffff8"/>
        <w:rPr>
          <w:ins w:id="90207" w:author="קלוד" w:date="2026-10-11T12:18:15Z"/>
        </w:rPr>
      </w:pPr>
      <w:ins w:id="90208" w:author="קלוד" w:date="2026-10-11T12:18:15Z">
        <w:r>
          <w:rPr>
            <w:color w:val="7B3F00"/>
          </w:rPr>
          <w:t xml:space="preserve">שיעור ימי שנת לבנה - שמואל כר"ה</w:t>
        </w:r>
      </w:ins>
    </w:p>
    <w:p>
      <w:pPr>
        <w:pStyle w:val="38"/>
        <w:rPr>
          <w:ins w:id="93141" w:author="מנוע מכני" w:date="2026-10-11T12:04:39Z"/>
        </w:rPr>
      </w:pPr>
      <w:r>
        <w:t xml:space="preserve">ואף שמואל </w:t>
      </w:r>
      <w:ins w:id="92272" w:author="מנוע מכני" w:date="2026-10-11T12:04:39Z">
        <w:r>
          <w:t xml:space="preserve">סבר</w:t>
        </w:r>
      </w:ins>
      <w:del w:id="92273" w:author="מנוע מכני" w:date="2026-10-11T12:04:39Z">
        <w:r>
          <w:delText xml:space="preserve">ס"</w:delText>
        </w:r>
        <w:r>
          <w:delText xml:space="preserve">ל</w:delText>
        </w:r>
      </w:del>
      <w:r>
        <w:t xml:space="preserve"> כר</w:t>
      </w:r>
      <w:r>
        <w:t>"</w:t>
      </w:r>
      <w:r>
        <w:t>ה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142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ד</w:t>
      </w:r>
      <w:r>
        <w:rPr>
          <w:rtl/>
        </w:rPr>
        <w:t>אין שנת לבנה פחותה מש</w:t>
      </w:r>
      <w:r>
        <w:rPr>
          <w:rFonts w:hint="cs"/>
          <w:rtl/>
        </w:rPr>
        <w:t>נ</w:t>
      </w:r>
      <w:r>
        <w:rPr>
          <w:rtl/>
        </w:rPr>
        <w:t>"</w:t>
      </w:r>
      <w:r>
        <w:rPr>
          <w:rFonts w:hint="cs"/>
          <w:rtl/>
        </w:rPr>
        <w:t xml:space="preserve">ב </w:t>
      </w:r>
      <w:r>
        <w:rPr>
          <w:rtl/>
        </w:rPr>
        <w:t xml:space="preserve">יום, ולא יתירה על </w:t>
      </w:r>
      <w:r>
        <w:rPr>
          <w:rFonts w:hint="cs"/>
          <w:rtl/>
        </w:rPr>
        <w:t xml:space="preserve">שנ'ו יום </w:t>
      </w:r>
    </w:p>
    <w:p>
      <w:pPr>
        <w:pStyle w:val="38"/>
        <w:rPr>
          <w:ins w:id="93143" w:author="מנוע מכני" w:date="2026-10-11T12:04:39Z"/>
        </w:rPr>
      </w:pPr>
      <w:r>
        <w:t xml:space="preserve">הא כיצד?</w:t>
      </w:r>
    </w:p>
    <w:p w:rsidR="00E403F0" w:rsidRPr="00AD695E" w:rsidRDefault="00E403F0" w:rsidP="00E403F0">
      <w:pPr>
        <w:rPr>
          <w:rtl/>
        </w:rPr>
      </w:pPr>
      <w:del w:id="9314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שניהם מלאין - ששה, שניהם חסירין - שנים, אחד מלא ואחד חסר - ארבעה.</w:t>
      </w:r>
    </w:p>
    <w:p>
      <w:pPr>
        <w:pStyle w:val="38"/>
        <w:rPr>
          <w:ins w:id="93145" w:author="מנוע מכני" w:date="2026-10-11T12:04:39Z"/>
        </w:rPr>
      </w:pPr>
      <w:r>
        <w:t xml:space="preserve">מיתיבי:</w:t>
      </w:r>
    </w:p>
    <w:p w:rsidR="00E403F0" w:rsidRPr="00AD695E" w:rsidRDefault="00E403F0" w:rsidP="00E403F0">
      <w:pPr>
        <w:rPr>
          <w:rtl/>
        </w:rPr>
      </w:pPr>
      <w:del w:id="93146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הריני נזיר כימות החמה - מונה נזירות ג' מאות וששים וחמשה ימים כמנין ימות </w:t>
      </w:r>
      <w:r w:rsidRPr="00DC5F70">
        <w:rPr>
          <w:spacing w:val="-2"/>
          <w:rtl/>
        </w:rPr>
        <w:t xml:space="preserve">החמה, כימות הלבנה - מונה נזירות ג' מאות וחמשים וארבעה ימים כמנין ימות הלבנה</w:t>
      </w:r>
      <w:ins w:id="91626" w:author="מנוע מכני" w:date="2026-10-11T12:04:39Z">
        <w:r>
          <w:rPr>
            <w:spacing w:val="-2"/>
            <w:rtl/>
          </w:rPr>
          <w:t xml:space="preserve">,</w:t>
        </w:r>
      </w:ins>
      <w:del w:id="91627" w:author="מנוע מכני" w:date="2026-10-11T12:04:39Z">
        <w:r w:rsidRPr="00DC5F70">
          <w:rPr>
            <w:spacing w:val="-2"/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ואם </w:t>
      </w:r>
      <w:ins w:id="92686" w:author="מנוע מכני" w:date="2026-10-11T12:04:39Z">
        <w:r>
          <w:rPr>
            <w:rtl/>
          </w:rPr>
          <w:t xml:space="preserve">ישנו</w:t>
        </w:r>
      </w:ins>
      <w:del w:id="92687" w:author="מנוע מכני" w:date="2026-10-11T12:04:39Z">
        <w:r>
          <w:rPr>
            <w:rtl/>
          </w:rPr>
          <w:delText xml:space="preserve">איתא</w:delText>
        </w:r>
      </w:del>
      <w:r>
        <w:rPr>
          <w:rtl/>
        </w:rPr>
        <w:t xml:space="preserve">, </w:t>
      </w:r>
      <w:ins w:id="92054" w:author="מנוע מכני" w:date="2026-10-11T12:04:39Z">
        <w:r>
          <w:rPr>
            <w:rtl/>
          </w:rPr>
          <w:t xml:space="preserve">פעמים</w:t>
        </w:r>
      </w:ins>
      <w:del w:id="92055" w:author="מנוע מכני" w:date="2026-10-11T12:04:39Z">
        <w:r>
          <w:rPr>
            <w:rtl/>
          </w:rPr>
          <w:delText xml:space="preserve">זימנין</w:delText>
        </w:r>
      </w:del>
      <w:r>
        <w:rPr>
          <w:rtl/>
        </w:rPr>
        <w:t xml:space="preserve"> דמשכח"</w:t>
      </w:r>
      <w:r>
        <w:rPr>
          <w:rFonts w:hint="cs"/>
          <w:rtl/>
        </w:rPr>
        <w:t>ל</w:t>
      </w:r>
      <w:r>
        <w:rPr>
          <w:rtl/>
        </w:rPr>
        <w:t xml:space="preserve"> ששה! בנדרים הלך אחר לשון בני אדם ורוב שנים.</w:t>
      </w:r>
    </w:p>
    <w:p>
      <w:pPr>
        <w:pStyle w:val="afffff8"/>
        <w:rPr>
          <w:ins w:id="90205" w:author="קלוד" w:date="2026-10-11T12:18:15Z"/>
        </w:rPr>
      </w:pPr>
      <w:ins w:id="90206" w:author="קלוד" w:date="2026-10-11T12:18:15Z">
        <w:r>
          <w:rPr>
            <w:color w:val="7B3F00"/>
          </w:rPr>
          <w:t xml:space="preserve">רבי סבר כר"ה - תשעה חסירין ונראה חודש בזמנו</w:t>
        </w:r>
      </w:ins>
    </w:p>
    <w:p>
      <w:pPr>
        <w:pStyle w:val="38"/>
        <w:rPr>
          <w:ins w:id="93147" w:author="מנוע מכני" w:date="2026-10-11T12:04:39Z"/>
        </w:rPr>
      </w:pPr>
      <w:r>
        <w:t xml:space="preserve">ואף רבי </w:t>
      </w:r>
      <w:ins w:id="92274" w:author="מנוע מכני" w:date="2026-10-11T12:04:39Z">
        <w:r>
          <w:t xml:space="preserve">סבר</w:t>
        </w:r>
      </w:ins>
      <w:del w:id="92275" w:author="מנוע מכני" w:date="2026-10-11T12:04:39Z">
        <w:r>
          <w:delText xml:space="preserve">ס</w:delText>
        </w:r>
        <w:r>
          <w:delText xml:space="preserve">"ל</w:delText>
        </w:r>
      </w:del>
      <w:r>
        <w:t xml:space="preserve"> </w:t>
      </w:r>
      <w:r>
        <w:t>כר"</w:t>
      </w:r>
      <w:r>
        <w:t>ה-</w:t>
      </w:r>
      <w:r>
        <w:t xml:space="preserve"> </w:t>
      </w:r>
      <w:r>
        <w:t xml:space="preserve">דתניא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148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מעשה ועשה </w:t>
      </w:r>
      <w:r>
        <w:rPr>
          <w:rStyle w:val="2fb"/>
          <w:rtl/>
        </w:rPr>
        <w:t xml:space="preserve">רבי</w:t>
      </w:r>
      <w:r>
        <w:rPr>
          <w:rtl/>
        </w:rPr>
        <w:t xml:space="preserve"> תשעה חסירים ונראה חודש בזמנו, </w:t>
      </w:r>
    </w:p>
    <w:p>
      <w:pPr>
        <w:pStyle w:val="38"/>
        <w:rPr>
          <w:ins w:id="93149" w:author="מנוע מכני" w:date="2026-10-11T12:04:39Z"/>
        </w:rPr>
      </w:pPr>
      <w:r>
        <w:t xml:space="preserve">והיה רבי תמיה ואומר:</w:t>
      </w:r>
    </w:p>
    <w:p w:rsidR="00E403F0" w:rsidRPr="00AD695E" w:rsidRDefault="00E403F0" w:rsidP="00E403F0">
      <w:pPr>
        <w:rPr>
          <w:rtl/>
        </w:rPr>
      </w:pPr>
      <w:del w:id="93150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עשינו תשעה חסירין ונראה חודש בזמנו! </w:t>
      </w:r>
    </w:p>
    <w:p>
      <w:pPr>
        <w:pStyle w:val="38"/>
        <w:rPr>
          <w:ins w:id="93151" w:author="מנוע מכני" w:date="2026-10-11T12:04:39Z"/>
        </w:rPr>
      </w:pPr>
      <w:del w:id="94177" w:author="מנוע מכני" w:date="2026-10-11T12:04:39Z">
        <w:r>
          <w:delText xml:space="preserve">אמר </w:delText>
        </w:r>
      </w:del>
      <w:r>
        <w:t xml:space="preserve">לפניו ר</w:t>
      </w:r>
      <w:r>
        <w:t>שב</w:t>
      </w:r>
      <w:r>
        <w:t>"</w:t>
      </w:r>
      <w:r>
        <w:t>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152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שמא שנה מעוברת היתה, ועיבור שנה ל', 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י.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אשתקד עשינו שניהם מלאין, דל </w:t>
      </w:r>
      <w:ins w:id="90922" w:author="מנוע מכני" w:date="2026-10-11T12:04:39Z">
        <w:r>
          <w:rPr>
            <w:rtl/>
          </w:rPr>
          <w:t xml:space="preserve">שלושה</w:t>
        </w:r>
      </w:ins>
      <w:del w:id="90923" w:author="מנוע מכני" w:date="2026-10-11T12:04:39Z">
        <w:r>
          <w:rPr>
            <w:rtl/>
          </w:rPr>
          <w:delText xml:space="preserve">תלתא</w:delText>
        </w:r>
      </w:del>
      <w:r>
        <w:rPr>
          <w:rtl/>
        </w:rPr>
        <w:t xml:space="preserve"> לבהדי </w:t>
      </w:r>
      <w:ins w:id="90924" w:author="מנוע מכני" w:date="2026-10-11T12:04:39Z">
        <w:r>
          <w:rPr>
            <w:rtl/>
          </w:rPr>
          <w:t xml:space="preserve">שלושה</w:t>
        </w:r>
      </w:ins>
      <w:del w:id="90925" w:author="מנוע מכני" w:date="2026-10-11T12:04:39Z">
        <w:r>
          <w:rPr>
            <w:rtl/>
          </w:rPr>
          <w:delText xml:space="preserve">תלתא</w:delText>
        </w:r>
      </w:del>
      <w:r>
        <w:rPr>
          <w:rtl/>
        </w:rPr>
        <w:t xml:space="preserve"> וקם </w:t>
      </w:r>
      <w:ins w:id="90926" w:author="מנוע מכני" w:date="2026-10-11T12:04:39Z">
        <w:r>
          <w:rPr>
            <w:rtl/>
          </w:rPr>
          <w:t xml:space="preserve">לו</w:t>
        </w:r>
      </w:ins>
      <w:del w:id="90927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בדוכתיה.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אמר</w:t>
      </w:r>
      <w:r>
        <w:rPr>
          <w:rtl/>
        </w:rPr>
        <w:t xml:space="preserve"> </w:t>
      </w:r>
      <w:ins w:id="90928" w:author="מנוע מכני" w:date="2026-10-11T12:04:39Z">
        <w:r>
          <w:rPr>
            <w:rtl/>
          </w:rPr>
          <w:t xml:space="preserve">לו</w:t>
        </w:r>
      </w:ins>
      <w:del w:id="90929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נר ישראל, כן </w:t>
      </w:r>
      <w:ins w:id="92308" w:author="מנוע מכני" w:date="2026-10-11T12:04:39Z">
        <w:r>
          <w:rPr>
            <w:rtl/>
          </w:rPr>
          <w:t xml:space="preserve">היה</w:t>
        </w:r>
      </w:ins>
      <w:del w:id="92309" w:author="מנוע מכני" w:date="2026-10-11T12:04:39Z">
        <w:r>
          <w:rPr>
            <w:rtl/>
          </w:rPr>
          <w:delText xml:space="preserve">הוה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198" w:author="קלוד" w:date="2026-10-11T09:07:13Z"/>
        </w:rPr>
      </w:pPr>
      <w:ins w:id="20197" w:author="קלוד" w:date="2026-10-11T09:07:13Z">
        <w:r>
          <w:t xml:space="preserve">משנה ג</w:t>
        </w:r>
      </w:ins>
    </w:p>
    <w:p w:rsidR="00E403F0" w:rsidRPr="00D65BEC" w:rsidRDefault="00E403F0" w:rsidP="00E403F0">
      <w:pPr>
        <w:pStyle w:val="afff9"/>
        <w:rPr>
          <w:del w:id="20096" w:author="קלוד" w:date="2026-10-11T09:07:13Z"/>
          <w:rtl/>
        </w:rPr>
      </w:pPr>
      <w:del w:id="20095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10" w:author="קלוד" w:date="2026-10-11T12:09:42Z">
          <w:pPr>
            <w:pStyle w:val="afff9"/>
          </w:pPr>
        </w:pPrChange>
      </w:pPr>
      <w:r w:rsidRPr="00D65BEC">
        <w:rPr>
          <w:rtl/>
        </w:rPr>
        <w:t>אין פוחתין מעשרים ואחת תקיעות במקדש, ולא מוסיפין על ארבעים ושמנה.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אין פוחתין משני נבלים, ולא מוסיפין על ששה.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אין פוחתין משני חלילין, ולא מוסיפין על שנים עשר.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ובשנים עשר יום בשנה החליל מכה לפני המזבח: בשחיטת פסח ראשון, ובשחיטת פסח שני,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ויום טוב הראשון של פסח, וביום טוב של עצרת, ובשמונת ימי החג.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ולא היה מכה באבוב של נחשת אלא באבוב של קנה, מפני שקולו ערב;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ולא היה מחלק אלא באבוב יחידי, מפני שהוא מחליק יפה.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ו</w:t>
      </w:r>
      <w:r w:rsidRPr="00D65BEC">
        <w:rPr>
          <w:rFonts w:hint="cs"/>
          <w:rtl/>
        </w:rPr>
        <w:t>לר</w:t>
      </w:r>
      <w:r w:rsidRPr="00D65BEC">
        <w:rPr>
          <w:rtl/>
        </w:rPr>
        <w:t>"</w:t>
      </w:r>
      <w:r w:rsidRPr="00D65BEC">
        <w:rPr>
          <w:rFonts w:hint="cs"/>
          <w:rtl/>
        </w:rPr>
        <w:t xml:space="preserve">מ </w:t>
      </w:r>
      <w:r w:rsidRPr="00D65BEC">
        <w:rPr>
          <w:rtl/>
        </w:rPr>
        <w:t>עבדי כהנים היו,</w:t>
      </w:r>
    </w:p>
    <w:p w:rsidR="00E403F0" w:rsidRPr="00C20F97" w:rsidRDefault="00E403F0" w:rsidP="00E403F0">
      <w:pPr>
        <w:pStyle w:val="afff9"/>
        <w:rPr>
          <w:spacing w:val="8"/>
          <w:rtl/>
        </w:rPr>
      </w:pPr>
      <w:r>
        <w:rPr>
          <w:rStyle w:val="TanaimMishna"/>
          <w:spacing w:val="8"/>
          <w:rtl/>
          <w:rPrChange w:id="20004" w:author="קלוד" w:date="2026-10-11T09:07:13Z">
            <w:rPr>
              <w:spacing w:val="8"/>
              <w:rtl/>
            </w:rPr>
          </w:rPrChange>
        </w:rPr>
        <w:t xml:space="preserve">רבי יוסי</w:t>
      </w:r>
      <w:r>
        <w:rPr>
          <w:spacing w:val="8"/>
          <w:rtl/>
        </w:rPr>
        <w:t xml:space="preserve"> אומר</w:t>
      </w:r>
      <w:r>
        <w:rPr>
          <w:rStyle w:val="TanaimMishna"/>
          <w:spacing w:val="8"/>
          <w:rtl/>
          <w:rPrChange w:id="95237" w:author="Claude" w:date="2026-10-11T09:08:00Z">
            <w:rPr>
              <w:spacing w:val="8"/>
              <w:rtl/>
            </w:rPr>
          </w:rPrChange>
        </w:rPr>
        <w:t xml:space="preserve">:</w:t>
      </w:r>
      <w:r>
        <w:rPr>
          <w:spacing w:val="8"/>
          <w:rtl/>
        </w:rPr>
        <w:t xml:space="preserve"> משפחת בית פגרים ובית ציפרא מעמאום</w:t>
      </w:r>
      <w:r w:rsidRPr="00C20F97">
        <w:rPr>
          <w:rFonts w:hint="cs"/>
          <w:spacing w:val="8"/>
          <w:rtl/>
        </w:rPr>
        <w:t>,</w:t>
      </w:r>
      <w:r w:rsidRPr="00C20F97">
        <w:rPr>
          <w:spacing w:val="8"/>
          <w:rtl/>
        </w:rPr>
        <w:t xml:space="preserve"> היו משיאין לכהונה;</w:t>
      </w:r>
    </w:p>
    <w:p w:rsidR="00E403F0" w:rsidRPr="00D65BEC" w:rsidRDefault="00E403F0" w:rsidP="00E403F0">
      <w:pPr>
        <w:pStyle w:val="afff9"/>
        <w:rPr>
          <w:rtl/>
        </w:rPr>
      </w:pPr>
      <w:r>
        <w:rPr>
          <w:rStyle w:val="TanaimMishna"/>
          <w:rtl/>
          <w:rPrChange w:id="20005" w:author="קלוד" w:date="2026-10-11T09:07:13Z">
            <w:rPr>
              <w:rtl/>
            </w:rPr>
          </w:rPrChange>
        </w:rPr>
        <w:t xml:space="preserve">רבי חנינא</w:t>
      </w:r>
      <w:r>
        <w:rPr>
          <w:rtl/>
        </w:rPr>
        <w:t xml:space="preserve"> בן אנטיגנוס אומר: לוים היו.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203" w:author="קלוד" w:date="2026-10-11T12:18:15Z"/>
        </w:rPr>
      </w:pPr>
      <w:ins w:id="90204" w:author="קלוד" w:date="2026-10-11T12:18:15Z">
        <w:r>
          <w:rPr>
            <w:color w:val="7B3F00"/>
          </w:rPr>
          <w:t xml:space="preserve">תקיעה תרועה ותקיעה - מחלוקת ר"י ורבנן אם אחת היא</w:t>
        </w:r>
      </w:ins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מתניתין דלא </w:t>
      </w:r>
      <w:r>
        <w:rPr>
          <w:rStyle w:val="2fb"/>
          <w:rtl/>
        </w:rPr>
        <w:t xml:space="preserve">כר"</w:t>
      </w:r>
      <w:r>
        <w:rPr>
          <w:rStyle w:val="2fb"/>
          <w:rFonts w:hint="cs"/>
          <w:rtl/>
        </w:rPr>
        <w:t>י</w:t>
      </w:r>
      <w:ins w:id="91628" w:author="מנוע מכני" w:date="2026-10-11T12:04:39Z">
        <w:r>
          <w:rPr>
            <w:rtl/>
          </w:rPr>
          <w:t xml:space="preserve">,</w:t>
        </w:r>
      </w:ins>
      <w:del w:id="91629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3153" w:author="מנוע מכני" w:date="2026-10-11T12:04:39Z"/>
        </w:rPr>
      </w:pPr>
      <w:r>
        <w:t xml:space="preserve">דתניא</w:t>
      </w:r>
      <w:r>
        <w:t xml:space="preserve">, ר"</w:t>
      </w:r>
      <w:r>
        <w:t>י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15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הפוחת</w:t>
      </w:r>
      <w:r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יפחות משבע, והמוסיף </w:t>
      </w:r>
      <w:r>
        <w:rPr>
          <w:rtl/>
        </w:rPr>
        <w:t xml:space="preserve">לא</w:t>
      </w:r>
      <w:r>
        <w:rPr>
          <w:rtl/>
        </w:rPr>
        <w:t xml:space="preserve"> יוסיף על שש עשרה.</w:t>
      </w:r>
    </w:p>
    <w:p>
      <w:pPr>
        <w:pStyle w:val="38"/>
        <w:rPr>
          <w:ins w:id="93155" w:author="מנוע מכני" w:date="2026-10-11T12:04:39Z"/>
        </w:rPr>
      </w:pPr>
      <w:ins w:id="90298" w:author="מנוע מכני" w:date="2026-10-11T12:04:39Z">
        <w:r>
          <w:t xml:space="preserve">וחלקו</w:t>
        </w:r>
      </w:ins>
      <w:del w:id="90299" w:author="מנוע מכני" w:date="2026-10-11T12:04:39Z">
        <w:r w:rsidRPr="00A757C8">
          <w:delText xml:space="preserve">ופליגי</w:delText>
        </w:r>
      </w:del>
      <w:r w:rsidRPr="00A757C8">
        <w:t xml:space="preserve"> דר</w:t>
      </w:r>
      <w:r w:rsidRPr="00A757C8">
        <w:t>"</w:t>
      </w:r>
      <w:r w:rsidRPr="00A757C8">
        <w:t>י סבר</w:t>
      </w:r>
      <w:r w:rsidRPr="00A757C8">
        <w:t xml:space="preserve">:</w:t>
      </w:r>
    </w:p>
    <w:p w:rsidR="00E403F0" w:rsidRPr="00AD695E" w:rsidRDefault="00E403F0" w:rsidP="00E403F0">
      <w:pPr>
        <w:rPr>
          <w:rtl/>
        </w:rPr>
      </w:pPr>
      <w:del w:id="93156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תקיעה תרועה ותקיעה חד היא, ורבנן סברי: תקיעה לחוד ותרועה לחוד ותקיעה לחוד.</w:t>
      </w:r>
    </w:p>
    <w:p>
      <w:pPr>
        <w:pStyle w:val="38"/>
        <w:rPr>
          <w:ins w:id="93157" w:author="מנוע מכני" w:date="2026-10-11T12:04:39Z"/>
        </w:rPr>
      </w:pPr>
      <w:r w:rsidRPr="00DC5F70">
        <w:t>טעמא דר</w:t>
      </w:r>
      <w:r w:rsidRPr="00DC5F70">
        <w:t>"</w:t>
      </w:r>
      <w:r w:rsidRPr="00DC5F70">
        <w:t>י</w:t>
      </w:r>
      <w:r w:rsidRPr="00DC5F70">
        <w:t xml:space="preserve">:</w:t>
      </w:r>
    </w:p>
    <w:p w:rsidR="00E403F0" w:rsidRPr="00DC5F70" w:rsidRDefault="00E403F0" w:rsidP="00E403F0">
      <w:pPr>
        <w:rPr>
          <w:spacing w:val="-2"/>
          <w:rtl/>
        </w:rPr>
      </w:pPr>
      <w:del w:id="93158" w:author="מנוע מכני" w:date="2026-10-11T12:04:39Z">
        <w:r w:rsidRPr="00DC5F70">
          <w:rPr>
            <w:spacing w:val="-2"/>
            <w:rtl/>
          </w:rPr>
          <w:delText xml:space="preserve"> </w:delText>
        </w:r>
      </w:del>
      <w:r w:rsidRPr="00DC5F70">
        <w:rPr>
          <w:rFonts w:hint="cs"/>
          <w:spacing w:val="-2"/>
          <w:rtl/>
        </w:rPr>
        <w:t>'</w:t>
      </w:r>
      <w:ins w:id="90279" w:author="Claude - סמנטי" w:date="2026-10-11T12:14:28Z">
        <w:r>
          <w:rPr>
            <w:rStyle w:val="afffff0"/>
            <w:spacing w:val="-2"/>
            <w:rtl/>
          </w:rPr>
          <w:t xml:space="preserve">וּתְקַעְתֶּם תְּרוּעָה</w:t>
        </w:r>
      </w:ins>
      <w:del w:id="90280" w:author="Claude - סמנטי" w:date="2026-10-11T12:14:28Z">
        <w:r w:rsidRPr="00DC5F70">
          <w:rPr>
            <w:spacing w:val="-2"/>
            <w:rtl/>
          </w:rPr>
          <w:delText xml:space="preserve">ותקעתם תרועה</w:delText>
        </w:r>
      </w:del>
      <w:r w:rsidRPr="00DC5F70">
        <w:rPr>
          <w:rFonts w:hint="cs"/>
          <w:spacing w:val="-2"/>
          <w:rtl/>
        </w:rPr>
        <w:t>'</w:t>
      </w:r>
      <w:r w:rsidRPr="00DC5F70">
        <w:rPr>
          <w:spacing w:val="-2"/>
          <w:rtl/>
        </w:rPr>
        <w:t xml:space="preserve">, וכתיב: </w:t>
      </w:r>
      <w:r w:rsidRPr="00DC5F70">
        <w:rPr>
          <w:rFonts w:hint="cs"/>
          <w:spacing w:val="-2"/>
          <w:rtl/>
        </w:rPr>
        <w:t>'</w:t>
      </w:r>
      <w:ins w:id="90277" w:author="Claude - סמנטי" w:date="2026-10-11T12:14:28Z">
        <w:r>
          <w:rPr>
            <w:rStyle w:val="afffff0"/>
            <w:spacing w:val="-2"/>
            <w:rtl/>
          </w:rPr>
          <w:t xml:space="preserve">תְּרוּעָה יִתְקְעוּ</w:t>
        </w:r>
      </w:ins>
      <w:del w:id="90278" w:author="Claude - סמנטי" w:date="2026-10-11T12:14:28Z">
        <w:r w:rsidRPr="00DC5F70">
          <w:rPr>
            <w:spacing w:val="-2"/>
            <w:rtl/>
          </w:rPr>
          <w:delText xml:space="preserve">תרועה יתקעו</w:delText>
        </w:r>
      </w:del>
      <w:r w:rsidRPr="00DC5F70">
        <w:rPr>
          <w:rFonts w:hint="cs"/>
          <w:spacing w:val="-2"/>
          <w:rtl/>
        </w:rPr>
        <w:t>'</w:t>
      </w:r>
      <w:r w:rsidRPr="00DC5F70">
        <w:rPr>
          <w:spacing w:val="-2"/>
          <w:rtl/>
        </w:rPr>
        <w:t xml:space="preserve">, </w:t>
      </w:r>
      <w:r w:rsidRPr="00DC5F70">
        <w:rPr>
          <w:spacing w:val="-2"/>
          <w:rtl/>
        </w:rPr>
        <w:t xml:space="preserve">ש"מ</w:t>
      </w:r>
      <w:r w:rsidRPr="00DC5F70">
        <w:rPr>
          <w:spacing w:val="-2"/>
          <w:rtl/>
        </w:rPr>
        <w:t xml:space="preserve">: תקיעה תרועה ותקיעה </w:t>
      </w:r>
      <w:ins w:id="90930" w:author="מנוע מכני" w:date="2026-10-11T12:04:39Z">
        <w:r>
          <w:rPr>
            <w:spacing w:val="-2"/>
            <w:rtl/>
          </w:rPr>
          <w:t xml:space="preserve">אחת</w:t>
        </w:r>
      </w:ins>
      <w:del w:id="90931" w:author="מנוע מכני" w:date="2026-10-11T12:04:39Z">
        <w:r w:rsidRPr="00DC5F70">
          <w:rPr>
            <w:spacing w:val="-2"/>
            <w:rtl/>
          </w:rPr>
          <w:delText xml:space="preserve">חדא</w:delText>
        </w:r>
      </w:del>
      <w:r w:rsidRPr="00DC5F70">
        <w:rPr>
          <w:spacing w:val="-2"/>
          <w:rtl/>
        </w:rPr>
        <w:t xml:space="preserve"> היא.</w:t>
      </w:r>
    </w:p>
    <w:p>
      <w:pPr>
        <w:pStyle w:val="38"/>
        <w:rPr>
          <w:ins w:id="93159" w:author="מנוע מכני" w:date="2026-10-11T12:04:39Z"/>
        </w:rPr>
      </w:pPr>
      <w:r>
        <w:t xml:space="preserve">ורבנן?</w:t>
      </w:r>
    </w:p>
    <w:p w:rsidR="00E403F0" w:rsidRPr="00AD695E" w:rsidRDefault="00E403F0" w:rsidP="00E403F0">
      <w:pPr>
        <w:rPr>
          <w:rtl/>
        </w:rPr>
      </w:pPr>
      <w:del w:id="93160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ההוא, לפשוטה לפניה ופשוטה לאחריה הוא </w:t>
      </w:r>
      <w:ins w:id="90932" w:author="מנוע מכני" w:date="2026-10-11T12:04:39Z">
        <w:r>
          <w:rPr>
            <w:rtl/>
          </w:rPr>
          <w:t xml:space="preserve">דבא</w:t>
        </w:r>
      </w:ins>
      <w:del w:id="90933" w:author="מנוע מכני" w:date="2026-10-11T12:04:39Z">
        <w:r>
          <w:rPr>
            <w:rtl/>
          </w:rPr>
          <w:delText xml:space="preserve">דאתא</w:delText>
        </w:r>
      </w:del>
      <w:r>
        <w:rPr>
          <w:rtl/>
        </w:rPr>
        <w:t xml:space="preserve">.</w:t>
      </w:r>
    </w:p>
    <w:p>
      <w:pPr>
        <w:pStyle w:val="38"/>
        <w:rPr>
          <w:ins w:id="93161" w:author="מנוע מכני" w:date="2026-10-11T12:04:39Z"/>
        </w:rPr>
      </w:pPr>
      <w:r w:rsidRPr="00217260">
        <w:t>ורבנן</w:t>
      </w:r>
      <w:r>
        <w:t xml:space="preserve"> </w:t>
      </w:r>
      <w:r>
        <w:t xml:space="preserve">מ"ט</w:t>
      </w:r>
      <w:r>
        <w:t xml:space="preserve">?</w:t>
      </w:r>
    </w:p>
    <w:p w:rsidR="00E403F0" w:rsidRPr="00AD695E" w:rsidRDefault="00E403F0" w:rsidP="00E403F0">
      <w:pPr>
        <w:rPr>
          <w:rtl/>
        </w:rPr>
      </w:pPr>
      <w:del w:id="93162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ד</w:t>
      </w:r>
      <w:r>
        <w:rPr>
          <w:rFonts w:hint="cs"/>
          <w:rtl/>
        </w:rPr>
        <w:t>'</w:t>
      </w:r>
      <w:ins w:id="90281" w:author="Claude - סמנטי" w:date="2026-10-11T12:14:28Z">
        <w:r>
          <w:rPr>
            <w:rStyle w:val="afffff0"/>
            <w:rtl/>
          </w:rPr>
          <w:t xml:space="preserve">וּבְהַקְהִיל אֶת הַקָּהָל תִּתְקְעוּ וְלֹא תָרִיעוּ</w:t>
        </w:r>
      </w:ins>
      <w:del w:id="90282" w:author="Claude - סמנטי" w:date="2026-10-11T12:14:28Z">
        <w:r>
          <w:rPr>
            <w:rtl/>
          </w:rPr>
          <w:delText xml:space="preserve">ובהקהיל את הקהל תתקעו ולא תריעו</w:delText>
        </w:r>
      </w:del>
      <w:r>
        <w:rPr>
          <w:rFonts w:hint="cs"/>
          <w:rtl/>
        </w:rPr>
        <w:t>'</w:t>
      </w:r>
      <w:r>
        <w:rPr>
          <w:rtl/>
        </w:rPr>
        <w:t xml:space="preserve">, </w:t>
      </w:r>
      <w:ins w:id="92144" w:author="מנוע מכני" w:date="2026-10-11T12:04:39Z">
        <w:r>
          <w:rPr>
            <w:rtl/>
          </w:rPr>
          <w:t xml:space="preserve">ואם </w:t>
        </w:r>
      </w:ins>
      <w:del w:id="92145" w:author="מנוע מכני" w:date="2026-10-11T12:04:39Z">
        <w:r>
          <w:rPr>
            <w:rtl/>
          </w:rPr>
          <w:delText xml:space="preserve">ואי </w:delText>
        </w:r>
      </w:del>
      <w:r>
        <w:rPr>
          <w:rtl/>
        </w:rPr>
        <w:t xml:space="preserve">ס"ד</w:t>
      </w:r>
      <w:r>
        <w:rPr>
          <w:rtl/>
        </w:rPr>
        <w:t xml:space="preserve"> תקיעה תרועה ותקיעה </w:t>
      </w:r>
      <w:ins w:id="90938" w:author="מנוע מכני" w:date="2026-10-11T12:04:39Z">
        <w:r>
          <w:rPr>
            <w:rtl/>
          </w:rPr>
          <w:t xml:space="preserve">אחת</w:t>
        </w:r>
      </w:ins>
      <w:del w:id="90939" w:author="מנוע מכני" w:date="2026-10-11T12:04:39Z">
        <w:r>
          <w:rPr>
            <w:rtl/>
          </w:rPr>
          <w:delText xml:space="preserve">חדא</w:delText>
        </w:r>
      </w:del>
      <w:r>
        <w:rPr>
          <w:rtl/>
        </w:rPr>
        <w:t xml:space="preserve"> היא,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0934" w:author="מנוע מכני" w:date="2026-10-11T12:04:39Z">
        <w:r>
          <w:rPr>
            <w:rtl/>
          </w:rPr>
          <w:t xml:space="preserve">התורה</w:t>
        </w:r>
      </w:ins>
      <w:del w:id="90935" w:author="מנוע מכני" w:date="2026-10-11T12:04:39Z">
        <w:r>
          <w:rPr>
            <w:rtl/>
          </w:rPr>
          <w:delText xml:space="preserve">רחמנא</w:delText>
        </w:r>
      </w:del>
      <w:r>
        <w:rPr>
          <w:rtl/>
        </w:rPr>
        <w:t xml:space="preserve"> </w:t>
      </w:r>
      <w:ins w:id="92408" w:author="מנוע מכני" w:date="2026-10-11T12:04:39Z">
        <w:r>
          <w:rPr>
            <w:rtl/>
          </w:rPr>
          <w:t xml:space="preserve">עשה</w:t>
        </w:r>
      </w:ins>
      <w:del w:id="92409" w:author="מנוע מכני" w:date="2026-10-11T12:04:39Z">
        <w:r>
          <w:rPr>
            <w:rtl/>
          </w:rPr>
          <w:delText xml:space="preserve">עביד</w:delText>
        </w:r>
      </w:del>
      <w:r>
        <w:rPr>
          <w:rtl/>
        </w:rPr>
        <w:t xml:space="preserve"> פלגא דמצוה? </w:t>
      </w:r>
      <w:r w:rsidRPr="00217260">
        <w:rPr>
          <w:rStyle w:val="2fb"/>
          <w:b/>
          <w:bCs/>
          <w:rtl/>
        </w:rPr>
        <w:t>ו</w:t>
      </w:r>
      <w:r w:rsidRPr="00217260">
        <w:rPr>
          <w:rStyle w:val="2fb"/>
          <w:rFonts w:hint="cs"/>
          <w:b/>
          <w:bCs/>
          <w:rtl/>
        </w:rPr>
        <w:t>לר</w:t>
      </w:r>
      <w:r w:rsidRPr="00217260">
        <w:rPr>
          <w:rStyle w:val="2fb"/>
          <w:b/>
          <w:bCs/>
          <w:rtl/>
        </w:rPr>
        <w:t>"</w:t>
      </w:r>
      <w:r w:rsidRPr="00217260">
        <w:rPr>
          <w:rStyle w:val="2fb"/>
          <w:rFonts w:hint="cs"/>
          <w:b/>
          <w:bCs/>
          <w:rtl/>
        </w:rPr>
        <w:t>י</w:t>
      </w:r>
      <w:r>
        <w:rPr>
          <w:rFonts w:hint="cs"/>
          <w:rtl/>
        </w:rPr>
        <w:t xml:space="preserve"> </w:t>
      </w:r>
      <w:r>
        <w:rPr>
          <w:rtl/>
        </w:rPr>
        <w:t xml:space="preserve">סימנא </w:t>
      </w:r>
      <w:ins w:id="90936" w:author="מנוע מכני" w:date="2026-10-11T12:04:39Z">
        <w:r>
          <w:rPr>
            <w:rtl/>
          </w:rPr>
          <w:t xml:space="preserve">סתם</w:t>
        </w:r>
      </w:ins>
      <w:del w:id="90937" w:author="מנוע מכני" w:date="2026-10-11T12:04:39Z">
        <w:r>
          <w:rPr>
            <w:rtl/>
          </w:rPr>
          <w:delText xml:space="preserve">בעלמא</w:delText>
        </w:r>
      </w:del>
      <w:r>
        <w:rPr>
          <w:rtl/>
        </w:rPr>
        <w:t xml:space="preserve"> הוא.</w:t>
      </w:r>
    </w:p>
    <w:p>
      <w:pPr>
        <w:pStyle w:val="38"/>
        <w:rPr>
          <w:ins w:id="93163" w:author="מנוע מכני" w:date="2026-10-11T12:04:39Z"/>
        </w:rPr>
      </w:pPr>
      <w:r>
        <w:lastRenderedPageBreak/>
        <w:t>והך אזלא כר</w:t>
      </w:r>
      <w:r>
        <w:t>"</w:t>
      </w:r>
      <w:r>
        <w:t>כ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164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ד</w:t>
      </w:r>
      <w:r>
        <w:rPr>
          <w:rtl/>
        </w:rPr>
        <w:t xml:space="preserve">אין בין תקיעה לתרועה ולא כלום, </w:t>
      </w:r>
      <w:r>
        <w:rPr>
          <w:rStyle w:val="2fb"/>
          <w:rtl/>
        </w:rPr>
        <w:t xml:space="preserve">כ</w:t>
      </w:r>
      <w:r>
        <w:rPr>
          <w:rStyle w:val="2fb"/>
          <w:rFonts w:hint="cs"/>
          <w:rtl/>
        </w:rPr>
        <w:t>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י</w:t>
      </w:r>
      <w:r>
        <w:rPr>
          <w:rtl/>
        </w:rPr>
        <w:t>.</w:t>
      </w:r>
    </w:p>
    <w:p w:rsidR="00E403F0" w:rsidRPr="00DC5F70" w:rsidRDefault="00E403F0" w:rsidP="00E403F0">
      <w:pPr>
        <w:rPr>
          <w:spacing w:val="-4"/>
          <w:rtl/>
        </w:rPr>
      </w:pPr>
      <w:r w:rsidRPr="00DC5F70">
        <w:rPr>
          <w:rFonts w:hint="cs"/>
          <w:spacing w:val="-4"/>
          <w:rtl/>
        </w:rPr>
        <w:t>וקמ</w:t>
      </w:r>
      <w:r w:rsidRPr="00DC5F70">
        <w:rPr>
          <w:spacing w:val="-4"/>
          <w:rtl/>
        </w:rPr>
        <w:t>"</w:t>
      </w:r>
      <w:r w:rsidRPr="00DC5F70">
        <w:rPr>
          <w:rFonts w:hint="cs"/>
          <w:spacing w:val="-4"/>
          <w:rtl/>
        </w:rPr>
        <w:t xml:space="preserve">ל</w:t>
      </w:r>
      <w:r w:rsidRPr="00DC5F70">
        <w:rPr>
          <w:rFonts w:hint="cs"/>
          <w:spacing w:val="-4"/>
          <w:rtl/>
        </w:rPr>
        <w:t xml:space="preserve"> דלא לימא אפי' כרבנן </w:t>
      </w:r>
      <w:r w:rsidRPr="00DC5F70">
        <w:rPr>
          <w:spacing w:val="-4"/>
          <w:rtl/>
        </w:rPr>
        <w:t xml:space="preserve">ולאפוקי </w:t>
      </w:r>
      <w:r w:rsidRPr="00DC5F70">
        <w:rPr>
          <w:rStyle w:val="2fb"/>
          <w:spacing w:val="-4"/>
          <w:rtl/>
        </w:rPr>
        <w:t xml:space="preserve">מדר</w:t>
      </w:r>
      <w:r w:rsidRPr="00DC5F70">
        <w:rPr>
          <w:rStyle w:val="2fb"/>
          <w:rFonts w:hint="cs"/>
          <w:spacing w:val="-4"/>
          <w:rtl/>
        </w:rPr>
        <w:t>י</w:t>
      </w:r>
      <w:r w:rsidRPr="00DC5F70">
        <w:rPr>
          <w:rStyle w:val="2fb"/>
          <w:spacing w:val="-4"/>
          <w:rtl/>
        </w:rPr>
        <w:t>"</w:t>
      </w:r>
      <w:r w:rsidRPr="00DC5F70">
        <w:rPr>
          <w:rStyle w:val="2fb"/>
          <w:rFonts w:hint="cs"/>
          <w:spacing w:val="-4"/>
          <w:rtl/>
        </w:rPr>
        <w:t>ו</w:t>
      </w:r>
      <w:r w:rsidRPr="00DC5F70">
        <w:rPr>
          <w:spacing w:val="-4"/>
          <w:rtl/>
        </w:rPr>
        <w:t xml:space="preserve">: </w:t>
      </w:r>
      <w:r w:rsidRPr="00DC5F70">
        <w:rPr>
          <w:rFonts w:hint="cs"/>
          <w:spacing w:val="-4"/>
          <w:rtl/>
        </w:rPr>
        <w:t>ד</w:t>
      </w:r>
      <w:r w:rsidRPr="00DC5F70">
        <w:rPr>
          <w:spacing w:val="-4"/>
          <w:rtl/>
        </w:rPr>
        <w:t>שמע תשע תקיעות בתשע שעות ביום</w:t>
      </w:r>
      <w:r w:rsidRPr="00DC5F70">
        <w:rPr>
          <w:rFonts w:hint="cs"/>
          <w:spacing w:val="-4"/>
          <w:rtl/>
        </w:rPr>
        <w:t xml:space="preserve"> </w:t>
      </w:r>
      <w:r w:rsidRPr="00DC5F70">
        <w:rPr>
          <w:spacing w:val="-4"/>
          <w:rtl/>
        </w:rPr>
        <w:t xml:space="preserve">יצא, </w:t>
      </w:r>
      <w:r w:rsidRPr="00DC5F70">
        <w:rPr>
          <w:spacing w:val="-4"/>
          <w:rtl/>
        </w:rPr>
        <w:t xml:space="preserve">קמ"ל</w:t>
      </w:r>
      <w:r w:rsidRPr="00DC5F70">
        <w:rPr>
          <w:spacing w:val="-4"/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ואימא </w:t>
      </w:r>
      <w:r>
        <w:rPr>
          <w:rtl/>
        </w:rPr>
        <w:t xml:space="preserve">ה"</w:t>
      </w:r>
      <w:r>
        <w:rPr>
          <w:rFonts w:hint="cs"/>
          <w:rtl/>
        </w:rPr>
        <w:t xml:space="preserve">נ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דא</w:t>
      </w:r>
      <w:r>
        <w:rPr>
          <w:rtl/>
        </w:rPr>
        <w:t>"</w:t>
      </w:r>
      <w:r>
        <w:rPr>
          <w:rFonts w:hint="cs"/>
          <w:rtl/>
        </w:rPr>
        <w:t xml:space="preserve">כ</w:t>
      </w:r>
      <w:r>
        <w:rPr>
          <w:rFonts w:hint="cs"/>
          <w:rtl/>
        </w:rPr>
        <w:t xml:space="preserve"> </w:t>
      </w:r>
      <w:ins w:id="90940" w:author="מנוע מכני" w:date="2026-10-11T12:04:39Z">
        <w:r>
          <w:rPr>
            <w:rtl/>
          </w:rPr>
          <w:t xml:space="preserve">מה</w:t>
        </w:r>
      </w:ins>
      <w:del w:id="90941" w:author="מנוע מכני" w:date="2026-10-11T12:04:39Z">
        <w:r>
          <w:rPr>
            <w:rtl/>
          </w:rPr>
          <w:delText xml:space="preserve">מאי</w:delText>
        </w:r>
      </w:del>
      <w:r>
        <w:rPr>
          <w:rtl/>
        </w:rPr>
        <w:t xml:space="preserve"> ולא כלום? שנים עשר יום בשנה מכה בחליל וכו'.</w:t>
      </w:r>
    </w:p>
    <w:p>
      <w:pPr>
        <w:pStyle w:val="afffff8"/>
        <w:rPr>
          <w:ins w:id="90201" w:author="קלוד" w:date="2026-10-11T12:18:15Z"/>
        </w:rPr>
      </w:pPr>
      <w:ins w:id="90202" w:author="קלוד" w:date="2026-10-11T12:18:15Z">
        <w:r>
          <w:rPr>
            <w:color w:val="7B3F00"/>
          </w:rPr>
          <w:t xml:space="preserve">י"ב ימי חליל - ימים שהיחיד גומר בהן את ההלל</w:t>
        </w:r>
      </w:ins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מ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ins w:id="90942" w:author="מנוע מכני" w:date="2026-10-11T12:04:39Z">
        <w:r>
          <w:rPr>
            <w:rtl/>
          </w:rPr>
          <w:t xml:space="preserve">אלו</w:t>
        </w:r>
      </w:ins>
      <w:del w:id="90943" w:author="מנוע מכני" w:date="2026-10-11T12:04:39Z">
        <w:r>
          <w:rPr>
            <w:rtl/>
          </w:rPr>
          <w:delText xml:space="preserve">הני</w:delText>
        </w:r>
      </w:del>
      <w:r>
        <w:rPr>
          <w:rtl/>
        </w:rPr>
        <w:t xml:space="preserve">? הואיל ויחיד גומר בהן את ההלל, </w:t>
      </w:r>
      <w:r>
        <w:rPr>
          <w:rStyle w:val="2fb"/>
          <w:rtl/>
        </w:rPr>
        <w:t xml:space="preserve">דא</w:t>
      </w:r>
      <w:r>
        <w:rPr>
          <w:rStyle w:val="2fb"/>
          <w:rFonts w:hint="cs"/>
          <w:rtl/>
        </w:rPr>
        <w:t>רי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ו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מרשב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יה</w:t>
      </w:r>
      <w:r>
        <w:rPr>
          <w:rtl/>
        </w:rPr>
        <w:t xml:space="preserve">, </w:t>
      </w:r>
      <w:r>
        <w:rPr>
          <w:rFonts w:hint="cs"/>
          <w:rtl/>
        </w:rPr>
        <w:t>י</w:t>
      </w:r>
      <w:r>
        <w:rPr>
          <w:rtl/>
        </w:rPr>
        <w:t>"</w:t>
      </w:r>
      <w:r>
        <w:rPr>
          <w:rFonts w:hint="cs"/>
          <w:rtl/>
        </w:rPr>
        <w:t xml:space="preserve">ח </w:t>
      </w:r>
      <w:r>
        <w:rPr>
          <w:rtl/>
        </w:rPr>
        <w:t xml:space="preserve">ימים שהיחיד גומר בהן את ההלל: </w:t>
      </w:r>
    </w:p>
    <w:p w:rsidR="00E403F0" w:rsidRPr="00DC5F70" w:rsidRDefault="00E403F0" w:rsidP="00E403F0">
      <w:pPr>
        <w:rPr>
          <w:spacing w:val="-2"/>
          <w:rtl/>
        </w:rPr>
      </w:pPr>
      <w:r w:rsidRPr="00DC5F70">
        <w:rPr>
          <w:spacing w:val="-2"/>
          <w:rtl/>
        </w:rPr>
        <w:t xml:space="preserve">שמונה ימי החג, ושמונה ימי חנוכה, ויום טוב הראשון של פסח, ויום טוב (הראשון) של עצרת</w:t>
      </w:r>
      <w:ins w:id="91630" w:author="מנוע מכני" w:date="2026-10-11T12:04:39Z">
        <w:r>
          <w:rPr>
            <w:spacing w:val="-2"/>
            <w:rtl/>
          </w:rPr>
          <w:t xml:space="preserve">,</w:t>
        </w:r>
      </w:ins>
      <w:del w:id="91631" w:author="מנוע מכני" w:date="2026-10-11T12:04:39Z">
        <w:r w:rsidRPr="00DC5F70">
          <w:rPr>
            <w:spacing w:val="-2"/>
            <w:rtl/>
          </w:rPr>
          <w:delText xml:space="preserve">;</w:delText>
        </w:r>
      </w:del>
    </w:p>
    <w:p w:rsidR="00E403F0" w:rsidRPr="00DC5F70" w:rsidRDefault="00E403F0" w:rsidP="00E403F0">
      <w:pPr>
        <w:rPr>
          <w:spacing w:val="-4"/>
          <w:rtl/>
        </w:rPr>
      </w:pPr>
      <w:r w:rsidRPr="00DC5F70">
        <w:rPr>
          <w:spacing w:val="-4"/>
          <w:rtl/>
        </w:rPr>
        <w:t xml:space="preserve">ובגולה </w:t>
      </w:r>
      <w:r w:rsidRPr="00DC5F70">
        <w:rPr>
          <w:rFonts w:hint="cs"/>
          <w:spacing w:val="-4"/>
          <w:rtl/>
        </w:rPr>
        <w:t>כ</w:t>
      </w:r>
      <w:r w:rsidRPr="00DC5F70">
        <w:rPr>
          <w:spacing w:val="-4"/>
          <w:rtl/>
        </w:rPr>
        <w:t>"</w:t>
      </w:r>
      <w:r w:rsidRPr="00DC5F70">
        <w:rPr>
          <w:rFonts w:hint="cs"/>
          <w:spacing w:val="-4"/>
          <w:rtl/>
        </w:rPr>
        <w:t>א</w:t>
      </w:r>
      <w:r w:rsidRPr="00DC5F70">
        <w:rPr>
          <w:spacing w:val="-4"/>
          <w:rtl/>
        </w:rPr>
        <w:t>: תשעה ימי החג, ושמונה ימי חנוכה, ושני ימים טובים של פסח, ושני י</w:t>
      </w:r>
      <w:r w:rsidRPr="00DC5F70">
        <w:rPr>
          <w:rFonts w:hint="cs"/>
          <w:spacing w:val="-4"/>
          <w:rtl/>
        </w:rPr>
        <w:t>ו</w:t>
      </w:r>
      <w:r w:rsidRPr="00DC5F70">
        <w:rPr>
          <w:spacing w:val="-4"/>
          <w:rtl/>
        </w:rPr>
        <w:t>"</w:t>
      </w:r>
      <w:r w:rsidRPr="00DC5F70">
        <w:rPr>
          <w:rFonts w:hint="cs"/>
          <w:spacing w:val="-4"/>
          <w:rtl/>
        </w:rPr>
        <w:t xml:space="preserve">ט </w:t>
      </w:r>
      <w:r w:rsidRPr="00DC5F70">
        <w:rPr>
          <w:spacing w:val="-4"/>
          <w:rtl/>
        </w:rPr>
        <w:t>של עצרת.</w:t>
      </w:r>
    </w:p>
    <w:p w:rsidR="00E403F0" w:rsidRPr="00DC5F70" w:rsidRDefault="00E403F0" w:rsidP="00E403F0">
      <w:pPr>
        <w:rPr>
          <w:spacing w:val="-2"/>
          <w:rtl/>
        </w:rPr>
      </w:pPr>
      <w:r w:rsidRPr="00DC5F70">
        <w:rPr>
          <w:spacing w:val="-2"/>
          <w:rtl/>
        </w:rPr>
        <w:t>בחג אמרי' כל יומא</w:t>
      </w:r>
      <w:r w:rsidRPr="00DC5F70">
        <w:rPr>
          <w:rFonts w:hint="cs"/>
          <w:spacing w:val="-2"/>
          <w:rtl/>
        </w:rPr>
        <w:t xml:space="preserve"> דחלוקין בקרבנותיהן ובפסח </w:t>
      </w:r>
      <w:r w:rsidRPr="00DC5F70">
        <w:rPr>
          <w:rFonts w:hint="cs"/>
          <w:spacing w:val="-2"/>
          <w:rtl/>
        </w:rPr>
        <w:t xml:space="preserve">לא</w:t>
      </w:r>
      <w:r w:rsidRPr="00DC5F70">
        <w:rPr>
          <w:rFonts w:hint="cs"/>
          <w:spacing w:val="-2"/>
          <w:rtl/>
        </w:rPr>
        <w:t xml:space="preserve"> אמרי' כל יומא דאין חלוקין </w:t>
      </w:r>
      <w:r w:rsidRPr="00DC5F70">
        <w:rPr>
          <w:spacing w:val="-2"/>
          <w:rtl/>
        </w:rPr>
        <w:t>בקרבנותיהן.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י: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שבת </w:t>
      </w:r>
      <w:r>
        <w:rPr>
          <w:rFonts w:hint="cs"/>
          <w:rtl/>
        </w:rPr>
        <w:t xml:space="preserve">אפי' </w:t>
      </w:r>
      <w:r>
        <w:rPr>
          <w:rtl/>
        </w:rPr>
        <w:t xml:space="preserve">דחלוקה בקרבנותיה </w:t>
      </w:r>
      <w:r>
        <w:rPr>
          <w:rFonts w:hint="cs"/>
          <w:rtl/>
        </w:rPr>
        <w:t>-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איקרי מועד.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Fonts w:hint="cs"/>
          <w:rtl/>
        </w:rPr>
        <w:t>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ח</w:t>
      </w:r>
      <w:r>
        <w:rPr>
          <w:rtl/>
        </w:rPr>
        <w:t xml:space="preserve"> דאיקרי מועד לימא! </w:t>
      </w:r>
      <w:r>
        <w:rPr>
          <w:rtl/>
        </w:rPr>
        <w:t xml:space="preserve">לא</w:t>
      </w:r>
      <w:r>
        <w:rPr>
          <w:rtl/>
        </w:rPr>
        <w:t xml:space="preserve"> איקדיש בעשיית מלאכה, ד</w:t>
      </w:r>
      <w:r>
        <w:rPr>
          <w:rFonts w:hint="cs"/>
          <w:rtl/>
        </w:rPr>
        <w:t>'</w:t>
      </w:r>
      <w:ins w:id="90283" w:author="Claude - סמנטי" w:date="2026-10-11T12:14:28Z">
        <w:r>
          <w:rPr>
            <w:rStyle w:val="afffff0"/>
            <w:rtl/>
          </w:rPr>
          <w:t xml:space="preserve">הַשִּׁיר יִהְיֶה לָכֶם כְּלֵיל הִתְקַדֶּשׁ חָג</w:t>
        </w:r>
      </w:ins>
      <w:del w:id="90284" w:author="Claude - סמנטי" w:date="2026-10-11T12:14:28Z">
        <w:r>
          <w:rPr>
            <w:rtl/>
          </w:rPr>
          <w:delText xml:space="preserve">השיר יהיה לכם כליל התקדש חג</w:delText>
        </w:r>
      </w:del>
      <w:r>
        <w:rPr>
          <w:rFonts w:hint="cs"/>
          <w:rtl/>
        </w:rPr>
        <w:t>'</w:t>
      </w:r>
      <w:r>
        <w:rPr>
          <w:rtl/>
        </w:rPr>
        <w:t>, לילה המקודש לחג טעון שירה, ושאין מקודש לחג אין טעון שירה.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ראש השנה ויום הכיפורים </w:t>
      </w:r>
      <w:r>
        <w:rPr>
          <w:rFonts w:hint="cs"/>
          <w:rtl/>
        </w:rPr>
        <w:t xml:space="preserve">אפי' </w:t>
      </w:r>
      <w:r>
        <w:rPr>
          <w:rtl/>
        </w:rPr>
        <w:t xml:space="preserve">דאיקרו מועד ואיקדוש בעשיית מלאכה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אומרים</w:t>
      </w:r>
    </w:p>
    <w:p>
      <w:pPr>
        <w:pStyle w:val="38"/>
        <w:rPr>
          <w:ins w:id="93165" w:author="מנוע מכני" w:date="2026-10-11T12:04:39Z"/>
        </w:rPr>
      </w:pPr>
      <w:r>
        <w:t xml:space="preserve">- </w:t>
      </w:r>
      <w:r>
        <w:t>משום דר' אבהו:</w:t>
      </w:r>
    </w:p>
    <w:p w:rsidR="00E403F0" w:rsidRPr="00AD695E" w:rsidRDefault="00E403F0" w:rsidP="00E403F0">
      <w:pPr>
        <w:pStyle w:val="affffb"/>
      </w:pPr>
      <w:del w:id="93166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ד</w:t>
      </w:r>
      <w:r>
        <w:rPr>
          <w:rtl/>
        </w:rPr>
        <w:t xml:space="preserve">אמרו מלאכי השרת לפני </w:t>
      </w:r>
      <w:r>
        <w:rPr>
          <w:rtl/>
        </w:rPr>
        <w:t xml:space="preserve">הק</w:t>
      </w:r>
      <w:r>
        <w:rPr>
          <w:rFonts w:hint="cs"/>
          <w:rtl/>
        </w:rPr>
        <w:t>ב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: </w:t>
      </w:r>
      <w:r>
        <w:rPr>
          <w:rStyle w:val="2fb"/>
          <w:rtl/>
        </w:rPr>
        <w:t xml:space="preserve">רבש"ע</w:t>
      </w:r>
      <w:r>
        <w:rPr>
          <w:rtl/>
        </w:rPr>
        <w:t xml:space="preserve"> מפני מה אין ישראל אומרים שירה לפניך </w:t>
      </w:r>
      <w:r>
        <w:rPr>
          <w:rStyle w:val="2fb"/>
          <w:rtl/>
        </w:rPr>
        <w:t xml:space="preserve">בר"ה</w:t>
      </w:r>
      <w:r>
        <w:rPr>
          <w:rtl/>
        </w:rPr>
        <w:t xml:space="preserve"> וביום הכפורים? </w:t>
      </w:r>
    </w:p>
    <w:p>
      <w:pPr>
        <w:pStyle w:val="38"/>
        <w:rPr>
          <w:ins w:id="93167" w:author="מנוע מכני" w:date="2026-10-11T12:04:39Z"/>
        </w:rPr>
      </w:pPr>
      <w:r>
        <w:t xml:space="preserve">- </w:t>
      </w:r>
      <w:r>
        <w:t xml:space="preserve">א</w:t>
      </w:r>
      <w:r>
        <w:t>"ל</w:t>
      </w:r>
      <w:r>
        <w:t xml:space="preserve">:</w:t>
      </w:r>
    </w:p>
    <w:p w:rsidR="00E403F0" w:rsidRPr="00AD695E" w:rsidRDefault="00E403F0" w:rsidP="00E403F0">
      <w:pPr>
        <w:pStyle w:val="affffb"/>
        <w:rPr>
          <w:rtl/>
        </w:rPr>
      </w:pPr>
      <w:del w:id="93168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אפשר, מלך יושב על כסא הדין וספרי חיים וספרי מתים פתוחין לפניו וישראל אומרים שירה לפני? והא חנוכה דלא </w:t>
      </w:r>
      <w:ins w:id="90946" w:author="מנוע מכני" w:date="2026-10-11T12:04:39Z">
        <w:r>
          <w:rPr>
            <w:rtl/>
          </w:rPr>
          <w:t xml:space="preserve">כך</w:t>
        </w:r>
      </w:ins>
      <w:del w:id="90947" w:author="מנוע מכני" w:date="2026-10-11T12:04:39Z">
        <w:r>
          <w:rPr>
            <w:rtl/>
          </w:rPr>
          <w:delText xml:space="preserve">הכי</w:delText>
        </w:r>
      </w:del>
      <w:r>
        <w:rPr>
          <w:rtl/>
        </w:rPr>
        <w:t xml:space="preserve"> ולא </w:t>
      </w:r>
      <w:ins w:id="90948" w:author="מנוע מכני" w:date="2026-10-11T12:04:39Z">
        <w:r>
          <w:rPr>
            <w:rtl/>
          </w:rPr>
          <w:t xml:space="preserve">כך</w:t>
        </w:r>
      </w:ins>
      <w:del w:id="90949" w:author="מנוע מכני" w:date="2026-10-11T12:04:39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0944" w:author="מנוע מכני" w:date="2026-10-11T12:04:39Z">
        <w:r>
          <w:rPr>
            <w:rtl/>
          </w:rPr>
          <w:t xml:space="preserve">ואומר</w:t>
        </w:r>
      </w:ins>
      <w:del w:id="90945" w:author="מנוע מכני" w:date="2026-10-11T12:04:39Z">
        <w:r>
          <w:rPr>
            <w:rtl/>
          </w:rPr>
          <w:delText xml:space="preserve">וקאמר</w:delText>
        </w:r>
      </w:del>
      <w:r>
        <w:rPr>
          <w:rtl/>
        </w:rPr>
        <w:t xml:space="preserve">! משום ניסא.</w:t>
      </w:r>
    </w:p>
    <w:p>
      <w:pPr>
        <w:pStyle w:val="afffff8"/>
        <w:rPr>
          <w:ins w:id="90199" w:author="קלוד" w:date="2026-10-11T12:18:15Z"/>
        </w:rPr>
      </w:pPr>
      <w:ins w:id="90200" w:author="קלוד" w:date="2026-10-11T12:18:15Z">
        <w:r>
          <w:rPr>
            <w:color w:val="7B3F00"/>
          </w:rPr>
          <w:t xml:space="preserve">פורים - למה אין אומרים הלל על נס שבחוצה לארץ</w:t>
        </w:r>
      </w:ins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פורים</w:t>
      </w:r>
      <w:r>
        <w:rPr>
          <w:rtl/>
        </w:rPr>
        <w:t xml:space="preserve"> </w:t>
      </w:r>
      <w:r>
        <w:rPr>
          <w:rFonts w:hint="cs"/>
          <w:rtl/>
        </w:rPr>
        <w:t xml:space="preserve">אפי' שיש נס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אומרים-</w:t>
      </w:r>
      <w:r>
        <w:rPr>
          <w:rtl/>
        </w:rPr>
        <w:t xml:space="preserve"> </w:t>
      </w:r>
      <w:r>
        <w:rPr>
          <w:rStyle w:val="2fb"/>
          <w:rtl/>
        </w:rPr>
        <w:t xml:space="preserve">א</w:t>
      </w:r>
      <w:r>
        <w:rPr>
          <w:rStyle w:val="2fb"/>
          <w:rFonts w:hint="cs"/>
          <w:rtl/>
        </w:rPr>
        <w:t>רי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צ</w:t>
      </w:r>
      <w:r>
        <w:rPr>
          <w:rtl/>
        </w:rPr>
        <w:t>: לפי שאין אומרים שירה על נס שבחוצה לארץ.</w:t>
      </w:r>
    </w:p>
    <w:p>
      <w:pPr>
        <w:pStyle w:val="38"/>
        <w:rPr>
          <w:ins w:id="93169" w:author="מנוע מכני" w:date="2026-10-11T12:04:39Z"/>
        </w:rPr>
      </w:pPr>
      <w:r>
        <w:tab/>
        <w:t xml:space="preserve">מתקיף </w:t>
      </w:r>
      <w:r>
        <w:t>רנב</w:t>
      </w:r>
      <w:r>
        <w:t>"</w:t>
      </w:r>
      <w:r>
        <w:t>י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170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והרי יציאת מצרים דנס שבחוצה לארץ הוא, </w:t>
      </w:r>
      <w:ins w:id="90300" w:author="מנוע מכני" w:date="2026-10-11T12:04:39Z">
        <w:r>
          <w:rPr>
            <w:rtl/>
          </w:rPr>
          <w:t xml:space="preserve">ואומרים</w:t>
        </w:r>
      </w:ins>
      <w:del w:id="90301" w:author="מנוע מכני" w:date="2026-10-11T12:04:39Z">
        <w:r>
          <w:rPr>
            <w:rtl/>
          </w:rPr>
          <w:delText xml:space="preserve">ואמרינן</w:delText>
        </w:r>
      </w:del>
      <w:r>
        <w:rPr>
          <w:rtl/>
        </w:rPr>
        <w:t xml:space="preserve"> הלל! </w:t>
      </w:r>
    </w:p>
    <w:p>
      <w:pPr>
        <w:pStyle w:val="38"/>
        <w:rPr>
          <w:ins w:id="93171" w:author="מנוע מכני" w:date="2026-10-11T12:04:39Z"/>
        </w:rPr>
      </w:pPr>
      <w:r>
        <w:tab/>
        <w:t xml:space="preserve">כדתניא:</w:t>
      </w:r>
    </w:p>
    <w:p w:rsidR="00E403F0" w:rsidRPr="00AD695E" w:rsidRDefault="00E403F0" w:rsidP="00E403F0">
      <w:pPr>
        <w:rPr>
          <w:rtl/>
        </w:rPr>
      </w:pPr>
      <w:del w:id="93172" w:author="מנוע מכני" w:date="2026-10-11T12:04:39Z">
        <w:r>
          <w:rPr>
            <w:rtl/>
          </w:rPr>
          <w:tab/>
          <w:delText xml:space="preserve"> </w:delText>
        </w:r>
      </w:del>
      <w:r>
        <w:rPr>
          <w:rtl/>
        </w:rPr>
        <w:tab/>
        <w:t xml:space="preserve">עד שלא נכנסו ישראל לארץ הוכשרו כל הארצות לומר שירה, משנכנסו לארץ </w:t>
      </w:r>
      <w:r>
        <w:rPr>
          <w:rtl/>
        </w:rPr>
        <w:tab/>
        <w:t xml:space="preserve">לא</w:t>
      </w:r>
      <w:r>
        <w:rPr>
          <w:rtl/>
        </w:rPr>
        <w:tab/>
        <w:t xml:space="preserve"> הוכשרו כל ארצות לומר שירה.</w:t>
      </w:r>
    </w:p>
    <w:p>
      <w:pPr>
        <w:pStyle w:val="38"/>
        <w:rPr>
          <w:ins w:id="93173" w:author="מנוע מכני" w:date="2026-10-11T12:04:39Z"/>
        </w:rPr>
      </w:pPr>
      <w:r>
        <w:tab/>
      </w:r>
      <w:r w:rsidRPr="00217260">
        <w:t xml:space="preserve">ב. </w:t>
      </w:r>
      <w:ins w:id="90094" w:author="מנוע מכני" w:date="2026-10-11T12:04:39Z">
        <w:r>
          <w:t xml:space="preserve">ר"נ</w:t>
        </w:r>
      </w:ins>
      <w:del w:id="90095" w:author="מנוע מכני" w:date="2026-10-11T12:04:39Z">
        <w:r w:rsidRPr="00217260">
          <w:delText xml:space="preserve">רב נחמן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17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קרייתה זו היא הלילא.</w:t>
      </w:r>
    </w:p>
    <w:p>
      <w:pPr>
        <w:pStyle w:val="38"/>
        <w:rPr>
          <w:ins w:id="93175" w:author="מנוע מכני" w:date="2026-10-11T12:04:39Z"/>
        </w:rPr>
      </w:pPr>
      <w:r>
        <w:tab/>
      </w:r>
      <w:r w:rsidRPr="00217260">
        <w:t xml:space="preserve">ג. </w:t>
      </w:r>
      <w:r w:rsidRPr="00217260">
        <w:t>רבא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176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 xml:space="preserve">דווקא </w:t>
      </w:r>
      <w:ins w:id="90302" w:author="מנוע מכני" w:date="2026-10-11T12:04:39Z">
        <w:r>
          <w:rPr>
            <w:rFonts w:hint="cs"/>
            <w:rtl/>
          </w:rPr>
          <w:t xml:space="preserve">שם</w:t>
        </w:r>
      </w:ins>
      <w:del w:id="90303" w:author="מנוע מכני" w:date="2026-10-11T12:04:39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'</w:t>
      </w:r>
      <w:r>
        <w:rPr>
          <w:rStyle w:val="afffff0"/>
          <w:rtl/>
        </w:rPr>
        <w:t>הללו עבדי ה</w:t>
      </w:r>
      <w:r w:rsidR="00D64BA8">
        <w:rPr>
          <w:rtl/>
        </w:rPr>
        <w:t>'</w:t>
      </w:r>
      <w:r>
        <w:rPr>
          <w:rtl/>
        </w:rPr>
        <w:t xml:space="preserve"> ולא עבדי פרעה, </w:t>
      </w:r>
      <w:ins w:id="90304" w:author="מנוע מכני" w:date="2026-10-11T12:04:39Z">
        <w:r>
          <w:rPr>
            <w:rtl/>
          </w:rPr>
          <w:t xml:space="preserve">כאן</w:t>
        </w:r>
      </w:ins>
      <w:del w:id="90305" w:author="מנוע מכני" w:date="2026-10-11T12:04:39Z">
        <w:r>
          <w:rPr>
            <w:rtl/>
          </w:rPr>
          <w:delText xml:space="preserve">הכא</w:delText>
        </w:r>
      </w:del>
      <w:r>
        <w:rPr>
          <w:rtl/>
        </w:rPr>
        <w:t xml:space="preserve"> הללו עבדי ה</w:t>
      </w:r>
      <w:r w:rsidR="00D64BA8">
        <w:rPr>
          <w:rtl/>
        </w:rPr>
        <w:t>'</w:t>
      </w:r>
      <w:r>
        <w:rPr>
          <w:rtl/>
        </w:rPr>
        <w:t xml:space="preserve"> ולא עבדי אחשורוש? אכתי עבדי אחשורוש אנן.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tl/>
        </w:rPr>
        <w:t xml:space="preserve">ולר"נ</w:t>
      </w:r>
      <w:r>
        <w:rPr>
          <w:rtl/>
        </w:rPr>
        <w:t xml:space="preserve"> דקרייתה זו היא הלילא</w:t>
      </w:r>
      <w:r>
        <w:rPr>
          <w:rFonts w:hint="cs"/>
          <w:rtl/>
        </w:rPr>
        <w:t xml:space="preserve"> הך ד</w:t>
      </w:r>
      <w:r>
        <w:rPr>
          <w:rtl/>
        </w:rPr>
        <w:t xml:space="preserve">משנכנסו לארץ </w:t>
      </w:r>
      <w:r>
        <w:rPr>
          <w:rtl/>
        </w:rPr>
        <w:t xml:space="preserve">לא</w:t>
      </w:r>
      <w:r>
        <w:rPr>
          <w:rtl/>
        </w:rPr>
        <w:t xml:space="preserve"> הוכשרו כל ארצות לומר שירה! </w:t>
      </w:r>
    </w:p>
    <w:p w:rsidR="00E403F0" w:rsidRPr="00AD695E" w:rsidRDefault="00E403F0" w:rsidP="00E403F0">
      <w:pPr>
        <w:pStyle w:val="affffb"/>
        <w:rPr>
          <w:rtl/>
        </w:rPr>
      </w:pPr>
      <w:r>
        <w:rPr>
          <w:rtl/>
        </w:rPr>
        <w:t>- כיון שגלו חזרו להיתירן הראשון.</w:t>
      </w:r>
    </w:p>
    <w:p w:rsidR="00E403F0" w:rsidRPr="00AD695E" w:rsidRDefault="00E403F0" w:rsidP="00E403F0">
      <w:pPr>
        <w:jc w:val="center"/>
        <w:rPr>
          <w:del w:id="90016" w:author="מנוע עיצוב" w:date="2026-10-11T12:09:26Z"/>
          <w:rtl/>
        </w:rPr>
      </w:pPr>
      <w:del w:id="90015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25" w:author="קלוד" w:date="2026-10-11T09:07:13Z">
          <w:pPr>
            <w:pStyle w:val="affff1"/>
            <w:rPr>
              <w:rtl/>
            </w:rPr>
          </w:pPr>
        </w:pPrChange>
      </w:pPr>
      <w:ins w:id="9809" w:author="מספור קטעי משנה" w:date="2026-10-11T09:19:26Z">
        <w:r>
          <w:rPr>
            <w:rStyle w:val="MisparKeta"/>
          </w:rPr>
          <w:t xml:space="preserve">א. </w:t>
        </w:r>
      </w:ins>
      <w:r>
        <w:rPr>
          <w:rtl/>
        </w:rPr>
        <w:t>לא היה מכה באבוב של נחושת וכו'.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פתח בחליל ומסיים באבוב? </w:t>
      </w:r>
    </w:p>
    <w:p>
      <w:pPr>
        <w:pStyle w:val="38"/>
        <w:rPr>
          <w:ins w:id="93177" w:author="מנוע מכני" w:date="2026-10-11T12:04:39Z"/>
        </w:rPr>
      </w:pPr>
      <w:r>
        <w:t xml:space="preserve">א"ר פפא:</w:t>
      </w:r>
    </w:p>
    <w:p w:rsidR="00E403F0" w:rsidRPr="00AD695E" w:rsidRDefault="00E403F0" w:rsidP="00E403F0">
      <w:pPr>
        <w:rPr>
          <w:rtl/>
        </w:rPr>
      </w:pPr>
      <w:del w:id="93178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היינו חליל היינו אבוב, וקרי </w:t>
      </w:r>
      <w:ins w:id="90950" w:author="מנוע מכני" w:date="2026-10-11T12:04:39Z">
        <w:r>
          <w:rPr>
            <w:rtl/>
          </w:rPr>
          <w:t xml:space="preserve">לו</w:t>
        </w:r>
      </w:ins>
      <w:del w:id="90951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חליל? דחלי קליה.</w:t>
      </w:r>
    </w:p>
    <w:p>
      <w:pPr>
        <w:pStyle w:val="afffff8"/>
        <w:rPr>
          <w:ins w:id="90197" w:author="קלוד" w:date="2026-10-11T12:18:15Z"/>
        </w:rPr>
      </w:pPr>
      <w:ins w:id="90198" w:author="קלוד" w:date="2026-10-11T12:18:15Z">
        <w:r>
          <w:rPr>
            <w:color w:val="7B3F00"/>
          </w:rPr>
          <w:t xml:space="preserve">אבוב צלצול ומכתשת - כלים שנתפגמו ולא היה להם ארוכה</w:t>
        </w:r>
      </w:ins>
    </w:p>
    <w:p>
      <w:pPr>
        <w:pStyle w:val="38"/>
        <w:rPr>
          <w:ins w:id="93179" w:author="מנוע מכני" w:date="2026-10-11T12:04:39Z"/>
        </w:rPr>
      </w:pPr>
      <w:r w:rsidRPr="00217260">
        <w:t>ת"ר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180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אבוב היה במקדש, חלק היה, דק היה, של קנה היה, ומימות משה היה, צוה המלך וציפוהו זהב ולא היה קולו ערב, נטלו את צפויו והיה קולו ערב כמות שהיה.</w:t>
      </w:r>
    </w:p>
    <w:p w:rsidR="00E403F0" w:rsidRPr="00AD695E" w:rsidRDefault="00E403F0" w:rsidP="00E403F0">
      <w:pPr>
        <w:rPr>
          <w:rtl/>
        </w:rPr>
      </w:pPr>
      <w:r w:rsidRPr="00A757C8">
        <w:rPr>
          <w:rtl/>
        </w:rPr>
        <w:t>צלצול היה במקדש, של נחושת היה, והיה קולו ערב, ונפגם, ושלחו חכמים והביאו אומנין מאלכסנדריא של מצרים ותקנוהו, ולא היה קולו ערב, נטלו את תיקונו והיה קולו ערב כמות שהיה.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מכתשת היתה במקדש,</w:t>
      </w:r>
      <w:r>
        <w:rPr>
          <w:rtl/>
        </w:rPr>
        <w:t xml:space="preserve"> של נחושת היתה, ומימות משה היתה, והיתה מפטמת את הבשמים, נתפגמה והביאו אומנין מאלכסנדריא של מצרים ותיקנוה, ולא היתה מפטמת כמו שהיתה, נטלו את </w:t>
      </w:r>
      <w:r w:rsidRPr="00217260">
        <w:rPr>
          <w:b/>
          <w:bCs/>
          <w:rtl/>
        </w:rPr>
        <w:t>תיקו</w:t>
      </w:r>
      <w:r>
        <w:rPr>
          <w:rtl/>
        </w:rPr>
        <w:t>נה והיתה מפטמת כמו שהיתה.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אלו שני כלים נשתיירו ממקדש ראשון, ונתפגמו ולא היה להם ארוכה, ועליהם </w:t>
      </w:r>
      <w:r>
        <w:rPr>
          <w:rtl/>
        </w:rPr>
        <w:t xml:space="preserve">אמר</w:t>
      </w:r>
      <w:r>
        <w:rPr>
          <w:rtl/>
        </w:rPr>
        <w:t xml:space="preserve"> דוד: </w:t>
      </w:r>
      <w:r w:rsidRPr="006F08E9">
        <w:rPr>
          <w:rFonts w:hint="cs"/>
          <w:spacing w:val="-2"/>
          <w:rtl/>
        </w:rPr>
        <w:t>'</w:t>
      </w:r>
      <w:r w:rsidRPr="006F08E9">
        <w:rPr>
          <w:rStyle w:val="afffff0"/>
          <w:spacing w:val="-2"/>
          <w:rtl/>
        </w:rPr>
        <w:t>נחושת ממורט נחושת</w:t>
      </w:r>
      <w:r w:rsidRPr="006F08E9">
        <w:rPr>
          <w:rFonts w:hint="cs"/>
          <w:spacing w:val="-2"/>
          <w:rtl/>
        </w:rPr>
        <w:t>',</w:t>
      </w:r>
      <w:ins w:id="91632" w:author="מנוע מכני" w:date="2026-10-11T12:04:39Z">
        <w:r>
          <w:rPr>
            <w:spacing w:val="-2"/>
            <w:rtl/>
          </w:rPr>
          <w:t xml:space="preserve"> </w:t>
        </w:r>
      </w:ins>
      <w:del w:id="91633" w:author="מנוע מכני" w:date="2026-10-11T12:04:39Z">
        <w:r w:rsidRPr="006F08E9">
          <w:rPr>
            <w:spacing w:val="-2"/>
            <w:rtl/>
          </w:rPr>
          <w:delText xml:space="preserve">  </w:delText>
        </w:r>
      </w:del>
      <w:r w:rsidRPr="006F08E9">
        <w:rPr>
          <w:spacing w:val="-2"/>
          <w:rtl/>
        </w:rPr>
        <w:t xml:space="preserve">ועליהם הוא אומר: </w:t>
      </w:r>
      <w:r w:rsidRPr="006F08E9">
        <w:rPr>
          <w:rFonts w:hint="cs"/>
          <w:spacing w:val="-2"/>
          <w:rtl/>
        </w:rPr>
        <w:t>'</w:t>
      </w:r>
      <w:r w:rsidRPr="006F08E9">
        <w:rPr>
          <w:rStyle w:val="afffff0"/>
          <w:spacing w:val="-2"/>
          <w:rtl/>
        </w:rPr>
        <w:t>וכלי נחשת מוצהב שנים חמודות (מזהב)</w:t>
      </w:r>
      <w:r w:rsidRPr="006F08E9">
        <w:rPr>
          <w:rFonts w:hint="cs"/>
          <w:spacing w:val="-2"/>
          <w:rtl/>
        </w:rPr>
        <w:t>'</w:t>
      </w:r>
      <w:r w:rsidRPr="006F08E9">
        <w:rPr>
          <w:spacing w:val="-2"/>
          <w:rtl/>
        </w:rPr>
        <w:t>.</w:t>
      </w:r>
    </w:p>
    <w:p w:rsidR="00E403F0" w:rsidRPr="00AD695E" w:rsidRDefault="00E403F0" w:rsidP="00E403F0">
      <w:pPr>
        <w:rPr>
          <w:rtl/>
        </w:rPr>
      </w:pPr>
    </w:p>
    <w:p>
      <w:pPr>
        <w:pStyle w:val="38"/>
        <w:rPr>
          <w:ins w:id="93181" w:author="מנוע מכני" w:date="2026-10-11T12:04:39Z"/>
        </w:rPr>
      </w:pPr>
      <w:r w:rsidRPr="006F08E9">
        <w:t xml:space="preserve">רב ושמואל, חד</w:t>
      </w:r>
      <w:del w:id="94178" w:author="מנוע מכני" w:date="2026-10-11T12:04:39Z">
        <w:r w:rsidRPr="006F08E9">
          <w:delText xml:space="preserve"> אמר</w:delText>
        </w:r>
      </w:del>
      <w:r w:rsidRPr="006F08E9">
        <w:t xml:space="preserve">:</w:t>
      </w:r>
    </w:p>
    <w:p w:rsidR="00E403F0" w:rsidRPr="006F08E9" w:rsidRDefault="00E403F0" w:rsidP="00E403F0">
      <w:pPr>
        <w:rPr>
          <w:spacing w:val="-4"/>
          <w:rtl/>
        </w:rPr>
      </w:pPr>
      <w:del w:id="93182" w:author="מנוע מכני" w:date="2026-10-11T12:04:39Z">
        <w:r w:rsidRPr="006F08E9">
          <w:rPr>
            <w:spacing w:val="-4"/>
            <w:rtl/>
          </w:rPr>
          <w:delText xml:space="preserve"> </w:delText>
        </w:r>
      </w:del>
      <w:r w:rsidRPr="006F08E9">
        <w:rPr>
          <w:spacing w:val="-4"/>
          <w:rtl/>
        </w:rPr>
        <w:t xml:space="preserve">כל אחד ואחד שקול כשנים של זהב, וח"א: שניהם שקולין כאחד של זהב.</w:t>
      </w:r>
    </w:p>
    <w:p>
      <w:pPr>
        <w:pStyle w:val="38"/>
        <w:rPr>
          <w:ins w:id="93183" w:author="מנוע מכני" w:date="2026-10-11T12:04:39Z"/>
        </w:rPr>
      </w:pPr>
      <w:r>
        <w:lastRenderedPageBreak/>
        <w:t xml:space="preserve">תני רב יוסף:</w:t>
      </w:r>
    </w:p>
    <w:p w:rsidR="00E403F0" w:rsidRPr="00AD695E" w:rsidRDefault="00E403F0" w:rsidP="00E403F0">
      <w:pPr>
        <w:rPr>
          <w:rtl/>
        </w:rPr>
      </w:pPr>
      <w:del w:id="93184" w:author="מנוע מכני" w:date="2026-10-11T12:04:39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שניהם שקולין כאחד של זהב.</w:t>
      </w:r>
    </w:p>
    <w:p>
      <w:pPr>
        <w:pStyle w:val="38"/>
        <w:rPr>
          <w:ins w:id="93185" w:author="מנוע מכני" w:date="2026-10-11T12:04:39Z"/>
        </w:rPr>
      </w:pPr>
      <w:r>
        <w:t xml:space="preserve">תניא</w:t>
      </w:r>
      <w:r>
        <w:t xml:space="preserve">, ר' נתן</w:t>
      </w:r>
      <w:del w:id="94179" w:author="מנוע מכני" w:date="2026-10-11T12:04:39Z">
        <w:r>
          <w:delText xml:space="preserve"> אומר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186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שניים היו, </w:t>
      </w:r>
      <w:ins w:id="92418" w:author="מנוע מכני" w:date="2026-10-11T12:04:39Z">
        <w:r>
          <w:rPr>
            <w:rtl/>
          </w:rPr>
          <w:t xml:space="preserve">ד'</w:t>
        </w:r>
      </w:ins>
      <w:del w:id="92419" w:author="מנוע מכני" w:date="2026-10-11T12:04:39Z">
        <w:r>
          <w:rPr>
            <w:rtl/>
          </w:rPr>
          <w:delText xml:space="preserve">שנאמר: </w:delText>
        </w:r>
        <w:r>
          <w:rPr>
            <w:rFonts w:hint="cs"/>
            <w:rtl/>
          </w:rPr>
          <w:delText xml:space="preserve">'</w:delText>
        </w:r>
      </w:del>
      <w:r>
        <w:rPr>
          <w:rtl/>
        </w:rPr>
        <w:t>שנים</w:t>
      </w:r>
      <w:r>
        <w:rPr>
          <w:rFonts w:hint="cs"/>
          <w:rtl/>
        </w:rPr>
        <w:t>'</w:t>
      </w:r>
      <w:r>
        <w:rPr>
          <w:rtl/>
        </w:rPr>
        <w:t>, אל תיקרי שנים אלא שניים.</w:t>
      </w:r>
    </w:p>
    <w:p w:rsidR="00E403F0" w:rsidRPr="00AD695E" w:rsidRDefault="00E403F0" w:rsidP="00E403F0">
      <w:pPr>
        <w:rPr>
          <w:rtl/>
        </w:rPr>
      </w:pPr>
    </w:p>
    <w:p>
      <w:pPr>
        <w:pStyle w:val="38"/>
        <w:rPr>
          <w:ins w:id="93188" w:author="מנוע מכני" w:date="2026-10-11T12:04:39Z"/>
        </w:rPr>
      </w:pPr>
      <w:del w:id="93187" w:author="מנוע מכני" w:date="2026-10-11T12:04:39Z">
        <w:r w:rsidRPr="00A757C8">
          <w:delText xml:space="preserve">•</w:delText>
        </w:r>
      </w:del>
      <w:r w:rsidRPr="00A757C8">
        <w:t xml:space="preserve">תני רשב"ג:</w:t>
      </w:r>
    </w:p>
    <w:p w:rsidR="00E403F0" w:rsidRPr="00AD695E" w:rsidRDefault="00E403F0" w:rsidP="00E403F0">
      <w:pPr>
        <w:rPr>
          <w:rtl/>
        </w:rPr>
      </w:pPr>
      <w:del w:id="93189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שילוח היה מקלח מים בכאיסר, צוה המלך והרחיבוהו כדי שיתרבו מימיו, ונתמעטו, וחזרו ומיעטוהו והיה מקלח מים, לקיים מה </w:t>
      </w:r>
      <w:ins w:id="92420" w:author="מנוע מכני" w:date="2026-10-11T12:04:39Z">
        <w:r>
          <w:rPr>
            <w:rtl/>
          </w:rPr>
          <w:t xml:space="preserve">ד'</w:t>
        </w:r>
      </w:ins>
      <w:del w:id="92421" w:author="מנוע מכני" w:date="2026-10-11T12:04:39Z">
        <w:r w:rsidRPr="00A757C8">
          <w:rPr>
            <w:rtl/>
          </w:rPr>
          <w:delText xml:space="preserve">שנא</w:delText>
        </w:r>
        <w:r w:rsidRPr="00A757C8">
          <w:rPr>
            <w:rFonts w:hint="cs"/>
            <w:rtl/>
          </w:rPr>
          <w:delText xml:space="preserve">'</w:delText>
        </w:r>
        <w:r w:rsidRPr="00A757C8">
          <w:rPr>
            <w:rtl/>
          </w:rPr>
          <w:delText xml:space="preserve">: </w:delText>
        </w:r>
        <w:r w:rsidRPr="00A757C8">
          <w:rPr>
            <w:rFonts w:hint="cs"/>
            <w:rtl/>
          </w:rPr>
          <w:delText xml:space="preserve">'</w:delText>
        </w:r>
      </w:del>
      <w:r w:rsidRPr="00A757C8">
        <w:rPr>
          <w:rStyle w:val="afffff0"/>
          <w:rtl/>
        </w:rPr>
        <w:t>אל יתהלל חכם בחכמתו ואל יתהלל גבור בגבורתו</w:t>
      </w:r>
      <w:r w:rsidRPr="00A757C8">
        <w:rPr>
          <w:rFonts w:hint="cs"/>
          <w:rtl/>
        </w:rPr>
        <w:t>'</w:t>
      </w:r>
      <w:r w:rsidRPr="00A757C8">
        <w:rPr>
          <w:rtl/>
        </w:rPr>
        <w:t>.</w:t>
      </w:r>
    </w:p>
    <w:p>
      <w:pPr>
        <w:pStyle w:val="38"/>
        <w:rPr>
          <w:ins w:id="93190" w:author="מנוע מכני" w:date="2026-10-11T12:04:39Z"/>
        </w:rPr>
      </w:pPr>
      <w:r>
        <w:t>וכן היה ר</w:t>
      </w:r>
      <w:r>
        <w:t>שב</w:t>
      </w:r>
      <w:r>
        <w:t>"</w:t>
      </w:r>
      <w:r>
        <w:t>ג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19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הרדולים</w:t>
      </w:r>
      <w:r>
        <w:rPr>
          <w:rFonts w:hint="cs"/>
          <w:rtl/>
        </w:rPr>
        <w:t>[זוג ועינבל]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היה במקדש.</w:t>
      </w:r>
      <w:r>
        <w:rPr>
          <w:rFonts w:hint="cs"/>
          <w:rtl/>
        </w:rPr>
        <w:t xml:space="preserve"> מפ</w:t>
      </w:r>
      <w:r>
        <w:rPr>
          <w:rtl/>
        </w:rPr>
        <w:t>ני שקולו ערב ומערבב את הנעימה.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יא.</w:t>
      </w:r>
    </w:p>
    <w:p>
      <w:pPr>
        <w:pStyle w:val="afffff8"/>
        <w:rPr>
          <w:ins w:id="90195" w:author="קלוד" w:date="2026-10-11T12:18:15Z"/>
        </w:rPr>
      </w:pPr>
      <w:ins w:id="90196" w:author="קלוד" w:date="2026-10-11T12:18:15Z">
        <w:r>
          <w:rPr>
            <w:color w:val="7B3F00"/>
          </w:rPr>
          <w:t xml:space="preserve">מגריפה במקדש - עשרה נקבים ומאה מיני זמר</w:t>
        </w:r>
      </w:ins>
    </w:p>
    <w:p>
      <w:pPr>
        <w:pStyle w:val="38"/>
        <w:rPr>
          <w:ins w:id="93193" w:author="מנוע מכני" w:date="2026-10-11T12:04:39Z"/>
        </w:rPr>
      </w:pPr>
      <w:del w:id="93192" w:author="מנוע מכני" w:date="2026-10-11T12:04:39Z">
        <w:r>
          <w:delText xml:space="preserve">•</w:delText>
        </w:r>
      </w:del>
      <w:r>
        <w:t xml:space="preserve"> </w:t>
      </w:r>
      <w:r>
        <w:t>ר</w:t>
      </w:r>
      <w:r>
        <w:t>"</w:t>
      </w:r>
      <w:r>
        <w:t>מ משמואל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19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מגריפה היתה במקדש, עשרה נקבים היו בה, כל אחד ואחד מוציא עשרה מיני זמר, נמצאת כולה מוציאה מאה מיני זמר.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במתניתא תנא</w:t>
      </w:r>
      <w:r>
        <w:rPr>
          <w:rtl/>
        </w:rPr>
        <w:t xml:space="preserve">: היא אמה וגבוה אמה, </w:t>
      </w:r>
      <w:ins w:id="90053" w:author="Claude - סמנטי" w:date="2026-10-11T12:14:28Z">
        <w:r>
          <w:rPr>
            <w:rtl/>
          </w:rPr>
          <w:t xml:space="preserve">וידית</w:t>
        </w:r>
      </w:ins>
      <w:del w:id="90054" w:author="Claude - סמנטי" w:date="2026-10-11T12:14:28Z">
        <w:r>
          <w:rPr>
            <w:rtl/>
          </w:rPr>
          <w:delText xml:space="preserve">וקתא</w:delText>
        </w:r>
      </w:del>
      <w:r>
        <w:rPr>
          <w:rtl/>
        </w:rPr>
        <w:t xml:space="preserve"> יוצא הימנה ועשרה נקבים היו בה, כל אחד מוציא מאה מיני זמר, נמצאת כולה מוציאה אלף מיני זמר.</w:t>
      </w:r>
    </w:p>
    <w:p>
      <w:pPr>
        <w:pStyle w:val="38"/>
        <w:rPr>
          <w:ins w:id="93195" w:author="מנוע מכני" w:date="2026-10-11T12:04:39Z"/>
        </w:rPr>
      </w:pPr>
      <w:del w:id="94180" w:author="מנוע מכני" w:date="2026-10-11T12:04:39Z">
        <w:r>
          <w:delText xml:space="preserve">אמר </w:delText>
        </w:r>
      </w:del>
      <w:r>
        <w:t xml:space="preserve">ר</w:t>
      </w:r>
      <w:r>
        <w:t>נב</w:t>
      </w:r>
      <w:r>
        <w:t>"</w:t>
      </w:r>
      <w:r>
        <w:t>י</w:t>
      </w:r>
      <w:r>
        <w:t xml:space="preserve"> וסימניך:</w:t>
      </w:r>
    </w:p>
    <w:p w:rsidR="00E403F0" w:rsidRPr="00AD695E" w:rsidRDefault="00E403F0" w:rsidP="00E403F0">
      <w:pPr>
        <w:rPr>
          <w:rtl/>
        </w:rPr>
      </w:pPr>
      <w:del w:id="93196" w:author="מנוע מכני" w:date="2026-10-11T12:04:39Z">
        <w:r>
          <w:rPr>
            <w:rtl/>
          </w:rPr>
          <w:delText xml:space="preserve"> </w:delText>
        </w:r>
      </w:del>
      <w:ins w:id="92056" w:author="מנוע מכני" w:date="2026-10-11T12:04:39Z">
        <w:r>
          <w:rPr>
            <w:rtl/>
          </w:rPr>
          <w:t xml:space="preserve">ברייתא</w:t>
        </w:r>
      </w:ins>
      <w:del w:id="92057" w:author="מנוע מכני" w:date="2026-10-11T12:04:39Z">
        <w:r>
          <w:rPr>
            <w:rtl/>
          </w:rPr>
          <w:delText xml:space="preserve">מתניתא</w:delText>
        </w:r>
      </w:del>
      <w:r>
        <w:rPr>
          <w:rtl/>
        </w:rPr>
        <w:t xml:space="preserve"> גוזמא.</w:t>
      </w:r>
    </w:p>
    <w:p w:rsidR="00E403F0" w:rsidRPr="00AD695E" w:rsidRDefault="00E403F0" w:rsidP="00E403F0">
      <w:pPr>
        <w:jc w:val="center"/>
        <w:rPr>
          <w:del w:id="90018" w:author="מנוע עיצוב" w:date="2026-10-11T12:09:26Z"/>
          <w:rtl/>
        </w:rPr>
      </w:pPr>
      <w:del w:id="90017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26" w:author="קלוד" w:date="2026-10-11T09:07:13Z">
          <w:pPr>
            <w:pStyle w:val="affff1"/>
            <w:rPr>
              <w:rtl/>
            </w:rPr>
          </w:pPr>
        </w:pPrChange>
      </w:pPr>
      <w:ins w:id="9810" w:author="מספור קטעי משנה" w:date="2026-10-11T09:19:26Z">
        <w:r>
          <w:rPr>
            <w:rStyle w:val="MisparKeta"/>
          </w:rPr>
          <w:t xml:space="preserve">א. </w:t>
        </w:r>
      </w:ins>
      <w:r>
        <w:rPr>
          <w:rtl/>
        </w:rPr>
        <w:t>ועבדי כהנים היו כו'</w:t>
      </w:r>
      <w:r>
        <w:rPr>
          <w:rFonts w:hint="cs"/>
          <w:rtl/>
        </w:rPr>
        <w:t xml:space="preserve"> ורחב</w:t>
      </w:r>
      <w:r>
        <w:rPr>
          <w:rtl/>
        </w:rPr>
        <w:t>"</w:t>
      </w:r>
      <w:r>
        <w:rPr>
          <w:rFonts w:hint="cs"/>
          <w:rtl/>
        </w:rPr>
        <w:t>א לויים היו</w:t>
      </w:r>
      <w:r>
        <w:rPr>
          <w:rtl/>
        </w:rPr>
        <w:t>.</w:t>
      </w:r>
    </w:p>
    <w:p>
      <w:pPr>
        <w:pStyle w:val="38"/>
        <w:rPr>
          <w:ins w:id="94157" w:author="מנוע מכני" w:date="2026-10-11T12:04:39Z"/>
        </w:rPr>
      </w:pPr>
      <w:r w:rsidRPr="00DC5F70">
        <w:t xml:space="preserve">לימא </w:t>
      </w:r>
      <w:ins w:id="92312" w:author="מנוע מכני" w:date="2026-10-11T12:04:39Z">
        <w:r>
          <w:t xml:space="preserve">בזה</w:t>
        </w:r>
      </w:ins>
      <w:del w:id="92313" w:author="מנוע מכני" w:date="2026-10-11T12:04:39Z">
        <w:r w:rsidRPr="00DC5F70">
          <w:delText xml:space="preserve">בהא</w:delText>
        </w:r>
      </w:del>
      <w:r w:rsidRPr="00DC5F70">
        <w:t xml:space="preserve"> </w:t>
      </w:r>
      <w:ins w:id="92310" w:author="מנוע מכני" w:date="2026-10-11T12:04:39Z">
        <w:r>
          <w:t xml:space="preserve">חלקו</w:t>
        </w:r>
      </w:ins>
      <w:del w:id="92311" w:author="מנוע מכני" w:date="2026-10-11T12:04:39Z">
        <w:r w:rsidRPr="00DC5F70">
          <w:delText xml:space="preserve">קמיפלגי</w:delText>
        </w:r>
      </w:del>
      <w:r w:rsidRPr="00DC5F70">
        <w:t xml:space="preserve">,</w:t>
      </w:r>
    </w:p>
    <w:p w:rsidR="00E403F0" w:rsidRPr="00DC5F70" w:rsidRDefault="00E403F0" w:rsidP="00E403F0">
      <w:pPr>
        <w:rPr>
          <w:spacing w:val="-2"/>
          <w:rtl/>
        </w:rPr>
      </w:pPr>
      <w:del w:id="94158" w:author="מנוע מכני" w:date="2026-10-11T12:04:39Z">
        <w:r w:rsidRPr="00DC5F70">
          <w:rPr>
            <w:spacing w:val="-2"/>
            <w:rtl/>
          </w:rPr>
          <w:delText xml:space="preserve"> </w:delText>
        </w:r>
      </w:del>
      <w:r w:rsidRPr="00DC5F70">
        <w:rPr>
          <w:spacing w:val="-2"/>
          <w:rtl/>
        </w:rPr>
        <w:t xml:space="preserve">דמ"ד עבדים היו, </w:t>
      </w:r>
      <w:ins w:id="90306" w:author="מנוע מכני" w:date="2026-10-11T12:04:39Z">
        <w:r>
          <w:rPr>
            <w:spacing w:val="-2"/>
            <w:rtl/>
          </w:rPr>
          <w:t xml:space="preserve">סבר</w:t>
        </w:r>
      </w:ins>
      <w:del w:id="90307" w:author="מנוע מכני" w:date="2026-10-11T12:04:39Z">
        <w:r w:rsidRPr="00DC5F70">
          <w:rPr>
            <w:spacing w:val="-2"/>
            <w:rtl/>
          </w:rPr>
          <w:delText xml:space="preserve">קסבר</w:delText>
        </w:r>
      </w:del>
      <w:r w:rsidRPr="00DC5F70">
        <w:rPr>
          <w:spacing w:val="-2"/>
          <w:rtl/>
        </w:rPr>
        <w:t xml:space="preserve">: עיקר שירה בפה, וכלי לבסומי קלא הוא דעבידא</w:t>
      </w:r>
      <w:ins w:id="91634" w:author="מנוע מכני" w:date="2026-10-11T12:04:39Z">
        <w:r>
          <w:rPr>
            <w:spacing w:val="-2"/>
            <w:rtl/>
          </w:rPr>
          <w:t xml:space="preserve">,</w:t>
        </w:r>
      </w:ins>
      <w:del w:id="91635" w:author="מנוע מכני" w:date="2026-10-11T12:04:39Z">
        <w:r w:rsidRPr="00DC5F70">
          <w:rPr>
            <w:spacing w:val="-2"/>
            <w:rtl/>
          </w:rPr>
          <w:delText xml:space="preserve">;</w:delText>
        </w:r>
      </w:del>
    </w:p>
    <w:p>
      <w:pPr>
        <w:pStyle w:val="38"/>
        <w:rPr>
          <w:ins w:id="93197" w:author="מנוע מכני" w:date="2026-10-11T12:04:39Z"/>
        </w:rPr>
      </w:pPr>
      <w:r>
        <w:t xml:space="preserve">ומ"ד לוים היו, </w:t>
      </w:r>
      <w:ins w:id="90308" w:author="מנוע מכני" w:date="2026-10-11T12:04:39Z">
        <w:r>
          <w:t xml:space="preserve">סבר</w:t>
        </w:r>
      </w:ins>
      <w:del w:id="90309" w:author="מנוע מכני" w:date="2026-10-11T12:04:39Z">
        <w:r>
          <w:delText xml:space="preserve">קסבר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198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עיקר שירה בכלי! </w:t>
      </w:r>
    </w:p>
    <w:p>
      <w:pPr>
        <w:pStyle w:val="38"/>
        <w:rPr>
          <w:ins w:id="93199" w:author="מנוע מכני" w:date="2026-10-11T12:04:39Z"/>
        </w:rPr>
      </w:pPr>
      <w:r w:rsidRPr="00217260">
        <w:t>ודחי'</w:t>
      </w:r>
    </w:p>
    <w:p w:rsidR="00E403F0" w:rsidRPr="00AD695E" w:rsidRDefault="00E403F0" w:rsidP="00E403F0">
      <w:pPr>
        <w:rPr>
          <w:rtl/>
        </w:rPr>
      </w:pPr>
      <w:del w:id="93200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דלרבי יוסי</w:t>
      </w:r>
      <w:r>
        <w:rPr>
          <w:rFonts w:hint="cs"/>
          <w:rtl/>
        </w:rPr>
        <w:t xml:space="preserve"> </w:t>
      </w:r>
      <w:ins w:id="92146" w:author="מנוע מכני" w:date="2026-10-11T12:04:39Z">
        <w:r>
          <w:rPr>
            <w:rFonts w:hint="cs"/>
            <w:rtl/>
          </w:rPr>
          <w:t xml:space="preserve">אם </w:t>
        </w:r>
      </w:ins>
      <w:del w:id="92147" w:author="מנוע מכני" w:date="2026-10-11T12:04:39Z">
        <w:r>
          <w:rPr>
            <w:rFonts w:hint="cs"/>
            <w:rtl/>
          </w:rPr>
          <w:delText xml:space="preserve">אי </w:delText>
        </w:r>
      </w:del>
      <w:r>
        <w:rPr>
          <w:rtl/>
        </w:rPr>
        <w:t xml:space="preserve">עיקר שירה בפה, עבדים סגי </w:t>
      </w:r>
      <w:ins w:id="92148" w:author="מנוע מכני" w:date="2026-10-11T12:04:39Z">
        <w:r>
          <w:rPr>
            <w:rFonts w:hint="cs"/>
            <w:rtl/>
          </w:rPr>
          <w:t xml:space="preserve">ואם </w:t>
        </w:r>
      </w:ins>
      <w:del w:id="92149" w:author="מנוע מכני" w:date="2026-10-11T12:04:39Z">
        <w:r>
          <w:rPr>
            <w:rFonts w:hint="cs"/>
            <w:rtl/>
          </w:rPr>
          <w:delText xml:space="preserve">ו</w:delText>
        </w:r>
        <w:r>
          <w:rPr>
            <w:rtl/>
          </w:rPr>
          <w:delText xml:space="preserve">אי </w:delText>
        </w:r>
      </w:del>
      <w:ins w:id="90312" w:author="מנוע מכני" w:date="2026-10-11T12:04:39Z">
        <w:r>
          <w:rPr>
            <w:rtl/>
          </w:rPr>
          <w:t xml:space="preserve">סבר</w:t>
        </w:r>
      </w:ins>
      <w:del w:id="90313" w:author="מנוע מכני" w:date="2026-10-11T12:04:39Z">
        <w:r>
          <w:rPr>
            <w:rtl/>
          </w:rPr>
          <w:delText xml:space="preserve">קסבר</w:delText>
        </w:r>
      </w:del>
      <w:r>
        <w:rPr>
          <w:rtl/>
        </w:rPr>
        <w:t xml:space="preserve">: עיקר שירה בכלי, לוים </w:t>
      </w:r>
      <w:ins w:id="90310" w:author="מנוע מכני" w:date="2026-10-11T12:04:39Z">
        <w:r>
          <w:rPr>
            <w:rtl/>
          </w:rPr>
          <w:t xml:space="preserve">צריך</w:t>
        </w:r>
      </w:ins>
      <w:del w:id="90311" w:author="מנוע מכני" w:date="2026-10-11T12:04:39Z">
        <w:r>
          <w:rPr>
            <w:rtl/>
          </w:rPr>
          <w:delText xml:space="preserve">בעינן</w:delText>
        </w:r>
      </w:del>
      <w:r>
        <w:rPr>
          <w:rtl/>
        </w:rPr>
        <w:t xml:space="preserve">! </w:t>
      </w:r>
    </w:p>
    <w:p>
      <w:pPr>
        <w:pStyle w:val="38"/>
        <w:rPr>
          <w:ins w:id="93201" w:author="מנוע מכני" w:date="2026-10-11T12:04:39Z"/>
        </w:rPr>
      </w:pPr>
      <w:r>
        <w:t xml:space="preserve">אלא </w:t>
      </w:r>
      <w:r>
        <w:t xml:space="preserve">לעולם </w:t>
      </w:r>
      <w:ins w:id="90314" w:author="מנוע מכני" w:date="2026-10-11T12:04:39Z">
        <w:r>
          <w:t xml:space="preserve">סבר</w:t>
        </w:r>
      </w:ins>
      <w:del w:id="90315" w:author="מנוע מכני" w:date="2026-10-11T12:04:39Z">
        <w:r>
          <w:delText xml:space="preserve">קסבר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202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עיקר שירה בפה, </w:t>
      </w:r>
      <w:ins w:id="90316" w:author="מנוע מכני" w:date="2026-10-11T12:04:39Z">
        <w:r>
          <w:rPr>
            <w:rtl/>
          </w:rPr>
          <w:t xml:space="preserve">וכאן</w:t>
        </w:r>
      </w:ins>
      <w:del w:id="90317" w:author="מנוע מכני" w:date="2026-10-11T12:04:39Z">
        <w:r>
          <w:rPr>
            <w:rtl/>
          </w:rPr>
          <w:delText xml:space="preserve">והכא</w:delText>
        </w:r>
      </w:del>
      <w:r>
        <w:rPr>
          <w:rtl/>
        </w:rPr>
        <w:t xml:space="preserve"> במעלין מדוכן ליוחסין ולמעשרות </w:t>
      </w:r>
      <w:ins w:id="92314" w:author="מנוע מכני" w:date="2026-10-11T12:04:39Z">
        <w:r>
          <w:rPr>
            <w:rtl/>
          </w:rPr>
          <w:t xml:space="preserve">חלקו</w:t>
        </w:r>
      </w:ins>
      <w:del w:id="92315" w:author="מנוע מכני" w:date="2026-10-11T12:04:39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</w:p>
    <w:p>
      <w:pPr>
        <w:pStyle w:val="38"/>
        <w:rPr>
          <w:ins w:id="93203" w:author="מנוע מכני" w:date="2026-10-11T12:04:39Z"/>
        </w:rPr>
      </w:pPr>
      <w:r>
        <w:tab/>
      </w:r>
      <w:r>
        <w:tab/>
      </w:r>
      <w:r>
        <w:tab/>
        <w:t xml:space="preserve">מ"ד</w:t>
      </w:r>
      <w:r>
        <w:tab/>
        <w:t xml:space="preserve"> עבדים היו, </w:t>
      </w:r>
      <w:ins w:id="90318" w:author="מנוע מכני" w:date="2026-10-11T12:04:39Z">
        <w:r>
          <w:t xml:space="preserve">סבר</w:t>
        </w:r>
      </w:ins>
      <w:del w:id="90319" w:author="מנוע מכני" w:date="2026-10-11T12:04:39Z">
        <w:r>
          <w:tab/>
          <w:delText xml:space="preserve">קסבר</w:delText>
        </w:r>
      </w:del>
      <w:del w:id="95238" w:author="Claude" w:date="2026-10-11T09:08:00Z">
        <w:r>
          <w:delText xml:space="preserve">	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204" w:author="מנוע מכני" w:date="2026-10-11T12:04:39Z">
        <w:r>
          <w:rPr>
            <w:rtl/>
          </w:rPr>
          <w:tab/>
          <w:delText xml:space="preserve"> </w:delText>
        </w:r>
      </w:del>
      <w:r>
        <w:rPr>
          <w:rtl/>
        </w:rPr>
        <w:tab/>
        <w:t xml:space="preserve">אין מעלין מדוכן </w:t>
      </w:r>
      <w:r>
        <w:rPr>
          <w:rtl/>
        </w:rPr>
        <w:tab/>
        <w:t xml:space="preserve">לא</w:t>
      </w:r>
      <w:r>
        <w:rPr>
          <w:rtl/>
        </w:rPr>
        <w:tab/>
        <w:t xml:space="preserve"> ליוחסין ולא למעשרות</w:t>
      </w:r>
      <w:ins w:id="91636" w:author="מנוע מכני" w:date="2026-10-11T12:04:39Z">
        <w:r>
          <w:rPr>
            <w:rtl/>
          </w:rPr>
          <w:t xml:space="preserve">,</w:t>
        </w:r>
      </w:ins>
      <w:del w:id="91637" w:author="מנוע מכני" w:date="2026-10-11T12:04:39Z">
        <w:r>
          <w:rPr>
            <w:rtl/>
          </w:rPr>
          <w:tab/>
          <w:delText xml:space="preserve">;</w:delText>
        </w:r>
      </w:del>
    </w:p>
    <w:p>
      <w:pPr>
        <w:pStyle w:val="38"/>
        <w:rPr>
          <w:ins w:id="93205" w:author="מנוע מכני" w:date="2026-10-11T12:04:39Z"/>
        </w:rPr>
      </w:pPr>
      <w:r>
        <w:tab/>
      </w:r>
      <w:r>
        <w:tab/>
      </w:r>
      <w:r>
        <w:tab/>
        <w:t xml:space="preserve">מ"ד</w:t>
      </w:r>
      <w:r>
        <w:tab/>
        <w:t xml:space="preserve"> לוים היו, </w:t>
      </w:r>
      <w:ins w:id="90320" w:author="מנוע מכני" w:date="2026-10-11T12:04:39Z">
        <w:r>
          <w:t xml:space="preserve">סבר</w:t>
        </w:r>
      </w:ins>
      <w:del w:id="90321" w:author="מנוע מכני" w:date="2026-10-11T12:04:39Z">
        <w:r>
          <w:tab/>
          <w:delText xml:space="preserve">קסבר</w:delText>
        </w:r>
      </w:del>
      <w:del w:id="95239" w:author="Claude" w:date="2026-10-11T09:08:00Z">
        <w:r>
          <w:delText xml:space="preserve">	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206" w:author="מנוע מכני" w:date="2026-10-11T12:04:39Z">
        <w:r>
          <w:rPr>
            <w:rtl/>
          </w:rPr>
          <w:tab/>
          <w:delText xml:space="preserve"> </w:delText>
        </w:r>
      </w:del>
      <w:r>
        <w:rPr>
          <w:rtl/>
        </w:rPr>
        <w:tab/>
        <w:t xml:space="preserve">מעלין מדוכן בין ליוחסין בין למעשרות</w:t>
      </w:r>
      <w:ins w:id="91638" w:author="מנוע מכני" w:date="2026-10-11T12:04:39Z">
        <w:r>
          <w:rPr>
            <w:rtl/>
          </w:rPr>
          <w:t xml:space="preserve">,</w:t>
        </w:r>
      </w:ins>
      <w:del w:id="91639" w:author="מנוע מכני" w:date="2026-10-11T12:04:39Z">
        <w:r>
          <w:rPr>
            <w:rtl/>
          </w:rPr>
          <w:tab/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ולמ"ד</w:t>
      </w:r>
      <w:r>
        <w:rPr>
          <w:rtl/>
        </w:rPr>
        <w:t xml:space="preserve"> ישראלים היו, </w:t>
      </w:r>
      <w:r>
        <w:rPr>
          <w:rFonts w:hint="cs"/>
          <w:rtl/>
        </w:rPr>
        <w:t>ד</w:t>
      </w:r>
      <w:r>
        <w:rPr>
          <w:rtl/>
        </w:rPr>
        <w:t>סבר: מעלין מדוכן ליוחסין ולא למעשרות.</w:t>
      </w:r>
    </w:p>
    <w:p w:rsidR="00E403F0" w:rsidRPr="00AD695E" w:rsidRDefault="00E403F0" w:rsidP="00E403F0">
      <w:pPr>
        <w:rPr>
          <w:rtl/>
        </w:rPr>
      </w:pPr>
    </w:p>
    <w:p>
      <w:pPr>
        <w:pStyle w:val="afffff8"/>
        <w:rPr>
          <w:ins w:id="90193" w:author="קלוד" w:date="2026-10-11T12:18:15Z"/>
        </w:rPr>
      </w:pPr>
      <w:ins w:id="90194" w:author="קלוד" w:date="2026-10-11T12:18:15Z">
        <w:r>
          <w:rPr>
            <w:color w:val="7B3F00"/>
          </w:rPr>
          <w:t xml:space="preserve">האם שירה מעכבת את הקרבן - ר"מ וחכמים</w:t>
        </w:r>
      </w:ins>
    </w:p>
    <w:p>
      <w:pPr>
        <w:pStyle w:val="38"/>
        <w:rPr>
          <w:ins w:id="93208" w:author="מנוע מכני" w:date="2026-10-11T12:04:39Z"/>
        </w:rPr>
      </w:pPr>
      <w:del w:id="93207" w:author="מנוע מכני" w:date="2026-10-11T12:04:39Z">
        <w:r>
          <w:delText xml:space="preserve">•</w:delText>
        </w:r>
      </w:del>
      <w:r>
        <w:t xml:space="preserve"> </w:t>
      </w:r>
      <w:r w:rsidRPr="00217260">
        <w:t>ת</w:t>
      </w:r>
      <w:r w:rsidRPr="00217260">
        <w:t>"</w:t>
      </w:r>
      <w:r w:rsidRPr="00217260">
        <w:t>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209" w:author="מנוע מכני" w:date="2026-10-11T12:04:39Z">
        <w:r>
          <w:rPr>
            <w:rtl/>
          </w:rPr>
          <w:delText xml:space="preserve"> </w:delText>
        </w:r>
      </w:del>
      <w:r>
        <w:rPr>
          <w:rStyle w:val="2fb"/>
          <w:rFonts w:hint="cs"/>
          <w:rtl/>
        </w:rPr>
        <w:t>לר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מ</w:t>
      </w:r>
      <w:r>
        <w:rPr>
          <w:rFonts w:hint="cs"/>
          <w:rtl/>
        </w:rPr>
        <w:t xml:space="preserve"> </w:t>
      </w:r>
      <w:r>
        <w:rPr>
          <w:rtl/>
        </w:rPr>
        <w:t xml:space="preserve">השיר מעכב את הקרבן,</w:t>
      </w:r>
      <w:ins w:id="91640" w:author="מנוע מכני" w:date="2026-10-11T12:04:39Z">
        <w:r>
          <w:rPr>
            <w:rtl/>
          </w:rPr>
          <w:t xml:space="preserve"> </w:t>
        </w:r>
      </w:ins>
      <w:del w:id="91641" w:author="מנוע מכני" w:date="2026-10-11T12:04:39Z">
        <w:r>
          <w:rPr>
            <w:rtl/>
          </w:rPr>
          <w:delText xml:space="preserve"> </w:delText>
        </w:r>
        <w:r>
          <w:rPr>
            <w:rFonts w:hint="cs"/>
            <w:rtl/>
          </w:rPr>
          <w:delText xml:space="preserve"> </w:delText>
        </w:r>
      </w:del>
      <w:r>
        <w:rPr>
          <w:rtl/>
        </w:rPr>
        <w:t>וחכ"</w:t>
      </w:r>
      <w:r>
        <w:rPr>
          <w:rFonts w:hint="cs"/>
          <w:rtl/>
        </w:rPr>
        <w:t>א</w:t>
      </w:r>
      <w:r>
        <w:rPr>
          <w:rtl/>
        </w:rPr>
        <w:t>: אינו מעכב.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מ"ט</w:t>
      </w:r>
      <w:r>
        <w:rPr>
          <w:rtl/>
        </w:rPr>
        <w:t xml:space="preserve"> </w:t>
      </w:r>
      <w:r>
        <w:rPr>
          <w:rStyle w:val="2fb"/>
          <w:rtl/>
        </w:rPr>
        <w:t xml:space="preserve">דר"</w:t>
      </w:r>
      <w:r>
        <w:rPr>
          <w:rStyle w:val="2fb"/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ד'</w:t>
      </w:r>
      <w:r>
        <w:rPr>
          <w:rStyle w:val="afffff0"/>
          <w:rtl/>
          <w:rPrChange w:id="9003" w:author="מנוע פסוקים" w:date="2026-10-11T09:22:04Z">
            <w:rPr>
              <w:rtl/>
            </w:rPr>
          </w:rPrChange>
        </w:rPr>
        <w:t xml:space="preserve">ואתנה את הלוים נתונים לאהרן ולבניו מתוך בני ישראל</w:t>
      </w:r>
      <w:r>
        <w:rPr>
          <w:rFonts w:hint="cs"/>
          <w:rtl/>
        </w:rPr>
        <w:t xml:space="preserve"> </w:t>
      </w:r>
      <w:r>
        <w:rPr>
          <w:rtl/>
        </w:rPr>
        <w:t>ולכפר על בני ישראל, מה כפרה מעכבת, אף שירה מעכבת.</w:t>
      </w:r>
    </w:p>
    <w:p>
      <w:pPr>
        <w:pStyle w:val="38"/>
        <w:rPr>
          <w:ins w:id="93210" w:author="מנוע מכני" w:date="2026-10-11T12:04:39Z"/>
        </w:rPr>
      </w:pPr>
      <w:r>
        <w:t>ורבנן</w:t>
      </w:r>
      <w:r>
        <w:t>:</w:t>
      </w:r>
    </w:p>
    <w:p w:rsidR="00E403F0" w:rsidRPr="00AD695E" w:rsidRDefault="00E403F0" w:rsidP="00E403F0">
      <w:pPr>
        <w:rPr>
          <w:rtl/>
        </w:rPr>
      </w:pPr>
      <w:del w:id="9321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ההוא לאידך </w:t>
      </w:r>
      <w:r>
        <w:rPr>
          <w:rStyle w:val="2fb"/>
          <w:rtl/>
        </w:rPr>
        <w:t xml:space="preserve">דר' אלעזר</w:t>
      </w:r>
      <w:r>
        <w:rPr>
          <w:rtl/>
        </w:rPr>
        <w:t xml:space="preserve">, </w:t>
      </w:r>
      <w:r>
        <w:rPr>
          <w:rFonts w:hint="cs"/>
          <w:rtl/>
        </w:rPr>
        <w:t>ד</w:t>
      </w:r>
      <w:r>
        <w:rPr>
          <w:rtl/>
        </w:rPr>
        <w:t>מה כפרה ביום, אף שירה ביום.</w:t>
      </w:r>
    </w:p>
    <w:p>
      <w:pPr>
        <w:pStyle w:val="afffff8"/>
        <w:rPr>
          <w:ins w:id="90191" w:author="קלוד" w:date="2026-10-11T12:18:15Z"/>
        </w:rPr>
      </w:pPr>
      <w:ins w:id="90192" w:author="קלוד" w:date="2026-10-11T12:18:15Z">
        <w:r>
          <w:rPr>
            <w:color w:val="7B3F00"/>
          </w:rPr>
          <w:t xml:space="preserve">עיקר שירה מן התורה - 'ושרת בשם ה' אלהיו'</w:t>
        </w:r>
      </w:ins>
    </w:p>
    <w:p w:rsidR="00E403F0" w:rsidRPr="00AD695E" w:rsidRDefault="00E403F0" w:rsidP="00E403F0">
      <w:pPr>
        <w:rPr>
          <w:rtl/>
        </w:rPr>
      </w:pPr>
      <w:r w:rsidRPr="00A757C8">
        <w:rPr>
          <w:rStyle w:val="2fb"/>
          <w:rFonts w:hint="cs"/>
          <w:rtl/>
        </w:rPr>
        <w:t>אריא</w:t>
      </w:r>
      <w:r w:rsidRPr="00A757C8">
        <w:rPr>
          <w:rStyle w:val="2fb"/>
          <w:rtl/>
        </w:rPr>
        <w:t>"</w:t>
      </w:r>
      <w:r w:rsidRPr="00A757C8">
        <w:rPr>
          <w:rStyle w:val="2fb"/>
          <w:rFonts w:hint="cs"/>
          <w:rtl/>
        </w:rPr>
        <w:t>ש</w:t>
      </w:r>
      <w:r w:rsidRPr="00A757C8">
        <w:rPr>
          <w:rtl/>
        </w:rPr>
        <w:t xml:space="preserve"> מנין לעיקר שירה מן התורה? </w:t>
      </w:r>
      <w:ins w:id="92422" w:author="מנוע מכני" w:date="2026-10-11T12:04:39Z">
        <w:r>
          <w:rPr>
            <w:rtl/>
          </w:rPr>
          <w:t xml:space="preserve">ד'</w:t>
        </w:r>
      </w:ins>
      <w:del w:id="92423" w:author="מנוע מכני" w:date="2026-10-11T12:04:39Z">
        <w:r w:rsidRPr="00A757C8">
          <w:rPr>
            <w:rtl/>
          </w:rPr>
          <w:delText xml:space="preserve">שנ</w:delText>
        </w:r>
        <w:r w:rsidRPr="00A757C8">
          <w:rPr>
            <w:rFonts w:hint="cs"/>
            <w:rtl/>
          </w:rPr>
          <w:delText xml:space="preserve">א'</w:delText>
        </w:r>
        <w:r w:rsidRPr="00A757C8">
          <w:rPr>
            <w:rtl/>
          </w:rPr>
          <w:delText xml:space="preserve">: </w:delText>
        </w:r>
        <w:r w:rsidRPr="00A757C8">
          <w:rPr>
            <w:rFonts w:hint="cs"/>
            <w:rtl/>
          </w:rPr>
          <w:delText xml:space="preserve">'</w:delText>
        </w:r>
      </w:del>
      <w:r w:rsidRPr="00A757C8">
        <w:rPr>
          <w:rStyle w:val="afffff0"/>
          <w:rtl/>
        </w:rPr>
        <w:t>ושרת בשם</w:t>
      </w:r>
      <w:r>
        <w:rPr>
          <w:rStyle w:val="afffff0"/>
          <w:rtl/>
        </w:rPr>
        <w:t xml:space="preserve"> ה</w:t>
      </w:r>
      <w:r w:rsidR="00D64BA8">
        <w:rPr>
          <w:rtl/>
        </w:rPr>
        <w:t>'</w:t>
      </w:r>
      <w:r>
        <w:rPr>
          <w:rtl/>
        </w:rPr>
        <w:t xml:space="preserve"> </w:t>
      </w:r>
      <w:r w:rsidRPr="00A757C8">
        <w:rPr>
          <w:rtl/>
        </w:rPr>
        <w:t>אלהיו</w:t>
      </w:r>
      <w:r w:rsidRPr="00A757C8">
        <w:rPr>
          <w:rFonts w:hint="cs"/>
          <w:rtl/>
        </w:rPr>
        <w:t>'</w:t>
      </w:r>
      <w:r w:rsidRPr="00A757C8">
        <w:rPr>
          <w:rtl/>
        </w:rPr>
        <w:t>,</w:t>
      </w:r>
      <w:r w:rsidRPr="00A757C8">
        <w:rPr>
          <w:rFonts w:hint="cs"/>
          <w:rtl/>
        </w:rPr>
        <w:t xml:space="preserve"> שרות שבשם</w:t>
      </w:r>
      <w:r w:rsidRPr="00A757C8">
        <w:rPr>
          <w:rtl/>
        </w:rPr>
        <w:t xml:space="preserve"> הוי אומר: זה שירה.</w:t>
      </w:r>
    </w:p>
    <w:p w:rsidR="00E403F0" w:rsidRPr="00AD695E" w:rsidRDefault="00E403F0" w:rsidP="00E403F0">
      <w:pPr>
        <w:rPr>
          <w:rtl/>
        </w:rPr>
      </w:pPr>
      <w:ins w:id="90322" w:author="מנוע מכני" w:date="2026-10-11T12:04:39Z">
        <w:r>
          <w:rPr>
            <w:rFonts w:hint="cs"/>
            <w:rtl/>
          </w:rPr>
          <w:t xml:space="preserve">ולא</w:t>
        </w:r>
      </w:ins>
      <w:del w:id="90323" w:author="מנוע מכני" w:date="2026-10-11T12:04:39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נשיאות כפים! </w:t>
      </w:r>
      <w:r>
        <w:rPr>
          <w:rFonts w:hint="cs"/>
          <w:rtl/>
        </w:rPr>
        <w:t>ד</w:t>
      </w:r>
      <w:r>
        <w:rPr>
          <w:rtl/>
        </w:rPr>
        <w:t xml:space="preserve">מלשרתו ולברך בשמו, מכלל דברכת כהנים </w:t>
      </w:r>
      <w:ins w:id="90324" w:author="מנוע מכני" w:date="2026-10-11T12:04:39Z">
        <w:r>
          <w:rPr>
            <w:rtl/>
          </w:rPr>
          <w:t xml:space="preserve">לא</w:t>
        </w:r>
      </w:ins>
      <w:del w:id="90325" w:author="מנוע מכני" w:date="2026-10-11T12:04:39Z">
        <w:r>
          <w:rPr>
            <w:rtl/>
          </w:rPr>
          <w:delText xml:space="preserve">לאו</w:delText>
        </w:r>
      </w:del>
      <w:r>
        <w:rPr>
          <w:rtl/>
        </w:rPr>
        <w:t xml:space="preserve"> שירות היא.</w:t>
      </w:r>
    </w:p>
    <w:p w:rsidR="00E403F0" w:rsidRPr="00AD695E" w:rsidRDefault="00E403F0" w:rsidP="00E403F0">
      <w:pPr>
        <w:rPr>
          <w:rtl/>
        </w:rPr>
      </w:pPr>
    </w:p>
    <w:p w:rsidR="00E403F0" w:rsidRPr="00AD695E" w:rsidRDefault="00E403F0" w:rsidP="00E403F0">
      <w:pPr>
        <w:rPr>
          <w:rtl/>
        </w:rPr>
      </w:pPr>
      <w:r>
        <w:rPr>
          <w:rStyle w:val="2fb"/>
          <w:rtl/>
        </w:rPr>
        <w:t xml:space="preserve">רב</w:t>
      </w:r>
      <w:r>
        <w:rPr>
          <w:rtl/>
        </w:rPr>
        <w:t xml:space="preserve"> מתנה מ</w:t>
      </w:r>
      <w:r>
        <w:rPr>
          <w:rFonts w:hint="cs"/>
          <w:rtl/>
        </w:rPr>
        <w:t>'</w:t>
      </w:r>
      <w:r>
        <w:rPr>
          <w:rStyle w:val="afffff0"/>
          <w:rtl/>
        </w:rPr>
        <w:t xml:space="preserve">תחת אשר </w:t>
      </w:r>
      <w:r>
        <w:rPr>
          <w:rStyle w:val="afffff0"/>
          <w:rtl/>
        </w:rPr>
        <w:t xml:space="preserve">לא</w:t>
      </w:r>
      <w:r>
        <w:rPr>
          <w:rStyle w:val="afffff0"/>
          <w:rtl/>
        </w:rPr>
        <w:t xml:space="preserve"> עבדת את ה</w:t>
      </w:r>
      <w:r w:rsidR="00D64BA8">
        <w:rPr>
          <w:rtl/>
        </w:rPr>
        <w:t>'</w:t>
      </w:r>
      <w:r>
        <w:rPr>
          <w:rtl/>
        </w:rPr>
        <w:t xml:space="preserve"> אלהיך בשמחה ובטוב לבב</w:t>
      </w:r>
      <w:r>
        <w:rPr>
          <w:rFonts w:hint="cs"/>
          <w:rtl/>
        </w:rPr>
        <w:t>'</w:t>
      </w:r>
      <w:r>
        <w:rPr>
          <w:rtl/>
        </w:rPr>
        <w:t>, איזו היא עבודה שבשמחה ובטוב לבב? הוי אומר: זה שירה.</w:t>
      </w:r>
    </w:p>
    <w:p>
      <w:pPr>
        <w:pStyle w:val="38"/>
        <w:rPr>
          <w:ins w:id="93212" w:author="מנוע מכני" w:date="2026-10-11T12:04:39Z"/>
        </w:rPr>
      </w:pPr>
      <w:r>
        <w:t xml:space="preserve">ואימא:</w:t>
      </w:r>
    </w:p>
    <w:p w:rsidR="00E403F0" w:rsidRPr="00AD695E" w:rsidRDefault="00E403F0" w:rsidP="00E403F0">
      <w:pPr>
        <w:rPr>
          <w:rtl/>
        </w:rPr>
      </w:pPr>
      <w:del w:id="9321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דברי תורה, ד</w:t>
      </w:r>
      <w:r>
        <w:rPr>
          <w:rFonts w:hint="cs"/>
          <w:rtl/>
        </w:rPr>
        <w:t>'</w:t>
      </w:r>
      <w:r>
        <w:rPr>
          <w:rStyle w:val="afffff0"/>
          <w:rtl/>
        </w:rPr>
        <w:t xml:space="preserve">פקודי </w:t>
      </w:r>
      <w:r>
        <w:rPr>
          <w:rStyle w:val="afffff0"/>
          <w:rtl/>
          <w:rPrChange w:id="9004" w:author="מנוע פסוקים" w:date="2026-10-11T09:22:04Z">
            <w:rPr>
              <w:rStyle w:val="afffff0"/>
              <w:rtl/>
            </w:rPr>
          </w:rPrChange>
        </w:rPr>
        <w:t xml:space="preserve">ה</w:t>
      </w:r>
      <w:r>
        <w:rPr>
          <w:rStyle w:val="afffff0"/>
          <w:rtl/>
          <w:rPrChange w:id="9005" w:author="מנוע פסוקים" w:date="2026-10-11T09:22:04Z">
            <w:rPr>
              <w:rtl/>
            </w:rPr>
          </w:rPrChange>
        </w:rPr>
        <w:t xml:space="preserve">'</w:t>
      </w:r>
      <w:r>
        <w:rPr>
          <w:rStyle w:val="afffff0"/>
          <w:rtl/>
          <w:rPrChange w:id="9006" w:author="מנוע פסוקים" w:date="2026-10-11T09:22:04Z">
            <w:rPr>
              <w:rtl/>
            </w:rPr>
          </w:rPrChange>
        </w:rPr>
        <w:t xml:space="preserve"> ישרים משמחי לב</w:t>
      </w:r>
      <w:r>
        <w:rPr>
          <w:rFonts w:hint="cs"/>
          <w:rtl/>
        </w:rPr>
        <w:t>'</w:t>
      </w:r>
      <w:r>
        <w:rPr>
          <w:rtl/>
        </w:rPr>
        <w:t xml:space="preserve">! משמחי לב איקרי טוב </w:t>
      </w:r>
      <w:r>
        <w:rPr>
          <w:rtl/>
        </w:rPr>
        <w:t xml:space="preserve">לא</w:t>
      </w:r>
      <w:r>
        <w:rPr>
          <w:rtl/>
        </w:rPr>
        <w:t xml:space="preserve"> איקרי.</w:t>
      </w:r>
    </w:p>
    <w:p>
      <w:pPr>
        <w:pStyle w:val="38"/>
        <w:rPr>
          <w:ins w:id="93214" w:author="מנוע מכני" w:date="2026-10-11T12:04:39Z"/>
        </w:rPr>
      </w:pPr>
      <w:r>
        <w:t xml:space="preserve">ואימא:</w:t>
      </w:r>
    </w:p>
    <w:p w:rsidR="00E403F0" w:rsidRPr="00AD695E" w:rsidRDefault="00E403F0" w:rsidP="00E403F0">
      <w:pPr>
        <w:rPr>
          <w:rtl/>
        </w:rPr>
      </w:pPr>
      <w:del w:id="9321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בכורים, ד</w:t>
      </w:r>
      <w:r>
        <w:rPr>
          <w:rFonts w:hint="cs"/>
          <w:rtl/>
        </w:rPr>
        <w:t>'</w:t>
      </w:r>
      <w:ins w:id="90285" w:author="Claude - סמנטי" w:date="2026-10-11T12:14:28Z">
        <w:r>
          <w:rPr>
            <w:rStyle w:val="afffff0"/>
            <w:rtl/>
          </w:rPr>
          <w:t xml:space="preserve">וְשָׂמַחְתָּ בְכָל הַטּוֹב</w:t>
        </w:r>
      </w:ins>
      <w:del w:id="90286" w:author="Claude - סמנטי" w:date="2026-10-11T12:14:28Z">
        <w:r>
          <w:rPr>
            <w:rtl/>
          </w:rPr>
          <w:delText xml:space="preserve">ושמחת בכל הטוב</w:delText>
        </w:r>
      </w:del>
      <w:r>
        <w:rPr>
          <w:rFonts w:hint="cs"/>
          <w:rtl/>
        </w:rPr>
        <w:t>'</w:t>
      </w:r>
      <w:r>
        <w:rPr>
          <w:rtl/>
        </w:rPr>
        <w:t xml:space="preserve">! טוב איקרי, טוב לבב </w:t>
      </w:r>
      <w:r>
        <w:rPr>
          <w:rtl/>
        </w:rPr>
        <w:t xml:space="preserve">לא</w:t>
      </w:r>
      <w:r>
        <w:rPr>
          <w:rtl/>
        </w:rPr>
        <w:t xml:space="preserve"> איקרי.</w:t>
      </w:r>
    </w:p>
    <w:p>
      <w:pPr>
        <w:pStyle w:val="38"/>
        <w:rPr>
          <w:ins w:id="93216" w:author="מנוע מכני" w:date="2026-10-11T12:04:39Z"/>
        </w:rPr>
      </w:pPr>
      <w:r w:rsidRPr="00217260">
        <w:t xml:space="preserve">א"ר מתנה:</w:t>
      </w:r>
    </w:p>
    <w:p w:rsidR="00E403F0" w:rsidRPr="00AD695E" w:rsidRDefault="00E403F0" w:rsidP="00E403F0">
      <w:pPr>
        <w:rPr>
          <w:rtl/>
        </w:rPr>
      </w:pPr>
      <w:del w:id="93217" w:author="מנוע מכני" w:date="2026-10-11T12:04:39Z">
        <w:r w:rsidRPr="00217260">
          <w:rPr>
            <w:b/>
            <w:bCs/>
            <w:rtl/>
          </w:rPr>
          <w:delText xml:space="preserve"> </w:delText>
        </w:r>
      </w:del>
      <w:r w:rsidRPr="00217260">
        <w:rPr>
          <w:b/>
          <w:bCs/>
          <w:rtl/>
        </w:rPr>
        <w:t xml:space="preserve">מנין לביכורים שטעונין שירה?</w:t>
      </w:r>
      <w:r>
        <w:rPr>
          <w:rtl/>
        </w:rPr>
        <w:t xml:space="preserve"> </w:t>
      </w:r>
      <w:ins w:id="92688" w:author="מנוע מכני" w:date="2026-10-11T12:04:39Z">
        <w:r>
          <w:rPr>
            <w:rtl/>
          </w:rPr>
          <w:t xml:space="preserve">באה</w:t>
        </w:r>
      </w:ins>
      <w:del w:id="92689" w:author="מנוע מכני" w:date="2026-10-11T12:04:39Z">
        <w:r>
          <w:rPr>
            <w:rtl/>
          </w:rPr>
          <w:delText xml:space="preserve">אתיא</w:delText>
        </w:r>
      </w:del>
      <w:r>
        <w:rPr>
          <w:rtl/>
        </w:rPr>
        <w:t xml:space="preserve"> טוב טוב </w:t>
      </w:r>
      <w:ins w:id="90326" w:author="מנוע מכני" w:date="2026-10-11T12:04:39Z">
        <w:r>
          <w:rPr>
            <w:rtl/>
          </w:rPr>
          <w:t xml:space="preserve">מכאן</w:t>
        </w:r>
      </w:ins>
      <w:del w:id="90327" w:author="מנוע מכני" w:date="2026-10-11T12:04:39Z">
        <w:r>
          <w:rPr>
            <w:rtl/>
          </w:rPr>
          <w:delText xml:space="preserve">מהכא</w:delText>
        </w:r>
      </w:del>
      <w:r>
        <w:rPr>
          <w:rtl/>
        </w:rPr>
        <w:t xml:space="preserve">.</w:t>
      </w:r>
    </w:p>
    <w:p>
      <w:pPr>
        <w:pStyle w:val="38"/>
        <w:rPr>
          <w:ins w:id="93218" w:author="מנוע מכני" w:date="2026-10-11T12:04:39Z"/>
        </w:rPr>
      </w:pPr>
      <w:r>
        <w:t>והך דרשב</w:t>
      </w:r>
      <w:r>
        <w:t>"</w:t>
      </w:r>
      <w:r>
        <w:t xml:space="preserve">נ מר' </w:t>
      </w:r>
      <w:r>
        <w:t xml:space="preserve">יונתן:</w:t>
      </w:r>
    </w:p>
    <w:p w:rsidR="00E403F0" w:rsidRPr="00AD695E" w:rsidRDefault="00E403F0" w:rsidP="00E403F0">
      <w:pPr>
        <w:rPr>
          <w:rtl/>
        </w:rPr>
      </w:pPr>
      <w:del w:id="9321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מנין שאין אומרים שירה אלא על היין?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ד'</w:t>
      </w:r>
      <w:ins w:id="90287" w:author="Claude - סמנטי" w:date="2026-10-11T12:14:28Z">
        <w:r>
          <w:rPr>
            <w:rStyle w:val="afffff0"/>
            <w:rtl/>
          </w:rPr>
          <w:t xml:space="preserve">וַתֹּאמֶר לָהֶם הַגֶּפֶן הֶחֳדַלְתִּי אֶת תִּירוֹשִׁי הַמְשַׂמֵּחַ אֱלֹהִים וַאֲנָשִׁים</w:t>
        </w:r>
      </w:ins>
      <w:del w:id="90288" w:author="Claude - סמנטי" w:date="2026-10-11T12:14:28Z">
        <w:r>
          <w:rPr>
            <w:rtl/>
          </w:rPr>
          <w:delText xml:space="preserve">ותאמר להם הגפן החדלתי את תירושי המשמח אלהים ואנשים</w:delText>
        </w:r>
      </w:del>
      <w:r>
        <w:rPr>
          <w:rFonts w:hint="cs"/>
          <w:rtl/>
        </w:rPr>
        <w:t>'</w:t>
      </w:r>
      <w:r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  <w:t xml:space="preserve">אם אנשים משמח, אלהים במה משמח? מכאן שאין אומרים שירה אלא על היין! </w:t>
      </w:r>
    </w:p>
    <w:p>
      <w:pPr>
        <w:pStyle w:val="38"/>
        <w:rPr>
          <w:ins w:id="93220" w:author="מנוע מכני" w:date="2026-10-11T12:04:39Z"/>
        </w:rPr>
      </w:pPr>
      <w:r>
        <w:tab/>
      </w:r>
      <w:r>
        <w:t>משכח</w:t>
      </w:r>
      <w:r>
        <w:t>"</w:t>
      </w:r>
      <w:r>
        <w:t xml:space="preserve">ל </w:t>
      </w:r>
      <w:r>
        <w:t xml:space="preserve">כדתני ר' יוסי:</w:t>
      </w:r>
    </w:p>
    <w:p w:rsidR="00E403F0" w:rsidRPr="00AD695E" w:rsidRDefault="00E403F0" w:rsidP="00E403F0">
      <w:pPr>
        <w:rPr>
          <w:rtl/>
        </w:rPr>
      </w:pPr>
      <w:del w:id="9322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פרי אתה מביא ואי אתה מביא משקין</w:t>
      </w:r>
      <w:ins w:id="91642" w:author="מנוע מכני" w:date="2026-10-11T12:04:39Z">
        <w:r>
          <w:rPr>
            <w:rtl/>
          </w:rPr>
          <w:t xml:space="preserve">,</w:t>
        </w:r>
      </w:ins>
      <w:del w:id="91643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>הביא ענבים ודרכן</w:t>
      </w:r>
      <w:r>
        <w:rPr>
          <w:rFonts w:hint="cs"/>
          <w:rtl/>
        </w:rPr>
        <w:t xml:space="preserve"> מ'</w:t>
      </w:r>
      <w:r>
        <w:rPr>
          <w:rtl/>
        </w:rPr>
        <w:t>תביא</w:t>
      </w:r>
      <w:r>
        <w:rPr>
          <w:rFonts w:hint="cs"/>
          <w:rtl/>
        </w:rPr>
        <w:t>'</w:t>
      </w:r>
      <w:r>
        <w:rPr>
          <w:rtl/>
        </w:rPr>
        <w:t>.</w:t>
      </w:r>
    </w:p>
    <w:p>
      <w:pPr>
        <w:pStyle w:val="38"/>
        <w:rPr>
          <w:ins w:id="93222" w:author="מנוע מכני" w:date="2026-10-11T12:04:39Z"/>
        </w:rPr>
      </w:pPr>
      <w:r w:rsidRPr="00217260">
        <w:t>ב.</w:t>
      </w:r>
      <w:r>
        <w:t xml:space="preserve"> </w:t>
      </w:r>
      <w:r>
        <w:t>חזקיה</w:t>
      </w:r>
      <w:r>
        <w:t>:</w:t>
      </w:r>
    </w:p>
    <w:p w:rsidR="00E403F0" w:rsidRPr="00AD695E" w:rsidRDefault="00E403F0" w:rsidP="00E403F0">
      <w:pPr>
        <w:rPr>
          <w:rtl/>
        </w:rPr>
      </w:pPr>
      <w:del w:id="9322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</w:t>
      </w:r>
      <w:r>
        <w:rPr>
          <w:rFonts w:hint="cs"/>
          <w:rtl/>
        </w:rPr>
        <w:t>'</w:t>
      </w:r>
      <w:r>
        <w:rPr>
          <w:rStyle w:val="afffff0"/>
          <w:rtl/>
        </w:rPr>
        <w:t>וכנניהו שר הלוים במשא יסור</w:t>
      </w:r>
      <w:r>
        <w:rPr>
          <w:rStyle w:val="afffff0"/>
          <w:rFonts w:hint="cs"/>
          <w:rtl/>
        </w:rPr>
        <w:t xml:space="preserve"> </w:t>
      </w:r>
      <w:r>
        <w:rPr>
          <w:rStyle w:val="afffff0"/>
          <w:rtl/>
        </w:rPr>
        <w:t>כי מבין הוא</w:t>
      </w:r>
      <w:r>
        <w:rPr>
          <w:rFonts w:hint="cs"/>
          <w:rtl/>
        </w:rPr>
        <w:t>'</w:t>
      </w:r>
      <w:r>
        <w:rPr>
          <w:rtl/>
        </w:rPr>
        <w:t>, אל תיקרי יסור אלא ישיר.</w:t>
      </w:r>
    </w:p>
    <w:p>
      <w:pPr>
        <w:pStyle w:val="38"/>
        <w:rPr>
          <w:ins w:id="93224" w:author="מנוע מכני" w:date="2026-10-11T12:04:39Z"/>
        </w:rPr>
      </w:pPr>
      <w:r w:rsidRPr="00DC5F70">
        <w:t>ג.</w:t>
      </w:r>
      <w:r w:rsidRPr="00DC5F70">
        <w:t xml:space="preserve"> </w:t>
      </w:r>
      <w:r w:rsidRPr="00DC5F70">
        <w:t xml:space="preserve">בלווטי </w:t>
      </w:r>
      <w:r w:rsidRPr="00DC5F70">
        <w:t>מרי</w:t>
      </w:r>
      <w:r w:rsidRPr="00DC5F70">
        <w:t>"</w:t>
      </w:r>
      <w:r w:rsidRPr="00DC5F70">
        <w:t>ו:</w:t>
      </w:r>
    </w:p>
    <w:p w:rsidR="00E403F0" w:rsidRPr="00DC5F70" w:rsidRDefault="00E403F0" w:rsidP="00E403F0">
      <w:pPr>
        <w:rPr>
          <w:spacing w:val="-2"/>
          <w:rtl/>
        </w:rPr>
      </w:pPr>
      <w:del w:id="93225" w:author="מנוע מכני" w:date="2026-10-11T12:04:39Z">
        <w:r w:rsidRPr="00DC5F70">
          <w:rPr>
            <w:spacing w:val="-2"/>
            <w:rtl/>
          </w:rPr>
          <w:delText xml:space="preserve"> </w:delText>
        </w:r>
      </w:del>
      <w:r w:rsidRPr="00DC5F70">
        <w:rPr>
          <w:spacing w:val="-2"/>
          <w:rtl/>
        </w:rPr>
        <w:t xml:space="preserve">מ</w:t>
      </w:r>
      <w:r w:rsidRPr="00DC5F70">
        <w:rPr>
          <w:rFonts w:hint="cs"/>
          <w:spacing w:val="-2"/>
          <w:rtl/>
        </w:rPr>
        <w:t>'</w:t>
      </w:r>
      <w:r w:rsidRPr="00DC5F70">
        <w:rPr>
          <w:rStyle w:val="afffff0"/>
          <w:spacing w:val="-2"/>
          <w:rtl/>
        </w:rPr>
        <w:t>לעבוד עבודת עבודה</w:t>
      </w:r>
      <w:r w:rsidRPr="00DC5F70">
        <w:rPr>
          <w:rFonts w:hint="cs"/>
          <w:spacing w:val="-2"/>
          <w:rtl/>
        </w:rPr>
        <w:t>'</w:t>
      </w:r>
      <w:r w:rsidRPr="00DC5F70">
        <w:rPr>
          <w:spacing w:val="-2"/>
          <w:rtl/>
        </w:rPr>
        <w:t>, איזהו עבודה שצריכה עבודה? הוי אומר: זו שירה.</w:t>
      </w:r>
    </w:p>
    <w:p w:rsidR="00E403F0" w:rsidRPr="00AD695E" w:rsidRDefault="00E403F0" w:rsidP="00E403F0">
      <w:pPr>
        <w:rPr>
          <w:rtl/>
        </w:rPr>
      </w:pPr>
      <w:r w:rsidRPr="00217260">
        <w:rPr>
          <w:rFonts w:hint="cs"/>
          <w:b/>
          <w:bCs/>
          <w:rtl/>
        </w:rPr>
        <w:lastRenderedPageBreak/>
        <w:t>ד.</w:t>
      </w:r>
      <w:r>
        <w:rPr>
          <w:rFonts w:hint="cs"/>
          <w:rtl/>
        </w:rPr>
        <w:t xml:space="preserve">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יצחק </w:t>
      </w:r>
      <w:r>
        <w:rPr>
          <w:rFonts w:hint="cs"/>
          <w:rtl/>
        </w:rPr>
        <w:t>מ'</w:t>
      </w:r>
      <w:ins w:id="90293" w:author="Claude - סמנטי" w:date="2026-10-11T12:14:28Z">
        <w:r>
          <w:rPr>
            <w:rStyle w:val="afffff0"/>
            <w:rtl/>
          </w:rPr>
          <w:t xml:space="preserve">שְׂאוּ זִמְרָה וּתְנוּ תּוֹף כִּנּוֹר נָעִים עִם נָבֶל</w:t>
        </w:r>
      </w:ins>
      <w:del w:id="90294" w:author="Claude - סמנטי" w:date="2026-10-11T12:14:28Z">
        <w:r>
          <w:rPr>
            <w:rtl/>
          </w:rPr>
          <w:delText xml:space="preserve">שאו זמרה ותנו תוף כנור נעים עם נבל</w:delText>
        </w:r>
      </w:del>
      <w:r>
        <w:rPr>
          <w:rFonts w:hint="cs"/>
          <w:rtl/>
        </w:rPr>
        <w:t>'</w:t>
      </w:r>
      <w:r>
        <w:rPr>
          <w:rtl/>
        </w:rPr>
        <w:t>.</w:t>
      </w:r>
    </w:p>
    <w:p w:rsidR="00E403F0" w:rsidRPr="00AD695E" w:rsidRDefault="00E403F0" w:rsidP="00E403F0">
      <w:pPr>
        <w:rPr>
          <w:rtl/>
        </w:rPr>
      </w:pPr>
      <w:r w:rsidRPr="00217260">
        <w:rPr>
          <w:rFonts w:hint="cs"/>
          <w:b/>
          <w:bCs/>
          <w:rtl/>
        </w:rPr>
        <w:t>ה.</w:t>
      </w:r>
      <w:r>
        <w:rPr>
          <w:rFonts w:hint="cs"/>
          <w:rtl/>
        </w:rPr>
        <w:t xml:space="preserve"> </w:t>
      </w:r>
      <w:r>
        <w:rPr>
          <w:rStyle w:val="2fb"/>
          <w:rtl/>
        </w:rPr>
        <w:t>ר</w:t>
      </w:r>
      <w:r>
        <w:rPr>
          <w:rStyle w:val="2fb"/>
          <w:rFonts w:hint="cs"/>
          <w:rtl/>
        </w:rPr>
        <w:t>נב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י</w:t>
      </w:r>
      <w:r>
        <w:rPr>
          <w:rFonts w:hint="cs"/>
          <w:rtl/>
        </w:rPr>
        <w:t xml:space="preserve"> '</w:t>
      </w:r>
      <w:r>
        <w:rPr>
          <w:rStyle w:val="afffff0"/>
          <w:rFonts w:hint="cs"/>
          <w:rtl/>
        </w:rPr>
        <w:t xml:space="preserve">מ</w:t>
      </w:r>
      <w:r>
        <w:rPr>
          <w:rStyle w:val="afffff0"/>
          <w:rtl/>
        </w:rPr>
        <w:t>המה ישאו קולם ירונו בגאון ה</w:t>
      </w:r>
      <w:r w:rsidR="00D64BA8">
        <w:rPr>
          <w:rtl/>
        </w:rPr>
        <w:t>'</w:t>
      </w:r>
      <w:r>
        <w:rPr>
          <w:rtl/>
        </w:rPr>
        <w:t xml:space="preserve"> צהלו מים</w:t>
      </w:r>
      <w:r>
        <w:rPr>
          <w:rFonts w:hint="cs"/>
          <w:rtl/>
        </w:rPr>
        <w:t>'</w:t>
      </w:r>
      <w:r>
        <w:rPr>
          <w:rtl/>
        </w:rPr>
        <w:t>.</w:t>
      </w:r>
    </w:p>
    <w:p w:rsidR="00E403F0" w:rsidRPr="00AD695E" w:rsidRDefault="00E403F0" w:rsidP="00E403F0">
      <w:pPr>
        <w:rPr>
          <w:rtl/>
        </w:rPr>
      </w:pPr>
      <w:r w:rsidRPr="00A757C8">
        <w:rPr>
          <w:rtl/>
        </w:rPr>
        <w:t xml:space="preserve">ותנא </w:t>
      </w:r>
      <w:ins w:id="92690" w:author="מנוע מכני" w:date="2026-10-11T12:04:39Z">
        <w:r>
          <w:rPr>
            <w:rtl/>
          </w:rPr>
          <w:t xml:space="preserve">מביא</w:t>
        </w:r>
      </w:ins>
      <w:del w:id="92691" w:author="מנוע מכני" w:date="2026-10-11T12:04:39Z">
        <w:r w:rsidRPr="00A757C8">
          <w:rPr>
            <w:rtl/>
          </w:rPr>
          <w:delText xml:space="preserve">מייתי</w:delText>
        </w:r>
      </w:del>
      <w:r w:rsidRPr="00A757C8">
        <w:rPr>
          <w:rtl/>
        </w:rPr>
        <w:t xml:space="preserve"> מ</w:t>
      </w:r>
      <w:r w:rsidRPr="00A757C8">
        <w:rPr>
          <w:rFonts w:hint="cs"/>
          <w:rtl/>
        </w:rPr>
        <w:t>'</w:t>
      </w:r>
      <w:r w:rsidRPr="00A757C8">
        <w:rPr>
          <w:rStyle w:val="afffff0"/>
          <w:rtl/>
        </w:rPr>
        <w:t xml:space="preserve">ולבני קהת </w:t>
      </w:r>
      <w:r w:rsidRPr="00A757C8">
        <w:rPr>
          <w:rStyle w:val="afffff0"/>
          <w:rtl/>
        </w:rPr>
        <w:t xml:space="preserve">לא</w:t>
      </w:r>
      <w:r w:rsidRPr="00A757C8">
        <w:rPr>
          <w:rStyle w:val="afffff0"/>
          <w:rtl/>
        </w:rPr>
        <w:t xml:space="preserve"> נתן כי עבודת הקדש עליהם בכתף ישאו</w:t>
      </w:r>
      <w:r w:rsidRPr="00A757C8">
        <w:rPr>
          <w:rFonts w:hint="cs"/>
          <w:rtl/>
        </w:rPr>
        <w:t>'</w:t>
      </w:r>
      <w:r w:rsidRPr="00A757C8">
        <w:rPr>
          <w:rtl/>
        </w:rPr>
        <w:t xml:space="preserve">, ממשמע שנאמר </w:t>
      </w:r>
      <w:r>
        <w:rPr>
          <w:rFonts w:hint="cs"/>
          <w:rtl/>
        </w:rPr>
        <w:t>'</w:t>
      </w:r>
      <w:ins w:id="90289" w:author="Claude - סמנטי" w:date="2026-10-11T12:14:28Z">
        <w:r>
          <w:rPr>
            <w:rStyle w:val="afffff0"/>
            <w:rtl/>
          </w:rPr>
          <w:t xml:space="preserve">בַּכָּתֵף</w:t>
        </w:r>
      </w:ins>
      <w:del w:id="90290" w:author="Claude - סמנטי" w:date="2026-10-11T12:14:28Z">
        <w:r w:rsidRPr="00A757C8">
          <w:rPr>
            <w:rtl/>
          </w:rPr>
          <w:delText xml:space="preserve">בכתף</w:delText>
        </w:r>
      </w:del>
      <w:r>
        <w:rPr>
          <w:rFonts w:hint="cs"/>
          <w:rtl/>
        </w:rPr>
        <w:t>'</w:t>
      </w:r>
      <w:r w:rsidRPr="00A757C8">
        <w:rPr>
          <w:rtl/>
        </w:rPr>
        <w:t>, א</w:t>
      </w:r>
      <w:r w:rsidRPr="00A757C8">
        <w:rPr>
          <w:rFonts w:hint="cs"/>
          <w:rtl/>
        </w:rPr>
        <w:t>"י</w:t>
      </w:r>
      <w:r w:rsidRPr="00A757C8">
        <w:rPr>
          <w:rtl/>
        </w:rPr>
        <w:t xml:space="preserve"> שישאו?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'</w:t>
      </w:r>
      <w:r>
        <w:rPr>
          <w:rStyle w:val="afffff0"/>
          <w:rtl/>
        </w:rPr>
        <w:t>ישאו</w:t>
      </w:r>
      <w:r>
        <w:rPr>
          <w:rFonts w:hint="cs"/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 xml:space="preserve">אינו </w:t>
      </w:r>
      <w:r>
        <w:rPr>
          <w:rtl/>
        </w:rPr>
        <w:t xml:space="preserve">אלא לשון שירה, וכן אומר: </w:t>
      </w:r>
      <w:r>
        <w:rPr>
          <w:rFonts w:hint="cs"/>
          <w:rtl/>
        </w:rPr>
        <w:t>'</w:t>
      </w:r>
      <w:ins w:id="90291" w:author="Claude - סמנטי" w:date="2026-10-11T12:14:28Z">
        <w:r>
          <w:rPr>
            <w:rStyle w:val="afffff0"/>
            <w:rtl/>
          </w:rPr>
          <w:t xml:space="preserve">שְׂאוּ זִמְרָה וּתְנוּ תּוֹף</w:t>
        </w:r>
      </w:ins>
      <w:del w:id="90292" w:author="Claude - סמנטי" w:date="2026-10-11T12:14:28Z">
        <w:r>
          <w:rPr>
            <w:rtl/>
          </w:rPr>
          <w:delText xml:space="preserve">שאו זמרה ותנו תוף</w:delText>
        </w:r>
      </w:del>
      <w:r>
        <w:rPr>
          <w:rFonts w:hint="cs"/>
          <w:rtl/>
        </w:rPr>
        <w:t>'</w:t>
      </w:r>
      <w:r>
        <w:rPr>
          <w:rtl/>
        </w:rPr>
        <w:t>, ואומר: ישאו קולם ירונו וגו'.</w:t>
      </w:r>
    </w:p>
    <w:p w:rsidR="00E403F0" w:rsidRPr="00AD695E" w:rsidRDefault="00E403F0" w:rsidP="00E403F0">
      <w:pPr>
        <w:rPr>
          <w:rtl/>
        </w:rPr>
      </w:pPr>
      <w:r w:rsidRPr="00217260">
        <w:rPr>
          <w:rFonts w:hint="cs"/>
          <w:b/>
          <w:bCs/>
          <w:rtl/>
        </w:rPr>
        <w:t>ו.</w:t>
      </w:r>
      <w:r>
        <w:rPr>
          <w:rFonts w:hint="cs"/>
          <w:rtl/>
        </w:rPr>
        <w:t xml:space="preserve"> </w:t>
      </w:r>
      <w:r>
        <w:rPr>
          <w:rtl/>
        </w:rPr>
        <w:t xml:space="preserve">חנניא בן אחי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 </w:t>
      </w:r>
      <w:r>
        <w:rPr>
          <w:rtl/>
        </w:rPr>
        <w:t xml:space="preserve">אמר</w:t>
      </w:r>
      <w:r>
        <w:rPr>
          <w:rFonts w:hint="cs"/>
          <w:rtl/>
        </w:rPr>
        <w:t xml:space="preserve"> מ'</w:t>
      </w:r>
      <w:ins w:id="90295" w:author="Claude - סמנטי" w:date="2026-10-11T12:14:28Z">
        <w:r>
          <w:rPr>
            <w:rStyle w:val="afffff0"/>
            <w:rtl/>
          </w:rPr>
          <w:t xml:space="preserve">מֹשֶׁה יְדַבֵּר וְהָאֱלֹהִים יַעֲנֶנּוּ בְקוֹל</w:t>
        </w:r>
      </w:ins>
      <w:del w:id="90296" w:author="Claude - סמנטי" w:date="2026-10-11T12:14:28Z">
        <w:r>
          <w:rPr>
            <w:rtl/>
          </w:rPr>
          <w:delText xml:space="preserve">משה ידבר והאלהים יעננו בקול</w:delText>
        </w:r>
      </w:del>
      <w:r>
        <w:rPr>
          <w:rFonts w:hint="cs"/>
          <w:rtl/>
        </w:rPr>
        <w:t>'</w:t>
      </w:r>
      <w:r>
        <w:rPr>
          <w:rtl/>
        </w:rPr>
        <w:t>, על עסקי קול.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יא:</w:t>
      </w:r>
    </w:p>
    <w:p w:rsidR="00E403F0" w:rsidRPr="00AD695E" w:rsidRDefault="00E403F0" w:rsidP="00E403F0">
      <w:pPr>
        <w:rPr>
          <w:rtl/>
        </w:rPr>
      </w:pPr>
      <w:r w:rsidRPr="00217260">
        <w:rPr>
          <w:rFonts w:hint="cs"/>
          <w:b/>
          <w:bCs/>
          <w:rtl/>
        </w:rPr>
        <w:t>ז.</w:t>
      </w:r>
      <w:r>
        <w:rPr>
          <w:rFonts w:hint="cs"/>
          <w:rtl/>
        </w:rPr>
        <w:t xml:space="preserve"> </w:t>
      </w:r>
      <w:r>
        <w:rPr>
          <w:rStyle w:val="2fb"/>
          <w:rtl/>
        </w:rPr>
        <w:t xml:space="preserve">רב אשי</w:t>
      </w:r>
      <w:r>
        <w:rPr>
          <w:rtl/>
        </w:rPr>
        <w:t xml:space="preserve"> </w:t>
      </w:r>
      <w:r>
        <w:rPr>
          <w:rFonts w:hint="cs"/>
          <w:rtl/>
        </w:rPr>
        <w:t>מ'</w:t>
      </w:r>
      <w:ins w:id="90297" w:author="Claude - סמנטי" w:date="2026-10-11T12:14:28Z">
        <w:r>
          <w:rPr>
            <w:rStyle w:val="afffff0"/>
            <w:rtl/>
          </w:rPr>
          <w:t xml:space="preserve">וַיְהִי כְּאֶחָד לַמְחַצְּצְרִים וְלַמְשׁוֹרְרִים לְהַשְׁמִיעַ קוֹל אֶחָד</w:t>
        </w:r>
      </w:ins>
      <w:del w:id="90298" w:author="Claude - סמנטי" w:date="2026-10-11T12:14:28Z">
        <w:r>
          <w:rPr>
            <w:rtl/>
          </w:rPr>
          <w:delText xml:space="preserve">ויהי כאחד למחצצרים ולמשוררים להשמיע קול אחד</w:delText>
        </w:r>
      </w:del>
      <w:r>
        <w:rPr>
          <w:rFonts w:hint="cs"/>
          <w:rtl/>
        </w:rPr>
        <w:t>'</w:t>
      </w:r>
      <w:r>
        <w:rPr>
          <w:rtl/>
        </w:rPr>
        <w:t>.</w:t>
      </w:r>
    </w:p>
    <w:p w:rsidR="00E403F0" w:rsidRPr="00AD695E" w:rsidRDefault="00E403F0" w:rsidP="00E403F0">
      <w:pPr>
        <w:rPr>
          <w:rtl/>
        </w:rPr>
      </w:pPr>
      <w:r w:rsidRPr="00217260">
        <w:rPr>
          <w:rFonts w:hint="cs"/>
          <w:b/>
          <w:bCs/>
          <w:rtl/>
        </w:rPr>
        <w:t>ח.</w:t>
      </w:r>
      <w:r>
        <w:rPr>
          <w:rFonts w:hint="cs"/>
          <w:rtl/>
        </w:rPr>
        <w:t xml:space="preserve">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יונתן </w:t>
      </w:r>
      <w:r>
        <w:rPr>
          <w:rFonts w:hint="cs"/>
          <w:rtl/>
        </w:rPr>
        <w:t>מ'</w:t>
      </w:r>
      <w:r>
        <w:rPr>
          <w:rStyle w:val="afffff0"/>
          <w:rtl/>
        </w:rPr>
        <w:t>ולא ימותו גם הם גם אתם</w:t>
      </w:r>
      <w:r>
        <w:rPr>
          <w:rFonts w:hint="cs"/>
          <w:rtl/>
        </w:rPr>
        <w:t>'</w:t>
      </w:r>
      <w:r>
        <w:rPr>
          <w:rtl/>
        </w:rPr>
        <w:t>, מה אתם בעבודת מזבח, אף הם בעבודת מזבח.</w:t>
      </w:r>
    </w:p>
    <w:p>
      <w:pPr>
        <w:pStyle w:val="38"/>
        <w:rPr>
          <w:ins w:id="93226" w:author="מנוע מכני" w:date="2026-10-11T12:04:39Z"/>
        </w:rPr>
      </w:pPr>
      <w:r w:rsidRPr="00A757C8">
        <w:t>תנ"</w:t>
      </w:r>
      <w:r w:rsidRPr="00A757C8">
        <w:t>ה:</w:t>
      </w:r>
    </w:p>
    <w:p w:rsidR="00E403F0" w:rsidRPr="00AD695E" w:rsidRDefault="00E403F0" w:rsidP="00E403F0">
      <w:pPr>
        <w:rPr>
          <w:rtl/>
        </w:rPr>
      </w:pPr>
      <w:del w:id="93227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Fonts w:hint="cs"/>
          <w:rtl/>
        </w:rPr>
        <w:t>'</w:t>
      </w:r>
      <w:r w:rsidRPr="00A757C8">
        <w:rPr>
          <w:rStyle w:val="afffff0"/>
          <w:rtl/>
        </w:rPr>
        <w:t>ולא ימותו גם הם גם אתם</w:t>
      </w:r>
      <w:r w:rsidRPr="00A757C8">
        <w:rPr>
          <w:rFonts w:hint="cs"/>
          <w:rtl/>
        </w:rPr>
        <w:t>'</w:t>
      </w:r>
      <w:r w:rsidRPr="00A757C8">
        <w:rPr>
          <w:rtl/>
        </w:rPr>
        <w:t>, אתם בשלהם והם בשלכם במיתה, הם בשלהם</w:t>
      </w:r>
      <w:r w:rsidRPr="00A757C8">
        <w:rPr>
          <w:rFonts w:hint="cs"/>
          <w:rtl/>
        </w:rPr>
        <w:t xml:space="preserve"> </w:t>
      </w:r>
      <w:r w:rsidRPr="00A757C8">
        <w:rPr>
          <w:rtl/>
        </w:rPr>
        <w:t>אינן במיתה אלא באזהרה.</w:t>
      </w:r>
    </w:p>
    <w:p>
      <w:pPr>
        <w:pStyle w:val="afffff8"/>
        <w:rPr>
          <w:ins w:id="90189" w:author="קלוד" w:date="2026-10-11T12:18:15Z"/>
        </w:rPr>
      </w:pPr>
      <w:ins w:id="90190" w:author="קלוד" w:date="2026-10-11T12:18:15Z">
        <w:r>
          <w:rPr>
            <w:color w:val="7B3F00"/>
          </w:rPr>
          <w:t xml:space="preserve">משורר ששיער בשל חבירו - מיתה או אזהרה</w:t>
        </w:r>
      </w:ins>
    </w:p>
    <w:p>
      <w:pPr>
        <w:pStyle w:val="38"/>
        <w:rPr>
          <w:ins w:id="93228" w:author="מנוע מכני" w:date="2026-10-11T12:04:39Z"/>
        </w:rPr>
      </w:pPr>
      <w:r>
        <w:t xml:space="preserve">אביי נקיטינן:</w:t>
      </w:r>
    </w:p>
    <w:p w:rsidR="00E403F0" w:rsidRPr="00AD695E" w:rsidRDefault="00E403F0" w:rsidP="00E403F0">
      <w:pPr>
        <w:rPr>
          <w:rtl/>
        </w:rPr>
      </w:pPr>
      <w:del w:id="9322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משורר ששיער בשל חבירו במיתה, </w:t>
      </w:r>
      <w:r>
        <w:rPr>
          <w:rFonts w:hint="cs"/>
          <w:rtl/>
        </w:rPr>
        <w:t>'</w:t>
      </w:r>
      <w:ins w:id="90299" w:author="Claude - סמנטי" w:date="2026-10-11T12:14:28Z">
        <w:r>
          <w:rPr>
            <w:rStyle w:val="afffff0"/>
            <w:rtl/>
          </w:rPr>
          <w:t xml:space="preserve">וְהַחוֹנִים לִפְנֵי הַמִּשְׁכָּן קֵדְמָה לִפְנֵי אֹהֶל מוֹעֵד וגו</w:t>
        </w:r>
      </w:ins>
      <w:del w:id="90300" w:author="Claude - סמנטי" w:date="2026-10-11T12:14:28Z">
        <w:r>
          <w:rPr>
            <w:rtl/>
          </w:rPr>
          <w:delText xml:space="preserve">והחונים לפני המשכן קדמה לפני אהל מועד וגו</w:delText>
        </w:r>
      </w:del>
      <w:r>
        <w:rPr>
          <w:rtl/>
        </w:rPr>
        <w:t xml:space="preserve">' והזר הקרב יומת</w:t>
      </w:r>
      <w:r>
        <w:rPr>
          <w:rFonts w:hint="cs"/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- '</w:t>
      </w:r>
      <w:r>
        <w:rPr>
          <w:rtl/>
        </w:rPr>
        <w:t>זר</w:t>
      </w:r>
      <w:r>
        <w:rPr>
          <w:rFonts w:hint="cs"/>
          <w:rtl/>
        </w:rPr>
        <w:t>'</w:t>
      </w:r>
      <w:r>
        <w:rPr>
          <w:rtl/>
        </w:rPr>
        <w:t xml:space="preserve"> </w:t>
      </w:r>
      <w:ins w:id="90328" w:author="מנוע מכני" w:date="2026-10-11T12:04:39Z">
        <w:r>
          <w:rPr>
            <w:rFonts w:hint="cs"/>
            <w:rtl/>
          </w:rPr>
          <w:t xml:space="preserve">לא</w:t>
        </w:r>
      </w:ins>
      <w:del w:id="90329" w:author="מנוע מכני" w:date="2026-10-11T12:04:39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זר ממש, </w:t>
      </w:r>
      <w:r>
        <w:rPr>
          <w:rFonts w:hint="cs"/>
          <w:rtl/>
        </w:rPr>
        <w:t xml:space="preserve">[דכבר כתוב] </w:t>
      </w:r>
      <w:r>
        <w:rPr>
          <w:rtl/>
        </w:rPr>
        <w:t xml:space="preserve">אלא</w:t>
      </w:r>
      <w:ins w:id="91644" w:author="מנוע מכני" w:date="2026-10-11T12:04:39Z">
        <w:r>
          <w:rPr>
            <w:rtl/>
          </w:rPr>
          <w:t xml:space="preserve"> </w:t>
        </w:r>
      </w:ins>
      <w:del w:id="91645" w:author="מנוע מכני" w:date="2026-10-11T12:04:39Z">
        <w:r>
          <w:rPr>
            <w:rtl/>
          </w:rPr>
          <w:delText xml:space="preserve">  </w:delText>
        </w:r>
      </w:del>
      <w:r>
        <w:rPr>
          <w:rtl/>
        </w:rPr>
        <w:t xml:space="preserve">זר דאותה עבודה.</w:t>
      </w:r>
    </w:p>
    <w:p>
      <w:pPr>
        <w:pStyle w:val="38"/>
        <w:rPr>
          <w:ins w:id="93230" w:author="מנוע מכני" w:date="2026-10-11T12:04:39Z"/>
        </w:rPr>
      </w:pPr>
      <w:r w:rsidRPr="00217260">
        <w:t>מיתיבי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23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משורר ששיער ומשוער ששורר - אינן במיתה אלא באזהרה! </w:t>
      </w:r>
    </w:p>
    <w:p>
      <w:pPr>
        <w:pStyle w:val="38"/>
        <w:rPr>
          <w:ins w:id="93232" w:author="מנוע מכני" w:date="2026-10-11T12:04:39Z"/>
        </w:rPr>
      </w:pPr>
      <w:r>
        <w:t xml:space="preserve">תנאי היא, </w:t>
      </w:r>
      <w:r>
        <w:t xml:space="preserve">דתניא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23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מעשה </w:t>
      </w:r>
      <w:r>
        <w:rPr>
          <w:rStyle w:val="2fb"/>
          <w:rtl/>
        </w:rPr>
        <w:t xml:space="preserve">בר</w:t>
      </w:r>
      <w:r>
        <w:rPr>
          <w:rStyle w:val="2fb"/>
          <w:rFonts w:hint="cs"/>
          <w:rtl/>
        </w:rPr>
        <w:t>יב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ח</w:t>
      </w:r>
      <w:r>
        <w:rPr>
          <w:rFonts w:hint="cs"/>
          <w:rtl/>
        </w:rPr>
        <w:t xml:space="preserve"> </w:t>
      </w:r>
      <w:r>
        <w:rPr>
          <w:rtl/>
        </w:rPr>
        <w:t xml:space="preserve">שהלך לסייע בהגפת דלתות אצל </w:t>
      </w:r>
      <w:r>
        <w:rPr>
          <w:rStyle w:val="2fb"/>
          <w:rtl/>
        </w:rPr>
        <w:t xml:space="preserve">ר' יוחנן</w:t>
      </w:r>
      <w:r>
        <w:rPr>
          <w:rtl/>
        </w:rPr>
        <w:t xml:space="preserve"> בן גודגדא, </w:t>
      </w:r>
    </w:p>
    <w:p>
      <w:pPr>
        <w:pStyle w:val="38"/>
        <w:rPr>
          <w:ins w:id="93234" w:author="מנוע מכני" w:date="2026-10-11T12:04:39Z"/>
        </w:rPr>
      </w:pPr>
      <w:r>
        <w:t xml:space="preserve">אמר</w:t>
      </w:r>
      <w:r>
        <w:t xml:space="preserve"> לו:</w:t>
      </w:r>
    </w:p>
    <w:p w:rsidR="00E403F0" w:rsidRPr="00AD695E" w:rsidRDefault="00E403F0" w:rsidP="00E403F0">
      <w:pPr>
        <w:rPr>
          <w:rtl/>
        </w:rPr>
      </w:pPr>
      <w:del w:id="9323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בני, חזור לאחוריך, שאתה מן המשוררים ולא מן המשוערים</w:t>
      </w:r>
      <w:ins w:id="91646" w:author="מנוע מכני" w:date="2026-10-11T12:04:39Z">
        <w:r>
          <w:rPr>
            <w:rtl/>
          </w:rPr>
          <w:t xml:space="preserve">,</w:t>
        </w:r>
      </w:ins>
      <w:del w:id="91647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ins w:id="92318" w:author="מנוע מכני" w:date="2026-10-11T12:04:39Z">
        <w:r>
          <w:rPr>
            <w:rFonts w:hint="cs"/>
            <w:rtl/>
          </w:rPr>
          <w:t xml:space="preserve">דבזה</w:t>
        </w:r>
      </w:ins>
      <w:del w:id="92319" w:author="מנוע מכני" w:date="2026-10-11T12:04:39Z">
        <w:r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בהא</w:delText>
        </w:r>
      </w:del>
      <w:r>
        <w:rPr>
          <w:rtl/>
        </w:rPr>
        <w:t xml:space="preserve"> </w:t>
      </w:r>
      <w:ins w:id="92316" w:author="מנוע מכני" w:date="2026-10-11T12:04:39Z">
        <w:r>
          <w:rPr>
            <w:rtl/>
          </w:rPr>
          <w:t xml:space="preserve">חלקו</w:t>
        </w:r>
      </w:ins>
      <w:del w:id="92317" w:author="מנוע מכני" w:date="2026-10-11T12:04:39Z">
        <w:r>
          <w:rPr>
            <w:rtl/>
          </w:rPr>
          <w:delText xml:space="preserve">קמיפלגי</w:delText>
        </w:r>
      </w:del>
      <w:r>
        <w:rPr>
          <w:rtl/>
        </w:rPr>
        <w:t xml:space="preserve">, דמר סבר: מיתה היא, וגזרו בה רבנן</w:t>
      </w:r>
      <w:ins w:id="91648" w:author="מנוע מכני" w:date="2026-10-11T12:04:39Z">
        <w:r>
          <w:rPr>
            <w:rtl/>
          </w:rPr>
          <w:t xml:space="preserve">,</w:t>
        </w:r>
      </w:ins>
      <w:del w:id="91649" w:author="מנוע מכני" w:date="2026-10-11T12:04:39Z">
        <w:r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ומ"ס: אזהרה היא, ולא גזרו בה! </w:t>
      </w:r>
    </w:p>
    <w:p>
      <w:pPr>
        <w:pStyle w:val="38"/>
        <w:rPr>
          <w:ins w:id="93236" w:author="מנוע מכני" w:date="2026-10-11T12:04:39Z"/>
        </w:rPr>
      </w:pPr>
      <w:r>
        <w:t xml:space="preserve">- </w:t>
      </w:r>
      <w:r w:rsidRPr="009A0E1C">
        <w:t>ודחי'</w:t>
      </w:r>
      <w:r>
        <w:t xml:space="preserve"> </w:t>
      </w:r>
      <w:ins w:id="92392" w:author="מנוע מכני" w:date="2026-10-11T12:04:39Z">
        <w:r>
          <w:t xml:space="preserve">דלכ"ע</w:t>
        </w:r>
      </w:ins>
      <w:del w:id="92393" w:author="מנוע מכני" w:date="2026-10-11T12:04:39Z">
        <w:r>
          <w:delText xml:space="preserve">דכ"ע</w:delText>
        </w:r>
      </w:del>
      <w:r>
        <w:t xml:space="preserve"> אזהרה היא, </w:t>
      </w:r>
      <w:ins w:id="91522" w:author="מנוע מכני" w:date="2026-10-11T12:04:39Z">
        <w:r>
          <w:t xml:space="preserve">מ"ד</w:t>
        </w:r>
      </w:ins>
      <w:del w:id="91523" w:author="מנוע מכני" w:date="2026-10-11T12:04:39Z">
        <w:r>
          <w:delText xml:space="preserve">מר סבר</w:delText>
        </w:r>
      </w:del>
      <w:r>
        <w:t xml:space="preserve">:</w:t>
      </w:r>
    </w:p>
    <w:p w:rsidR="00E403F0" w:rsidRPr="00AD695E" w:rsidRDefault="00E403F0" w:rsidP="00E403F0">
      <w:pPr>
        <w:pStyle w:val="affffb"/>
        <w:rPr>
          <w:rtl/>
        </w:rPr>
      </w:pPr>
      <w:del w:id="9323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מסייע גזרו </w:t>
      </w:r>
      <w:ins w:id="90952" w:author="מנוע מכני" w:date="2026-10-11T12:04:39Z">
        <w:r>
          <w:rPr>
            <w:rtl/>
          </w:rPr>
          <w:t xml:space="preserve">בו</w:t>
        </w:r>
      </w:ins>
      <w:del w:id="90953" w:author="מנוע מכני" w:date="2026-10-11T12:04:39Z">
        <w:r>
          <w:rPr>
            <w:rtl/>
          </w:rPr>
          <w:delText xml:space="preserve">ביה</w:delText>
        </w:r>
      </w:del>
      <w:r>
        <w:rPr>
          <w:rtl/>
        </w:rPr>
        <w:t xml:space="preserve"> רבנן, ומר סבר: </w:t>
      </w:r>
      <w:r>
        <w:rPr>
          <w:rtl/>
        </w:rPr>
        <w:t xml:space="preserve">לא</w:t>
      </w:r>
      <w:r>
        <w:rPr>
          <w:rtl/>
        </w:rPr>
        <w:t xml:space="preserve"> גזרו </w:t>
      </w:r>
      <w:ins w:id="90954" w:author="מנוע מכני" w:date="2026-10-11T12:04:39Z">
        <w:r>
          <w:rPr>
            <w:rtl/>
          </w:rPr>
          <w:t xml:space="preserve">בו</w:t>
        </w:r>
      </w:ins>
      <w:del w:id="90955" w:author="מנוע מכני" w:date="2026-10-11T12:04:39Z">
        <w:r>
          <w:rPr>
            <w:rtl/>
          </w:rPr>
          <w:delText xml:space="preserve">ביה</w:delText>
        </w:r>
      </w:del>
      <w:r>
        <w:rPr>
          <w:rtl/>
        </w:rPr>
        <w:t xml:space="preserve"> רבנן.</w:t>
      </w:r>
    </w:p>
    <w:p w:rsidR="00E403F0" w:rsidRPr="00AD695E" w:rsidRDefault="00E403F0" w:rsidP="00E403F0">
      <w:pPr>
        <w:rPr>
          <w:rtl/>
        </w:rPr>
      </w:pPr>
    </w:p>
    <w:p>
      <w:pPr>
        <w:pStyle w:val="afffff8"/>
        <w:rPr>
          <w:ins w:id="90187" w:author="קלוד" w:date="2026-10-11T12:18:15Z"/>
        </w:rPr>
      </w:pPr>
      <w:ins w:id="90188" w:author="קלוד" w:date="2026-10-11T12:18:15Z">
        <w:r>
          <w:rPr>
            <w:color w:val="7B3F00"/>
          </w:rPr>
          <w:t xml:space="preserve">האם עולת נדבת ציבור טעונה שירה?</w:t>
        </w:r>
      </w:ins>
    </w:p>
    <w:p>
      <w:pPr>
        <w:pStyle w:val="38"/>
        <w:rPr>
          <w:ins w:id="93238" w:author="מנוע מכני" w:date="2026-10-11T12:04:39Z"/>
        </w:rPr>
      </w:pPr>
      <w:r w:rsidRPr="00217260">
        <w:t>בעי רבי אבין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23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עולת נדבת ציבור, טעונה שירה או אינה טעונה שירה?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עולותיכם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0956" w:author="מנוע מכני" w:date="2026-10-11T12:04:39Z">
        <w:r>
          <w:rPr>
            <w:rtl/>
          </w:rPr>
          <w:t xml:space="preserve">התורה</w:t>
        </w:r>
      </w:ins>
      <w:del w:id="90957" w:author="מנוע מכני" w:date="2026-10-11T12:04:39Z">
        <w:r>
          <w:rPr>
            <w:rtl/>
          </w:rPr>
          <w:delText xml:space="preserve">רחמנא</w:delText>
        </w:r>
      </w:del>
      <w:r>
        <w:rPr>
          <w:rtl/>
        </w:rPr>
        <w:t xml:space="preserve">, אחת עולת חובה ואחת עולת נדבה, 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או</w:t>
      </w:r>
      <w:r>
        <w:rPr>
          <w:rtl/>
        </w:rPr>
        <w:t xml:space="preserve">"ד</w:t>
      </w:r>
      <w:r>
        <w:rPr>
          <w:rtl/>
        </w:rPr>
        <w:t xml:space="preserve"> עולותיכם </w:t>
      </w:r>
      <w:ins w:id="90330" w:author="מנוע מכני" w:date="2026-10-11T12:04:39Z">
        <w:r>
          <w:rPr>
            <w:rtl/>
          </w:rPr>
          <w:t xml:space="preserve">דכולם</w:t>
        </w:r>
      </w:ins>
      <w:del w:id="90331" w:author="מנוע מכני" w:date="2026-10-11T12:04:39Z">
        <w:r>
          <w:rPr>
            <w:rtl/>
          </w:rPr>
          <w:delText xml:space="preserve">דכולהו</w:delText>
        </w:r>
      </w:del>
      <w:r>
        <w:rPr>
          <w:rtl/>
        </w:rPr>
        <w:t xml:space="preserve"> ישראל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0958" w:author="מנוע מכני" w:date="2026-10-11T12:04:39Z">
        <w:r>
          <w:rPr>
            <w:rtl/>
          </w:rPr>
          <w:t xml:space="preserve">התורה</w:t>
        </w:r>
      </w:ins>
      <w:del w:id="90959" w:author="מנוע מכני" w:date="2026-10-11T12:04:39Z">
        <w:r>
          <w:rPr>
            <w:rtl/>
          </w:rPr>
          <w:delText xml:space="preserve">רחמנא</w:delText>
        </w:r>
      </w:del>
      <w:r>
        <w:rPr>
          <w:rtl/>
        </w:rPr>
        <w:t xml:space="preserve">? </w:t>
      </w:r>
    </w:p>
    <w:p>
      <w:pPr>
        <w:pStyle w:val="38"/>
        <w:rPr>
          <w:ins w:id="93240" w:author="מנוע מכני" w:date="2026-10-11T12:04:39Z"/>
        </w:rPr>
      </w:pPr>
      <w:r w:rsidRPr="00A757C8">
        <w:t xml:space="preserve">ת"ש:</w:t>
      </w:r>
    </w:p>
    <w:p w:rsidR="00E403F0" w:rsidRPr="00AD695E" w:rsidRDefault="00E403F0" w:rsidP="00E403F0">
      <w:pPr>
        <w:rPr>
          <w:rtl/>
        </w:rPr>
      </w:pPr>
      <w:del w:id="93241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Fonts w:hint="cs"/>
          <w:rtl/>
        </w:rPr>
        <w:t>'</w:t>
      </w:r>
      <w:r w:rsidRPr="00A757C8">
        <w:rPr>
          <w:rStyle w:val="afffff0"/>
          <w:rtl/>
        </w:rPr>
        <w:t>ויאמר חזקיהו להעלות העולה להמזבח ובעת החל העולה החל שיר</w:t>
      </w:r>
      <w:r>
        <w:rPr>
          <w:rStyle w:val="afffff0"/>
          <w:rtl/>
        </w:rPr>
        <w:t xml:space="preserve"> ה</w:t>
      </w:r>
      <w:r w:rsidR="00D64BA8">
        <w:rPr>
          <w:rtl/>
        </w:rPr>
        <w:t>'</w:t>
      </w:r>
      <w:r>
        <w:rPr>
          <w:rtl/>
        </w:rPr>
        <w:t xml:space="preserve"> </w:t>
      </w:r>
      <w:r w:rsidRPr="00A757C8">
        <w:rPr>
          <w:rtl/>
        </w:rPr>
        <w:t xml:space="preserve">והחצוצרות </w:t>
      </w:r>
      <w:r w:rsidRPr="00A757C8">
        <w:rPr>
          <w:rtl/>
        </w:rPr>
        <w:t xml:space="preserve">ע"י</w:t>
      </w:r>
      <w:r w:rsidRPr="00A757C8">
        <w:rPr>
          <w:rtl/>
        </w:rPr>
        <w:t xml:space="preserve"> כלי דוד מלך ישראל</w:t>
      </w:r>
      <w:r w:rsidRPr="00A757C8">
        <w:rPr>
          <w:rFonts w:hint="cs"/>
          <w:rtl/>
        </w:rPr>
        <w:t>'</w:t>
      </w:r>
      <w:r w:rsidRPr="00A757C8"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ins w:id="90962" w:author="מנוע מכני" w:date="2026-10-11T12:04:39Z">
        <w:r>
          <w:rPr>
            <w:rtl/>
          </w:rPr>
          <w:t xml:space="preserve">זה</w:t>
        </w:r>
      </w:ins>
      <w:del w:id="90963" w:author="מנוע מכני" w:date="2026-10-11T12:04:39Z">
        <w:r>
          <w:rPr>
            <w:rtl/>
          </w:rPr>
          <w:tab/>
          <w:delText xml:space="preserve">האי</w:delText>
        </w:r>
      </w:del>
      <w:r>
        <w:rPr>
          <w:rtl/>
        </w:rPr>
        <w:tab/>
        <w:t xml:space="preserve"> שירה </w:t>
      </w:r>
      <w:ins w:id="90960" w:author="מנוע מכני" w:date="2026-10-11T12:04:39Z">
        <w:r>
          <w:rPr>
            <w:rtl/>
          </w:rPr>
          <w:t xml:space="preserve">מה</w:t>
        </w:r>
      </w:ins>
      <w:del w:id="90961" w:author="מנוע מכני" w:date="2026-10-11T12:04:39Z">
        <w:r>
          <w:rPr>
            <w:rtl/>
          </w:rPr>
          <w:tab/>
          <w:delText xml:space="preserve">מאי</w:delText>
        </w:r>
      </w:del>
      <w:r>
        <w:rPr>
          <w:rtl/>
        </w:rPr>
        <w:tab/>
        <w:t xml:space="preserve"> עבידתה? </w:t>
      </w:r>
      <w:ins w:id="92150" w:author="מנוע מכני" w:date="2026-10-11T12:04:39Z">
        <w:r>
          <w:rPr>
            <w:rtl/>
          </w:rPr>
          <w:t xml:space="preserve">אם </w:t>
        </w:r>
      </w:ins>
      <w:del w:id="92151" w:author="מנוע מכני" w:date="2026-10-11T12:04:39Z">
        <w:r>
          <w:rPr>
            <w:rtl/>
          </w:rPr>
          <w:tab/>
          <w:delText xml:space="preserve">אי </w:delText>
        </w:r>
      </w:del>
      <w:r>
        <w:rPr>
          <w:rtl/>
        </w:rPr>
        <w:tab/>
        <w:t xml:space="preserve">דעולת חובה, ל"ל </w:t>
      </w:r>
      <w:ins w:id="90055" w:author="Claude - סמנטי" w:date="2026-10-11T12:14:28Z">
        <w:r>
          <w:rPr>
            <w:rtl/>
          </w:rPr>
          <w:t xml:space="preserve">להימלך</w:t>
        </w:r>
      </w:ins>
      <w:del w:id="90056" w:author="Claude - סמנטי" w:date="2026-10-11T12:14:28Z">
        <w:r>
          <w:rPr>
            <w:rtl/>
          </w:rPr>
          <w:tab/>
          <w:delText xml:space="preserve">אימלוכי</w:delText>
        </w:r>
      </w:del>
      <w:r>
        <w:rPr>
          <w:rtl/>
        </w:rPr>
        <w:tab/>
        <w:t xml:space="preserve">? אלא </w:t>
      </w:r>
      <w:ins w:id="90332" w:author="מנוע מכני" w:date="2026-10-11T12:04:39Z">
        <w:r>
          <w:rPr>
            <w:rtl/>
          </w:rPr>
          <w:t xml:space="preserve">לא</w:t>
        </w:r>
      </w:ins>
      <w:del w:id="90333" w:author="מנוע מכני" w:date="2026-10-11T12:04:39Z">
        <w:r>
          <w:rPr>
            <w:rtl/>
          </w:rPr>
          <w:tab/>
          <w:delText xml:space="preserve">לאו</w:delText>
        </w:r>
      </w:del>
      <w:r>
        <w:rPr>
          <w:rtl/>
        </w:rPr>
        <w:tab/>
        <w:t xml:space="preserve"> דעולת נדבה.</w:t>
      </w:r>
    </w:p>
    <w:p>
      <w:pPr>
        <w:pStyle w:val="38"/>
        <w:rPr>
          <w:ins w:id="93242" w:author="מנוע מכני" w:date="2026-10-11T12:04:39Z"/>
        </w:rPr>
      </w:pPr>
      <w:r>
        <w:t xml:space="preserve">א"ר יוסף:</w:t>
      </w:r>
    </w:p>
    <w:p w:rsidR="00E403F0" w:rsidRPr="00AD695E" w:rsidRDefault="00E403F0" w:rsidP="00E403F0">
      <w:pPr>
        <w:rPr>
          <w:rtl/>
        </w:rPr>
      </w:pPr>
      <w:del w:id="9324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, עולת ראש חודש </w:t>
      </w:r>
      <w:ins w:id="92320" w:author="מנוע מכני" w:date="2026-10-11T12:04:39Z">
        <w:r>
          <w:rPr>
            <w:rtl/>
          </w:rPr>
          <w:t xml:space="preserve">היה</w:t>
        </w:r>
      </w:ins>
      <w:del w:id="92321" w:author="מנוע מכני" w:date="2026-10-11T12:04:39Z">
        <w:r>
          <w:rPr>
            <w:rtl/>
          </w:rPr>
          <w:delText xml:space="preserve">הוה</w:delText>
        </w:r>
      </w:del>
      <w:r>
        <w:rPr>
          <w:rtl/>
        </w:rPr>
        <w:t xml:space="preserve">, </w:t>
      </w:r>
      <w:r>
        <w:rPr>
          <w:rFonts w:hint="cs"/>
          <w:rtl/>
        </w:rPr>
        <w:t xml:space="preserve">ובעי </w:t>
      </w:r>
      <w:ins w:id="92000" w:author="מנוע מכני" w:date="2026-10-11T12:04:39Z">
        <w:r>
          <w:rPr>
            <w:rtl/>
          </w:rPr>
          <w:t xml:space="preserve">להם</w:t>
        </w:r>
      </w:ins>
      <w:del w:id="92001" w:author="מנוע מכני" w:date="2026-10-11T12:04:39Z">
        <w:r>
          <w:rPr>
            <w:rtl/>
          </w:rPr>
          <w:delText xml:space="preserve">להו</w:delText>
        </w:r>
      </w:del>
      <w:r>
        <w:rPr>
          <w:rtl/>
        </w:rPr>
        <w:t xml:space="preserve">: מי הוקבע </w:t>
      </w:r>
      <w:r>
        <w:rPr>
          <w:rStyle w:val="2fb"/>
          <w:rtl/>
        </w:rPr>
        <w:t xml:space="preserve">ר"ח</w:t>
      </w:r>
      <w:r>
        <w:rPr>
          <w:rtl/>
        </w:rPr>
        <w:t xml:space="preserve"> בזמנו </w:t>
      </w:r>
      <w:ins w:id="90057" w:author="Claude - סמנטי" w:date="2026-10-11T12:14:28Z">
        <w:r>
          <w:rPr>
            <w:rtl/>
          </w:rPr>
          <w:t xml:space="preserve">שיקרב</w:t>
        </w:r>
      </w:ins>
      <w:del w:id="90058" w:author="Claude - סמנטי" w:date="2026-10-11T12:14:28Z">
        <w:r>
          <w:rPr>
            <w:rtl/>
          </w:rPr>
          <w:delText xml:space="preserve">דליקרב</w:delText>
        </w:r>
      </w:del>
      <w:r>
        <w:rPr>
          <w:rtl/>
        </w:rPr>
        <w:t xml:space="preserve"> או </w:t>
      </w:r>
      <w:r>
        <w:rPr>
          <w:rtl/>
        </w:rPr>
        <w:t xml:space="preserve">לא</w:t>
      </w:r>
      <w:r>
        <w:rPr>
          <w:rtl/>
        </w:rPr>
        <w:t xml:space="preserve">.</w:t>
      </w:r>
    </w:p>
    <w:p>
      <w:pPr>
        <w:pStyle w:val="38"/>
        <w:rPr>
          <w:ins w:id="93244" w:author="מנוע מכני" w:date="2026-10-11T12:04:39Z"/>
        </w:rPr>
      </w:pPr>
      <w:r>
        <w:t>א</w:t>
      </w:r>
      <w:r>
        <w:t>"</w:t>
      </w:r>
      <w:r>
        <w:t xml:space="preserve">ל</w:t>
      </w:r>
      <w:r>
        <w:t xml:space="preserve"> </w:t>
      </w:r>
      <w:r>
        <w:t xml:space="preserve">אביי:</w:t>
      </w:r>
    </w:p>
    <w:p w:rsidR="00E403F0" w:rsidRPr="00AD695E" w:rsidRDefault="00E403F0" w:rsidP="00E403F0">
      <w:pPr>
        <w:rPr>
          <w:rtl/>
        </w:rPr>
      </w:pPr>
      <w:del w:id="9324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ומי מצית אמרת </w:t>
      </w:r>
      <w:ins w:id="90964" w:author="מנוע מכני" w:date="2026-10-11T12:04:39Z">
        <w:r>
          <w:rPr>
            <w:rtl/>
          </w:rPr>
          <w:t xml:space="preserve">כך</w:t>
        </w:r>
      </w:ins>
      <w:del w:id="90965" w:author="מנוע מכני" w:date="2026-10-11T12:04:39Z">
        <w:r>
          <w:rPr>
            <w:rtl/>
          </w:rPr>
          <w:delText xml:space="preserve">הכי</w:delText>
        </w:r>
      </w:del>
      <w:r>
        <w:rPr>
          <w:rtl/>
        </w:rPr>
        <w:t xml:space="preserve">? והכתיב: </w:t>
      </w:r>
      <w:r>
        <w:rPr>
          <w:rFonts w:hint="cs"/>
          <w:rtl/>
        </w:rPr>
        <w:t>'</w:t>
      </w:r>
      <w:ins w:id="90301" w:author="Claude - סמנטי" w:date="2026-10-11T12:14:28Z">
        <w:r>
          <w:rPr>
            <w:rStyle w:val="afffff0"/>
            <w:rtl/>
          </w:rPr>
          <w:t xml:space="preserve">בְּיוֹם שִׁשָּׁה עָשָׂר לַחֹדֶשׁ הָרִאשׁוֹן</w:t>
        </w:r>
      </w:ins>
      <w:del w:id="90302" w:author="Claude - סמנטי" w:date="2026-10-11T12:14:28Z">
        <w:r>
          <w:rPr>
            <w:rtl/>
          </w:rPr>
          <w:delText xml:space="preserve">ביום ששה עשר לחדש הראשון</w:delText>
        </w:r>
      </w:del>
      <w:r>
        <w:rPr>
          <w:rFonts w:hint="cs"/>
          <w:rtl/>
        </w:rPr>
        <w:t>'</w:t>
      </w:r>
      <w:r>
        <w:rPr>
          <w:rtl/>
        </w:rPr>
        <w:t xml:space="preserve"> וגו' ויאמר חזקיהו להעלות העולה להמזב</w:t>
      </w:r>
      <w:r>
        <w:rPr>
          <w:rFonts w:hint="cs"/>
          <w:rtl/>
        </w:rPr>
        <w:t>ח</w:t>
      </w:r>
      <w:r>
        <w:rPr>
          <w:rtl/>
        </w:rPr>
        <w:t xml:space="preserve">! </w:t>
      </w:r>
    </w:p>
    <w:p>
      <w:pPr>
        <w:pStyle w:val="38"/>
        <w:rPr>
          <w:ins w:id="93246" w:author="מנוע מכני" w:date="2026-10-11T12:04:39Z"/>
        </w:rPr>
      </w:pPr>
      <w:r>
        <w:t>אלא א</w:t>
      </w:r>
      <w:r>
        <w:t xml:space="preserve">רב</w:t>
      </w:r>
      <w:ins w:id="90009" w:author="מנוע מכני" w:date="2026-10-11T12:04:39Z">
        <w:r>
          <w:t xml:space="preserve">ד"י</w:t>
        </w:r>
      </w:ins>
      <w:del w:id="90010" w:author="מנוע מכני" w:date="2026-10-11T12:04:39Z">
        <w:r>
          <w:delText xml:space="preserve">ד</w:delText>
        </w:r>
        <w:r>
          <w:delText xml:space="preserve">"</w:delText>
        </w:r>
        <w:r>
          <w:delText xml:space="preserve">'י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24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כבש הבא עם העומר בעיא להו, מי קבע </w:t>
      </w:r>
      <w:r>
        <w:rPr>
          <w:rStyle w:val="2fb"/>
          <w:rtl/>
        </w:rPr>
        <w:t xml:space="preserve">ר"ח</w:t>
      </w:r>
      <w:r>
        <w:rPr>
          <w:rtl/>
        </w:rPr>
        <w:t xml:space="preserve"> בזמנו </w:t>
      </w:r>
      <w:ins w:id="90059" w:author="Claude - סמנטי" w:date="2026-10-11T12:14:28Z">
        <w:r>
          <w:rPr>
            <w:rtl/>
          </w:rPr>
          <w:t xml:space="preserve">שיקרב</w:t>
        </w:r>
      </w:ins>
      <w:del w:id="90060" w:author="Claude - סמנטי" w:date="2026-10-11T12:14:28Z">
        <w:r>
          <w:rPr>
            <w:rtl/>
          </w:rPr>
          <w:delText xml:space="preserve">דליקריב</w:delText>
        </w:r>
      </w:del>
      <w:r>
        <w:rPr>
          <w:rtl/>
        </w:rPr>
        <w:t xml:space="preserve"> או </w:t>
      </w:r>
      <w:r>
        <w:rPr>
          <w:rtl/>
        </w:rPr>
        <w:t xml:space="preserve">לא</w:t>
      </w:r>
      <w:r>
        <w:rPr>
          <w:rtl/>
        </w:rPr>
        <w:t xml:space="preserve">.</w:t>
      </w:r>
    </w:p>
    <w:p>
      <w:pPr>
        <w:pStyle w:val="38"/>
        <w:rPr>
          <w:ins w:id="93248" w:author="מנוע מכני" w:date="2026-10-11T12:04:39Z"/>
        </w:rPr>
      </w:pPr>
      <w:r>
        <w:t>מתקיף</w:t>
      </w:r>
      <w:r>
        <w:t xml:space="preserve"> </w:t>
      </w:r>
      <w:r>
        <w:t xml:space="preserve">רב אויא:</w:t>
      </w:r>
    </w:p>
    <w:p w:rsidR="00E403F0" w:rsidRPr="00AD695E" w:rsidRDefault="00E403F0" w:rsidP="00E403F0">
      <w:pPr>
        <w:rPr>
          <w:rtl/>
        </w:rPr>
      </w:pPr>
      <w:del w:id="9324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וליחזי פסח </w:t>
      </w:r>
      <w:ins w:id="92692" w:author="מנוע מכני" w:date="2026-10-11T12:04:39Z">
        <w:r>
          <w:rPr>
            <w:rtl/>
          </w:rPr>
          <w:t xml:space="preserve">איך</w:t>
        </w:r>
      </w:ins>
      <w:del w:id="92693" w:author="מנוע מכני" w:date="2026-10-11T12:04:39Z">
        <w:r>
          <w:rPr>
            <w:rtl/>
          </w:rPr>
          <w:delText xml:space="preserve">היכי</w:delText>
        </w:r>
      </w:del>
      <w:r>
        <w:rPr>
          <w:rtl/>
        </w:rPr>
        <w:t xml:space="preserve"> </w:t>
      </w:r>
      <w:ins w:id="92410" w:author="מנוע מכני" w:date="2026-10-11T12:04:39Z">
        <w:r>
          <w:rPr>
            <w:rtl/>
          </w:rPr>
          <w:t xml:space="preserve">עשה</w:t>
        </w:r>
      </w:ins>
      <w:del w:id="92411" w:author="מנוע מכני" w:date="2026-10-11T12:04:39Z">
        <w:r>
          <w:rPr>
            <w:rtl/>
          </w:rPr>
          <w:delText xml:space="preserve">עביד</w:delText>
        </w:r>
      </w:del>
      <w:r>
        <w:rPr>
          <w:rtl/>
        </w:rPr>
        <w:t xml:space="preserve">? מצה </w:t>
      </w:r>
      <w:ins w:id="92694" w:author="מנוע מכני" w:date="2026-10-11T12:04:39Z">
        <w:r>
          <w:rPr>
            <w:rtl/>
          </w:rPr>
          <w:t xml:space="preserve">איך</w:t>
        </w:r>
      </w:ins>
      <w:del w:id="92695" w:author="מנוע מכני" w:date="2026-10-11T12:04:39Z">
        <w:r>
          <w:rPr>
            <w:rtl/>
          </w:rPr>
          <w:delText xml:space="preserve">היכי</w:delText>
        </w:r>
      </w:del>
      <w:r>
        <w:rPr>
          <w:rtl/>
        </w:rPr>
        <w:t xml:space="preserve"> אכיל? </w:t>
      </w:r>
    </w:p>
    <w:p>
      <w:pPr>
        <w:pStyle w:val="38"/>
        <w:rPr>
          <w:ins w:id="93250" w:author="מנוע מכני" w:date="2026-10-11T12:04:39Z"/>
        </w:rPr>
      </w:pPr>
      <w:r>
        <w:t xml:space="preserve">- אלא </w:t>
      </w:r>
      <w:r>
        <w:t xml:space="preserve">אמר</w:t>
      </w:r>
      <w:r>
        <w:t xml:space="preserve"> רב אשי:</w:t>
      </w:r>
    </w:p>
    <w:p w:rsidR="00E403F0" w:rsidRPr="00AD695E" w:rsidRDefault="00E403F0" w:rsidP="00E403F0">
      <w:pPr>
        <w:pStyle w:val="affffb"/>
        <w:rPr>
          <w:rtl/>
        </w:rPr>
      </w:pPr>
      <w:del w:id="93251" w:author="מנוע מכני" w:date="2026-10-11T12:04:39Z">
        <w:r>
          <w:rPr>
            <w:rtl/>
          </w:rPr>
          <w:delText xml:space="preserve"> </w:delText>
        </w:r>
      </w:del>
      <w:ins w:id="90966" w:author="מנוע מכני" w:date="2026-10-11T12:04:39Z">
        <w:r>
          <w:rPr>
            <w:rtl/>
          </w:rPr>
          <w:t xml:space="preserve">כלום</w:t>
        </w:r>
      </w:ins>
      <w:del w:id="90967" w:author="מנוע מכני" w:date="2026-10-11T12:04:39Z">
        <w:r>
          <w:rPr>
            <w:rtl/>
          </w:rPr>
          <w:delText xml:space="preserve">מידי</w:delText>
        </w:r>
      </w:del>
      <w:r>
        <w:rPr>
          <w:rtl/>
        </w:rPr>
        <w:t xml:space="preserve"> </w:t>
      </w:r>
      <w:ins w:id="92322" w:author="מנוע מכני" w:date="2026-10-11T12:04:39Z">
        <w:r>
          <w:rPr>
            <w:rtl/>
          </w:rPr>
          <w:t xml:space="preserve">דהיה</w:t>
        </w:r>
      </w:ins>
      <w:del w:id="92323" w:author="מנוע מכני" w:date="2026-10-11T12:04:39Z">
        <w:r>
          <w:rPr>
            <w:rtl/>
          </w:rPr>
          <w:delText xml:space="preserve">דהוה</w:delText>
        </w:r>
      </w:del>
      <w:r>
        <w:rPr>
          <w:rtl/>
        </w:rPr>
        <w:t xml:space="preserve"> אשליחא דציבורא דממליך.</w:t>
      </w:r>
    </w:p>
    <w:p w:rsidR="00E403F0" w:rsidRPr="00AD695E" w:rsidRDefault="00E403F0" w:rsidP="00E403F0">
      <w:pPr>
        <w:rPr>
          <w:rtl/>
        </w:rPr>
      </w:pPr>
      <w:ins w:id="90970" w:author="מנוע מכני" w:date="2026-10-11T12:04:39Z">
        <w:r>
          <w:rPr>
            <w:rtl/>
          </w:rPr>
          <w:t xml:space="preserve">עכשיו</w:t>
        </w:r>
      </w:ins>
      <w:del w:id="90971" w:author="מנוע מכני" w:date="2026-10-11T12:04:39Z">
        <w:r>
          <w:rPr>
            <w:rtl/>
          </w:rPr>
          <w:delText xml:space="preserve">השתא</w:delText>
        </w:r>
      </w:del>
      <w:r>
        <w:rPr>
          <w:rtl/>
        </w:rPr>
        <w:t xml:space="preserve"> דאתית </w:t>
      </w:r>
      <w:ins w:id="90972" w:author="מנוע מכני" w:date="2026-10-11T12:04:39Z">
        <w:r>
          <w:rPr>
            <w:rtl/>
          </w:rPr>
          <w:t xml:space="preserve">לכך</w:t>
        </w:r>
      </w:ins>
      <w:del w:id="90973" w:author="מנוע מכני" w:date="2026-10-11T12:04:39Z">
        <w:r>
          <w:rPr>
            <w:rtl/>
          </w:rPr>
          <w:delText xml:space="preserve">להכי</w:delText>
        </w:r>
      </w:del>
      <w:r>
        <w:rPr>
          <w:rtl/>
        </w:rPr>
        <w:t xml:space="preserve">, </w:t>
      </w:r>
      <w:ins w:id="90096" w:author="מנוע מכני" w:date="2026-10-11T12:04:39Z">
        <w:r>
          <w:rPr>
            <w:rtl/>
          </w:rPr>
          <w:t xml:space="preserve">אפי'</w:t>
        </w:r>
      </w:ins>
      <w:del w:id="90097" w:author="מנוע מכני" w:date="2026-10-11T12:04:39Z">
        <w:r>
          <w:rPr>
            <w:rtl/>
          </w:rPr>
          <w:delText xml:space="preserve">אפילו</w:delText>
        </w:r>
      </w:del>
      <w:r>
        <w:rPr>
          <w:rtl/>
        </w:rPr>
        <w:t xml:space="preserve"> </w:t>
      </w:r>
      <w:ins w:id="92490" w:author="מנוע מכני" w:date="2026-10-11T12:04:39Z">
        <w:r>
          <w:rPr>
            <w:rtl/>
          </w:rPr>
          <w:t xml:space="preserve">תאמר</w:t>
        </w:r>
      </w:ins>
      <w:del w:id="92491" w:author="מנוע מכני" w:date="2026-10-11T12:04:39Z">
        <w:r>
          <w:rPr>
            <w:rtl/>
          </w:rPr>
          <w:delText xml:space="preserve">תימא</w:delText>
        </w:r>
      </w:del>
      <w:r>
        <w:rPr>
          <w:rtl/>
        </w:rPr>
        <w:t xml:space="preserve"> עולת חובה, </w:t>
      </w:r>
      <w:ins w:id="90968" w:author="מנוע מכני" w:date="2026-10-11T12:04:39Z">
        <w:r>
          <w:rPr>
            <w:rtl/>
          </w:rPr>
          <w:t xml:space="preserve">כלום</w:t>
        </w:r>
      </w:ins>
      <w:del w:id="90969" w:author="מנוע מכני" w:date="2026-10-11T12:04:39Z">
        <w:r>
          <w:rPr>
            <w:rtl/>
          </w:rPr>
          <w:delText xml:space="preserve">מידי</w:delText>
        </w:r>
      </w:del>
      <w:r>
        <w:rPr>
          <w:rtl/>
        </w:rPr>
        <w:t xml:space="preserve"> </w:t>
      </w:r>
      <w:ins w:id="92324" w:author="מנוע מכני" w:date="2026-10-11T12:04:39Z">
        <w:r>
          <w:rPr>
            <w:rtl/>
          </w:rPr>
          <w:t xml:space="preserve">דהיה</w:t>
        </w:r>
      </w:ins>
      <w:del w:id="92325" w:author="מנוע מכני" w:date="2026-10-11T12:04:39Z">
        <w:r>
          <w:rPr>
            <w:rtl/>
          </w:rPr>
          <w:delText xml:space="preserve">דהוה</w:delText>
        </w:r>
      </w:del>
      <w:r>
        <w:rPr>
          <w:rtl/>
        </w:rPr>
        <w:t xml:space="preserve"> אש"</w:t>
      </w:r>
      <w:r>
        <w:rPr>
          <w:rFonts w:hint="cs"/>
          <w:rtl/>
        </w:rPr>
        <w:t xml:space="preserve">ץ </w:t>
      </w:r>
      <w:r>
        <w:rPr>
          <w:rtl/>
        </w:rPr>
        <w:t>דממליך.</w:t>
      </w:r>
    </w:p>
    <w:p>
      <w:pPr>
        <w:pStyle w:val="38"/>
        <w:rPr>
          <w:ins w:id="93253" w:author="מנוע מכני" w:date="2026-10-11T12:04:39Z"/>
        </w:rPr>
      </w:pPr>
      <w:del w:id="93252" w:author="מנוע מכני" w:date="2026-10-11T12:04:39Z">
        <w:r>
          <w:delText xml:space="preserve">•</w:delText>
        </w:r>
      </w:del>
      <w:r>
        <w:t xml:space="preserve"> ת"ש, רבי יוסי</w:t>
      </w:r>
      <w:del w:id="94181" w:author="מנוע מכני" w:date="2026-10-11T12:04:39Z">
        <w:r>
          <w:delText xml:space="preserve"> אומר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25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מגלגלין זכות ליום זכאי וחובה ליום חייב</w:t>
      </w:r>
      <w:ins w:id="91650" w:author="מנוע מכני" w:date="2026-10-11T12:04:39Z">
        <w:r>
          <w:rPr>
            <w:rtl/>
          </w:rPr>
          <w:t xml:space="preserve">,</w:t>
        </w:r>
      </w:ins>
      <w:del w:id="91651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3255" w:author="מנוע מכני" w:date="2026-10-11T12:04:39Z"/>
        </w:rPr>
      </w:pPr>
      <w:r w:rsidRPr="00A757C8">
        <w:t xml:space="preserve">אמרו:</w:t>
      </w:r>
    </w:p>
    <w:p w:rsidR="00E403F0" w:rsidRPr="00AD695E" w:rsidRDefault="00E403F0" w:rsidP="00E403F0">
      <w:pPr>
        <w:rPr>
          <w:rtl/>
        </w:rPr>
      </w:pPr>
      <w:del w:id="93256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כשחרב הבית בראשונה, אותו היום תשעה באב היה, ומוצאי שבת היה, ומוצאי שביעית היתה, ומשמרתו של יהויריב היתה, והיו כהנים ולוים עומדים על דוכנן ואומרים שירה, ומה שירה אמרו?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'</w:t>
      </w:r>
      <w:ins w:id="90305" w:author="Claude - סמנטי" w:date="2026-10-11T12:14:28Z">
        <w:r>
          <w:rPr>
            <w:rStyle w:val="afffff0"/>
            <w:rtl/>
          </w:rPr>
          <w:t xml:space="preserve">וַיָּשֶׁב עֲלֵיהֶם אֶת אוֹנָם וּבְרָעָתָם יַצְמִיתֵם</w:t>
        </w:r>
      </w:ins>
      <w:del w:id="90306" w:author="Claude - סמנטי" w:date="2026-10-11T12:14:28Z">
        <w:r>
          <w:rPr>
            <w:rtl/>
          </w:rPr>
          <w:delText xml:space="preserve">וישב עליהם את אונם וברעתם יצמיתם</w:delText>
        </w:r>
      </w:del>
      <w:r>
        <w:rPr>
          <w:rFonts w:hint="cs"/>
          <w:rtl/>
        </w:rPr>
        <w:t>'</w:t>
      </w:r>
      <w:r>
        <w:rPr>
          <w:rtl/>
        </w:rPr>
        <w:t xml:space="preserve">, ולא הספיקו לומר </w:t>
      </w:r>
      <w:r>
        <w:rPr>
          <w:rFonts w:hint="cs"/>
          <w:rtl/>
        </w:rPr>
        <w:t>'</w:t>
      </w:r>
      <w:ins w:id="90303" w:author="Claude - סמנטי" w:date="2026-10-11T12:14:28Z">
        <w:r>
          <w:rPr>
            <w:rStyle w:val="afffff0"/>
            <w:rtl/>
          </w:rPr>
          <w:t xml:space="preserve">יַצְמִיתֵם </w:t>
        </w:r>
        <w:r>
          <w:rPr>
            <w:rStyle w:val="afffff0"/>
            <w:rtl/>
            <w:rPrChange w:id="9007" w:author="מנוע פסוקים" w:date="2026-10-11T09:22:04Z">
              <w:rPr>
                <w:rStyle w:val="afffff0"/>
                <w:rtl/>
              </w:rPr>
            </w:rPrChange>
          </w:rPr>
          <w:t xml:space="preserve">ה</w:t>
        </w:r>
      </w:ins>
      <w:del w:id="90304" w:author="Claude - סמנטי" w:date="2026-10-11T12:14:28Z">
        <w:r>
          <w:rPr>
            <w:rtl/>
          </w:rPr>
          <w:delText xml:space="preserve">יצמיתם ה</w:delText>
        </w:r>
      </w:del>
      <w:r>
        <w:rPr>
          <w:rStyle w:val="afffff0"/>
          <w:rtl/>
          <w:rPrChange w:id="9008" w:author="מנוע פסוקים" w:date="2026-10-11T09:22:04Z">
            <w:rPr>
              <w:rtl/>
            </w:rPr>
          </w:rPrChange>
        </w:rPr>
        <w:t xml:space="preserve">'</w:t>
      </w:r>
      <w:r>
        <w:rPr>
          <w:rStyle w:val="afffff0"/>
          <w:rtl/>
          <w:rPrChange w:id="9009" w:author="מנוע פסוקים" w:date="2026-10-11T09:22:04Z">
            <w:rPr>
              <w:rtl/>
            </w:rPr>
          </w:rPrChange>
        </w:rPr>
        <w:t xml:space="preserve"> אלהינו</w:t>
      </w:r>
      <w:r>
        <w:rPr>
          <w:rStyle w:val="afffff0"/>
          <w:rFonts w:hint="cs"/>
          <w:rtl/>
          <w:rPrChange w:id="9010" w:author="מנוע פסוקים" w:date="2026-10-11T09:22:04Z">
            <w:rPr>
              <w:rFonts w:hint="cs"/>
              <w:rtl/>
            </w:rPr>
          </w:rPrChange>
        </w:rPr>
        <w:t xml:space="preserve">'</w:t>
      </w:r>
      <w:r>
        <w:rPr>
          <w:rStyle w:val="afffff0"/>
          <w:rtl/>
          <w:rPrChange w:id="9011" w:author="מנוע פסוקים" w:date="2026-10-11T09:22:04Z">
            <w:rPr>
              <w:rtl/>
            </w:rPr>
          </w:rPrChange>
        </w:rPr>
        <w:t xml:space="preserve"> עד</w:t>
      </w:r>
      <w:r>
        <w:rPr>
          <w:rtl/>
        </w:rPr>
        <w:t xml:space="preserve"> שבאו אויבים וכבשום, וכן בשניה</w:t>
      </w:r>
      <w:ins w:id="91652" w:author="מנוע מכני" w:date="2026-10-11T12:04:39Z">
        <w:r>
          <w:rPr>
            <w:rtl/>
          </w:rPr>
          <w:t xml:space="preserve">,</w:t>
        </w:r>
      </w:ins>
      <w:del w:id="91653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ins w:id="90976" w:author="מנוע מכני" w:date="2026-10-11T12:04:39Z">
        <w:r>
          <w:rPr>
            <w:rtl/>
          </w:rPr>
          <w:t xml:space="preserve">זה</w:t>
        </w:r>
      </w:ins>
      <w:del w:id="90977" w:author="מנוע מכני" w:date="2026-10-11T12:04:39Z">
        <w:r>
          <w:rPr>
            <w:rtl/>
          </w:rPr>
          <w:delText xml:space="preserve">האי</w:delText>
        </w:r>
      </w:del>
      <w:r>
        <w:rPr>
          <w:rtl/>
        </w:rPr>
        <w:t xml:space="preserve"> שירה </w:t>
      </w:r>
      <w:r>
        <w:rPr>
          <w:rFonts w:hint="cs"/>
          <w:rtl/>
        </w:rPr>
        <w:t xml:space="preserve">דעולת נדבה היא [</w:t>
      </w:r>
      <w:ins w:id="90334" w:author="מנוע מכני" w:date="2026-10-11T12:04:39Z">
        <w:r>
          <w:rPr>
            <w:rFonts w:hint="cs"/>
            <w:rtl/>
          </w:rPr>
          <w:t xml:space="preserve">שהרי</w:t>
        </w:r>
      </w:ins>
      <w:del w:id="90335" w:author="מנוע מכני" w:date="2026-10-11T12:04:39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דבי</w:t>
      </w:r>
      <w:r>
        <w:rPr>
          <w:rtl/>
        </w:rPr>
        <w:t>"</w:t>
      </w:r>
      <w:r>
        <w:rPr>
          <w:rFonts w:hint="cs"/>
          <w:rtl/>
        </w:rPr>
        <w:t xml:space="preserve">ז בתמוז בטל התמיד]</w:t>
      </w:r>
      <w:ins w:id="91654" w:author="מנוע מכני" w:date="2026-10-11T12:04:39Z">
        <w:r>
          <w:rPr>
            <w:rFonts w:hint="cs"/>
            <w:rtl/>
          </w:rPr>
          <w:t xml:space="preserve"> </w:t>
        </w:r>
      </w:ins>
      <w:del w:id="91655" w:author="מנוע מכני" w:date="2026-10-11T12:04:39Z">
        <w:r>
          <w:rPr>
            <w:rFonts w:hint="cs"/>
            <w:rtl/>
          </w:rPr>
          <w:delText xml:space="preserve">  </w:delText>
        </w:r>
      </w:del>
      <w:r>
        <w:rPr>
          <w:rFonts w:hint="cs"/>
          <w:rtl/>
        </w:rPr>
        <w:t xml:space="preserve">ובן בקר </w:t>
      </w:r>
      <w:ins w:id="90974" w:author="מנוע מכני" w:date="2026-10-11T12:04:39Z">
        <w:r>
          <w:rPr>
            <w:rFonts w:hint="cs"/>
            <w:rtl/>
          </w:rPr>
          <w:t xml:space="preserve">סתם</w:t>
        </w:r>
      </w:ins>
      <w:del w:id="90975" w:author="מנוע מכני" w:date="2026-10-11T12:04:39Z">
        <w:r>
          <w:rPr>
            <w:rFonts w:hint="cs"/>
            <w:rtl/>
          </w:rPr>
          <w:delText xml:space="preserve">בעלמא</w:delText>
        </w:r>
      </w:del>
      <w:r>
        <w:rPr>
          <w:rFonts w:hint="cs"/>
          <w:rtl/>
        </w:rPr>
        <w:t xml:space="preserve"> הזדמן להם</w:t>
      </w:r>
    </w:p>
    <w:p>
      <w:pPr>
        <w:pStyle w:val="38"/>
        <w:rPr>
          <w:ins w:id="93258" w:author="מנוע מכני" w:date="2026-10-11T12:04:39Z"/>
        </w:rPr>
      </w:pPr>
      <w:del w:id="93257" w:author="מנוע מכני" w:date="2026-10-11T12:04:39Z">
        <w:r>
          <w:delText xml:space="preserve">•</w:delText>
        </w:r>
      </w:del>
      <w:r>
        <w:t xml:space="preserve"> רבא</w:t>
      </w:r>
      <w:r>
        <w:t>[</w:t>
      </w:r>
      <w:r>
        <w:t>רב אשי</w:t>
      </w:r>
      <w:r>
        <w:t>]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25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ותסברא? </w:t>
      </w:r>
      <w:r>
        <w:rPr>
          <w:rFonts w:hint="cs"/>
          <w:rtl/>
        </w:rPr>
        <w:t>הרי שיר של יום '</w:t>
      </w:r>
      <w:ins w:id="90063" w:author="Claude - סמנטי" w:date="2026-10-11T12:14:28Z">
        <w:r>
          <w:rPr>
            <w:rStyle w:val="afffff0"/>
            <w:rtl/>
          </w:rPr>
          <w:t xml:space="preserve">לַה</w:t>
        </w:r>
      </w:ins>
      <w:del w:id="90064" w:author="Claude - סמנטי" w:date="2026-10-11T12:14:28Z">
        <w:r>
          <w:rPr>
            <w:rtl/>
          </w:rPr>
          <w:delText xml:space="preserve">לה</w:delText>
        </w:r>
      </w:del>
      <w:r>
        <w:rPr>
          <w:rtl/>
        </w:rPr>
        <w:t xml:space="preserve">' הארץ ומלואה</w:t>
      </w:r>
      <w:r>
        <w:rPr>
          <w:rFonts w:hint="cs"/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ואילו '</w:t>
      </w:r>
      <w:r>
        <w:rPr>
          <w:rtl/>
        </w:rPr>
        <w:t>וישב עליהם את אונם</w:t>
      </w:r>
      <w:r>
        <w:rPr>
          <w:rFonts w:hint="cs"/>
          <w:rtl/>
        </w:rPr>
        <w:t>'</w:t>
      </w:r>
      <w:r>
        <w:rPr>
          <w:rtl/>
        </w:rPr>
        <w:t xml:space="preserve"> בשיר דארבעה בשבת הוא! </w:t>
      </w:r>
      <w:r>
        <w:rPr>
          <w:rFonts w:hint="cs"/>
          <w:rtl/>
        </w:rPr>
        <w:t xml:space="preserve">- </w:t>
      </w:r>
      <w:r>
        <w:rPr>
          <w:rtl/>
        </w:rPr>
        <w:t xml:space="preserve">אלא </w:t>
      </w:r>
      <w:r>
        <w:rPr>
          <w:rFonts w:hint="cs"/>
          <w:rtl/>
        </w:rPr>
        <w:t>קינה</w:t>
      </w:r>
      <w:r>
        <w:rPr>
          <w:rtl/>
        </w:rPr>
        <w:t xml:space="preserve"> </w:t>
      </w:r>
      <w:ins w:id="90978" w:author="מנוע מכני" w:date="2026-10-11T12:04:39Z">
        <w:r>
          <w:rPr>
            <w:rtl/>
          </w:rPr>
          <w:t xml:space="preserve">סתם</w:t>
        </w:r>
      </w:ins>
      <w:del w:id="90979" w:author="מנוע מכני" w:date="2026-10-11T12:04:39Z">
        <w:r>
          <w:rPr>
            <w:rtl/>
          </w:rPr>
          <w:delText xml:space="preserve">בעלמא</w:delText>
        </w:r>
      </w:del>
      <w:r>
        <w:rPr>
          <w:rtl/>
        </w:rPr>
        <w:t xml:space="preserve"> הוא דנפל </w:t>
      </w:r>
      <w:ins w:id="92002" w:author="מנוע מכני" w:date="2026-10-11T12:04:39Z">
        <w:r>
          <w:rPr>
            <w:rtl/>
          </w:rPr>
          <w:t xml:space="preserve">להם</w:t>
        </w:r>
      </w:ins>
      <w:del w:id="92003" w:author="מנוע מכני" w:date="2026-10-11T12:04:39Z">
        <w:r>
          <w:rPr>
            <w:rtl/>
          </w:rPr>
          <w:delText xml:space="preserve">להו</w:delText>
        </w:r>
      </w:del>
      <w:r>
        <w:rPr>
          <w:rtl/>
        </w:rPr>
        <w:t xml:space="preserve"> </w:t>
      </w:r>
      <w:ins w:id="90061" w:author="Claude - סמנטי" w:date="2026-10-11T12:14:28Z">
        <w:r>
          <w:rPr>
            <w:rtl/>
          </w:rPr>
          <w:t xml:space="preserve">בפיהם</w:t>
        </w:r>
      </w:ins>
      <w:del w:id="90062" w:author="Claude - סמנטי" w:date="2026-10-11T12:14:28Z">
        <w:r>
          <w:rPr>
            <w:rtl/>
          </w:rPr>
          <w:delText xml:space="preserve">בפומייהו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ו</w:t>
      </w:r>
      <w:r>
        <w:rPr>
          <w:rFonts w:hint="cs"/>
          <w:rtl/>
        </w:rPr>
        <w:t xml:space="preserve">מיירי בשלא עמדו על הדוכן ולא עומרים על עולת נדבה דנפיק מינה חורבא </w:t>
      </w:r>
    </w:p>
    <w:p w:rsidR="00E403F0" w:rsidRPr="00AD695E" w:rsidRDefault="00E403F0" w:rsidP="00E403F0">
      <w:pPr>
        <w:rPr>
          <w:rtl/>
        </w:rPr>
      </w:pPr>
    </w:p>
    <w:p w:rsidR="00E403F0" w:rsidRPr="00AD695E" w:rsidRDefault="00E403F0" w:rsidP="00E403F0">
      <w:pPr>
        <w:rPr>
          <w:rtl/>
        </w:rPr>
      </w:pPr>
      <w:ins w:id="90980" w:author="מנוע מכני" w:date="2026-10-11T12:04:39Z">
        <w:r>
          <w:rPr>
            <w:rtl/>
          </w:rPr>
          <w:t xml:space="preserve">מה</w:t>
        </w:r>
      </w:ins>
      <w:del w:id="90981" w:author="מנוע מכני" w:date="2026-10-11T12:04:39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2326" w:author="מנוע מכני" w:date="2026-10-11T12:04:39Z">
        <w:r>
          <w:rPr>
            <w:rtl/>
          </w:rPr>
          <w:t xml:space="preserve">היה</w:t>
        </w:r>
      </w:ins>
      <w:del w:id="92327" w:author="מנוע מכני" w:date="2026-10-11T12:04:39Z">
        <w:r>
          <w:rPr>
            <w:rtl/>
          </w:rPr>
          <w:delText xml:space="preserve">הוה</w:delText>
        </w:r>
      </w:del>
      <w:r>
        <w:rPr>
          <w:rtl/>
        </w:rPr>
        <w:t xml:space="preserve"> עלה? </w:t>
      </w:r>
    </w:p>
    <w:p>
      <w:pPr>
        <w:pStyle w:val="38"/>
        <w:rPr>
          <w:ins w:id="93260" w:author="מנוע מכני" w:date="2026-10-11T12:04:39Z"/>
        </w:rPr>
      </w:pPr>
      <w:r w:rsidRPr="00A757C8">
        <w:t>ת"ש, דתני ר</w:t>
      </w:r>
      <w:r w:rsidRPr="00A757C8">
        <w:t>מבדר</w:t>
      </w:r>
      <w:r w:rsidRPr="00A757C8">
        <w:t>"</w:t>
      </w:r>
      <w:r w:rsidRPr="00A757C8">
        <w:t>כ</w:t>
      </w:r>
      <w:r w:rsidRPr="00A757C8">
        <w:t>:</w:t>
      </w:r>
    </w:p>
    <w:p w:rsidR="00E403F0" w:rsidRPr="00AD695E" w:rsidRDefault="00E403F0" w:rsidP="00E403F0">
      <w:pPr>
        <w:rPr>
          <w:rtl/>
        </w:rPr>
      </w:pPr>
      <w:del w:id="93261" w:author="מנוע מכני" w:date="2026-10-11T12:04:39Z">
        <w:r w:rsidRPr="00A757C8">
          <w:rPr>
            <w:rFonts w:hint="cs"/>
            <w:rtl/>
          </w:rPr>
          <w:delText xml:space="preserve"> </w:delText>
        </w:r>
      </w:del>
      <w:r w:rsidRPr="00A757C8">
        <w:rPr>
          <w:rFonts w:hint="cs"/>
          <w:rtl/>
        </w:rPr>
        <w:t xml:space="preserve">'</w:t>
      </w:r>
      <w:ins w:id="90307" w:author="Claude - סמנטי" w:date="2026-10-11T12:14:28Z">
        <w:r>
          <w:rPr>
            <w:rStyle w:val="afffff0"/>
            <w:rtl/>
          </w:rPr>
          <w:t xml:space="preserve">עַל עוֹלוֹתֵיכֶם וְעַל זִבְחֵי שַׁלְמֵיכֶם</w:t>
        </w:r>
      </w:ins>
      <w:del w:id="90308" w:author="Claude - סמנטי" w:date="2026-10-11T12:14:28Z">
        <w:r w:rsidRPr="00A757C8">
          <w:rPr>
            <w:rtl/>
          </w:rPr>
          <w:delText xml:space="preserve">על עולותיכם ועל זבחי שלמיכם</w:delText>
        </w:r>
      </w:del>
      <w:r w:rsidRPr="00A757C8">
        <w:rPr>
          <w:rFonts w:hint="cs"/>
          <w:rtl/>
        </w:rPr>
        <w:t>'</w:t>
      </w:r>
      <w:r w:rsidRPr="00A757C8">
        <w:rPr>
          <w:rtl/>
        </w:rPr>
        <w:t xml:space="preserve"> מה עולה קודש קדשים, אף שלמים קודש קדשים</w:t>
      </w:r>
      <w:ins w:id="91656" w:author="מנוע מכני" w:date="2026-10-11T12:04:39Z">
        <w:r>
          <w:rPr>
            <w:rtl/>
          </w:rPr>
          <w:t xml:space="preserve">,</w:t>
        </w:r>
      </w:ins>
      <w:del w:id="91657" w:author="מנוע מכני" w:date="2026-10-11T12:04:39Z">
        <w:r w:rsidRPr="00A757C8"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>ומה שלמים קבוע להם זמן, אף עולה קבוע לה זמן.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יב.</w:t>
      </w:r>
    </w:p>
    <w:p>
      <w:pPr>
        <w:pStyle w:val="afffff8"/>
        <w:rPr>
          <w:ins w:id="90185" w:author="קלוד" w:date="2026-10-11T12:18:15Z"/>
        </w:rPr>
      </w:pPr>
      <w:ins w:id="90186" w:author="קלוד" w:date="2026-10-11T12:18:15Z">
        <w:r>
          <w:rPr>
            <w:color w:val="7B3F00"/>
          </w:rPr>
          <w:t xml:space="preserve">האם נסכים הבאים בפני עצמן טעונין שירה?</w:t>
        </w:r>
      </w:ins>
    </w:p>
    <w:p>
      <w:pPr>
        <w:pStyle w:val="38"/>
        <w:rPr>
          <w:ins w:id="93263" w:author="מנוע מכני" w:date="2026-10-11T12:04:39Z"/>
        </w:rPr>
      </w:pPr>
      <w:del w:id="93262" w:author="מנוע מכני" w:date="2026-10-11T12:04:39Z">
        <w:r>
          <w:delText xml:space="preserve">•</w:delText>
        </w:r>
      </w:del>
      <w:r>
        <w:t xml:space="preserve"> </w:t>
      </w:r>
      <w:r w:rsidRPr="00217260">
        <w:t>איבעיא להו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26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נסכים הבאים בפני עצמן, טעונין שירה או אין טעונין שירה? </w:t>
      </w:r>
    </w:p>
    <w:p>
      <w:pPr>
        <w:pStyle w:val="38"/>
        <w:rPr>
          <w:ins w:id="93265" w:author="מנוע מכני" w:date="2026-10-11T12:04:39Z"/>
        </w:rPr>
      </w:pPr>
      <w:r>
        <w:t>כיון דא</w:t>
      </w:r>
      <w:r>
        <w:t>רשב</w:t>
      </w:r>
      <w:r>
        <w:t>"</w:t>
      </w:r>
      <w:r>
        <w:t>נ מריו</w:t>
      </w:r>
      <w:r>
        <w:t>"</w:t>
      </w:r>
      <w:r>
        <w:t>נ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266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ab/>
        <w:t xml:space="preserve">מנין שאין אומרים שירה אלא על היין [וכו'] </w:t>
      </w:r>
      <w:ins w:id="90336" w:author="מנוע מכני" w:date="2026-10-11T12:04:39Z">
        <w:r>
          <w:rPr>
            <w:rtl/>
          </w:rPr>
          <w:t xml:space="preserve">אומרים</w:t>
        </w:r>
      </w:ins>
      <w:del w:id="90337" w:author="מנוע מכני" w:date="2026-10-11T12:04:39Z">
        <w:r>
          <w:rPr>
            <w:rtl/>
          </w:rPr>
          <w:tab/>
          <w:delText xml:space="preserve">אמרינן</w:delText>
        </w:r>
      </w:del>
      <w:r>
        <w:rPr>
          <w:rtl/>
        </w:rPr>
        <w:tab/>
        <w:t xml:space="preserve">, </w:t>
      </w:r>
    </w:p>
    <w:p w:rsidR="00E403F0" w:rsidRPr="00DC5F70" w:rsidRDefault="00E403F0" w:rsidP="00E403F0">
      <w:pPr>
        <w:rPr>
          <w:spacing w:val="-4"/>
          <w:rtl/>
        </w:rPr>
      </w:pPr>
      <w:r w:rsidRPr="00DC5F70">
        <w:rPr>
          <w:spacing w:val="-4"/>
          <w:rtl/>
        </w:rPr>
        <w:tab/>
      </w:r>
      <w:r w:rsidRPr="00DC5F70">
        <w:rPr>
          <w:spacing w:val="-4"/>
          <w:rtl/>
        </w:rPr>
        <w:tab/>
      </w:r>
      <w:r w:rsidRPr="00DC5F70">
        <w:rPr>
          <w:spacing w:val="-4"/>
          <w:rtl/>
        </w:rPr>
        <w:tab/>
      </w:r>
      <w:r w:rsidRPr="00DC5F70">
        <w:rPr>
          <w:spacing w:val="-4"/>
          <w:rtl/>
        </w:rPr>
        <w:tab/>
      </w:r>
      <w:r w:rsidRPr="00DC5F70">
        <w:rPr>
          <w:b/>
          <w:bCs/>
          <w:spacing w:val="-4"/>
          <w:rtl/>
        </w:rPr>
        <w:t>או"ד</w:t>
      </w:r>
      <w:r w:rsidRPr="00DC5F70">
        <w:rPr>
          <w:spacing w:val="-4"/>
          <w:rtl/>
        </w:rPr>
        <w:t xml:space="preserve"> על אכילה ושתיה </w:t>
      </w:r>
      <w:ins w:id="90338" w:author="מנוע מכני" w:date="2026-10-11T12:04:39Z">
        <w:r>
          <w:rPr>
            <w:spacing w:val="-4"/>
            <w:rtl/>
          </w:rPr>
          <w:t xml:space="preserve">אומרים</w:t>
        </w:r>
      </w:ins>
      <w:del w:id="90339" w:author="מנוע מכני" w:date="2026-10-11T12:04:39Z">
        <w:r w:rsidRPr="00DC5F70">
          <w:rPr>
            <w:spacing w:val="-4"/>
            <w:rtl/>
          </w:rPr>
          <w:delText xml:space="preserve">אמרינן</w:delText>
        </w:r>
      </w:del>
      <w:r w:rsidRPr="00DC5F70">
        <w:rPr>
          <w:spacing w:val="-4"/>
          <w:rtl/>
        </w:rPr>
        <w:t xml:space="preserve">, אשתייה לחודה </w:t>
      </w:r>
      <w:r w:rsidRPr="00DC5F70">
        <w:rPr>
          <w:spacing w:val="-4"/>
          <w:rtl/>
        </w:rPr>
        <w:t xml:space="preserve">לא</w:t>
      </w:r>
      <w:r w:rsidRPr="00DC5F70">
        <w:rPr>
          <w:spacing w:val="-4"/>
          <w:rtl/>
        </w:rPr>
        <w:t xml:space="preserve"> </w:t>
      </w:r>
      <w:ins w:id="90340" w:author="מנוע מכני" w:date="2026-10-11T12:04:39Z">
        <w:r>
          <w:rPr>
            <w:spacing w:val="-4"/>
            <w:rtl/>
          </w:rPr>
          <w:t xml:space="preserve">אומרים</w:t>
        </w:r>
      </w:ins>
      <w:del w:id="90341" w:author="מנוע מכני" w:date="2026-10-11T12:04:39Z">
        <w:r w:rsidRPr="00DC5F70">
          <w:rPr>
            <w:spacing w:val="-4"/>
            <w:rtl/>
          </w:rPr>
          <w:delText xml:space="preserve">אמרינן</w:delText>
        </w:r>
      </w:del>
      <w:r w:rsidRPr="00DC5F70">
        <w:rPr>
          <w:spacing w:val="-4"/>
          <w:rtl/>
        </w:rPr>
        <w:t xml:space="preserve">? </w:t>
      </w:r>
    </w:p>
    <w:p>
      <w:pPr>
        <w:pStyle w:val="38"/>
        <w:rPr>
          <w:ins w:id="93267" w:author="מנוע מכני" w:date="2026-10-11T12:04:39Z"/>
        </w:rPr>
      </w:pPr>
      <w:r>
        <w:t xml:space="preserve">ת"ש, ר' יוסי</w:t>
      </w:r>
      <w:del w:id="94182" w:author="מנוע מכני" w:date="2026-10-11T12:04:39Z">
        <w:r>
          <w:delText xml:space="preserve"> אומר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268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מגלגלין זכות ליום זכאי וכו'</w:t>
      </w:r>
      <w:ins w:id="91658" w:author="מנוע מכני" w:date="2026-10-11T12:04:39Z">
        <w:r>
          <w:rPr>
            <w:rtl/>
          </w:rPr>
          <w:t xml:space="preserve">,</w:t>
        </w:r>
      </w:ins>
      <w:del w:id="91659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ins w:id="90984" w:author="מנוע מכני" w:date="2026-10-11T12:04:39Z">
        <w:r>
          <w:rPr>
            <w:rtl/>
          </w:rPr>
          <w:t xml:space="preserve">זה</w:t>
        </w:r>
      </w:ins>
      <w:del w:id="90985" w:author="מנוע מכני" w:date="2026-10-11T12:04:39Z">
        <w:r>
          <w:rPr>
            <w:rtl/>
          </w:rPr>
          <w:delText xml:space="preserve">האי</w:delText>
        </w:r>
      </w:del>
      <w:r>
        <w:rPr>
          <w:rtl/>
        </w:rPr>
        <w:t xml:space="preserve"> שירה </w:t>
      </w:r>
      <w:ins w:id="90982" w:author="מנוע מכני" w:date="2026-10-11T12:04:39Z">
        <w:r>
          <w:rPr>
            <w:rtl/>
          </w:rPr>
          <w:t xml:space="preserve">מה</w:t>
        </w:r>
      </w:ins>
      <w:del w:id="90983" w:author="מנוע מכני" w:date="2026-10-11T12:04:39Z">
        <w:r>
          <w:rPr>
            <w:rtl/>
          </w:rPr>
          <w:delText xml:space="preserve">מאי</w:delText>
        </w:r>
      </w:del>
      <w:r>
        <w:rPr>
          <w:rtl/>
        </w:rPr>
        <w:t xml:space="preserve"> עבידתיה? אילימא דעולת חובה, מי </w:t>
      </w:r>
      <w:ins w:id="92328" w:author="מנוע מכני" w:date="2026-10-11T12:04:39Z">
        <w:r>
          <w:rPr>
            <w:rtl/>
          </w:rPr>
          <w:t xml:space="preserve">היה</w:t>
        </w:r>
      </w:ins>
      <w:del w:id="92329" w:author="מנוע מכני" w:date="2026-10-11T12:04:39Z">
        <w:r>
          <w:rPr>
            <w:rtl/>
          </w:rPr>
          <w:delText xml:space="preserve">הוה</w:delText>
        </w:r>
      </w:del>
      <w:r>
        <w:rPr>
          <w:rtl/>
        </w:rPr>
        <w:t xml:space="preserve">? בשבעה עשר בתמוז בטל התמיד! 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ואלא</w:t>
      </w:r>
      <w:r>
        <w:rPr>
          <w:rtl/>
        </w:rPr>
        <w:t xml:space="preserve"> דעולת נדבה, והא תני </w:t>
      </w:r>
      <w:r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>מבדר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כ</w:t>
      </w:r>
      <w:r>
        <w:rPr>
          <w:rFonts w:hint="cs"/>
          <w:rtl/>
        </w:rPr>
        <w:t xml:space="preserve"> </w:t>
      </w:r>
      <w:r>
        <w:rPr>
          <w:rtl/>
        </w:rPr>
        <w:t xml:space="preserve">דלא צריכא! אלא </w:t>
      </w:r>
      <w:ins w:id="90342" w:author="מנוע מכני" w:date="2026-10-11T12:04:39Z">
        <w:r>
          <w:rPr>
            <w:rtl/>
          </w:rPr>
          <w:t xml:space="preserve">לא</w:t>
        </w:r>
      </w:ins>
      <w:del w:id="90343" w:author="מנוע מכני" w:date="2026-10-11T12:04:39Z">
        <w:r>
          <w:rPr>
            <w:rtl/>
          </w:rPr>
          <w:delText xml:space="preserve">לאו</w:delText>
        </w:r>
      </w:del>
      <w:r>
        <w:rPr>
          <w:rtl/>
        </w:rPr>
        <w:t xml:space="preserve"> דנסכין.</w:t>
      </w:r>
    </w:p>
    <w:p>
      <w:pPr>
        <w:pStyle w:val="38"/>
        <w:rPr>
          <w:ins w:id="93269" w:author="מנוע מכני" w:date="2026-10-11T12:04:39Z"/>
        </w:rPr>
      </w:pPr>
      <w:r>
        <w:t xml:space="preserve">ודחה </w:t>
      </w:r>
      <w:r>
        <w:t>רבא</w:t>
      </w:r>
      <w:r>
        <w:t>[רב אשי]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270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ותסברא? שירה דיומיה לה' הארץ ומלואה, וישב עליהם את אונם בשירה דארבעה בשבא הוא! אלא </w:t>
      </w:r>
      <w:r>
        <w:rPr>
          <w:rFonts w:hint="cs"/>
          <w:rtl/>
        </w:rPr>
        <w:t>קינה</w:t>
      </w:r>
      <w:r>
        <w:rPr>
          <w:rtl/>
        </w:rPr>
        <w:t xml:space="preserve"> </w:t>
      </w:r>
      <w:ins w:id="90986" w:author="מנוע מכני" w:date="2026-10-11T12:04:39Z">
        <w:r>
          <w:rPr>
            <w:rtl/>
          </w:rPr>
          <w:t xml:space="preserve">סתם</w:t>
        </w:r>
      </w:ins>
      <w:del w:id="90987" w:author="מנוע מכני" w:date="2026-10-11T12:04:39Z">
        <w:r>
          <w:rPr>
            <w:rtl/>
          </w:rPr>
          <w:delText xml:space="preserve">בעלמא</w:delText>
        </w:r>
      </w:del>
      <w:r>
        <w:rPr>
          <w:rtl/>
        </w:rPr>
        <w:t xml:space="preserve"> הוא דנפל </w:t>
      </w:r>
      <w:ins w:id="92004" w:author="מנוע מכני" w:date="2026-10-11T12:04:39Z">
        <w:r>
          <w:rPr>
            <w:rtl/>
          </w:rPr>
          <w:t xml:space="preserve">להם</w:t>
        </w:r>
      </w:ins>
      <w:del w:id="92005" w:author="מנוע מכני" w:date="2026-10-11T12:04:39Z">
        <w:r>
          <w:rPr>
            <w:rtl/>
          </w:rPr>
          <w:delText xml:space="preserve">להו</w:delText>
        </w:r>
      </w:del>
      <w:r>
        <w:rPr>
          <w:rtl/>
        </w:rPr>
        <w:t xml:space="preserve"> </w:t>
      </w:r>
      <w:ins w:id="90065" w:author="Claude - סמנטי" w:date="2026-10-11T12:14:28Z">
        <w:r>
          <w:rPr>
            <w:rtl/>
          </w:rPr>
          <w:t xml:space="preserve">בפיהם</w:t>
        </w:r>
      </w:ins>
      <w:del w:id="90066" w:author="Claude - סמנטי" w:date="2026-10-11T12:14:28Z">
        <w:r>
          <w:rPr>
            <w:rtl/>
          </w:rPr>
          <w:delText xml:space="preserve">בפומייהו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והא עומדים על דוכנן קתני! </w:t>
      </w:r>
      <w:r>
        <w:rPr>
          <w:rStyle w:val="2fb"/>
          <w:rtl/>
        </w:rPr>
        <w:t xml:space="preserve">כדר"</w:t>
      </w:r>
      <w:r>
        <w:rPr>
          <w:rStyle w:val="2fb"/>
          <w:rFonts w:hint="cs"/>
          <w:rtl/>
        </w:rPr>
        <w:t xml:space="preserve">ל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דא</w:t>
      </w:r>
      <w:r>
        <w:rPr>
          <w:rStyle w:val="2fb"/>
          <w:rtl/>
        </w:rPr>
        <w:t xml:space="preserve">ר"ל</w:t>
      </w:r>
      <w:r>
        <w:rPr>
          <w:rtl/>
        </w:rPr>
        <w:t xml:space="preserve">: אומר שירה שלא על הקרבן.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א"ה, בנסכים </w:t>
      </w:r>
      <w:ins w:id="90344" w:author="מנוע מכני" w:date="2026-10-11T12:04:39Z">
        <w:r>
          <w:rPr>
            <w:rtl/>
          </w:rPr>
          <w:t xml:space="preserve">גם</w:t>
        </w:r>
      </w:ins>
      <w:del w:id="90345" w:author="מנוע מכני" w:date="2026-10-11T12:04:39Z">
        <w:r>
          <w:rPr>
            <w:rtl/>
          </w:rPr>
          <w:delText xml:space="preserve">נמי</w:delText>
        </w:r>
      </w:del>
      <w:r>
        <w:rPr>
          <w:rtl/>
        </w:rPr>
        <w:t xml:space="preserve"> לימא! נפיק </w:t>
      </w:r>
      <w:ins w:id="90988" w:author="מנוע מכני" w:date="2026-10-11T12:04:39Z">
        <w:r>
          <w:rPr>
            <w:rtl/>
          </w:rPr>
          <w:t xml:space="preserve">ממנו</w:t>
        </w:r>
      </w:ins>
      <w:del w:id="90989" w:author="מנוע מכני" w:date="2026-10-11T12:04:39Z">
        <w:r>
          <w:rPr>
            <w:rtl/>
          </w:rPr>
          <w:delText xml:space="preserve">מיניה</w:delText>
        </w:r>
      </w:del>
      <w:r>
        <w:rPr>
          <w:rtl/>
        </w:rPr>
        <w:t xml:space="preserve"> חורבא.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183" w:author="קלוד" w:date="2026-10-11T12:18:15Z"/>
        </w:rPr>
      </w:pPr>
      <w:ins w:id="90184" w:author="קלוד" w:date="2026-10-11T12:18:15Z">
        <w:r>
          <w:rPr>
            <w:color w:val="7B3F00"/>
          </w:rPr>
          <w:t xml:space="preserve">חורבן בית ראשון - מוצאי שביעית ושנות היובל</w:t>
        </w:r>
      </w:ins>
    </w:p>
    <w:p>
      <w:pPr>
        <w:pStyle w:val="38"/>
        <w:rPr>
          <w:ins w:id="93271" w:author="מנוע מכני" w:date="2026-10-11T12:04:39Z"/>
        </w:rPr>
      </w:pPr>
      <w:r w:rsidRPr="00591043">
        <w:t xml:space="preserve">גופא, ר' יוסי</w:t>
      </w:r>
      <w:del w:id="94183" w:author="מנוע מכני" w:date="2026-10-11T12:04:39Z">
        <w:r w:rsidRPr="00591043">
          <w:delText xml:space="preserve"> אומר</w:delText>
        </w:r>
      </w:del>
      <w:r w:rsidRPr="00591043">
        <w:t xml:space="preserve">:</w:t>
      </w:r>
    </w:p>
    <w:p w:rsidR="00E403F0" w:rsidRPr="00AD695E" w:rsidRDefault="00E403F0" w:rsidP="00E403F0">
      <w:pPr>
        <w:rPr>
          <w:rtl/>
        </w:rPr>
      </w:pPr>
      <w:del w:id="93272" w:author="מנוע מכני" w:date="2026-10-11T12:04:39Z">
        <w:r w:rsidRPr="00591043">
          <w:rPr>
            <w:b/>
            <w:bCs/>
            <w:rtl/>
          </w:rPr>
          <w:delText xml:space="preserve"> </w:delText>
        </w:r>
      </w:del>
      <w:r w:rsidRPr="00591043">
        <w:rPr>
          <w:b/>
          <w:bCs/>
          <w:rtl/>
        </w:rPr>
        <w:t xml:space="preserve">מגלגלין זכות ליום זכאי וכו'.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• בראשונה במוצאי שביעית מי משכחת לה? והכתיב: </w:t>
      </w:r>
      <w:r>
        <w:rPr>
          <w:rFonts w:hint="cs"/>
          <w:rtl/>
        </w:rPr>
        <w:t>'</w:t>
      </w:r>
      <w:ins w:id="90309" w:author="Claude - סמנטי" w:date="2026-10-11T12:14:28Z">
        <w:r>
          <w:rPr>
            <w:rStyle w:val="afffff0"/>
            <w:rtl/>
          </w:rPr>
          <w:t xml:space="preserve">בְּעֶשְׂרִים וְחָמֵשׁ שָׁנָה לְגָלוּתֵנוּ בְּרֹאשׁ הַשָּׁנָה בֶּעָשׂוֹר לַחֹדֶשׁ בְּאַרְבַּע עֶשְׂרֵה שָׁנָה אַחַר אֲשֶׁר הוּכְּתָה הָעִיר</w:t>
        </w:r>
      </w:ins>
      <w:del w:id="90310" w:author="Claude - סמנטי" w:date="2026-10-11T12:14:28Z">
        <w:r>
          <w:rPr>
            <w:rtl/>
          </w:rPr>
          <w:delText xml:space="preserve">בעשרים וחמש שנה לגלותנו בראש השנה בעשור לחדש בארבע עשרה שנה אחר אשר הוכתה העיר</w:delText>
        </w:r>
      </w:del>
      <w:r>
        <w:rPr>
          <w:rFonts w:hint="cs"/>
          <w:rtl/>
        </w:rPr>
        <w:t>'</w:t>
      </w:r>
      <w:r>
        <w:rPr>
          <w:rtl/>
        </w:rPr>
        <w:t>,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  <w:t xml:space="preserve">איזו היא שנה שראש השנה בעשור לחדש? הוי אומר: זה יובל, </w:t>
      </w:r>
      <w:ins w:id="92152" w:author="מנוע מכני" w:date="2026-10-11T12:04:39Z">
        <w:r>
          <w:rPr>
            <w:rtl/>
          </w:rPr>
          <w:t xml:space="preserve">ואם </w:t>
        </w:r>
      </w:ins>
      <w:del w:id="92153" w:author="מנוע מכני" w:date="2026-10-11T12:04:39Z">
        <w:r>
          <w:rPr>
            <w:rtl/>
          </w:rPr>
          <w:tab/>
          <w:delText xml:space="preserve">ואי </w:delText>
        </w:r>
      </w:del>
      <w:r>
        <w:rPr>
          <w:rtl/>
        </w:rPr>
        <w:tab/>
        <w:t xml:space="preserve">ס"ד</w:t>
      </w:r>
      <w:r>
        <w:rPr>
          <w:rtl/>
        </w:rPr>
        <w:tab/>
        <w:t xml:space="preserve"> בחד בשבוע חרוב, מחד בשבוע לחד בשבוע תמני, לחד בשבוע אחרינא חמש עשרה הווין! </w:t>
      </w:r>
    </w:p>
    <w:p>
      <w:pPr>
        <w:pStyle w:val="38"/>
        <w:rPr>
          <w:ins w:id="93273" w:author="מנוע מכני" w:date="2026-10-11T12:04:39Z"/>
        </w:rPr>
      </w:pPr>
      <w:del w:id="94184" w:author="מנוע מכני" w:date="2026-10-11T12:04:39Z">
        <w:r w:rsidRPr="00217260">
          <w:delText xml:space="preserve">אמר </w:delText>
        </w:r>
      </w:del>
      <w:r w:rsidRPr="00217260">
        <w:t xml:space="preserve">רבינא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27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בארבע עשרה שנה אחר שנה שהוכתה העיר.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א"ה, בעשרים וחמש שנה, </w:t>
      </w:r>
      <w:r>
        <w:rPr>
          <w:rFonts w:hint="cs"/>
          <w:rtl/>
        </w:rPr>
        <w:t>הרי כ</w:t>
      </w:r>
      <w:r>
        <w:rPr>
          <w:rtl/>
        </w:rPr>
        <w:t>"</w:t>
      </w:r>
      <w:r>
        <w:rPr>
          <w:rFonts w:hint="cs"/>
          <w:rtl/>
        </w:rPr>
        <w:t xml:space="preserve">ו הוא!</w:t>
      </w:r>
      <w:ins w:id="91660" w:author="מנוע מכני" w:date="2026-10-11T12:04:39Z">
        <w:r>
          <w:rPr>
            <w:rFonts w:hint="cs"/>
            <w:rtl/>
          </w:rPr>
          <w:t xml:space="preserve"> </w:t>
        </w:r>
      </w:ins>
      <w:del w:id="91661" w:author="מנוע מכני" w:date="2026-10-11T12:04:39Z">
        <w:r>
          <w:rPr>
            <w:rFonts w:hint="cs"/>
            <w:rtl/>
          </w:rPr>
          <w:delText xml:space="preserve">  </w:delText>
        </w:r>
      </w:del>
      <w:ins w:id="90346" w:author="מנוע מכני" w:date="2026-10-11T12:04:39Z">
        <w:r>
          <w:rPr>
            <w:rFonts w:hint="cs"/>
            <w:rtl/>
          </w:rPr>
          <w:t xml:space="preserve">שהרי</w:t>
        </w:r>
      </w:ins>
      <w:del w:id="90347" w:author="מנוע מכני" w:date="2026-10-11T12:04:39Z">
        <w:r>
          <w:rPr>
            <w:rFonts w:hint="cs"/>
            <w:rtl/>
          </w:rPr>
          <w:delText xml:space="preserve">דהא</w:delText>
        </w:r>
      </w:del>
      <w:r>
        <w:rPr>
          <w:rtl/>
        </w:rPr>
        <w:t xml:space="preserve"> גלו בשבע, גלו בשמונה, גלו בי"ח, גלו בי"ט,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מ</w:t>
      </w:r>
      <w:r>
        <w:rPr>
          <w:rFonts w:hint="cs"/>
          <w:rtl/>
        </w:rPr>
        <w:t>ז' ועד י'ח</w:t>
      </w:r>
      <w:r>
        <w:rPr>
          <w:rtl/>
        </w:rPr>
        <w:t xml:space="preserve"> </w:t>
      </w:r>
      <w:r>
        <w:rPr>
          <w:rFonts w:hint="cs"/>
          <w:rtl/>
        </w:rPr>
        <w:t>=י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</w:t>
      </w:r>
      <w:ins w:id="91662" w:author="מנוע מכני" w:date="2026-10-11T12:04:39Z">
        <w:r>
          <w:rPr>
            <w:rtl/>
          </w:rPr>
          <w:t xml:space="preserve"> </w:t>
        </w:r>
      </w:ins>
      <w:del w:id="91663" w:author="מנוע מכני" w:date="2026-10-11T12:04:39Z">
        <w:r>
          <w:rPr>
            <w:rtl/>
          </w:rPr>
          <w:delText xml:space="preserve"> </w:delText>
        </w:r>
        <w:r>
          <w:rPr>
            <w:rFonts w:hint="cs"/>
            <w:rtl/>
          </w:rPr>
          <w:delText xml:space="preserve"> </w:delText>
        </w:r>
      </w:del>
      <w:r>
        <w:rPr>
          <w:rtl/>
        </w:rPr>
        <w:t>ו</w:t>
      </w:r>
      <w:r>
        <w:rPr>
          <w:rFonts w:hint="cs"/>
          <w:rtl/>
        </w:rPr>
        <w:t>ט</w:t>
      </w:r>
      <w:r>
        <w:rPr>
          <w:rtl/>
        </w:rPr>
        <w:t>"</w:t>
      </w:r>
      <w:r>
        <w:rPr>
          <w:rFonts w:hint="cs"/>
          <w:rtl/>
        </w:rPr>
        <w:t>ו= כ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! </w:t>
      </w:r>
    </w:p>
    <w:p>
      <w:pPr>
        <w:pStyle w:val="38"/>
        <w:rPr>
          <w:ins w:id="93275" w:author="מנוע מכני" w:date="2026-10-11T12:04:39Z"/>
        </w:rPr>
      </w:pPr>
      <w:r>
        <w:t xml:space="preserve">אמר</w:t>
      </w:r>
      <w:r>
        <w:t xml:space="preserve"> לך רבינא:</w:t>
      </w:r>
    </w:p>
    <w:p w:rsidR="00E403F0" w:rsidRPr="00AD695E" w:rsidRDefault="00E403F0" w:rsidP="00E403F0">
      <w:pPr>
        <w:rPr>
          <w:rtl/>
        </w:rPr>
      </w:pPr>
      <w:del w:id="93276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ולדידך מי ניחא? מכדי גלו </w:t>
      </w:r>
      <w:ins w:id="90348" w:author="מנוע מכני" w:date="2026-10-11T12:04:39Z">
        <w:r>
          <w:rPr>
            <w:rtl/>
          </w:rPr>
          <w:t xml:space="preserve">גם</w:t>
        </w:r>
      </w:ins>
      <w:del w:id="90349" w:author="מנוע מכני" w:date="2026-10-11T12:04:39Z">
        <w:r>
          <w:rPr>
            <w:rtl/>
          </w:rPr>
          <w:delText xml:space="preserve">נמי</w:delText>
        </w:r>
      </w:del>
      <w:r>
        <w:rPr>
          <w:rtl/>
        </w:rPr>
        <w:t xml:space="preserve"> ב</w:t>
      </w:r>
      <w:r>
        <w:rPr>
          <w:rFonts w:hint="cs"/>
          <w:rtl/>
        </w:rPr>
        <w:t>י</w:t>
      </w:r>
      <w:r>
        <w:rPr>
          <w:rtl/>
        </w:rPr>
        <w:t>"</w:t>
      </w:r>
      <w:r>
        <w:rPr>
          <w:rFonts w:hint="cs"/>
          <w:rtl/>
        </w:rPr>
        <w:t>ט,</w:t>
      </w:r>
      <w:r>
        <w:rPr>
          <w:rtl/>
        </w:rPr>
        <w:t xml:space="preserve"> מ</w:t>
      </w:r>
      <w:r>
        <w:rPr>
          <w:rFonts w:hint="cs"/>
          <w:rtl/>
        </w:rPr>
        <w:t>ז' עד י</w:t>
      </w:r>
      <w:r>
        <w:rPr>
          <w:rtl/>
        </w:rPr>
        <w:t>"</w:t>
      </w:r>
      <w:r>
        <w:rPr>
          <w:rFonts w:hint="cs"/>
          <w:rtl/>
        </w:rPr>
        <w:t>ט =</w:t>
      </w:r>
      <w:r w:rsidRPr="00217260">
        <w:rPr>
          <w:rFonts w:hint="cs"/>
          <w:b/>
          <w:bCs/>
          <w:rtl/>
        </w:rPr>
        <w:t>י</w:t>
      </w:r>
      <w:r w:rsidRPr="00217260">
        <w:rPr>
          <w:b/>
          <w:bCs/>
          <w:rtl/>
        </w:rPr>
        <w:t>"</w:t>
      </w:r>
      <w:r w:rsidRPr="00217260">
        <w:rPr>
          <w:rFonts w:hint="cs"/>
          <w:b/>
          <w:bCs/>
          <w:rtl/>
        </w:rPr>
        <w:t>ב</w:t>
      </w:r>
      <w:r>
        <w:rPr>
          <w:rtl/>
        </w:rPr>
        <w:t xml:space="preserve">, </w:t>
      </w:r>
      <w:r w:rsidRPr="00217260">
        <w:rPr>
          <w:b/>
          <w:bCs/>
          <w:rtl/>
        </w:rPr>
        <w:t>ו</w:t>
      </w:r>
      <w:r w:rsidRPr="00217260">
        <w:rPr>
          <w:rFonts w:hint="cs"/>
          <w:b/>
          <w:bCs/>
          <w:rtl/>
        </w:rPr>
        <w:t>י</w:t>
      </w:r>
      <w:r w:rsidRPr="00217260">
        <w:rPr>
          <w:b/>
          <w:bCs/>
          <w:rtl/>
        </w:rPr>
        <w:t>"</w:t>
      </w:r>
      <w:r w:rsidRPr="00217260">
        <w:rPr>
          <w:rFonts w:hint="cs"/>
          <w:b/>
          <w:bCs/>
          <w:rtl/>
        </w:rPr>
        <w:t>ד</w:t>
      </w:r>
      <w:r>
        <w:rPr>
          <w:rtl/>
        </w:rPr>
        <w:t xml:space="preserve"> – </w:t>
      </w:r>
      <w:r w:rsidRPr="00217260">
        <w:rPr>
          <w:rFonts w:hint="cs"/>
          <w:b/>
          <w:bCs/>
          <w:rtl/>
        </w:rPr>
        <w:t>כ</w:t>
      </w:r>
      <w:r w:rsidRPr="00217260">
        <w:rPr>
          <w:b/>
          <w:bCs/>
          <w:rtl/>
        </w:rPr>
        <w:t>"</w:t>
      </w:r>
      <w:r w:rsidRPr="00217260">
        <w:rPr>
          <w:rFonts w:hint="cs"/>
          <w:b/>
          <w:bCs/>
          <w:rtl/>
        </w:rPr>
        <w:t xml:space="preserve">ו </w:t>
      </w:r>
      <w:r w:rsidRPr="00217260">
        <w:rPr>
          <w:b/>
          <w:bCs/>
          <w:rtl/>
        </w:rPr>
        <w:t>הויין</w:t>
      </w:r>
      <w:r>
        <w:rPr>
          <w:rtl/>
        </w:rPr>
        <w:t xml:space="preserve">! </w:t>
      </w:r>
    </w:p>
    <w:p>
      <w:pPr>
        <w:pStyle w:val="38"/>
        <w:rPr>
          <w:ins w:id="93277" w:author="מנוע מכני" w:date="2026-10-11T12:04:39Z"/>
        </w:rPr>
      </w:pPr>
      <w:r>
        <w:t xml:space="preserve">אלא</w:t>
      </w:r>
    </w:p>
    <w:p w:rsidR="00E403F0" w:rsidRPr="00AD695E" w:rsidRDefault="00E403F0" w:rsidP="00E403F0">
      <w:pPr>
        <w:rPr>
          <w:rtl/>
        </w:rPr>
      </w:pPr>
      <w:del w:id="93278" w:author="מנוע מכני" w:date="2026-10-11T12:04:39Z">
        <w:r>
          <w:rPr>
            <w:rtl/>
          </w:rPr>
          <w:delText xml:space="preserve"> </w:delText>
        </w:r>
      </w:del>
      <w:ins w:id="92126" w:author="מנוע מכני" w:date="2026-10-11T12:04:39Z">
        <w:r>
          <w:rPr>
            <w:rtl/>
          </w:rPr>
          <w:t xml:space="preserve">חוץ מ</w:t>
        </w:r>
      </w:ins>
      <w:del w:id="92127" w:author="מנוע מכני" w:date="2026-10-11T12:04:39Z">
        <w:r>
          <w:rPr>
            <w:rtl/>
          </w:rPr>
          <w:delText xml:space="preserve">לבר מ</w:delText>
        </w:r>
      </w:del>
      <w:r>
        <w:rPr>
          <w:rtl/>
        </w:rPr>
        <w:t xml:space="preserve">ש</w:t>
      </w:r>
      <w:r>
        <w:rPr>
          <w:rFonts w:hint="cs"/>
          <w:rtl/>
        </w:rPr>
        <w:t>נה</w:t>
      </w:r>
      <w:r>
        <w:rPr>
          <w:rtl/>
        </w:rPr>
        <w:t xml:space="preserve"> </w:t>
      </w:r>
      <w:r>
        <w:rPr>
          <w:rFonts w:hint="cs"/>
          <w:rtl/>
        </w:rPr>
        <w:t>ש</w:t>
      </w:r>
      <w:r>
        <w:rPr>
          <w:rtl/>
        </w:rPr>
        <w:t xml:space="preserve">גלו בה, </w:t>
      </w:r>
      <w:r>
        <w:rPr>
          <w:rFonts w:hint="cs"/>
          <w:rtl/>
        </w:rPr>
        <w:t>ה</w:t>
      </w:r>
      <w:r>
        <w:rPr>
          <w:rtl/>
        </w:rPr>
        <w:t>"</w:t>
      </w:r>
      <w:r>
        <w:rPr>
          <w:rFonts w:hint="cs"/>
          <w:rtl/>
        </w:rPr>
        <w:t xml:space="preserve">נ</w:t>
      </w:r>
      <w:r>
        <w:rPr>
          <w:rFonts w:hint="cs"/>
          <w:rtl/>
        </w:rPr>
        <w:t xml:space="preserve"> </w:t>
      </w:r>
      <w:ins w:id="90990" w:author="מנוע מכני" w:date="2026-10-11T12:04:39Z">
        <w:r>
          <w:rPr>
            <w:rFonts w:hint="cs"/>
            <w:rtl/>
          </w:rPr>
          <w:t xml:space="preserve">לי</w:t>
        </w:r>
      </w:ins>
      <w:del w:id="90991" w:author="מנוע מכני" w:date="2026-10-11T12:04:39Z">
        <w:r>
          <w:rPr>
            <w:rFonts w:hint="cs"/>
            <w:rtl/>
          </w:rPr>
          <w:delText xml:space="preserve">לדידי</w:delText>
        </w:r>
      </w:del>
      <w:r>
        <w:rPr>
          <w:rtl/>
        </w:rPr>
        <w:t>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מכל מקום </w:t>
      </w:r>
      <w:r>
        <w:rPr>
          <w:rFonts w:hint="cs"/>
          <w:rtl/>
        </w:rPr>
        <w:t>י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Style w:val="2fb"/>
          <w:rtl/>
        </w:rPr>
        <w:t xml:space="preserve">לרבינא</w:t>
      </w:r>
      <w:r>
        <w:rPr>
          <w:rtl/>
        </w:rPr>
        <w:t xml:space="preserve"> </w:t>
      </w:r>
      <w:ins w:id="92058" w:author="מנוע מכני" w:date="2026-10-11T12:04:39Z">
        <w:r>
          <w:rPr>
            <w:rtl/>
          </w:rPr>
          <w:t xml:space="preserve">קשה</w:t>
        </w:r>
      </w:ins>
      <w:del w:id="92059" w:author="מנוע מכני" w:date="2026-10-11T12:04:39Z">
        <w:r>
          <w:rPr>
            <w:rtl/>
          </w:rPr>
          <w:delText xml:space="preserve">קשיא</w:delText>
        </w:r>
      </w:del>
      <w:r>
        <w:rPr>
          <w:rtl/>
        </w:rPr>
        <w:t xml:space="preserve">! מי סברת שלש גליות הוי?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גלו בשבע לכיבוש יהויקים שהיא שמונה לנבוכד נצר,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גלו בשמונה עשרה לכיבוש יהויקים שהיא תשע עשרה לנבוכד נצר,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דאמר מר: שנה ראשונה כיבש נינוה, שניה - עלה וכיבש יהויקים.</w:t>
      </w:r>
      <w:r>
        <w:rPr>
          <w:rFonts w:hint="cs"/>
          <w:rtl/>
        </w:rPr>
        <w:t xml:space="preserve"> </w:t>
      </w:r>
      <w:r>
        <w:rPr>
          <w:rtl/>
        </w:rPr>
        <w:t>וכן בשניה.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יב:</w:t>
      </w:r>
    </w:p>
    <w:p>
      <w:pPr>
        <w:pStyle w:val="afffff8"/>
        <w:rPr>
          <w:ins w:id="90181" w:author="קלוד" w:date="2026-10-11T12:18:15Z"/>
        </w:rPr>
      </w:pPr>
      <w:ins w:id="90182" w:author="קלוד" w:date="2026-10-11T12:18:15Z">
        <w:r>
          <w:rPr>
            <w:color w:val="7B3F00"/>
          </w:rPr>
          <w:t xml:space="preserve">חורבן בית שני במוצאי שביעית - חשבון היובלות</w:t>
        </w:r>
      </w:ins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• ושניה במוצאי שביעית מי משכחת לה? מכדי בית שני כמה קם? </w:t>
      </w:r>
      <w:r>
        <w:rPr>
          <w:rFonts w:hint="cs"/>
          <w:rtl/>
        </w:rPr>
        <w:t>ת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, </w:t>
      </w:r>
      <w:r>
        <w:rPr>
          <w:rStyle w:val="2fb"/>
          <w:rFonts w:hint="cs"/>
          <w:rtl/>
        </w:rPr>
        <w:t>ת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ק</w:t>
      </w:r>
      <w:r>
        <w:rPr>
          <w:rFonts w:hint="cs"/>
          <w:rtl/>
        </w:rPr>
        <w:t xml:space="preserve"> שמונה יובלות, י</w:t>
      </w:r>
      <w:r>
        <w:rPr>
          <w:rtl/>
        </w:rPr>
        <w:t>"</w:t>
      </w:r>
      <w:r>
        <w:rPr>
          <w:rFonts w:hint="cs"/>
          <w:rtl/>
        </w:rPr>
        <w:t xml:space="preserve">ד </w:t>
      </w:r>
      <w:ins w:id="90992" w:author="מנוע מכני" w:date="2026-10-11T12:04:39Z">
        <w:r>
          <w:rPr>
            <w:rtl/>
          </w:rPr>
          <w:t xml:space="preserve">שני</w:t>
        </w:r>
      </w:ins>
      <w:del w:id="90993" w:author="מנוע מכני" w:date="2026-10-11T12:04:39Z">
        <w:r>
          <w:rPr>
            <w:rtl/>
          </w:rPr>
          <w:delText xml:space="preserve">תרי</w:delText>
        </w:r>
      </w:del>
      <w:r>
        <w:rPr>
          <w:rtl/>
        </w:rPr>
        <w:t xml:space="preserve"> שבוע, </w:t>
      </w:r>
      <w:r>
        <w:rPr>
          <w:rFonts w:hint="cs"/>
          <w:rtl/>
        </w:rPr>
        <w:t xml:space="preserve">נותרו שש </w:t>
      </w:r>
      <w:r>
        <w:rPr>
          <w:rFonts w:hint="cs"/>
          <w:rtl/>
        </w:rPr>
        <w:t xml:space="preserve">הו</w:t>
      </w:r>
      <w:r>
        <w:rPr>
          <w:rtl/>
        </w:rPr>
        <w:t>"</w:t>
      </w:r>
      <w:r>
        <w:rPr>
          <w:rFonts w:hint="cs"/>
          <w:rtl/>
        </w:rPr>
        <w:t xml:space="preserve">ל</w:t>
      </w:r>
      <w:r>
        <w:rPr>
          <w:rFonts w:hint="cs"/>
          <w:rtl/>
        </w:rPr>
        <w:t xml:space="preserve"> בשנה שישית </w:t>
      </w:r>
    </w:p>
    <w:p>
      <w:pPr>
        <w:pStyle w:val="38"/>
        <w:rPr>
          <w:ins w:id="93279" w:author="מנוע מכני" w:date="2026-10-11T12:04:39Z"/>
        </w:rPr>
      </w:pPr>
      <w:r w:rsidRPr="00A757C8">
        <w:tab/>
        <w:t xml:space="preserve">הא מני?</w:t>
      </w:r>
    </w:p>
    <w:p w:rsidR="00E403F0" w:rsidRPr="00AD695E" w:rsidRDefault="00E403F0" w:rsidP="00E403F0">
      <w:pPr>
        <w:rPr>
          <w:rtl/>
        </w:rPr>
      </w:pPr>
      <w:del w:id="93280" w:author="מנוע מכני" w:date="2026-10-11T12:04:39Z">
        <w:r w:rsidRPr="00A757C8">
          <w:rPr>
            <w:rtl/>
          </w:rPr>
          <w:tab/>
          <w:delText xml:space="preserve"> </w:delText>
        </w:r>
      </w:del>
      <w:r w:rsidRPr="00A757C8">
        <w:rPr>
          <w:rStyle w:val="2fb"/>
          <w:rtl/>
        </w:rPr>
        <w:tab/>
        <w:t xml:space="preserve">ר"</w:t>
      </w:r>
      <w:r w:rsidRPr="00A757C8">
        <w:rPr>
          <w:rStyle w:val="2fb"/>
          <w:rFonts w:hint="cs"/>
          <w:rtl/>
        </w:rPr>
        <w:t xml:space="preserve">י</w:t>
      </w:r>
      <w:r w:rsidRPr="00A757C8">
        <w:rPr>
          <w:rFonts w:hint="cs"/>
          <w:rtl/>
        </w:rPr>
        <w:t xml:space="preserve"> היא ד</w:t>
      </w:r>
      <w:r w:rsidRPr="00A757C8">
        <w:rPr>
          <w:rtl/>
        </w:rPr>
        <w:t>שנת חמשים עולה לכאן ולכאן, אייתי תמניא מתמניא יובלי וה</w:t>
      </w:r>
      <w:r w:rsidRPr="00A757C8">
        <w:rPr>
          <w:rFonts w:hint="cs"/>
          <w:rtl/>
        </w:rPr>
        <w:t xml:space="preserve">ך שש </w:t>
      </w:r>
      <w:r w:rsidRPr="00A757C8">
        <w:rPr>
          <w:rtl/>
        </w:rPr>
        <w:t xml:space="preserve">הוי </w:t>
      </w:r>
      <w:r w:rsidRPr="00A757C8">
        <w:rPr>
          <w:rFonts w:hint="cs"/>
          <w:rtl/>
        </w:rPr>
        <w:t>י</w:t>
      </w:r>
      <w:r w:rsidRPr="00A757C8">
        <w:rPr>
          <w:rtl/>
        </w:rPr>
        <w:t>"</w:t>
      </w:r>
      <w:r w:rsidRPr="00A757C8">
        <w:rPr>
          <w:rFonts w:hint="cs"/>
          <w:rtl/>
        </w:rPr>
        <w:t>ד</w:t>
      </w:r>
      <w:r w:rsidRPr="00A757C8"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ins w:id="92154" w:author="מנוע מכני" w:date="2026-10-11T12:04:39Z">
        <w:r>
          <w:rPr>
            <w:rtl/>
          </w:rPr>
          <w:t xml:space="preserve">אם </w:t>
        </w:r>
      </w:ins>
      <w:del w:id="92155" w:author="מנוע מכני" w:date="2026-10-11T12:04:39Z">
        <w:r w:rsidRPr="00A757C8">
          <w:rPr>
            <w:rtl/>
          </w:rPr>
          <w:delText xml:space="preserve">אי </w:delText>
        </w:r>
      </w:del>
      <w:r w:rsidRPr="00A757C8">
        <w:rPr>
          <w:rtl/>
        </w:rPr>
        <w:t xml:space="preserve">ר' יהודה, בראשונה </w:t>
      </w:r>
      <w:r w:rsidRPr="00A757C8">
        <w:rPr>
          <w:rtl/>
        </w:rPr>
        <w:t xml:space="preserve">לא</w:t>
      </w:r>
      <w:r w:rsidRPr="00A757C8">
        <w:rPr>
          <w:rtl/>
        </w:rPr>
        <w:t xml:space="preserve"> משכח"</w:t>
      </w:r>
      <w:r w:rsidRPr="00A757C8">
        <w:rPr>
          <w:rFonts w:hint="cs"/>
          <w:rtl/>
        </w:rPr>
        <w:t xml:space="preserve">ל </w:t>
      </w:r>
    </w:p>
    <w:p>
      <w:pPr>
        <w:pStyle w:val="38"/>
        <w:rPr>
          <w:ins w:id="93281" w:author="מנוע מכני" w:date="2026-10-11T12:04:39Z"/>
        </w:rPr>
      </w:pPr>
      <w:r>
        <w:t xml:space="preserve">דתניא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282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שבעה עשר יובלות מנו ישראל משנכנסו לארץ ועד שיצאו, ואי אתה יכול לומר משעה שנכנסו מנו, שאם אתה אומר כן נמצא בית חרב בתחילת יובל,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ואי אתה מוצא </w:t>
      </w:r>
      <w:r>
        <w:rPr>
          <w:rStyle w:val="afffff0"/>
          <w:rtl/>
          <w:rPrChange w:id="9012" w:author="מנוע פסוקים" w:date="2026-10-11T09:22:04Z">
            <w:rPr>
              <w:rtl/>
            </w:rPr>
          </w:rPrChange>
        </w:rPr>
        <w:t xml:space="preserve">בארבע עשרה שנה אחר אשר הוכתה העיר</w:t>
      </w:r>
      <w:r>
        <w:rPr>
          <w:rtl/>
        </w:rPr>
        <w:t xml:space="preserve">, </w:t>
      </w:r>
    </w:p>
    <w:p>
      <w:pPr>
        <w:pStyle w:val="38"/>
        <w:rPr>
          <w:ins w:id="93283" w:author="מנוע מכני" w:date="2026-10-11T12:04:39Z"/>
        </w:rPr>
      </w:pPr>
      <w:r w:rsidRPr="00A757C8">
        <w:tab/>
      </w:r>
      <w:r w:rsidRPr="00A757C8">
        <w:t xml:space="preserve">א. </w:t>
      </w:r>
      <w:r w:rsidRPr="00A757C8">
        <w:t xml:space="preserve">אלא</w:t>
      </w:r>
    </w:p>
    <w:p w:rsidR="00E403F0" w:rsidRPr="00AD695E" w:rsidRDefault="00E403F0" w:rsidP="00E403F0">
      <w:pPr>
        <w:rPr>
          <w:rtl/>
        </w:rPr>
      </w:pPr>
      <w:del w:id="93284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צא מהם שבע שכיבשו ושבע שחילקו</w:t>
      </w:r>
      <w:r w:rsidRPr="00A757C8">
        <w:rPr>
          <w:rFonts w:hint="cs"/>
          <w:rtl/>
        </w:rPr>
        <w:t>,</w:t>
      </w:r>
      <w:r w:rsidRPr="00A757C8">
        <w:rPr>
          <w:rtl/>
        </w:rPr>
        <w:t xml:space="preserve"> ואתה מוצא ב</w:t>
      </w:r>
      <w:r w:rsidRPr="00A757C8">
        <w:rPr>
          <w:rFonts w:hint="cs"/>
          <w:rtl/>
        </w:rPr>
        <w:t>י</w:t>
      </w:r>
      <w:r w:rsidRPr="00A757C8">
        <w:rPr>
          <w:rtl/>
        </w:rPr>
        <w:t>"</w:t>
      </w:r>
      <w:r w:rsidRPr="00A757C8">
        <w:rPr>
          <w:rFonts w:hint="cs"/>
          <w:rtl/>
        </w:rPr>
        <w:t xml:space="preserve">ד </w:t>
      </w:r>
      <w:r w:rsidRPr="00A757C8">
        <w:rPr>
          <w:rtl/>
        </w:rPr>
        <w:t xml:space="preserve">שנה אחר אשר הוכתה העיר, </w:t>
      </w:r>
    </w:p>
    <w:p w:rsidR="00E403F0" w:rsidRPr="00AD695E" w:rsidRDefault="00E403F0" w:rsidP="00E403F0">
      <w:pPr>
        <w:rPr>
          <w:rtl/>
        </w:rPr>
      </w:pPr>
      <w:ins w:id="92156" w:author="מנוע מכני" w:date="2026-10-11T12:04:39Z">
        <w:r>
          <w:rPr>
            <w:rtl/>
          </w:rPr>
          <w:t xml:space="preserve">ואם </w:t>
        </w:r>
      </w:ins>
      <w:del w:id="92157" w:author="מנוע מכני" w:date="2026-10-11T12:04:39Z">
        <w:r>
          <w:rPr>
            <w:rtl/>
          </w:rPr>
          <w:tab/>
          <w:delText xml:space="preserve">ואי </w:delText>
        </w:r>
      </w:del>
      <w:r>
        <w:rPr>
          <w:rStyle w:val="2fb"/>
          <w:rtl/>
        </w:rPr>
        <w:tab/>
        <w:t xml:space="preserve">ר"</w:t>
      </w:r>
      <w:r>
        <w:rPr>
          <w:rStyle w:val="2fb"/>
          <w:rFonts w:hint="cs"/>
          <w:rtl/>
        </w:rPr>
        <w:t>י</w:t>
      </w:r>
      <w:r>
        <w:rPr>
          <w:rtl/>
        </w:rPr>
        <w:t xml:space="preserve">, </w:t>
      </w:r>
      <w:r>
        <w:rPr>
          <w:rFonts w:hint="cs"/>
          <w:rtl/>
        </w:rPr>
        <w:t>הבא י</w:t>
      </w:r>
      <w:r>
        <w:rPr>
          <w:rtl/>
        </w:rPr>
        <w:t>"</w:t>
      </w:r>
      <w:r>
        <w:rPr>
          <w:rFonts w:hint="cs"/>
          <w:rtl/>
        </w:rPr>
        <w:t xml:space="preserve">ז </w:t>
      </w:r>
      <w:r>
        <w:rPr>
          <w:rtl/>
        </w:rPr>
        <w:t xml:space="preserve">משבסרי יובלי שדי </w:t>
      </w:r>
      <w:ins w:id="92492" w:author="מנוע מכני" w:date="2026-10-11T12:04:39Z">
        <w:r>
          <w:rPr>
            <w:rtl/>
          </w:rPr>
          <w:t xml:space="preserve">הועיל</w:t>
        </w:r>
      </w:ins>
      <w:del w:id="92493" w:author="מנוע מכני" w:date="2026-10-11T12:04:39Z">
        <w:r>
          <w:rPr>
            <w:rtl/>
          </w:rPr>
          <w:delText xml:space="preserve">אהני</w:delText>
        </w:r>
      </w:del>
      <w:r>
        <w:rPr>
          <w:rtl/>
        </w:rPr>
        <w:t xml:space="preserve">, </w:t>
      </w:r>
      <w:r>
        <w:rPr>
          <w:rtl/>
        </w:rPr>
        <w:t xml:space="preserve">הו"</w:t>
      </w:r>
      <w:r>
        <w:rPr>
          <w:rFonts w:hint="cs"/>
          <w:rtl/>
        </w:rPr>
        <w:t>ל</w:t>
      </w:r>
      <w:r>
        <w:rPr>
          <w:rtl/>
        </w:rPr>
        <w:t xml:space="preserve"> ב</w:t>
      </w:r>
      <w:r>
        <w:rPr>
          <w:rFonts w:hint="cs"/>
          <w:rtl/>
        </w:rPr>
        <w:t xml:space="preserve">שלישי </w:t>
      </w:r>
      <w:r>
        <w:rPr>
          <w:rtl/>
        </w:rPr>
        <w:t xml:space="preserve">בשבוע!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lastRenderedPageBreak/>
        <w:tab/>
        <w:t xml:space="preserve">הנך שני דאגלינהו סנחריב עד </w:t>
      </w:r>
      <w:ins w:id="90994" w:author="מנוע מכני" w:date="2026-10-11T12:04:39Z">
        <w:r>
          <w:rPr>
            <w:rtl/>
          </w:rPr>
          <w:t xml:space="preserve">דבא</w:t>
        </w:r>
      </w:ins>
      <w:del w:id="90995" w:author="מנוע מכני" w:date="2026-10-11T12:04:39Z">
        <w:r>
          <w:rPr>
            <w:rtl/>
          </w:rPr>
          <w:lastRenderedPageBreak/>
          <w:tab/>
          <w:delText xml:space="preserve">דאתא</w:delText>
        </w:r>
      </w:del>
      <w:r>
        <w:rPr>
          <w:rtl/>
        </w:rPr>
        <w:lastRenderedPageBreak/>
        <w:tab/>
        <w:t xml:space="preserve"> ירמיה אהדרינהו </w:t>
      </w:r>
      <w:r>
        <w:rPr>
          <w:rtl/>
        </w:rPr>
        <w:lastRenderedPageBreak/>
        <w:tab/>
        <w:t xml:space="preserve">לא</w:t>
      </w:r>
      <w:r>
        <w:rPr>
          <w:rtl/>
        </w:rPr>
        <w:lastRenderedPageBreak/>
        <w:tab/>
        <w:t xml:space="preserve"> קחשיב </w:t>
      </w:r>
      <w:ins w:id="92006" w:author="מנוע מכני" w:date="2026-10-11T12:04:39Z">
        <w:r>
          <w:rPr>
            <w:rtl/>
          </w:rPr>
          <w:t xml:space="preserve">להם</w:t>
        </w:r>
      </w:ins>
      <w:del w:id="92007" w:author="מנוע מכני" w:date="2026-10-11T12:04:39Z">
        <w:r>
          <w:rPr>
            <w:rtl/>
          </w:rPr>
          <w:lastRenderedPageBreak/>
          <w:tab/>
          <w:delText xml:space="preserve">להו</w:delText>
        </w:r>
      </w:del>
      <w:r>
        <w:rPr>
          <w:rtl/>
        </w:rPr>
        <w:lastRenderedPageBreak/>
        <w:tab/>
        <w:t xml:space="preserve">.</w:t>
      </w:r>
    </w:p>
    <w:p>
      <w:pPr>
        <w:pStyle w:val="38"/>
        <w:rPr>
          <w:ins w:id="93285" w:author="מנוע מכני" w:date="2026-10-11T12:04:39Z"/>
        </w:rPr>
      </w:pPr>
      <w:r w:rsidRPr="00217260">
        <w:t xml:space="preserve">ב. </w:t>
      </w:r>
      <w:r w:rsidRPr="00217260">
        <w:t>אב"א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286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לעולם רבנן, וכי קתני, וכן בשניה, אשארא.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</w:r>
      <w:r w:rsidRPr="00217260">
        <w:rPr>
          <w:b/>
          <w:bCs/>
          <w:rtl/>
        </w:rPr>
        <w:t>ה"</w:t>
      </w:r>
      <w:r w:rsidRPr="00217260">
        <w:rPr>
          <w:rFonts w:hint="cs"/>
          <w:b/>
          <w:bCs/>
          <w:rtl/>
        </w:rPr>
        <w:t xml:space="preserve">נ</w:t>
      </w:r>
      <w:r w:rsidRPr="00217260">
        <w:rPr>
          <w:rFonts w:hint="cs"/>
          <w:b/>
          <w:bCs/>
          <w:rtl/>
        </w:rPr>
        <w:t xml:space="preserve"> </w:t>
      </w:r>
      <w:ins w:id="92696" w:author="מנוע מכני" w:date="2026-10-11T12:04:39Z">
        <w:r>
          <w:rPr>
            <w:rFonts w:hint="cs"/>
            <w:b/>
            <w:bCs/>
            <w:rtl/>
          </w:rPr>
          <w:t xml:space="preserve">מסתבר</w:t>
        </w:r>
      </w:ins>
      <w:del w:id="92697" w:author="מנוע מכני" w:date="2026-10-11T12:04:39Z">
        <w:r w:rsidRPr="00217260">
          <w:rPr>
            <w:rFonts w:hint="cs"/>
            <w:b/>
            <w:bCs/>
            <w:rtl/>
          </w:rPr>
          <w:delText xml:space="preserve">מ</w:delText>
        </w:r>
        <w:r w:rsidRPr="00217260">
          <w:rPr>
            <w:b/>
            <w:bCs/>
            <w:rtl/>
          </w:rPr>
          <w:delText xml:space="preserve">סתברא</w:delText>
        </w:r>
      </w:del>
      <w:r w:rsidRPr="00217260">
        <w:rPr>
          <w:b/>
          <w:bCs/>
          <w:rtl/>
        </w:rPr>
        <w:t xml:space="preserve">,</w:t>
      </w:r>
      <w:r>
        <w:rPr>
          <w:rtl/>
        </w:rPr>
        <w:t xml:space="preserve"> דא</w:t>
      </w:r>
      <w:r>
        <w:rPr>
          <w:rFonts w:hint="cs"/>
          <w:rtl/>
        </w:rPr>
        <w:t>לת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, משמרתו של יהויריב בשניה מי </w:t>
      </w:r>
      <w:ins w:id="92060" w:author="מנוע מכני" w:date="2026-10-11T12:04:39Z">
        <w:r>
          <w:rPr>
            <w:rtl/>
          </w:rPr>
          <w:t xml:space="preserve">היה</w:t>
        </w:r>
      </w:ins>
      <w:del w:id="92061" w:author="מנוע מכני" w:date="2026-10-11T12:04:39Z">
        <w:r>
          <w:rPr>
            <w:rtl/>
          </w:rPr>
          <w:delText xml:space="preserve">הואי</w:delText>
        </w:r>
      </w:del>
      <w:r>
        <w:rPr>
          <w:rtl/>
        </w:rPr>
        <w:t xml:space="preserve">? והתניא: ארבע משמרות עלו מן הגולה, ידעיה וחרים פשחור </w:t>
      </w:r>
      <w:ins w:id="92698" w:author="מנוע מכני" w:date="2026-10-11T12:04:39Z">
        <w:r>
          <w:rPr>
            <w:rtl/>
          </w:rPr>
          <w:t xml:space="preserve">ואמור</w:t>
        </w:r>
      </w:ins>
      <w:del w:id="92699" w:author="מנוע מכני" w:date="2026-10-11T12:04:39Z">
        <w:r>
          <w:rPr>
            <w:rtl/>
          </w:rPr>
          <w:delText xml:space="preserve">ואימר</w:delText>
        </w:r>
      </w:del>
      <w:r>
        <w:rPr>
          <w:rtl/>
        </w:rPr>
        <w:t xml:space="preserve">, עמדו נביאים שביניהם וחלקום לכ"ד משמרות, בללום ונתנום בקלפי, בא ידעיה ונטל חלקו וחלק חביריו שש, בא חרים ונטל חלקו וחלק חביריו שש, וכן פשחור, וכן </w:t>
      </w:r>
      <w:ins w:id="92700" w:author="מנוע מכני" w:date="2026-10-11T12:04:39Z">
        <w:r>
          <w:rPr>
            <w:rtl/>
          </w:rPr>
          <w:t xml:space="preserve">אמור</w:t>
        </w:r>
      </w:ins>
      <w:del w:id="92701" w:author="מנוע מכני" w:date="2026-10-11T12:04:39Z">
        <w:r>
          <w:rPr>
            <w:rtl/>
          </w:rPr>
          <w:delText xml:space="preserve">אימר</w:delText>
        </w:r>
      </w:del>
      <w:r>
        <w:rPr>
          <w:rtl/>
        </w:rPr>
        <w:t xml:space="preserve">, 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יג.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  <w:t xml:space="preserve">התקינו נביאים שביניהם שאפי' יהויריב ראש משמרות עולה </w:t>
      </w:r>
      <w:r>
        <w:rPr>
          <w:rtl/>
        </w:rPr>
        <w:tab/>
        <w:t xml:space="preserve">לא</w:t>
      </w:r>
      <w:r>
        <w:rPr>
          <w:rtl/>
        </w:rPr>
        <w:tab/>
        <w:t xml:space="preserve"> ידחה ידעיה ממקומו, אלא ידעיה עיקר ויהויריב טפל לו! </w:t>
      </w:r>
      <w:r w:rsidRPr="00217260">
        <w:rPr>
          <w:b/>
          <w:bCs/>
          <w:rtl/>
        </w:rPr>
        <w:t>אלא אשארא.</w:t>
      </w:r>
    </w:p>
    <w:p>
      <w:pPr>
        <w:pStyle w:val="38"/>
        <w:rPr>
          <w:ins w:id="93287" w:author="מנוע מכני" w:date="2026-10-11T12:04:39Z"/>
        </w:rPr>
      </w:pPr>
      <w:r w:rsidRPr="00217260">
        <w:t>ג.</w:t>
      </w:r>
      <w:r>
        <w:t xml:space="preserve"> </w:t>
      </w:r>
      <w:r w:rsidRPr="00217260">
        <w:t xml:space="preserve">רב אשי</w:t>
      </w:r>
      <w:del w:id="94185" w:author="מנוע מכני" w:date="2026-10-11T12:04:39Z">
        <w:r w:rsidRPr="00217260">
          <w:delText xml:space="preserve"> אמר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288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 xml:space="preserve">אותם שש שנים עד דסליק </w:t>
      </w:r>
      <w:r>
        <w:rPr>
          <w:rtl/>
        </w:rPr>
        <w:t xml:space="preserve">עזרא ומקדיש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>
        <w:rPr>
          <w:rtl/>
        </w:rPr>
        <w:t xml:space="preserve">שיב </w:t>
      </w:r>
      <w:ins w:id="92008" w:author="מנוע מכני" w:date="2026-10-11T12:04:39Z">
        <w:r>
          <w:rPr>
            <w:rtl/>
          </w:rPr>
          <w:t xml:space="preserve">להם</w:t>
        </w:r>
      </w:ins>
      <w:del w:id="92009" w:author="מנוע מכני" w:date="2026-10-11T12:04:39Z">
        <w:r>
          <w:rPr>
            <w:rtl/>
          </w:rPr>
          <w:delText xml:space="preserve">להו</w:delText>
        </w:r>
      </w:del>
      <w:r>
        <w:rPr>
          <w:rtl/>
        </w:rPr>
        <w:t xml:space="preserve">, דבאדין בטילת עבידת בית אלהנא די בירושלים, וכתי' ושיציא ביתא דנא עד יום </w:t>
      </w:r>
      <w:ins w:id="90996" w:author="מנוע מכני" w:date="2026-10-11T12:04:39Z">
        <w:r>
          <w:rPr>
            <w:rtl/>
          </w:rPr>
          <w:t xml:space="preserve">שלושה</w:t>
        </w:r>
      </w:ins>
      <w:del w:id="90997" w:author="מנוע מכני" w:date="2026-10-11T12:04:39Z">
        <w:r>
          <w:rPr>
            <w:rtl/>
          </w:rPr>
          <w:delText xml:space="preserve">תלתא</w:delText>
        </w:r>
      </w:del>
      <w:r>
        <w:rPr>
          <w:rtl/>
        </w:rPr>
        <w:t xml:space="preserve"> לירח אדר דהיא שנת שית למלכות דריוש מלכא, </w:t>
      </w:r>
    </w:p>
    <w:p>
      <w:pPr>
        <w:pStyle w:val="38"/>
        <w:rPr>
          <w:ins w:id="93289" w:author="מנוע מכני" w:date="2026-10-11T12:04:39Z"/>
        </w:rPr>
      </w:pPr>
      <w:r>
        <w:tab/>
        <w:t xml:space="preserve">ותנא:</w:t>
      </w:r>
    </w:p>
    <w:p w:rsidR="00E403F0" w:rsidRPr="00AD695E" w:rsidRDefault="00E403F0" w:rsidP="00E403F0">
      <w:pPr>
        <w:rPr>
          <w:rtl/>
        </w:rPr>
      </w:pPr>
      <w:del w:id="93290" w:author="מנוע מכני" w:date="2026-10-11T12:04:39Z">
        <w:r>
          <w:rPr>
            <w:rtl/>
          </w:rPr>
          <w:tab/>
          <w:delText xml:space="preserve"> </w:delText>
        </w:r>
      </w:del>
      <w:r>
        <w:rPr>
          <w:rtl/>
        </w:rPr>
        <w:tab/>
        <w:t xml:space="preserve">באותו זמן לשנה הבאה עלה עזרא וגלותו עמו, ד</w:t>
      </w:r>
      <w:r>
        <w:rPr>
          <w:rFonts w:hint="cs"/>
          <w:rtl/>
        </w:rPr>
        <w:t>'</w:t>
      </w:r>
      <w:r>
        <w:rPr>
          <w:rtl/>
        </w:rPr>
        <w:t>ויבא ירושלים בחודש החמישי היא השנה השביעית למלך.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38"/>
        <w:rPr>
          <w:ins w:id="93292" w:author="מנוע מכני" w:date="2026-10-11T12:04:39Z"/>
        </w:rPr>
      </w:pPr>
      <w:del w:id="93291" w:author="מנוע מכני" w:date="2026-10-11T12:04:39Z">
        <w:r w:rsidRPr="00591043">
          <w:delText xml:space="preserve">•</w:delText>
        </w:r>
      </w:del>
      <w:r w:rsidRPr="00591043">
        <w:t xml:space="preserve"> </w:t>
      </w:r>
      <w:r w:rsidRPr="00217260">
        <w:t>גופא</w:t>
      </w:r>
      <w:r w:rsidRPr="00591043">
        <w:t xml:space="preserve">:</w:t>
      </w:r>
    </w:p>
    <w:p w:rsidR="00E403F0" w:rsidRPr="00AD695E" w:rsidRDefault="00E403F0" w:rsidP="00E403F0">
      <w:pPr>
        <w:rPr>
          <w:rtl/>
        </w:rPr>
      </w:pPr>
      <w:del w:id="93293" w:author="מנוע מכני" w:date="2026-10-11T12:04:39Z">
        <w:r w:rsidRPr="00591043">
          <w:rPr>
            <w:b/>
            <w:bCs/>
            <w:rtl/>
          </w:rPr>
          <w:delText xml:space="preserve"> </w:delText>
        </w:r>
      </w:del>
      <w:r w:rsidRPr="00591043">
        <w:rPr>
          <w:rFonts w:hint="cs"/>
          <w:b/>
          <w:bCs/>
          <w:rtl/>
        </w:rPr>
        <w:t>י</w:t>
      </w:r>
      <w:r w:rsidRPr="00591043">
        <w:rPr>
          <w:b/>
          <w:bCs/>
          <w:rtl/>
        </w:rPr>
        <w:t>"</w:t>
      </w:r>
      <w:r w:rsidRPr="00591043">
        <w:rPr>
          <w:rFonts w:hint="cs"/>
          <w:b/>
          <w:bCs/>
          <w:rtl/>
        </w:rPr>
        <w:t>ז</w:t>
      </w:r>
      <w:r w:rsidRPr="00591043">
        <w:rPr>
          <w:b/>
          <w:bCs/>
          <w:rtl/>
        </w:rPr>
        <w:t xml:space="preserve"> יובלות מנו ישראל משנכנסו לארץ ועד שיצאו</w:t>
      </w:r>
      <w:r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ואי אתה יכול לומר משנכנסו מנו שאם אתה אומר משנכנסו מנו, נמצא בית חרב בתחלת יובל,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ואי אתה מוצא ב</w:t>
      </w:r>
      <w:r>
        <w:rPr>
          <w:rFonts w:hint="cs"/>
          <w:rtl/>
        </w:rPr>
        <w:t>י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שנה אחר אשר הוכתה העיר וכו'.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שבע שכיבשו</w:t>
      </w:r>
      <w:r>
        <w:rPr>
          <w:rFonts w:hint="cs"/>
          <w:rtl/>
        </w:rPr>
        <w:t>: מ</w:t>
      </w:r>
      <w:r>
        <w:rPr>
          <w:rtl/>
        </w:rPr>
        <w:t>דאמר כלב: בן ארבעים שנה אנכי בשלח משה עבד ה</w:t>
      </w:r>
      <w:r w:rsidR="00D64BA8">
        <w:rPr>
          <w:rtl/>
        </w:rPr>
        <w:t>'</w:t>
      </w:r>
      <w:r>
        <w:rPr>
          <w:rStyle w:val="afffff0"/>
          <w:rtl/>
        </w:rPr>
        <w:t xml:space="preserve"> אותי מקדש ברנע לרגל את הארץ [וגו</w:t>
      </w:r>
      <w:r>
        <w:rPr>
          <w:rtl/>
        </w:rPr>
        <w:t xml:space="preserve">'] </w:t>
      </w:r>
      <w:r>
        <w:rPr>
          <w:rStyle w:val="afffff0"/>
          <w:rtl/>
          <w:rPrChange w:id="9013" w:author="מנוע פסוקים" w:date="2026-10-11T09:22:04Z">
            <w:rPr>
              <w:rtl/>
            </w:rPr>
          </w:rPrChange>
        </w:rPr>
        <w:t xml:space="preserve">ועתה הנה אנכי היום בן חמש ושמונים שנה</w:t>
      </w:r>
      <w:r>
        <w:rPr>
          <w:rtl/>
        </w:rPr>
        <w:t xml:space="preserve">, </w:t>
      </w:r>
    </w:p>
    <w:p>
      <w:pPr>
        <w:pStyle w:val="38"/>
        <w:rPr>
          <w:ins w:id="93294" w:author="מנוע מכני" w:date="2026-10-11T12:04:39Z"/>
        </w:rPr>
      </w:pPr>
      <w:r>
        <w:tab/>
        <w:t xml:space="preserve">ואמר מר:</w:t>
      </w:r>
    </w:p>
    <w:p w:rsidR="00E403F0" w:rsidRPr="00AD695E" w:rsidRDefault="00E403F0" w:rsidP="00E403F0">
      <w:pPr>
        <w:rPr>
          <w:rtl/>
        </w:rPr>
      </w:pPr>
      <w:del w:id="93295" w:author="מנוע מכני" w:date="2026-10-11T12:04:39Z">
        <w:r>
          <w:rPr>
            <w:rtl/>
          </w:rPr>
          <w:tab/>
          <w:delText xml:space="preserve"> </w:delText>
        </w:r>
      </w:del>
      <w:r>
        <w:rPr>
          <w:rtl/>
        </w:rPr>
        <w:tab/>
        <w:t xml:space="preserve">שנה ראשונה עשה משה משכן, שניה הוקם המשכן ושלח מרגלים,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  <w:t>כ</w:t>
      </w:r>
      <w:r>
        <w:rPr>
          <w:rFonts w:hint="cs"/>
          <w:rtl/>
        </w:rPr>
        <w:t>ש</w:t>
      </w:r>
      <w:r>
        <w:rPr>
          <w:rtl/>
        </w:rPr>
        <w:t xml:space="preserve">עבור ירדן כלב </w:t>
      </w:r>
      <w:r>
        <w:rPr>
          <w:rFonts w:hint="cs"/>
          <w:rtl/>
        </w:rPr>
        <w:t xml:space="preserve">היה בן שמונים פחות עשרים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  <w:t xml:space="preserve">כי מפליג נחלות </w:t>
      </w:r>
      <w:ins w:id="90998" w:author="מנוע מכני" w:date="2026-10-11T12:04:39Z">
        <w:r>
          <w:rPr>
            <w:rtl/>
          </w:rPr>
          <w:t xml:space="preserve">אומר</w:t>
        </w:r>
      </w:ins>
      <w:del w:id="90999" w:author="מנוע מכני" w:date="2026-10-11T12:04:39Z">
        <w:r>
          <w:rPr>
            <w:rtl/>
          </w:rPr>
          <w:tab/>
          <w:delText xml:space="preserve">קאמר</w:delText>
        </w:r>
      </w:del>
      <w:del w:id="95240" w:author="Claude" w:date="2026-10-11T09:08:00Z">
        <w:r>
          <w:rPr>
            <w:rtl/>
          </w:rPr>
          <w:delText xml:space="preserve">	</w:delText>
        </w:r>
      </w:del>
      <w:r>
        <w:rPr>
          <w:rtl/>
        </w:rPr>
        <w:t xml:space="preserve">: בן חמש ושמונים שנה אנכי, אישתכח דשבע כיבשו.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ושבע שחילקו</w:t>
      </w:r>
      <w:r>
        <w:rPr>
          <w:rtl/>
        </w:rPr>
        <w:t xml:space="preserve"> </w:t>
      </w:r>
      <w:r w:rsidRPr="00217260">
        <w:rPr>
          <w:rFonts w:hint="cs"/>
          <w:b/>
          <w:bCs/>
          <w:rtl/>
        </w:rPr>
        <w:t>אב</w:t>
      </w:r>
      <w:r w:rsidRPr="00217260">
        <w:rPr>
          <w:b/>
          <w:bCs/>
          <w:rtl/>
        </w:rPr>
        <w:t>"</w:t>
      </w:r>
      <w:r w:rsidRPr="00217260">
        <w:rPr>
          <w:rFonts w:hint="cs"/>
          <w:b/>
          <w:bCs/>
          <w:rtl/>
        </w:rPr>
        <w:t>א</w:t>
      </w:r>
      <w:r>
        <w:rPr>
          <w:rtl/>
        </w:rPr>
        <w:t>: מדשבע כיבשו שבע חילקו.</w:t>
      </w:r>
    </w:p>
    <w:p>
      <w:pPr>
        <w:pStyle w:val="38"/>
        <w:rPr>
          <w:ins w:id="93296" w:author="מנוע מכני" w:date="2026-10-11T12:04:39Z"/>
        </w:rPr>
      </w:pPr>
      <w:r>
        <w:tab/>
      </w:r>
      <w:r>
        <w:tab/>
      </w:r>
      <w:del w:id="90033" w:author="מנוע מכני" w:date="2026-10-11T12:04:39Z">
        <w:r>
          <w:delText xml:space="preserve">   </w:delText>
        </w:r>
      </w:del>
      <w:r>
        <w:t xml:space="preserve">ו</w:t>
      </w:r>
      <w:r w:rsidRPr="00217260">
        <w:t>אב</w:t>
      </w:r>
      <w:r w:rsidRPr="00217260">
        <w:t>"</w:t>
      </w:r>
      <w:r w:rsidRPr="00217260">
        <w:t>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29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מדלא משכחת </w:t>
      </w:r>
      <w:ins w:id="92010" w:author="מנוע מכני" w:date="2026-10-11T12:04:39Z">
        <w:r>
          <w:rPr>
            <w:rtl/>
          </w:rPr>
          <w:t xml:space="preserve">להם</w:t>
        </w:r>
      </w:ins>
      <w:del w:id="92011" w:author="מנוע מכני" w:date="2026-10-11T12:04:39Z">
        <w:r>
          <w:rPr>
            <w:rtl/>
          </w:rPr>
          <w:delText xml:space="preserve">להו</w:delText>
        </w:r>
      </w:del>
      <w:r>
        <w:rPr>
          <w:rtl/>
        </w:rPr>
        <w:t xml:space="preserve"> ארבע </w:t>
      </w:r>
      <w:r>
        <w:rPr>
          <w:rStyle w:val="afffff0"/>
          <w:rtl/>
          <w:rPrChange w:id="9014" w:author="מנוע פסוקים" w:date="2026-10-11T09:22:04Z">
            <w:rPr>
              <w:rtl/>
            </w:rPr>
          </w:rPrChange>
        </w:rPr>
        <w:t xml:space="preserve">עשרה שנה אחר אשר הוכתה העיר</w:t>
      </w:r>
      <w:r>
        <w:rPr>
          <w:rtl/>
        </w:rPr>
        <w:t xml:space="preserve">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00" w:author="קלוד" w:date="2026-10-11T09:07:13Z"/>
        </w:rPr>
      </w:pPr>
      <w:ins w:id="20199" w:author="קלוד" w:date="2026-10-11T09:07:13Z">
        <w:r>
          <w:t xml:space="preserve">משנה ה</w:t>
        </w:r>
      </w:ins>
    </w:p>
    <w:p w:rsidR="00E403F0" w:rsidRPr="00D65BEC" w:rsidRDefault="00E403F0" w:rsidP="00E403F0">
      <w:pPr>
        <w:pStyle w:val="afff9"/>
        <w:rPr>
          <w:del w:id="20098" w:author="קלוד" w:date="2026-10-11T09:07:13Z"/>
          <w:rtl/>
        </w:rPr>
      </w:pPr>
      <w:del w:id="20097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11" w:author="קלוד" w:date="2026-10-11T12:09:42Z">
          <w:pPr>
            <w:pStyle w:val="afff9"/>
          </w:pPr>
        </w:pPrChange>
      </w:pPr>
      <w:r w:rsidRPr="00D65BEC">
        <w:rPr>
          <w:rtl/>
        </w:rPr>
        <w:t>אין פוחתין מששה טלאים המבוקרין בלשכת הטלאים כדי לשבת ולימים טובים של ראש השנה, ומוסיפין עד עולם.</w:t>
      </w:r>
    </w:p>
    <w:p w:rsidR="00E403F0" w:rsidRPr="00C20F97" w:rsidRDefault="00E403F0" w:rsidP="00E403F0">
      <w:pPr>
        <w:pStyle w:val="afff9"/>
        <w:rPr>
          <w:spacing w:val="8"/>
          <w:rtl/>
        </w:rPr>
      </w:pPr>
      <w:r w:rsidRPr="00C20F97">
        <w:rPr>
          <w:spacing w:val="8"/>
          <w:rtl/>
        </w:rPr>
        <w:t>אין פוחתין משתי חצוצרות, מתשעה כנורות, ומוסיפין עד עולם, והצלצל לבד.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179" w:author="קלוד" w:date="2026-10-11T12:18:15Z"/>
        </w:rPr>
      </w:pPr>
      <w:ins w:id="90180" w:author="קלוד" w:date="2026-10-11T12:18:15Z">
        <w:r>
          <w:rPr>
            <w:color w:val="7B3F00"/>
          </w:rPr>
          <w:t xml:space="preserve">ששה טלאים - ביקור ארבעה ימים קודם שחיטה</w:t>
        </w:r>
      </w:ins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תמידין ומוספין </w:t>
      </w:r>
      <w:ins w:id="90350" w:author="מנוע מכני" w:date="2026-10-11T12:04:39Z">
        <w:r>
          <w:rPr>
            <w:rtl/>
          </w:rPr>
          <w:t xml:space="preserve">הרבה</w:t>
        </w:r>
      </w:ins>
      <w:del w:id="90351" w:author="מנוע מכני" w:date="2026-10-11T12:04:39Z">
        <w:r>
          <w:rPr>
            <w:rtl/>
          </w:rPr>
          <w:delText xml:space="preserve">טובא</w:delText>
        </w:r>
      </w:del>
      <w:r>
        <w:rPr>
          <w:rtl/>
        </w:rPr>
        <w:t xml:space="preserve"> </w:t>
      </w:r>
      <w:ins w:id="92330" w:author="מנוע מכני" w:date="2026-10-11T12:04:39Z">
        <w:r>
          <w:rPr>
            <w:rtl/>
          </w:rPr>
          <w:t xml:space="preserve">היו</w:t>
        </w:r>
      </w:ins>
      <w:del w:id="92331" w:author="מנוע מכני" w:date="2026-10-11T12:04:39Z">
        <w:r>
          <w:rPr>
            <w:rtl/>
          </w:rPr>
          <w:delText xml:space="preserve">הוו</w:delText>
        </w:r>
      </w:del>
      <w:r>
        <w:rPr>
          <w:rtl/>
        </w:rPr>
        <w:t xml:space="preserve">!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תנא </w:t>
      </w:r>
      <w:ins w:id="91000" w:author="מנוע מכני" w:date="2026-10-11T12:04:39Z">
        <w:r>
          <w:rPr>
            <w:rtl/>
          </w:rPr>
          <w:t xml:space="preserve">סתם</w:t>
        </w:r>
      </w:ins>
      <w:del w:id="91001" w:author="מנוע מכני" w:date="2026-10-11T12:04:39Z">
        <w:r>
          <w:rPr>
            <w:rtl/>
          </w:rPr>
          <w:delText xml:space="preserve">בעלמא</w:delText>
        </w:r>
      </w:del>
      <w:r>
        <w:rPr>
          <w:rtl/>
        </w:rPr>
        <w:t xml:space="preserve"> </w:t>
      </w:r>
      <w:ins w:id="92702" w:author="מנוע מכני" w:date="2026-10-11T12:04:39Z">
        <w:r>
          <w:rPr>
            <w:rtl/>
          </w:rPr>
          <w:t xml:space="preserve">עומד</w:t>
        </w:r>
      </w:ins>
      <w:del w:id="92703" w:author="מנוע מכני" w:date="2026-10-11T12:04:39Z">
        <w:r>
          <w:rPr>
            <w:rtl/>
          </w:rPr>
          <w:delText xml:space="preserve">קאי</w:delText>
        </w:r>
      </w:del>
      <w:r>
        <w:rPr>
          <w:rtl/>
        </w:rPr>
        <w:t xml:space="preserve"> ואתמידין לחודיה </w:t>
      </w:r>
      <w:ins w:id="92704" w:author="מנוע מכני" w:date="2026-10-11T12:04:39Z">
        <w:r>
          <w:rPr>
            <w:rtl/>
          </w:rPr>
          <w:t xml:space="preserve">עומד</w:t>
        </w:r>
      </w:ins>
      <w:del w:id="92705" w:author="מנוע מכני" w:date="2026-10-11T12:04:39Z">
        <w:r>
          <w:rPr>
            <w:rtl/>
          </w:rPr>
          <w:delText xml:space="preserve">קאי</w:delText>
        </w:r>
      </w:del>
      <w:r>
        <w:rPr>
          <w:rtl/>
        </w:rPr>
        <w:t xml:space="preserve">, </w:t>
      </w:r>
      <w:ins w:id="91004" w:author="מנוע מכני" w:date="2026-10-11T12:04:39Z">
        <w:r>
          <w:rPr>
            <w:rtl/>
          </w:rPr>
          <w:t xml:space="preserve">ומה</w:t>
        </w:r>
      </w:ins>
      <w:del w:id="91005" w:author="מנוע מכני" w:date="2026-10-11T12:04:39Z">
        <w:r>
          <w:rPr>
            <w:rtl/>
          </w:rPr>
          <w:delText xml:space="preserve">ומאי</w:delText>
        </w:r>
      </w:del>
      <w:r>
        <w:rPr>
          <w:rtl/>
        </w:rPr>
        <w:t xml:space="preserve"> כדי לשבת ולימים טובים? סימנא </w:t>
      </w:r>
      <w:ins w:id="91002" w:author="מנוע מכני" w:date="2026-10-11T12:04:39Z">
        <w:r>
          <w:rPr>
            <w:rtl/>
          </w:rPr>
          <w:t xml:space="preserve">סתם</w:t>
        </w:r>
      </w:ins>
      <w:del w:id="91003" w:author="מנוע מכני" w:date="2026-10-11T12:04:39Z">
        <w:r>
          <w:rPr>
            <w:rtl/>
          </w:rPr>
          <w:delText xml:space="preserve">בעלמא</w:delText>
        </w:r>
      </w:del>
      <w:r>
        <w:rPr>
          <w:rtl/>
        </w:rPr>
        <w:t xml:space="preserve">, 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יג:</w:t>
      </w:r>
    </w:p>
    <w:p>
      <w:pPr>
        <w:pStyle w:val="38"/>
        <w:rPr>
          <w:ins w:id="93298" w:author="מנוע מכני" w:date="2026-10-11T12:04:39Z"/>
        </w:rPr>
      </w:pPr>
      <w:r w:rsidRPr="00A757C8">
        <w:t xml:space="preserve">וה"ק:</w:t>
      </w:r>
    </w:p>
    <w:p w:rsidR="00E403F0" w:rsidRPr="00AD695E" w:rsidRDefault="00E403F0" w:rsidP="00E403F0">
      <w:pPr>
        <w:rPr>
          <w:rtl/>
        </w:rPr>
      </w:pPr>
      <w:del w:id="93299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אין פוחתין מששה טלאים המבוקרים בלשכת הטלאים ארבעה ימים קודם שחיטה, בן בג בג היא</w:t>
      </w:r>
      <w:ins w:id="91664" w:author="מנוע מכני" w:date="2026-10-11T12:04:39Z">
        <w:r>
          <w:rPr>
            <w:rtl/>
          </w:rPr>
          <w:t xml:space="preserve">,</w:t>
        </w:r>
      </w:ins>
      <w:del w:id="91665" w:author="מנוע מכני" w:date="2026-10-11T12:04:39Z">
        <w:r w:rsidRPr="00A757C8">
          <w:rPr>
            <w:rtl/>
          </w:rPr>
          <w:delText xml:space="preserve">;</w:delText>
        </w:r>
      </w:del>
    </w:p>
    <w:p>
      <w:pPr>
        <w:pStyle w:val="38"/>
        <w:rPr>
          <w:ins w:id="93300" w:author="מנוע מכני" w:date="2026-10-11T12:04:39Z"/>
        </w:rPr>
      </w:pPr>
      <w:r>
        <w:t xml:space="preserve">דתניא</w:t>
      </w:r>
      <w:r>
        <w:t xml:space="preserve">, בן בג בג</w:t>
      </w:r>
      <w:del w:id="94186" w:author="מנוע מכני" w:date="2026-10-11T12:04:39Z">
        <w:r>
          <w:delText xml:space="preserve"> אומר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30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מנין לתמיד שטעון ביקור ארבעה ימים קודם שחיטה? </w:t>
      </w:r>
    </w:p>
    <w:p>
      <w:pPr>
        <w:pStyle w:val="38"/>
        <w:rPr>
          <w:ins w:id="93302" w:author="מנוע מכני" w:date="2026-10-11T12:04:39Z"/>
        </w:rPr>
      </w:pPr>
      <w:r>
        <w:t xml:space="preserve">ת"ל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303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311" w:author="Claude - סמנטי" w:date="2026-10-11T12:14:28Z">
        <w:r>
          <w:rPr>
            <w:rStyle w:val="afffff0"/>
            <w:rtl/>
          </w:rPr>
          <w:t xml:space="preserve">תִּשְׁמְרוּ לְהַקְרִיב לִי בְּמוֹעֲדוֹ</w:t>
        </w:r>
      </w:ins>
      <w:del w:id="90312" w:author="Claude - סמנטי" w:date="2026-10-11T12:14:28Z">
        <w:r>
          <w:rPr>
            <w:rtl/>
          </w:rPr>
          <w:delText xml:space="preserve">תשמרו להקריב לי במועדו</w:delText>
        </w:r>
      </w:del>
      <w:r>
        <w:rPr>
          <w:rFonts w:hint="cs"/>
          <w:rtl/>
        </w:rPr>
        <w:t>'</w:t>
      </w:r>
      <w:r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ולהלן אומר: </w:t>
      </w:r>
      <w:r>
        <w:rPr>
          <w:rFonts w:hint="cs"/>
          <w:rtl/>
        </w:rPr>
        <w:t>'</w:t>
      </w:r>
      <w:ins w:id="90313" w:author="Claude - סמנטי" w:date="2026-10-11T12:14:28Z">
        <w:r>
          <w:rPr>
            <w:rStyle w:val="afffff0"/>
            <w:rtl/>
          </w:rPr>
          <w:t xml:space="preserve">וְהָיָה לָכֶם לְמִשְׁמֶרֶת עַד אַרְבָּעָה עָשָׂר יוֹם לַחֹדֶשׁ הַזֶּה</w:t>
        </w:r>
      </w:ins>
      <w:del w:id="90314" w:author="Claude - סמנטי" w:date="2026-10-11T12:14:28Z">
        <w:r>
          <w:rPr>
            <w:rtl/>
          </w:rPr>
          <w:delText xml:space="preserve">והיה לכם למשמרת עד ארבעה עשר יום לחדש הזה</w:delText>
        </w:r>
      </w:del>
      <w:r>
        <w:rPr>
          <w:rFonts w:hint="cs"/>
          <w:rtl/>
        </w:rPr>
        <w:t>'</w:t>
      </w:r>
      <w:r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מה להלן אף כאן טעון ביקור ארבעה ימים קודם שחיטה.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דיקא </w:t>
      </w:r>
      <w:ins w:id="90352" w:author="מנוע מכני" w:date="2026-10-11T12:04:39Z">
        <w:r>
          <w:rPr>
            <w:rtl/>
          </w:rPr>
          <w:t xml:space="preserve">גם</w:t>
        </w:r>
      </w:ins>
      <w:del w:id="90353" w:author="מנוע מכני" w:date="2026-10-11T12:04:39Z">
        <w:r>
          <w:rPr>
            <w:rtl/>
          </w:rPr>
          <w:delText xml:space="preserve">נמי</w:delText>
        </w:r>
      </w:del>
      <w:r>
        <w:rPr>
          <w:rtl/>
        </w:rPr>
        <w:t xml:space="preserve">, דקתני כדי לשבת ולא קתני לשבת, </w:t>
      </w:r>
      <w:r>
        <w:rPr>
          <w:rtl/>
        </w:rPr>
        <w:t xml:space="preserve">ש"</w:t>
      </w:r>
      <w:r>
        <w:rPr>
          <w:rFonts w:hint="cs"/>
          <w:rtl/>
        </w:rPr>
        <w:t>מ</w:t>
      </w:r>
      <w:r>
        <w:rPr>
          <w:rtl/>
        </w:rPr>
        <w:t>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 w:rsidR="00E403F0" w:rsidRPr="00AD695E" w:rsidRDefault="00E403F0" w:rsidP="00E403F0">
      <w:pPr>
        <w:rPr>
          <w:rtl/>
        </w:rPr>
      </w:pPr>
      <w:r w:rsidRPr="007D489C">
        <w:rPr>
          <w:rFonts w:cs="Guttman Vilna"/>
          <w:rtl/>
        </w:rPr>
        <w:t>משתי חצוצרות ומוסיפין וכו'.</w:t>
      </w:r>
    </w:p>
    <w:p>
      <w:pPr>
        <w:pStyle w:val="38"/>
        <w:rPr>
          <w:ins w:id="93304" w:author="מנוע מכני" w:date="2026-10-11T12:04:39Z"/>
        </w:rPr>
      </w:pPr>
      <w:r w:rsidRPr="00DC5F70">
        <w:t>ועד כמה? א</w:t>
      </w:r>
      <w:r w:rsidRPr="00DC5F70">
        <w:t>ר</w:t>
      </w:r>
      <w:r w:rsidRPr="00DC5F70">
        <w:t>"</w:t>
      </w:r>
      <w:r w:rsidRPr="00DC5F70">
        <w:t>ה [ר</w:t>
      </w:r>
      <w:r w:rsidRPr="00DC5F70">
        <w:t>"</w:t>
      </w:r>
      <w:r w:rsidRPr="00DC5F70">
        <w:t>ז מר</w:t>
      </w:r>
      <w:r w:rsidRPr="00DC5F70">
        <w:t>"</w:t>
      </w:r>
      <w:r w:rsidRPr="00DC5F70">
        <w:t>ה]</w:t>
      </w:r>
      <w:r w:rsidRPr="00DC5F70">
        <w:t xml:space="preserve">:</w:t>
      </w:r>
    </w:p>
    <w:p w:rsidR="00E403F0" w:rsidRPr="00DC5F70" w:rsidRDefault="00E403F0" w:rsidP="00E403F0">
      <w:pPr>
        <w:rPr>
          <w:spacing w:val="-8"/>
          <w:rtl/>
        </w:rPr>
      </w:pPr>
      <w:del w:id="93305" w:author="מנוע מכני" w:date="2026-10-11T12:04:39Z">
        <w:r w:rsidRPr="00DC5F70">
          <w:rPr>
            <w:spacing w:val="-8"/>
            <w:rtl/>
          </w:rPr>
          <w:delText xml:space="preserve"> </w:delText>
        </w:r>
      </w:del>
      <w:r w:rsidRPr="00DC5F70">
        <w:rPr>
          <w:spacing w:val="-8"/>
          <w:rtl/>
        </w:rPr>
        <w:t xml:space="preserve">עד מאה ועשרים, שנא</w:t>
      </w:r>
      <w:r w:rsidRPr="00DC5F70">
        <w:rPr>
          <w:rFonts w:hint="cs"/>
          <w:spacing w:val="-8"/>
          <w:rtl/>
        </w:rPr>
        <w:t>'</w:t>
      </w:r>
      <w:r w:rsidRPr="00DC5F70">
        <w:rPr>
          <w:spacing w:val="-8"/>
          <w:rtl/>
        </w:rPr>
        <w:t>: ועמהם כהנים למאה ועשרים מחצרים בחצוצרות.</w:t>
      </w:r>
    </w:p>
    <w:p w:rsidR="00E403F0" w:rsidRPr="00AD695E" w:rsidRDefault="00E403F0" w:rsidP="00E403F0">
      <w:pPr>
        <w:pStyle w:val="affff1"/>
        <w:ind w:end="0"/>
        <w:rPr>
          <w:rtl/>
        </w:rPr>
        <w:pPrChange w:id="20027" w:author="קלוד" w:date="2026-10-11T09:07:13Z">
          <w:pPr>
            <w:pStyle w:val="affff1"/>
            <w:rPr>
              <w:rtl/>
            </w:rPr>
          </w:pPr>
        </w:pPrChange>
      </w:pPr>
      <w:ins w:id="9811" w:author="מספור קטעי משנה" w:date="2026-10-11T09:19:26Z">
        <w:r>
          <w:rPr>
            <w:rStyle w:val="MisparKeta"/>
          </w:rPr>
          <w:t xml:space="preserve">א. </w:t>
        </w:r>
      </w:ins>
      <w:r>
        <w:rPr>
          <w:rtl/>
        </w:rPr>
        <w:lastRenderedPageBreak/>
        <w:t>מתשעה כנורות וכו' וצלצל לבד.</w:t>
      </w:r>
    </w:p>
    <w:p>
      <w:pPr>
        <w:pStyle w:val="38"/>
        <w:rPr>
          <w:ins w:id="93306" w:author="מנוע מכני" w:date="2026-10-11T12:04:39Z"/>
        </w:rPr>
      </w:pPr>
      <w:r>
        <w:t>מ</w:t>
      </w:r>
      <w:r>
        <w:t>ה</w:t>
      </w:r>
      <w:r>
        <w:t>"</w:t>
      </w:r>
      <w:r>
        <w:t>מ</w:t>
      </w:r>
      <w:r>
        <w:t xml:space="preserve"> א</w:t>
      </w:r>
      <w:ins w:id="90007" w:author="מנוע מכני" w:date="2026-10-11T12:04:39Z">
        <w:r>
          <w:t xml:space="preserve">ר"א</w:t>
        </w:r>
      </w:ins>
      <w:del w:id="90008" w:author="מנוע מכני" w:date="2026-10-11T12:04:39Z">
        <w:r>
          <w:delText xml:space="preserve">ר'א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307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315" w:author="Claude - סמנטי" w:date="2026-10-11T12:14:28Z">
        <w:r>
          <w:rPr>
            <w:rStyle w:val="afffff0"/>
            <w:rtl/>
          </w:rPr>
          <w:t xml:space="preserve">וְאָסָף בִּמְצִלְתַּיִם מַשְׁמִיעַ</w:t>
        </w:r>
      </w:ins>
      <w:del w:id="90316" w:author="Claude - סמנטי" w:date="2026-10-11T12:14:28Z">
        <w:r>
          <w:rPr>
            <w:rtl/>
          </w:rPr>
          <w:delText xml:space="preserve">ואסף </w:delText>
        </w:r>
        <w:r w:rsidRPr="00217260">
          <w:rPr>
            <w:b/>
            <w:bCs/>
            <w:rtl/>
          </w:rPr>
          <w:delText xml:space="preserve">במצלתים</w:delText>
        </w:r>
        <w:r>
          <w:rPr>
            <w:rtl/>
          </w:rPr>
          <w:delText xml:space="preserve"> משמיע</w:delText>
        </w:r>
      </w:del>
      <w:r>
        <w:rPr>
          <w:rFonts w:hint="cs"/>
          <w:rtl/>
        </w:rPr>
        <w:t>'</w:t>
      </w:r>
      <w:r>
        <w:rPr>
          <w:rtl/>
        </w:rPr>
        <w:t xml:space="preserve"> </w:t>
      </w:r>
      <w:ins w:id="91008" w:author="מנוע מכני" w:date="2026-10-11T12:04:39Z">
        <w:r>
          <w:rPr>
            <w:rtl/>
          </w:rPr>
          <w:t xml:space="preserve">שני</w:t>
        </w:r>
      </w:ins>
      <w:del w:id="91009" w:author="מנוע מכני" w:date="2026-10-11T12:04:39Z">
        <w:r>
          <w:rPr>
            <w:rtl/>
          </w:rPr>
          <w:delText xml:space="preserve">תרי</w:delText>
        </w:r>
      </w:del>
      <w:r>
        <w:rPr>
          <w:rtl/>
        </w:rPr>
        <w:t xml:space="preserve"> </w:t>
      </w:r>
      <w:ins w:id="92332" w:author="מנוע מכני" w:date="2026-10-11T12:04:39Z">
        <w:r>
          <w:rPr>
            <w:rtl/>
          </w:rPr>
          <w:t xml:space="preserve">היו</w:t>
        </w:r>
      </w:ins>
      <w:del w:id="92333" w:author="מנוע מכני" w:date="2026-10-11T12:04:39Z">
        <w:r>
          <w:rPr>
            <w:rtl/>
          </w:rPr>
          <w:delText xml:space="preserve">הוו</w:delText>
        </w:r>
      </w:del>
      <w:r>
        <w:rPr>
          <w:rtl/>
        </w:rPr>
        <w:t xml:space="preserve">! כיון דחד </w:t>
      </w:r>
      <w:r>
        <w:rPr>
          <w:rFonts w:hint="cs"/>
          <w:rtl/>
        </w:rPr>
        <w:t>עובד,</w:t>
      </w:r>
      <w:r>
        <w:rPr>
          <w:rtl/>
        </w:rPr>
        <w:t xml:space="preserve"> וחד </w:t>
      </w:r>
      <w:ins w:id="92706" w:author="מנוע מכני" w:date="2026-10-11T12:04:39Z">
        <w:r>
          <w:rPr>
            <w:rtl/>
          </w:rPr>
          <w:t xml:space="preserve">אדם</w:t>
        </w:r>
      </w:ins>
      <w:del w:id="92707" w:author="מנוע מכני" w:date="2026-10-11T12:04:39Z">
        <w:r>
          <w:rPr>
            <w:rtl/>
          </w:rPr>
          <w:delText xml:space="preserve">גברא</w:delText>
        </w:r>
      </w:del>
      <w:r>
        <w:rPr>
          <w:rtl/>
        </w:rPr>
        <w:t xml:space="preserve"> </w:t>
      </w:r>
      <w:ins w:id="92412" w:author="מנוע מכני" w:date="2026-10-11T12:04:39Z">
        <w:r>
          <w:rPr>
            <w:rtl/>
          </w:rPr>
          <w:t xml:space="preserve">עשה</w:t>
        </w:r>
      </w:ins>
      <w:del w:id="92413" w:author="מנוע מכני" w:date="2026-10-11T12:04:39Z">
        <w:r>
          <w:rPr>
            <w:rtl/>
          </w:rPr>
          <w:delText xml:space="preserve">עביד</w:delText>
        </w:r>
      </w:del>
      <w:r>
        <w:rPr>
          <w:rtl/>
        </w:rPr>
        <w:t xml:space="preserve"> </w:t>
      </w:r>
      <w:ins w:id="91006" w:author="מנוע מכני" w:date="2026-10-11T12:04:39Z">
        <w:r>
          <w:rPr>
            <w:rtl/>
          </w:rPr>
          <w:t xml:space="preserve">בהם</w:t>
        </w:r>
      </w:ins>
      <w:del w:id="91007" w:author="מנוע מכני" w:date="2026-10-11T12:04:39Z">
        <w:r>
          <w:rPr>
            <w:rtl/>
          </w:rPr>
          <w:delText xml:space="preserve">בהו</w:delText>
        </w:r>
      </w:del>
      <w:r>
        <w:rPr>
          <w:rtl/>
        </w:rPr>
        <w:t xml:space="preserve">, קרי </w:t>
      </w:r>
      <w:ins w:id="92012" w:author="מנוע מכני" w:date="2026-10-11T12:04:39Z">
        <w:r>
          <w:rPr>
            <w:rtl/>
          </w:rPr>
          <w:t xml:space="preserve">להם</w:t>
        </w:r>
      </w:ins>
      <w:del w:id="92013" w:author="מנוע מכני" w:date="2026-10-11T12:04:39Z">
        <w:r>
          <w:rPr>
            <w:rtl/>
          </w:rPr>
          <w:delText xml:space="preserve">להו</w:delText>
        </w:r>
      </w:del>
      <w:r>
        <w:rPr>
          <w:rtl/>
        </w:rPr>
        <w:t xml:space="preserve"> חד.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02" w:author="קלוד" w:date="2026-10-11T09:07:13Z"/>
        </w:rPr>
      </w:pPr>
      <w:ins w:id="20201" w:author="קלוד" w:date="2026-10-11T09:07:13Z">
        <w:r>
          <w:t xml:space="preserve">משנה ו</w:t>
        </w:r>
      </w:ins>
    </w:p>
    <w:p w:rsidR="00E403F0" w:rsidRPr="00D65BEC" w:rsidRDefault="00E403F0" w:rsidP="00E403F0">
      <w:pPr>
        <w:pStyle w:val="afff9"/>
        <w:rPr>
          <w:del w:id="20100" w:author="קלוד" w:date="2026-10-11T09:07:13Z"/>
          <w:rtl/>
        </w:rPr>
      </w:pPr>
      <w:del w:id="20099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12" w:author="קלוד" w:date="2026-10-11T12:09:42Z">
          <w:pPr>
            <w:pStyle w:val="afff9"/>
          </w:pPr>
        </w:pPrChange>
      </w:pPr>
      <w:r w:rsidRPr="00D65BEC">
        <w:rPr>
          <w:rtl/>
        </w:rPr>
        <w:t>אין פוחתין משנים עשר לוים עומדין על הדוכן, ומוסיפין עד עולם.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אין הקטן נכנס לעזרה לעבודה אלא בשעה שהלוים אומרים בשיר,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ולא היו אומרים בנבל ובכנור אלא בפה, כדי ליתן תבל בנעימה;</w:t>
      </w:r>
    </w:p>
    <w:p w:rsidR="00E403F0" w:rsidRPr="00D65BEC" w:rsidRDefault="00E403F0" w:rsidP="00E403F0">
      <w:pPr>
        <w:pStyle w:val="afff9"/>
        <w:rPr>
          <w:rtl/>
        </w:rPr>
      </w:pPr>
      <w:r>
        <w:rPr>
          <w:rStyle w:val="TanaimMishna"/>
          <w:rtl/>
          <w:rPrChange w:id="20006" w:author="קלוד" w:date="2026-10-11T09:07:13Z">
            <w:rPr>
              <w:rtl/>
            </w:rPr>
          </w:rPrChange>
        </w:rPr>
        <w:t xml:space="preserve">רבי אליעזר</w:t>
      </w:r>
      <w:r>
        <w:rPr>
          <w:rtl/>
        </w:rPr>
        <w:t xml:space="preserve"> בן יעקב אומר: אין עולין למנין ואין עולין לדוכן, אלא בארץ היו עומדין וראשיהן בין רגלי הלוים, וצערי הלוים היו נקראין.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38"/>
        <w:rPr>
          <w:ins w:id="93308" w:author="מנוע מכני" w:date="2026-10-11T12:04:39Z"/>
        </w:rPr>
      </w:pPr>
      <w:r>
        <w:t>אר</w:t>
      </w:r>
      <w:r>
        <w:t>"</w:t>
      </w:r>
      <w:r>
        <w:t xml:space="preserve">פ:</w:t>
      </w:r>
    </w:p>
    <w:p w:rsidR="00E403F0" w:rsidRPr="00AD695E" w:rsidRDefault="00E403F0" w:rsidP="00E403F0">
      <w:pPr>
        <w:rPr>
          <w:rtl/>
        </w:rPr>
      </w:pPr>
      <w:del w:id="93309" w:author="מנוע מכני" w:date="2026-10-11T12:04:39Z">
        <w:r>
          <w:rPr>
            <w:rFonts w:hint="cs"/>
            <w:rtl/>
          </w:rPr>
          <w:delText xml:space="preserve"> </w:delText>
        </w:r>
      </w:del>
      <w:ins w:id="91010" w:author="מנוע מכני" w:date="2026-10-11T12:04:39Z">
        <w:r>
          <w:rPr>
            <w:rFonts w:hint="cs"/>
            <w:rtl/>
          </w:rPr>
          <w:t xml:space="preserve">אלו</w:t>
        </w:r>
      </w:ins>
      <w:del w:id="91011" w:author="מנוע מכני" w:date="2026-10-11T12:04:39Z">
        <w:r>
          <w:rPr>
            <w:rFonts w:hint="cs"/>
            <w:rtl/>
          </w:rPr>
          <w:delText xml:space="preserve">הני</w:delText>
        </w:r>
      </w:del>
      <w:r>
        <w:rPr>
          <w:rtl/>
        </w:rPr>
        <w:t xml:space="preserve"> כנגד תשעה כנורות ושני נבלים וצלצל אחד, </w:t>
      </w:r>
      <w:ins w:id="92424" w:author="מנוע מכני" w:date="2026-10-11T12:04:39Z">
        <w:r>
          <w:rPr>
            <w:rtl/>
          </w:rPr>
          <w:t xml:space="preserve">ד'</w:t>
        </w:r>
      </w:ins>
      <w:del w:id="92425" w:author="מנוע מכני" w:date="2026-10-11T12:04:39Z">
        <w:r>
          <w:rPr>
            <w:rtl/>
          </w:rPr>
          <w:delText xml:space="preserve">שנאמר: </w:delText>
        </w:r>
        <w:r>
          <w:rPr>
            <w:rFonts w:hint="cs"/>
            <w:rtl/>
          </w:rPr>
          <w:delText xml:space="preserve">'</w:delText>
        </w:r>
      </w:del>
      <w:ins w:id="90317" w:author="Claude - סמנטי" w:date="2026-10-11T12:14:28Z">
        <w:r>
          <w:rPr>
            <w:rStyle w:val="afffff0"/>
            <w:rtl/>
          </w:rPr>
          <w:t xml:space="preserve">הוּא וְאֶחָיו וּבָנָיו שְׁנֵים עָשָׂר</w:t>
        </w:r>
      </w:ins>
      <w:del w:id="90318" w:author="Claude - סמנטי" w:date="2026-10-11T12:14:28Z">
        <w:r>
          <w:rPr>
            <w:rtl/>
          </w:rPr>
          <w:delText xml:space="preserve">הוא ואחיו ובניו שנים עשר</w:delText>
        </w:r>
      </w:del>
      <w:r>
        <w:rPr>
          <w:rFonts w:hint="cs"/>
          <w:rtl/>
        </w:rPr>
        <w:t>'</w:t>
      </w:r>
      <w:r>
        <w:rPr>
          <w:rtl/>
        </w:rPr>
        <w:t>.</w:t>
      </w:r>
    </w:p>
    <w:p w:rsidR="00E403F0" w:rsidRPr="00AD695E" w:rsidRDefault="00E403F0" w:rsidP="00E403F0">
      <w:pPr>
        <w:jc w:val="center"/>
        <w:rPr>
          <w:del w:id="90020" w:author="מנוע עיצוב" w:date="2026-10-11T12:09:26Z"/>
          <w:rtl/>
        </w:rPr>
      </w:pPr>
      <w:del w:id="90019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28" w:author="קלוד" w:date="2026-10-11T09:07:13Z">
          <w:pPr>
            <w:pStyle w:val="affff1"/>
            <w:rPr>
              <w:rtl/>
            </w:rPr>
          </w:pPr>
        </w:pPrChange>
      </w:pPr>
      <w:ins w:id="9812" w:author="מספור קטעי משנה" w:date="2026-10-11T09:19:26Z">
        <w:r>
          <w:rPr>
            <w:rStyle w:val="MisparKeta"/>
          </w:rPr>
          <w:t xml:space="preserve">ג. </w:t>
        </w:r>
      </w:ins>
      <w:r>
        <w:rPr>
          <w:rtl/>
        </w:rPr>
        <w:t>אין הקטן נכנס לעזרה לעבודה אלא בשעה שהלוים כו'.</w:t>
      </w:r>
    </w:p>
    <w:p w:rsidR="00E403F0" w:rsidRPr="00AD695E" w:rsidRDefault="00E403F0" w:rsidP="00E403F0">
      <w:pPr>
        <w:rPr>
          <w:rtl/>
        </w:rPr>
      </w:pPr>
      <w:r w:rsidRPr="00A757C8">
        <w:rPr>
          <w:rFonts w:hint="cs"/>
          <w:rtl/>
        </w:rPr>
        <w:t>מה</w:t>
      </w:r>
      <w:r w:rsidRPr="00A757C8">
        <w:rPr>
          <w:rtl/>
        </w:rPr>
        <w:t>"</w:t>
      </w:r>
      <w:r w:rsidRPr="00A757C8">
        <w:rPr>
          <w:rFonts w:hint="cs"/>
          <w:rtl/>
        </w:rPr>
        <w:t xml:space="preserve">מ </w:t>
      </w:r>
      <w:r w:rsidRPr="00A757C8">
        <w:rPr>
          <w:rStyle w:val="2fb"/>
          <w:rFonts w:hint="cs"/>
          <w:rtl/>
        </w:rPr>
        <w:t xml:space="preserve">ארי</w:t>
      </w:r>
      <w:r w:rsidRPr="00A757C8">
        <w:rPr>
          <w:rStyle w:val="2fb"/>
          <w:rtl/>
        </w:rPr>
        <w:t>"</w:t>
      </w:r>
      <w:r w:rsidRPr="00A757C8">
        <w:rPr>
          <w:rStyle w:val="2fb"/>
          <w:rFonts w:hint="cs"/>
          <w:rtl/>
        </w:rPr>
        <w:t xml:space="preserve">ו</w:t>
      </w:r>
      <w:r w:rsidRPr="00A757C8">
        <w:rPr>
          <w:rFonts w:hint="cs"/>
          <w:rtl/>
        </w:rPr>
        <w:t xml:space="preserve"> ד'</w:t>
      </w:r>
      <w:ins w:id="90319" w:author="Claude - סמנטי" w:date="2026-10-11T12:14:28Z">
        <w:r>
          <w:rPr>
            <w:rStyle w:val="afffff0"/>
            <w:rtl/>
          </w:rPr>
          <w:t xml:space="preserve">וַיַּעֲמוֹד יֵשׁוּעַ בָּנָיו וְאֶחָיו קַדְמִיאֵל וּבָנָיו בְּנֵי יְהוּדָה כְּאֶחָד לְנַצֵּחַ עַל עֹשֵׂה הַמְּלָאכָה בְּבֵית הָאֱלֹהִים וגו</w:t>
        </w:r>
      </w:ins>
      <w:del w:id="90320" w:author="Claude - סמנטי" w:date="2026-10-11T12:14:28Z">
        <w:r w:rsidRPr="00A757C8">
          <w:rPr>
            <w:rtl/>
          </w:rPr>
          <w:delText xml:space="preserve">ויעמוד ישוע בניו ואחיו קדמיאל ובניו בני יהודה כאחד לנצח על עשה המלאכה בבית האלהים וגו</w:delText>
        </w:r>
      </w:del>
      <w:r w:rsidRPr="00A757C8">
        <w:rPr>
          <w:rtl/>
        </w:rPr>
        <w:t xml:space="preserve">'.</w:t>
      </w:r>
    </w:p>
    <w:p w:rsidR="00E403F0" w:rsidRPr="00AD695E" w:rsidRDefault="00E403F0" w:rsidP="00E403F0">
      <w:pPr>
        <w:jc w:val="center"/>
        <w:rPr>
          <w:del w:id="90022" w:author="מנוע עיצוב" w:date="2026-10-11T12:09:26Z"/>
          <w:rtl/>
        </w:rPr>
      </w:pPr>
      <w:del w:id="90021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29" w:author="קלוד" w:date="2026-10-11T09:07:13Z">
          <w:pPr>
            <w:pStyle w:val="affff1"/>
            <w:rPr>
              <w:rtl/>
            </w:rPr>
          </w:pPr>
        </w:pPrChange>
      </w:pPr>
      <w:ins w:id="9813" w:author="מספור קטעי משנה" w:date="2026-10-11T09:19:26Z">
        <w:r>
          <w:rPr>
            <w:rStyle w:val="MisparKeta"/>
          </w:rPr>
          <w:t xml:space="preserve">ד. </w:t>
        </w:r>
      </w:ins>
      <w:r>
        <w:rPr>
          <w:rtl/>
        </w:rPr>
        <w:t>לא היו אומרים לא בנבל ולא בכנור אלא בפה כו'.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למימרא, דנבל לחוד וכנור לחוד, לימא מתני' דלא </w:t>
      </w:r>
      <w:r>
        <w:rPr>
          <w:rStyle w:val="2fb"/>
          <w:rtl/>
        </w:rPr>
        <w:t xml:space="preserve">כר"</w:t>
      </w:r>
      <w:r>
        <w:rPr>
          <w:rStyle w:val="2fb"/>
          <w:rFonts w:hint="cs"/>
          <w:rtl/>
        </w:rPr>
        <w:t>י</w:t>
      </w:r>
      <w:r>
        <w:rPr>
          <w:rtl/>
        </w:rPr>
        <w:t xml:space="preserve">! </w:t>
      </w:r>
    </w:p>
    <w:p>
      <w:pPr>
        <w:pStyle w:val="38"/>
        <w:rPr>
          <w:ins w:id="93310" w:author="מנוע מכני" w:date="2026-10-11T12:04:39Z"/>
        </w:rPr>
      </w:pPr>
      <w:r w:rsidRPr="00A757C8">
        <w:t>דתניא</w:t>
      </w:r>
      <w:r w:rsidRPr="00A757C8">
        <w:t xml:space="preserve"> ר</w:t>
      </w:r>
      <w:r w:rsidRPr="00A757C8">
        <w:t>"</w:t>
      </w:r>
      <w:r w:rsidRPr="00A757C8">
        <w:t>י</w:t>
      </w:r>
      <w:r w:rsidRPr="00A757C8">
        <w:t xml:space="preserve">:</w:t>
      </w:r>
    </w:p>
    <w:p w:rsidR="00E403F0" w:rsidRPr="00AD695E" w:rsidRDefault="00E403F0" w:rsidP="00E403F0">
      <w:pPr>
        <w:rPr>
          <w:rtl/>
        </w:rPr>
      </w:pPr>
      <w:del w:id="93311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כנור של מקדש של שבעת נימין היה, </w:t>
      </w:r>
      <w:ins w:id="92426" w:author="מנוע מכני" w:date="2026-10-11T12:04:39Z">
        <w:r>
          <w:rPr>
            <w:rtl/>
          </w:rPr>
          <w:t xml:space="preserve">ד'</w:t>
        </w:r>
      </w:ins>
      <w:del w:id="92427" w:author="מנוע מכני" w:date="2026-10-11T12:04:39Z">
        <w:r w:rsidRPr="00A757C8">
          <w:rPr>
            <w:rtl/>
          </w:rPr>
          <w:delText xml:space="preserve">שנא</w:delText>
        </w:r>
        <w:r w:rsidRPr="00A757C8">
          <w:rPr>
            <w:rFonts w:hint="cs"/>
            <w:rtl/>
          </w:rPr>
          <w:delText xml:space="preserve">'</w:delText>
        </w:r>
        <w:r w:rsidRPr="00A757C8">
          <w:rPr>
            <w:rtl/>
          </w:rPr>
          <w:delText xml:space="preserve">: </w:delText>
        </w:r>
        <w:r w:rsidRPr="00A757C8">
          <w:rPr>
            <w:rFonts w:hint="cs"/>
            <w:rtl/>
          </w:rPr>
          <w:delText xml:space="preserve">'</w:delText>
        </w:r>
      </w:del>
      <w:ins w:id="90321" w:author="Claude - סמנטי" w:date="2026-10-11T12:14:28Z">
        <w:r>
          <w:rPr>
            <w:rStyle w:val="afffff0"/>
            <w:rtl/>
          </w:rPr>
          <w:t xml:space="preserve">שׂוֹבַע שְׂמָחוֹת אֶת פָּנֶיךָ</w:t>
        </w:r>
      </w:ins>
      <w:del w:id="90322" w:author="Claude - סמנטי" w:date="2026-10-11T12:14:28Z">
        <w:r w:rsidRPr="00A757C8">
          <w:rPr>
            <w:rtl/>
          </w:rPr>
          <w:delText xml:space="preserve">שובע שמחות את פניך</w:delText>
        </w:r>
      </w:del>
      <w:r w:rsidRPr="00A757C8">
        <w:rPr>
          <w:rFonts w:hint="cs"/>
          <w:rtl/>
        </w:rPr>
        <w:t>'</w:t>
      </w:r>
      <w:r w:rsidRPr="00A757C8">
        <w:rPr>
          <w:rtl/>
        </w:rPr>
        <w:t xml:space="preserve">, אל תיקרי שובע אלא שבע</w:t>
      </w:r>
      <w:ins w:id="91666" w:author="מנוע מכני" w:date="2026-10-11T12:04:39Z">
        <w:r>
          <w:rPr>
            <w:rtl/>
          </w:rPr>
          <w:t xml:space="preserve">,</w:t>
        </w:r>
      </w:ins>
      <w:del w:id="91667" w:author="מנוע מכני" w:date="2026-10-11T12:04:39Z">
        <w:r w:rsidRPr="00A757C8"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ושל ימות המשיח שמונה, </w:t>
      </w:r>
      <w:ins w:id="92428" w:author="מנוע מכני" w:date="2026-10-11T12:04:39Z">
        <w:r>
          <w:rPr>
            <w:rtl/>
          </w:rPr>
          <w:t xml:space="preserve">ד'</w:t>
        </w:r>
      </w:ins>
      <w:del w:id="92429" w:author="מנוע מכני" w:date="2026-10-11T12:04:39Z">
        <w:r>
          <w:rPr>
            <w:rtl/>
          </w:rPr>
          <w:delText xml:space="preserve">שנאמר: </w:delText>
        </w:r>
        <w:r>
          <w:rPr>
            <w:rFonts w:hint="cs"/>
            <w:rtl/>
          </w:rPr>
          <w:delText xml:space="preserve">'</w:delText>
        </w:r>
      </w:del>
      <w:ins w:id="90323" w:author="Claude - סמנטי" w:date="2026-10-11T12:14:28Z">
        <w:r>
          <w:rPr>
            <w:rStyle w:val="afffff0"/>
            <w:rtl/>
          </w:rPr>
          <w:t xml:space="preserve">לַמְנַצֵּחַ עַל הַשְּׁמִינִית</w:t>
        </w:r>
      </w:ins>
      <w:del w:id="90324" w:author="Claude - סמנטי" w:date="2026-10-11T12:14:28Z">
        <w:r>
          <w:rPr>
            <w:rtl/>
          </w:rPr>
          <w:delText xml:space="preserve">למנצח על השמינית</w:delText>
        </w:r>
      </w:del>
      <w:r>
        <w:rPr>
          <w:rFonts w:hint="cs"/>
          <w:rtl/>
        </w:rPr>
        <w:t>'</w:t>
      </w:r>
      <w:r>
        <w:rPr>
          <w:rtl/>
        </w:rPr>
        <w:t xml:space="preserve">, על נימא שמינית</w:t>
      </w:r>
      <w:ins w:id="91668" w:author="מנוע מכני" w:date="2026-10-11T12:04:39Z">
        <w:r>
          <w:rPr>
            <w:rtl/>
          </w:rPr>
          <w:t xml:space="preserve">,</w:t>
        </w:r>
      </w:ins>
      <w:del w:id="91669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>של עולם הבא עשר, שנא</w:t>
      </w:r>
      <w:r>
        <w:rPr>
          <w:rFonts w:hint="cs"/>
          <w:rtl/>
        </w:rPr>
        <w:t>'</w:t>
      </w:r>
      <w:r>
        <w:rPr>
          <w:rtl/>
        </w:rPr>
        <w:t xml:space="preserve">: </w:t>
      </w:r>
      <w:r>
        <w:rPr>
          <w:rStyle w:val="afffff0"/>
          <w:rtl/>
          <w:rPrChange w:id="9015" w:author="מנוע פסוקים" w:date="2026-10-11T09:22:04Z">
            <w:rPr>
              <w:rtl/>
            </w:rPr>
          </w:rPrChange>
        </w:rPr>
        <w:t xml:space="preserve">עלי עשור ועלי נבל עלי הגיון בכנור</w:t>
      </w:r>
      <w:r>
        <w:rPr>
          <w:rtl/>
        </w:rPr>
        <w:t xml:space="preserve">, </w:t>
      </w:r>
    </w:p>
    <w:p>
      <w:pPr>
        <w:pStyle w:val="38"/>
        <w:rPr>
          <w:ins w:id="93312" w:author="מנוע מכני" w:date="2026-10-11T12:04:39Z"/>
        </w:rPr>
      </w:pPr>
      <w:r>
        <w:tab/>
      </w:r>
      <w:r>
        <w:tab/>
      </w:r>
      <w:r>
        <w:tab/>
      </w:r>
      <w:del w:id="90034" w:author="מנוע מכני" w:date="2026-10-11T12:04:39Z">
        <w:r>
          <w:delText xml:space="preserve">     </w:delText>
        </w:r>
      </w:del>
      <w:r>
        <w:t xml:space="preserve">ואומר:</w:t>
      </w:r>
    </w:p>
    <w:p w:rsidR="00E403F0" w:rsidRPr="00AD695E" w:rsidRDefault="00E403F0" w:rsidP="00E403F0">
      <w:pPr>
        <w:rPr>
          <w:rtl/>
        </w:rPr>
      </w:pPr>
      <w:del w:id="9331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הודו לה' בכנור בנבל </w:t>
      </w:r>
      <w:r w:rsidRPr="00217260">
        <w:rPr>
          <w:b/>
          <w:bCs/>
          <w:rtl/>
        </w:rPr>
        <w:t>עשור</w:t>
      </w:r>
      <w:r>
        <w:rPr>
          <w:rtl/>
        </w:rPr>
        <w:t xml:space="preserve"> זמרו לו שירו לו שיר חדש! </w:t>
      </w:r>
    </w:p>
    <w:p w:rsidR="00E403F0" w:rsidRPr="00AD695E" w:rsidRDefault="00E403F0" w:rsidP="00E403F0">
      <w:pPr>
        <w:rPr>
          <w:rtl/>
        </w:rPr>
      </w:pPr>
      <w:ins w:id="90098" w:author="מנוע מכני" w:date="2026-10-11T12:04:39Z">
        <w:r>
          <w:rPr>
            <w:rtl/>
          </w:rPr>
          <w:t xml:space="preserve">אפי'</w:t>
        </w:r>
      </w:ins>
      <w:del w:id="90099" w:author="מנוע מכני" w:date="2026-10-11T12:04:39Z">
        <w:r>
          <w:rPr>
            <w:rtl/>
          </w:rPr>
          <w:delText xml:space="preserve">אפילו</w:delText>
        </w:r>
      </w:del>
      <w:r>
        <w:rPr>
          <w:rtl/>
        </w:rPr>
        <w:t xml:space="preserve"> </w:t>
      </w:r>
      <w:ins w:id="92494" w:author="מנוע מכני" w:date="2026-10-11T12:04:39Z">
        <w:r>
          <w:rPr>
            <w:rtl/>
          </w:rPr>
          <w:t xml:space="preserve">תאמר</w:t>
        </w:r>
      </w:ins>
      <w:del w:id="92495" w:author="מנוע מכני" w:date="2026-10-11T12:04:39Z">
        <w:r>
          <w:rPr>
            <w:rtl/>
          </w:rPr>
          <w:delText xml:space="preserve">תימא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ר"</w:t>
      </w:r>
      <w:r>
        <w:rPr>
          <w:rStyle w:val="2fb"/>
          <w:rFonts w:hint="cs"/>
          <w:rtl/>
        </w:rPr>
        <w:t>י</w:t>
      </w:r>
      <w:r>
        <w:rPr>
          <w:rtl/>
        </w:rPr>
        <w:t xml:space="preserve"> לעולם הבא איידי דנפישי נימין </w:t>
      </w:r>
      <w:ins w:id="91012" w:author="מנוע מכני" w:date="2026-10-11T12:04:39Z">
        <w:r>
          <w:rPr>
            <w:rtl/>
          </w:rPr>
          <w:t xml:space="preserve">שלו</w:t>
        </w:r>
      </w:ins>
      <w:del w:id="91013" w:author="מנוע מכני" w:date="2026-10-11T12:04:39Z">
        <w:r>
          <w:rPr>
            <w:rtl/>
          </w:rPr>
          <w:delText xml:space="preserve">דידיה</w:delText>
        </w:r>
      </w:del>
      <w:r>
        <w:rPr>
          <w:rtl/>
        </w:rPr>
        <w:t xml:space="preserve"> נפיש קליה כי נבל, קרי </w:t>
      </w:r>
      <w:ins w:id="91014" w:author="מנוע מכני" w:date="2026-10-11T12:04:39Z">
        <w:r>
          <w:rPr>
            <w:rtl/>
          </w:rPr>
          <w:t xml:space="preserve">לו</w:t>
        </w:r>
      </w:ins>
      <w:del w:id="91015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נבל.</w:t>
      </w:r>
    </w:p>
    <w:p w:rsidR="00E403F0" w:rsidRPr="00AD695E" w:rsidRDefault="00E403F0" w:rsidP="00E403F0">
      <w:pPr>
        <w:rPr>
          <w:rtl/>
        </w:rPr>
      </w:pPr>
    </w:p>
    <w:p w:rsidR="00E403F0" w:rsidRPr="00AD695E" w:rsidRDefault="00E403F0" w:rsidP="00E403F0">
      <w:pPr>
        <w:pStyle w:val="affff1"/>
        <w:ind w:end="0"/>
        <w:rPr>
          <w:rtl/>
        </w:rPr>
        <w:pPrChange w:id="20030" w:author="קלוד" w:date="2026-10-11T09:07:13Z">
          <w:pPr>
            <w:pStyle w:val="affff1"/>
            <w:rPr>
              <w:rtl/>
            </w:rPr>
          </w:pPr>
        </w:pPrChange>
      </w:pPr>
      <w:ins w:id="9814" w:author="מספור קטעי משנה" w:date="2026-10-11T09:19:26Z">
        <w:r>
          <w:rPr>
            <w:rStyle w:val="MisparKeta"/>
          </w:rPr>
          <w:t xml:space="preserve">ד. </w:t>
        </w:r>
      </w:ins>
      <w:r>
        <w:rPr>
          <w:rtl/>
        </w:rPr>
        <w:t>רבי אליעזר בן יעקב אומר: אין עולין מן המנין כו'.</w:t>
      </w:r>
    </w:p>
    <w:p>
      <w:pPr>
        <w:pStyle w:val="38"/>
        <w:rPr>
          <w:ins w:id="93314" w:author="מנוע מכני" w:date="2026-10-11T12:04:39Z"/>
        </w:rPr>
      </w:pPr>
      <w:r>
        <w:t xml:space="preserve">תנא:</w:t>
      </w:r>
    </w:p>
    <w:p w:rsidR="00E403F0" w:rsidRPr="00AD695E" w:rsidRDefault="00E403F0" w:rsidP="00E403F0">
      <w:pPr>
        <w:rPr>
          <w:rtl/>
        </w:rPr>
      </w:pPr>
      <w:del w:id="9331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וסועדי הלוים היו נקראין.</w:t>
      </w:r>
    </w:p>
    <w:p>
      <w:pPr>
        <w:pStyle w:val="38"/>
        <w:rPr>
          <w:ins w:id="93316" w:author="מנוע מכני" w:date="2026-10-11T12:04:39Z"/>
        </w:rPr>
      </w:pPr>
      <w:r>
        <w:t xml:space="preserve">ותנא דידן?</w:t>
      </w:r>
    </w:p>
    <w:p w:rsidR="00E403F0" w:rsidRPr="00AD695E" w:rsidRDefault="00E403F0" w:rsidP="00E403F0">
      <w:pPr>
        <w:rPr>
          <w:rtl/>
        </w:rPr>
      </w:pPr>
      <w:del w:id="9331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כיון </w:t>
      </w:r>
      <w:ins w:id="91016" w:author="מנוע מכני" w:date="2026-10-11T12:04:39Z">
        <w:r>
          <w:rPr>
            <w:rtl/>
          </w:rPr>
          <w:t xml:space="preserve">דאלו</w:t>
        </w:r>
      </w:ins>
      <w:del w:id="91017" w:author="מנוע מכני" w:date="2026-10-11T12:04:39Z">
        <w:r>
          <w:rPr>
            <w:rtl/>
          </w:rPr>
          <w:delText xml:space="preserve">דהני</w:delText>
        </w:r>
      </w:del>
      <w:r>
        <w:rPr>
          <w:rtl/>
        </w:rPr>
        <w:t xml:space="preserve"> קטין </w:t>
      </w:r>
      <w:ins w:id="90069" w:author="Claude - סמנטי" w:date="2026-10-11T12:14:28Z">
        <w:r>
          <w:rPr>
            <w:rtl/>
          </w:rPr>
          <w:t xml:space="preserve">קולם</w:t>
        </w:r>
      </w:ins>
      <w:del w:id="90070" w:author="Claude - סמנטי" w:date="2026-10-11T12:14:28Z">
        <w:r>
          <w:rPr>
            <w:rtl/>
          </w:rPr>
          <w:delText xml:space="preserve">קלייהו</w:delText>
        </w:r>
      </w:del>
      <w:r>
        <w:rPr>
          <w:rtl/>
        </w:rPr>
        <w:t xml:space="preserve"> </w:t>
      </w:r>
      <w:ins w:id="91018" w:author="מנוע מכני" w:date="2026-10-11T12:04:39Z">
        <w:r>
          <w:rPr>
            <w:rtl/>
          </w:rPr>
          <w:t xml:space="preserve">ואלו</w:t>
        </w:r>
      </w:ins>
      <w:del w:id="91019" w:author="מנוע מכני" w:date="2026-10-11T12:04:39Z">
        <w:r>
          <w:rPr>
            <w:rtl/>
          </w:rPr>
          <w:delText xml:space="preserve">והני</w:delText>
        </w:r>
      </w:del>
      <w:r>
        <w:rPr>
          <w:rtl/>
        </w:rPr>
        <w:t xml:space="preserve"> עב </w:t>
      </w:r>
      <w:ins w:id="90067" w:author="Claude - סמנטי" w:date="2026-10-11T12:14:28Z">
        <w:r>
          <w:rPr>
            <w:rtl/>
          </w:rPr>
          <w:t xml:space="preserve">קולם</w:t>
        </w:r>
      </w:ins>
      <w:del w:id="90068" w:author="Claude - סמנטי" w:date="2026-10-11T12:14:28Z">
        <w:r>
          <w:rPr>
            <w:rtl/>
          </w:rPr>
          <w:delText xml:space="preserve">קלייהו</w:delText>
        </w:r>
      </w:del>
      <w:r>
        <w:rPr>
          <w:rtl/>
        </w:rPr>
        <w:t xml:space="preserve">, </w:t>
      </w:r>
      <w:ins w:id="91020" w:author="מנוע מכני" w:date="2026-10-11T12:04:39Z">
        <w:r>
          <w:rPr>
            <w:rtl/>
          </w:rPr>
          <w:t xml:space="preserve">אלו</w:t>
        </w:r>
      </w:ins>
      <w:del w:id="91021" w:author="מנוע מכני" w:date="2026-10-11T12:04:39Z">
        <w:r>
          <w:rPr>
            <w:rtl/>
          </w:rPr>
          <w:delText xml:space="preserve">הני</w:delText>
        </w:r>
      </w:del>
      <w:r>
        <w:rPr>
          <w:rtl/>
        </w:rPr>
        <w:t xml:space="preserve"> מקטטי </w:t>
      </w:r>
      <w:ins w:id="91022" w:author="מנוע מכני" w:date="2026-10-11T12:04:39Z">
        <w:r>
          <w:rPr>
            <w:rtl/>
          </w:rPr>
          <w:t xml:space="preserve">ואלו</w:t>
        </w:r>
      </w:ins>
      <w:del w:id="91023" w:author="מנוע מכני" w:date="2026-10-11T12:04:39Z">
        <w:r>
          <w:rPr>
            <w:rtl/>
          </w:rPr>
          <w:delText xml:space="preserve">והני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מקטטי, קרי </w:t>
      </w:r>
      <w:ins w:id="92014" w:author="מנוע מכני" w:date="2026-10-11T12:04:39Z">
        <w:r>
          <w:rPr>
            <w:rtl/>
          </w:rPr>
          <w:t xml:space="preserve">להם</w:t>
        </w:r>
      </w:ins>
      <w:del w:id="92015" w:author="מנוע מכני" w:date="2026-10-11T12:04:39Z">
        <w:r>
          <w:rPr>
            <w:rtl/>
          </w:rPr>
          <w:delText xml:space="preserve">להו</w:delText>
        </w:r>
      </w:del>
      <w:r>
        <w:rPr>
          <w:rtl/>
        </w:rPr>
        <w:t xml:space="preserve"> צערי.</w:t>
      </w:r>
    </w:p>
    <w:p w:rsidR="00E403F0" w:rsidRPr="00AD695E" w:rsidRDefault="00E403F0" w:rsidP="00D07C84">
      <w:pPr>
        <w:pStyle w:val="Hadran"/>
        <w:rPr>
          <w:rtl/>
        </w:rPr>
        <w:pPrChange w:id="96352" w:author="Claude" w:date="2026-10-11T09:08:20Z">
          <w:pPr>
            <w:pStyle w:val="affff"/>
            <w:rPr>
              <w:rtl/>
            </w:rPr>
          </w:pPr>
        </w:pPrChange>
      </w:pPr>
      <w:r>
        <w:rPr>
          <w:rtl/>
        </w:rPr>
        <w:t xml:space="preserve">הדרן </w:t>
      </w:r>
      <w:r w:rsidRPr="00DE2BBE">
        <w:rPr>
          <w:rtl/>
        </w:rPr>
        <w:t>עלך</w:t>
      </w:r>
      <w:r>
        <w:rPr>
          <w:rtl/>
        </w:rPr>
        <w:t xml:space="preserve"> אין נערכין.</w:t>
      </w:r>
    </w:p>
    <w:p w:rsidR="00E403F0" w:rsidRPr="00AD695E" w:rsidRDefault="00E403F0" w:rsidP="00E403F0">
      <w:pPr>
        <w:pStyle w:val="afff6"/>
        <w:framePr w:wrap="around"/>
        <w:spacing w:line="240" w:lineRule="exact"/>
        <w:rPr>
          <w:del w:id="95308" w:author="Claude" w:date="2026-10-11T09:08:00Z"/>
          <w:rtl/>
        </w:rPr>
      </w:pPr>
      <w:del w:id="95307" w:author="Claude" w:date="2026-10-11T09:08:00Z">
        <w:r>
          <w:rPr>
            <w:rFonts w:hint="cs"/>
            <w:rtl/>
          </w:rPr>
          <w:lastRenderedPageBreak/>
          <w:delText xml:space="preserve">פרק שלישי</w:delText>
        </w:r>
      </w:del>
    </w:p>
    <w:p w:rsidR="00E403F0" w:rsidRPr="00AD695E" w:rsidRDefault="00E403F0" w:rsidP="00E403F0">
      <w:pPr>
        <w:pStyle w:val="afff7"/>
        <w:framePr w:wrap="around"/>
        <w:rPr>
          <w:del w:id="95310" w:author="Claude" w:date="2026-10-11T09:08:00Z"/>
          <w:rtl/>
        </w:rPr>
      </w:pPr>
      <w:del w:id="95309" w:author="Claude" w:date="2026-10-11T09:08:00Z">
        <w:r>
          <w:rPr>
            <w:rFonts w:hint="cs"/>
            <w:rtl/>
          </w:rPr>
          <w:delText xml:space="preserve">יש בערכין </w:delText>
        </w:r>
      </w:del>
    </w:p>
    <w:p w:rsidR="00E403F0" w:rsidRPr="00AD695E" w:rsidRDefault="00E403F0" w:rsidP="00E403F0">
      <w:pPr>
        <w:pStyle w:val="afff8"/>
        <w:framePr w:wrap="around"/>
        <w:rPr>
          <w:rtl/>
        </w:rPr>
      </w:pPr>
      <w:r>
        <w:rPr>
          <w:rFonts w:hint="cs"/>
          <w:rtl/>
        </w:rPr>
        <w:t>יג:- יז.</w:t>
      </w:r>
    </w:p>
    <w:p>
      <w:pPr>
        <w:pStyle w:val="PetichatPerek"/>
        <w:rPr>
          <w:ins w:id="95306" w:author="Claude" w:date="2026-10-11T09:08:00Z"/>
        </w:rPr>
      </w:pPr>
      <w:ins w:id="95305" w:author="Claude" w:date="2026-10-11T09:08:00Z">
        <w:r>
          <w:rPr>
            <w:rFonts w:hint="cs"/>
            <w:rtl/>
          </w:rPr>
          <w:t xml:space="preserve">פרק שלישי</w:t>
        </w:r>
        <w:r>
          <w:rPr>
            <w:rFonts w:hint="cs"/>
            <w:rtl/>
          </w:rPr>
          <w:t xml:space="preserve"> - </w:t>
        </w:r>
        <w:r>
          <w:rPr>
            <w:rFonts w:hint="cs"/>
            <w:rtl/>
          </w:rPr>
          <w:t xml:space="preserve">יש בערכין</w:t>
        </w:r>
      </w:ins>
    </w:p>
    <w:p>
      <w:pPr>
        <w:pStyle w:val="MishnaBatzad"/>
        <w:rPr>
          <w:ins w:id="20204" w:author="קלוד" w:date="2026-10-11T09:07:13Z"/>
        </w:rPr>
      </w:pPr>
      <w:ins w:id="20203" w:author="קלוד" w:date="2026-10-11T09:07:13Z">
        <w:r>
          <w:t xml:space="preserve">משנה א</w:t>
        </w:r>
      </w:ins>
    </w:p>
    <w:p w:rsidR="00E403F0" w:rsidRPr="00D65BEC" w:rsidRDefault="00E403F0" w:rsidP="00E403F0">
      <w:pPr>
        <w:pStyle w:val="afff9"/>
        <w:rPr>
          <w:del w:id="20102" w:author="קלוד" w:date="2026-10-11T09:07:13Z"/>
          <w:rtl/>
        </w:rPr>
      </w:pPr>
      <w:del w:id="20101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13" w:author="קלוד" w:date="2026-10-11T12:09:42Z">
          <w:pPr>
            <w:pStyle w:val="afff9"/>
          </w:pPr>
        </w:pPrChange>
      </w:pPr>
      <w:r w:rsidRPr="00D65BEC">
        <w:rPr>
          <w:rtl/>
        </w:rPr>
        <w:t xml:space="preserve">יש בערכין להקל ולהחמיר, ובשדה אחוזה להקל ולהחמיר, </w:t>
      </w:r>
    </w:p>
    <w:p w:rsidR="00E403F0" w:rsidRPr="00D64BA8" w:rsidRDefault="00E403F0" w:rsidP="00E403F0">
      <w:pPr>
        <w:pStyle w:val="afff9"/>
        <w:rPr>
          <w:spacing w:val="8"/>
          <w:rtl/>
        </w:rPr>
      </w:pPr>
      <w:r w:rsidRPr="00D64BA8">
        <w:rPr>
          <w:spacing w:val="8"/>
          <w:rtl/>
        </w:rPr>
        <w:t>ובשור המועד שהמית העבד להקל ולהחמיר, באונס ומפתה ובמוציא שם רע להקל ולהחמיר.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יש בערכין להקל ולהחמיר, </w:t>
      </w:r>
    </w:p>
    <w:p w:rsidR="00E403F0" w:rsidRPr="00C20F97" w:rsidRDefault="00E403F0" w:rsidP="00E403F0">
      <w:pPr>
        <w:pStyle w:val="afff9"/>
        <w:rPr>
          <w:spacing w:val="8"/>
          <w:rtl/>
        </w:rPr>
      </w:pPr>
      <w:r w:rsidRPr="00C20F97">
        <w:rPr>
          <w:spacing w:val="8"/>
          <w:rtl/>
        </w:rPr>
        <w:t xml:space="preserve">כיצד? אחד שהעריך את הנאה שבישראל ואת הכעור שבישראל נותן חמשים סלע,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ואם אמר הרי דמיו עלי - נותן את שוויו.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יש בערכין להקל וכו' ולהחמיר, כיצד? אחד שהעריך כו'.</w:t>
      </w:r>
    </w:p>
    <w:p>
      <w:pPr>
        <w:pStyle w:val="afffff8"/>
        <w:rPr>
          <w:ins w:id="90177" w:author="קלוד" w:date="2026-10-11T12:18:15Z"/>
        </w:rPr>
      </w:pPr>
      <w:ins w:id="90178" w:author="קלוד" w:date="2026-10-11T12:18:15Z">
        <w:r>
          <w:rPr>
            <w:color w:val="7B3F00"/>
          </w:rPr>
          <w:t xml:space="preserve">'בישראל' - האם מתני' דלא כר"מ שנכרי נערך</w:t>
        </w:r>
      </w:ins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בישראל</w:t>
      </w:r>
      <w:r>
        <w:rPr>
          <w:rtl/>
        </w:rPr>
        <w:t xml:space="preserve"> </w:t>
      </w:r>
      <w:r>
        <w:rPr>
          <w:rFonts w:hint="cs"/>
          <w:rtl/>
        </w:rPr>
        <w:t xml:space="preserve">ולכאו דלא </w:t>
      </w:r>
      <w:r>
        <w:rPr>
          <w:rStyle w:val="2fb"/>
          <w:rFonts w:hint="cs"/>
          <w:rtl/>
        </w:rPr>
        <w:t xml:space="preserve">כר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מ</w:t>
      </w:r>
      <w:r>
        <w:rPr>
          <w:rFonts w:hint="cs"/>
          <w:rtl/>
        </w:rPr>
        <w:t xml:space="preserve"> </w:t>
      </w:r>
      <w:ins w:id="92578" w:author="מנוע מכני" w:date="2026-10-11T12:04:39Z">
        <w:r>
          <w:rPr>
            <w:rFonts w:hint="cs"/>
            <w:rtl/>
          </w:rPr>
          <w:t xml:space="preserve">דנכרי</w:t>
        </w:r>
      </w:ins>
      <w:del w:id="92579" w:author="מנוע מכני" w:date="2026-10-11T12:04:39Z">
        <w:r>
          <w:rPr>
            <w:rFonts w:hint="cs"/>
            <w:rtl/>
          </w:rPr>
          <w:delText xml:space="preserve">דעכו</w:delText>
        </w:r>
        <w:r>
          <w:rPr>
            <w:rtl/>
          </w:rPr>
          <w:delText xml:space="preserve">"</w:delText>
        </w:r>
        <w:r>
          <w:rPr>
            <w:rFonts w:hint="cs"/>
            <w:rtl/>
          </w:rPr>
          <w:delText xml:space="preserve">ם</w:delText>
        </w:r>
      </w:del>
      <w:r>
        <w:rPr>
          <w:rFonts w:hint="cs"/>
          <w:rtl/>
        </w:rPr>
        <w:t xml:space="preserve"> נערך ולא מעריך </w:t>
      </w:r>
    </w:p>
    <w:p w:rsidR="00E403F0" w:rsidRPr="00AD695E" w:rsidRDefault="00E403F0" w:rsidP="00E403F0">
      <w:pPr>
        <w:rPr>
          <w:rtl/>
        </w:rPr>
      </w:pPr>
      <w:r w:rsidRPr="00217260">
        <w:rPr>
          <w:rFonts w:hint="cs"/>
          <w:b/>
          <w:bCs/>
          <w:rtl/>
        </w:rPr>
        <w:t xml:space="preserve">אפי' </w:t>
      </w:r>
      <w:ins w:id="92496" w:author="מנוע מכני" w:date="2026-10-11T12:04:39Z">
        <w:r>
          <w:rPr>
            <w:rFonts w:hint="cs"/>
            <w:b/>
            <w:bCs/>
            <w:rtl/>
          </w:rPr>
          <w:t xml:space="preserve">תאמר</w:t>
        </w:r>
      </w:ins>
      <w:del w:id="92497" w:author="מנוע מכני" w:date="2026-10-11T12:04:39Z">
        <w:r w:rsidRPr="00217260">
          <w:rPr>
            <w:rFonts w:hint="cs"/>
            <w:b/>
            <w:bCs/>
            <w:rtl/>
          </w:rPr>
          <w:delText xml:space="preserve">תימא</w:delText>
        </w:r>
      </w:del>
      <w:r w:rsidRPr="00217260">
        <w:rPr>
          <w:rFonts w:hint="cs"/>
          <w:b/>
          <w:bCs/>
          <w:rtl/>
        </w:rPr>
        <w:t xml:space="preserve"> ר'מ </w:t>
      </w:r>
      <w:ins w:id="90354" w:author="מנוע מכני" w:date="2026-10-11T12:04:39Z">
        <w:r>
          <w:rPr>
            <w:rFonts w:hint="cs"/>
            <w:rtl/>
          </w:rPr>
          <w:t xml:space="preserve">דבר</w:t>
        </w:r>
      </w:ins>
      <w:del w:id="90355" w:author="מנוע מכני" w:date="2026-10-11T12:04:39Z">
        <w:r>
          <w:rPr>
            <w:rFonts w:hint="cs"/>
            <w:rtl/>
          </w:rPr>
          <w:delText xml:space="preserve">מילתא</w:delText>
        </w:r>
      </w:del>
      <w:r>
        <w:rPr>
          <w:rFonts w:hint="cs"/>
          <w:rtl/>
        </w:rPr>
        <w:t xml:space="preserve"> אגב </w:t>
      </w:r>
      <w:ins w:id="92708" w:author="מנוע מכני" w:date="2026-10-11T12:04:39Z">
        <w:r>
          <w:rPr>
            <w:rFonts w:hint="cs"/>
            <w:rtl/>
          </w:rPr>
          <w:t xml:space="preserve">דרכו</w:t>
        </w:r>
      </w:ins>
      <w:del w:id="92709" w:author="מנוע מכני" w:date="2026-10-11T12:04:39Z">
        <w:r>
          <w:rPr>
            <w:rFonts w:hint="cs"/>
            <w:rtl/>
          </w:rPr>
          <w:delText xml:space="preserve">אורחיה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קמ</w:t>
      </w:r>
      <w:r>
        <w:rPr>
          <w:rtl/>
        </w:rPr>
        <w:t>"</w:t>
      </w:r>
      <w:r>
        <w:rPr>
          <w:rFonts w:hint="cs"/>
          <w:rtl/>
        </w:rPr>
        <w:t xml:space="preserve">ל</w:t>
      </w:r>
      <w:r>
        <w:rPr>
          <w:rFonts w:hint="cs"/>
          <w:rtl/>
        </w:rPr>
        <w:t xml:space="preserve"> כדריא</w:t>
      </w:r>
      <w:r>
        <w:rPr>
          <w:rtl/>
        </w:rPr>
        <w:t>"</w:t>
      </w:r>
      <w:r>
        <w:rPr>
          <w:rFonts w:hint="cs"/>
          <w:rtl/>
        </w:rPr>
        <w:t>רדאסור לאדם שיאמר כמה נאה כנעני זה</w:t>
      </w:r>
      <w:r>
        <w:rPr>
          <w:rtl/>
        </w:rPr>
        <w:t xml:space="preserve"> 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יד.</w:t>
      </w:r>
    </w:p>
    <w:p w:rsidR="00E403F0" w:rsidRPr="00AD695E" w:rsidRDefault="00E403F0" w:rsidP="00E403F0">
      <w:pPr>
        <w:rPr>
          <w:rtl/>
        </w:rPr>
      </w:pP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 xml:space="preserve">ולא תני </w:t>
      </w:r>
      <w:r>
        <w:rPr>
          <w:rtl/>
        </w:rPr>
        <w:t xml:space="preserve">הנאה שבישראל והכעור שבכנענים! </w:t>
      </w:r>
      <w:r>
        <w:rPr>
          <w:rFonts w:hint="cs"/>
          <w:rtl/>
        </w:rPr>
        <w:t>ד</w:t>
      </w:r>
      <w:r>
        <w:rPr>
          <w:rtl/>
        </w:rPr>
        <w:t xml:space="preserve">בחד אומה קמיירי, בתרי אומה </w:t>
      </w:r>
      <w:r>
        <w:rPr>
          <w:rtl/>
        </w:rPr>
        <w:t xml:space="preserve">לא</w:t>
      </w:r>
      <w:r>
        <w:rPr>
          <w:rtl/>
        </w:rPr>
        <w:t xml:space="preserve"> מיירי.</w:t>
      </w:r>
    </w:p>
    <w:p>
      <w:pPr>
        <w:pStyle w:val="38"/>
        <w:rPr>
          <w:ins w:id="93318" w:author="מנוע מכני" w:date="2026-10-11T12:04:39Z"/>
        </w:rPr>
      </w:pPr>
      <w:r w:rsidRPr="00DC5F70">
        <w:t>ו</w:t>
      </w:r>
      <w:r w:rsidRPr="00DC5F70">
        <w:t xml:space="preserve">הך</w:t>
      </w:r>
    </w:p>
    <w:p w:rsidR="00E403F0" w:rsidRPr="00DC5F70" w:rsidRDefault="00E403F0" w:rsidP="00E403F0">
      <w:pPr>
        <w:rPr>
          <w:spacing w:val="-4"/>
          <w:rtl/>
        </w:rPr>
      </w:pPr>
      <w:del w:id="93319" w:author="מנוע מכני" w:date="2026-10-11T12:04:39Z">
        <w:r w:rsidRPr="00DC5F70">
          <w:rPr>
            <w:rFonts w:hint="cs"/>
            <w:spacing w:val="-4"/>
            <w:rtl/>
          </w:rPr>
          <w:delText xml:space="preserve"> </w:delText>
        </w:r>
      </w:del>
      <w:r w:rsidRPr="00DC5F70">
        <w:rPr>
          <w:rFonts w:hint="cs"/>
          <w:spacing w:val="-4"/>
          <w:rtl/>
        </w:rPr>
        <w:t xml:space="preserve">ד</w:t>
      </w:r>
      <w:r w:rsidRPr="00DC5F70">
        <w:rPr>
          <w:spacing w:val="-4"/>
          <w:rtl/>
        </w:rPr>
        <w:t>הגדולה שבכהונה והקטנה שבישראל</w:t>
      </w:r>
      <w:r w:rsidRPr="00DC5F70">
        <w:rPr>
          <w:rFonts w:hint="cs"/>
          <w:spacing w:val="-4"/>
          <w:rtl/>
        </w:rPr>
        <w:t>-</w:t>
      </w:r>
      <w:r w:rsidRPr="00DC5F70">
        <w:rPr>
          <w:spacing w:val="-4"/>
          <w:rtl/>
        </w:rPr>
        <w:t xml:space="preserve"> </w:t>
      </w:r>
      <w:ins w:id="90356" w:author="מנוע מכני" w:date="2026-10-11T12:04:39Z">
        <w:r>
          <w:rPr>
            <w:spacing w:val="-4"/>
            <w:rtl/>
          </w:rPr>
          <w:t xml:space="preserve">שם</w:t>
        </w:r>
      </w:ins>
      <w:del w:id="90357" w:author="מנוע מכני" w:date="2026-10-11T12:04:39Z">
        <w:r w:rsidRPr="00DC5F70">
          <w:rPr>
            <w:spacing w:val="-4"/>
            <w:rtl/>
          </w:rPr>
          <w:delText xml:space="preserve">התם</w:delText>
        </w:r>
      </w:del>
      <w:r w:rsidRPr="00DC5F70">
        <w:rPr>
          <w:spacing w:val="-4"/>
          <w:rtl/>
        </w:rPr>
        <w:t xml:space="preserve"> חד אומה הוא, </w:t>
      </w:r>
      <w:r w:rsidRPr="00DC5F70">
        <w:rPr>
          <w:rFonts w:hint="cs"/>
          <w:spacing w:val="-4"/>
          <w:rtl/>
        </w:rPr>
        <w:t>ומ</w:t>
      </w:r>
      <w:r w:rsidRPr="00DC5F70">
        <w:rPr>
          <w:spacing w:val="-4"/>
          <w:rtl/>
        </w:rPr>
        <w:t xml:space="preserve">קדיש הוא דקדישי כהנים </w:t>
      </w:r>
      <w:ins w:id="92710" w:author="מנוע מכני" w:date="2026-10-11T12:04:39Z">
        <w:r>
          <w:rPr>
            <w:spacing w:val="-4"/>
            <w:rtl/>
          </w:rPr>
          <w:t xml:space="preserve">יותר</w:t>
        </w:r>
      </w:ins>
      <w:del w:id="92711" w:author="מנוע מכני" w:date="2026-10-11T12:04:39Z">
        <w:r w:rsidRPr="00DC5F70">
          <w:rPr>
            <w:spacing w:val="-4"/>
            <w:rtl/>
          </w:rPr>
          <w:delText xml:space="preserve">טפי</w:delText>
        </w:r>
      </w:del>
      <w:r w:rsidRPr="00DC5F70">
        <w:rPr>
          <w:spacing w:val="-4"/>
          <w:rtl/>
        </w:rPr>
        <w:t xml:space="preserve">.</w:t>
      </w:r>
    </w:p>
    <w:p>
      <w:pPr>
        <w:pStyle w:val="38"/>
        <w:rPr>
          <w:ins w:id="93320" w:author="מנוע מכני" w:date="2026-10-11T12:04:39Z"/>
        </w:rPr>
      </w:pPr>
      <w:r>
        <w:t>ו</w:t>
      </w:r>
      <w:r w:rsidRPr="00217260">
        <w:t>אב</w:t>
      </w:r>
      <w:r w:rsidRPr="00217260">
        <w:t>"</w:t>
      </w:r>
      <w:r w:rsidRPr="00217260">
        <w:t>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32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איידי דבעי </w:t>
      </w:r>
      <w:ins w:id="92498" w:author="מנוע מכני" w:date="2026-10-11T12:04:39Z">
        <w:r>
          <w:rPr>
            <w:rtl/>
          </w:rPr>
          <w:t xml:space="preserve">לשונה</w:t>
        </w:r>
      </w:ins>
      <w:del w:id="92499" w:author="מנוע מכני" w:date="2026-10-11T12:04:39Z">
        <w:r>
          <w:rPr>
            <w:rtl/>
          </w:rPr>
          <w:delText xml:space="preserve">למתני</w:delText>
        </w:r>
      </w:del>
      <w:r>
        <w:rPr>
          <w:rtl/>
        </w:rPr>
        <w:t xml:space="preserve"> סיפא שדה אחוזה, דבישראל </w:t>
      </w:r>
      <w:r>
        <w:rPr>
          <w:rFonts w:hint="cs"/>
          <w:rtl/>
        </w:rPr>
        <w:t>משכח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, בע</w:t>
      </w:r>
      <w:r>
        <w:rPr>
          <w:rFonts w:hint="cs"/>
          <w:rtl/>
        </w:rPr>
        <w:t>כו</w:t>
      </w:r>
      <w:r>
        <w:rPr>
          <w:rtl/>
        </w:rPr>
        <w:t>"</w:t>
      </w:r>
      <w:r>
        <w:rPr>
          <w:rFonts w:hint="cs"/>
          <w:rtl/>
        </w:rPr>
        <w:t xml:space="preserve">ם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משכח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ins w:id="90358" w:author="מנוע מכני" w:date="2026-10-11T12:04:39Z">
        <w:r>
          <w:rPr>
            <w:rtl/>
          </w:rPr>
          <w:t xml:space="preserve">דלא</w:t>
        </w:r>
      </w:ins>
      <w:del w:id="90359" w:author="מנוע מכני" w:date="2026-10-11T12:04:39Z">
        <w:r>
          <w:rPr>
            <w:rtl/>
          </w:rPr>
          <w:delText xml:space="preserve">דלאו</w:delText>
        </w:r>
      </w:del>
      <w:r>
        <w:rPr>
          <w:rtl/>
        </w:rPr>
        <w:t xml:space="preserve"> בני אחוזה </w:t>
      </w:r>
      <w:ins w:id="91024" w:author="מנוע מכני" w:date="2026-10-11T12:04:39Z">
        <w:r>
          <w:rPr>
            <w:rtl/>
          </w:rPr>
          <w:t xml:space="preserve">הם</w:t>
        </w:r>
      </w:ins>
      <w:del w:id="91025" w:author="מנוע מכני" w:date="2026-10-11T12:04:39Z">
        <w:r>
          <w:rPr>
            <w:rtl/>
          </w:rPr>
          <w:delText xml:space="preserve">נינהו</w:delText>
        </w:r>
      </w:del>
      <w:r>
        <w:rPr>
          <w:rtl/>
        </w:rPr>
        <w:t xml:space="preserve">, משום </w:t>
      </w:r>
      <w:ins w:id="91026" w:author="מנוע מכני" w:date="2026-10-11T12:04:39Z">
        <w:r>
          <w:rPr>
            <w:rtl/>
          </w:rPr>
          <w:t xml:space="preserve">כך</w:t>
        </w:r>
      </w:ins>
      <w:del w:id="91027" w:author="מנוע מכני" w:date="2026-10-11T12:04:39Z">
        <w:r>
          <w:rPr>
            <w:rtl/>
          </w:rPr>
          <w:delText xml:space="preserve">הכי</w:delText>
        </w:r>
      </w:del>
      <w:r>
        <w:rPr>
          <w:rtl/>
        </w:rPr>
        <w:t xml:space="preserve"> קתני, לה בישראל.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06" w:author="קלוד" w:date="2026-10-11T09:07:13Z"/>
        </w:rPr>
      </w:pPr>
      <w:ins w:id="20205" w:author="קלוד" w:date="2026-10-11T09:07:13Z">
        <w:r>
          <w:t xml:space="preserve">משנה ב</w:t>
        </w:r>
      </w:ins>
    </w:p>
    <w:p w:rsidR="00E403F0" w:rsidRPr="00D65BEC" w:rsidRDefault="00E403F0" w:rsidP="00E403F0">
      <w:pPr>
        <w:pStyle w:val="afff9"/>
        <w:rPr>
          <w:del w:id="20104" w:author="קלוד" w:date="2026-10-11T09:07:13Z"/>
          <w:rtl/>
        </w:rPr>
      </w:pPr>
      <w:del w:id="20103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14" w:author="קלוד" w:date="2026-10-11T12:09:42Z">
          <w:pPr>
            <w:pStyle w:val="afff9"/>
          </w:pPr>
        </w:pPrChange>
      </w:pPr>
      <w:r w:rsidRPr="00D65BEC">
        <w:rPr>
          <w:rtl/>
        </w:rPr>
        <w:t xml:space="preserve">בשדה אחוזה להקל ולהחמיר,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כיצד? אחד המקדיש בחולת המחוז ואחד המקדיש בפרדיסות סבסטי - נותן זרע חומר שעורים בחמשים שקל כסף, ובשדה מקנה נותן את שוויו;</w:t>
      </w:r>
    </w:p>
    <w:p w:rsidR="00E403F0" w:rsidRPr="00AD695E" w:rsidRDefault="00E403F0" w:rsidP="00E403F0">
      <w:pPr>
        <w:pStyle w:val="afff9"/>
        <w:rPr>
          <w:rtl/>
        </w:rPr>
      </w:pPr>
      <w:r>
        <w:rPr>
          <w:rStyle w:val="TanaimMishna"/>
          <w:rtl/>
          <w:rPrChange w:id="20007" w:author="קלוד" w:date="2026-10-11T09:07:13Z">
            <w:rPr>
              <w:rtl/>
            </w:rPr>
          </w:rPrChange>
        </w:rPr>
        <w:t xml:space="preserve">רבי אליעזר</w:t>
      </w:r>
      <w:r>
        <w:rPr>
          <w:rtl/>
        </w:rPr>
        <w:t xml:space="preserve"> אומר</w:t>
      </w:r>
      <w:r>
        <w:rPr>
          <w:rStyle w:val="TanaimMishna"/>
          <w:rtl/>
          <w:rPrChange w:id="95241" w:author="Claude" w:date="2026-10-11T09:08:00Z">
            <w:rPr>
              <w:rtl/>
            </w:rPr>
          </w:rPrChange>
        </w:rPr>
        <w:t xml:space="preserve">:</w:t>
      </w:r>
      <w:r>
        <w:rPr>
          <w:rtl/>
        </w:rPr>
        <w:t xml:space="preserve"> אחד שדה מקנה ואחד שדה אחוזה, מה בין שדה אחוזה לשדה מקנה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שבשדה אחוזה הוא נותן חומש, ובשדה מקנה אינו נותן חומש.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175" w:author="קלוד" w:date="2026-10-11T12:18:15Z"/>
        </w:rPr>
      </w:pPr>
      <w:ins w:id="90176" w:author="קלוד" w:date="2026-10-11T12:18:15Z">
        <w:r>
          <w:rPr>
            <w:color w:val="7B3F00"/>
          </w:rPr>
          <w:t xml:space="preserve">הקדיש שדה מליאה אילנות - פודה אילנות ואחר כך קרקע</w:t>
        </w:r>
      </w:ins>
    </w:p>
    <w:p>
      <w:pPr>
        <w:pStyle w:val="38"/>
        <w:rPr>
          <w:ins w:id="93322" w:author="מנוע מכני" w:date="2026-10-11T12:04:39Z"/>
        </w:rPr>
      </w:pPr>
      <w:r>
        <w:t>א</w:t>
      </w:r>
      <w:r>
        <w:t>ר</w:t>
      </w:r>
      <w:r>
        <w:t>"</w:t>
      </w:r>
      <w:r>
        <w:t>ה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32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הקדיש שדה מליאה אילנות, כשהוא פודן פודה אילנות בשווין, וחוזר ופודה קרקע בית </w:t>
      </w:r>
      <w:r>
        <w:rPr>
          <w:rStyle w:val="afffff0"/>
          <w:rtl/>
          <w:rPrChange w:id="9016" w:author="מנוע פסוקים" w:date="2026-10-11T09:22:04Z">
            <w:rPr>
              <w:rtl/>
            </w:rPr>
          </w:rPrChange>
        </w:rPr>
        <w:t xml:space="preserve">זרע חומר שעורים בחמשים שקל כסף</w:t>
      </w:r>
      <w:r>
        <w:rPr>
          <w:rtl/>
        </w:rPr>
        <w:t xml:space="preserve">.</w:t>
      </w:r>
    </w:p>
    <w:p>
      <w:pPr>
        <w:pStyle w:val="38"/>
        <w:rPr>
          <w:ins w:id="93324" w:author="מנוע מכני" w:date="2026-10-11T12:04:39Z"/>
        </w:rPr>
      </w:pPr>
      <w:ins w:id="91978" w:author="מנוע מכני" w:date="2026-10-11T12:04:39Z">
        <w:r>
          <w:t xml:space="preserve">ומשמע ש</w:t>
        </w:r>
      </w:ins>
      <w:del w:id="91979" w:author="מנוע מכני" w:date="2026-10-11T12:04:39Z">
        <w:r>
          <w:delText xml:space="preserve">אלמא </w:delText>
        </w:r>
      </w:del>
      <w:ins w:id="90360" w:author="מנוע מכני" w:date="2026-10-11T12:04:39Z">
        <w:r>
          <w:t xml:space="preserve">סבר</w:t>
        </w:r>
      </w:ins>
      <w:del w:id="90361" w:author="מנוע מכני" w:date="2026-10-11T12:04:39Z">
        <w:r>
          <w:delText xml:space="preserve">קסבר</w:delText>
        </w:r>
      </w:del>
      <w:r>
        <w:t xml:space="preserve"> </w:t>
      </w:r>
      <w:ins w:id="90100" w:author="מנוע מכני" w:date="2026-10-11T12:04:39Z">
        <w:r>
          <w:t xml:space="preserve">ר"ה</w:t>
        </w:r>
      </w:ins>
      <w:del w:id="90101" w:author="מנוע מכני" w:date="2026-10-11T12:04:39Z">
        <w:r>
          <w:delText xml:space="preserve">רב הונא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32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אדם מקדיש, בעין יפה מקדיש.</w:t>
      </w:r>
    </w:p>
    <w:p>
      <w:pPr>
        <w:pStyle w:val="38"/>
        <w:rPr>
          <w:ins w:id="93326" w:author="מנוע מכני" w:date="2026-10-11T12:04:39Z"/>
        </w:rPr>
      </w:pPr>
      <w:r>
        <w:t>איתיביה ר"</w:t>
      </w:r>
      <w:r>
        <w:t>נ לר</w:t>
      </w:r>
      <w:r>
        <w:t>"</w:t>
      </w:r>
      <w:r>
        <w:t>ה:</w:t>
      </w:r>
    </w:p>
    <w:p w:rsidR="00E403F0" w:rsidRPr="00AD695E" w:rsidRDefault="00E403F0" w:rsidP="00E403F0">
      <w:pPr>
        <w:rPr>
          <w:rtl/>
        </w:rPr>
      </w:pPr>
      <w:del w:id="9332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אחד המקדיש בחולת המחוז ואחד המקדיש בפרדיסות סבסטי נותן בית </w:t>
      </w:r>
      <w:r>
        <w:rPr>
          <w:rStyle w:val="afffff0"/>
          <w:rtl/>
          <w:rPrChange w:id="9017" w:author="מנוע פסוקים" w:date="2026-10-11T09:22:04Z">
            <w:rPr>
              <w:rtl/>
            </w:rPr>
          </w:rPrChange>
        </w:rPr>
        <w:t xml:space="preserve">זרע חומר שעורים בחמשים שקל כסף</w:t>
      </w:r>
      <w:r>
        <w:rPr>
          <w:rtl/>
        </w:rPr>
        <w:t xml:space="preserve">! </w:t>
      </w:r>
      <w:r>
        <w:rPr>
          <w:rtl/>
        </w:rPr>
        <w:t xml:space="preserve">א"ל</w:t>
      </w:r>
      <w:r>
        <w:rPr>
          <w:rtl/>
        </w:rPr>
        <w:t xml:space="preserve">: ראויה לפרדיסות </w:t>
      </w:r>
      <w:ins w:id="90071" w:author="Claude - סמנטי" w:date="2026-10-11T12:14:28Z">
        <w:r>
          <w:rPr>
            <w:rtl/>
          </w:rPr>
          <w:t xml:space="preserve">אומר</w:t>
        </w:r>
      </w:ins>
      <w:del w:id="90072" w:author="Claude - סמנטי" w:date="2026-10-11T12:14:28Z">
        <w:r>
          <w:rPr>
            <w:rtl/>
          </w:rPr>
          <w:delText xml:space="preserve">קאמינא</w:delText>
        </w:r>
      </w:del>
      <w:r>
        <w:rPr>
          <w:rtl/>
        </w:rPr>
        <w:t xml:space="preserve">.</w:t>
      </w:r>
    </w:p>
    <w:p>
      <w:pPr>
        <w:pStyle w:val="38"/>
        <w:rPr>
          <w:ins w:id="93328" w:author="מנוע מכני" w:date="2026-10-11T12:04:39Z"/>
        </w:rPr>
      </w:pPr>
      <w:r>
        <w:t xml:space="preserve">איתיביה:</w:t>
      </w:r>
    </w:p>
    <w:p w:rsidR="00E403F0" w:rsidRPr="00AD695E" w:rsidRDefault="00E403F0" w:rsidP="00E403F0">
      <w:pPr>
        <w:rPr>
          <w:rtl/>
        </w:rPr>
      </w:pPr>
      <w:del w:id="9332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בית זרע - אין לי אלא בית זרע, שדה גפנים ושדה קנים ושדה אילנות מנין? </w:t>
      </w:r>
    </w:p>
    <w:p>
      <w:pPr>
        <w:pStyle w:val="38"/>
        <w:rPr>
          <w:ins w:id="93330" w:author="מנוע מכני" w:date="2026-10-11T12:04:39Z"/>
        </w:rPr>
      </w:pPr>
      <w:r>
        <w:t>-</w:t>
      </w:r>
      <w:r>
        <w:t xml:space="preserve">ת"ל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33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שדה, מ"מ!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1028" w:author="מנוע מכני" w:date="2026-10-11T12:04:39Z">
        <w:r>
          <w:rPr>
            <w:rtl/>
          </w:rPr>
          <w:t xml:space="preserve">לו</w:t>
        </w:r>
      </w:ins>
      <w:del w:id="91029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: </w:t>
      </w:r>
      <w:r>
        <w:rPr>
          <w:rtl/>
        </w:rPr>
        <w:t xml:space="preserve">ה"נ</w:t>
      </w:r>
      <w:r>
        <w:rPr>
          <w:rtl/>
        </w:rPr>
        <w:t xml:space="preserve"> פודה וחוזר ופודה.</w:t>
      </w:r>
    </w:p>
    <w:p w:rsidR="00E403F0" w:rsidRPr="00AD695E" w:rsidRDefault="00E403F0" w:rsidP="00E403F0">
      <w:pPr>
        <w:rPr>
          <w:rtl/>
        </w:rPr>
      </w:pPr>
    </w:p>
    <w:p>
      <w:pPr>
        <w:pStyle w:val="38"/>
        <w:rPr>
          <w:ins w:id="93332" w:author="מנוע מכני" w:date="2026-10-11T12:04:39Z"/>
        </w:rPr>
      </w:pPr>
      <w:r w:rsidRPr="00A757C8">
        <w:t xml:space="preserve">איתיביה:</w:t>
      </w:r>
    </w:p>
    <w:p w:rsidR="00E403F0" w:rsidRPr="00AD695E" w:rsidRDefault="00E403F0" w:rsidP="00E403F0">
      <w:pPr>
        <w:rPr>
          <w:rtl/>
        </w:rPr>
      </w:pPr>
      <w:del w:id="93333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הקדיש שלשה אילנות ממטע עשרה לבית סאה </w:t>
      </w:r>
      <w:r w:rsidRPr="00A757C8">
        <w:rPr>
          <w:rtl/>
        </w:rPr>
        <w:t xml:space="preserve">הר"</w:t>
      </w:r>
      <w:r w:rsidRPr="00A757C8">
        <w:rPr>
          <w:rFonts w:hint="cs"/>
          <w:rtl/>
        </w:rPr>
        <w:t>ז</w:t>
      </w:r>
      <w:r w:rsidRPr="00A757C8">
        <w:rPr>
          <w:rtl/>
        </w:rPr>
        <w:t xml:space="preserve"> הקדיש את הקרקע ואת האילנות שביניהם,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כשהוא פודה - פודה בית </w:t>
      </w:r>
      <w:r>
        <w:rPr>
          <w:rStyle w:val="afffff0"/>
          <w:rtl/>
          <w:rPrChange w:id="9018" w:author="מנוע פסוקים" w:date="2026-10-11T09:22:04Z">
            <w:rPr>
              <w:rtl/>
            </w:rPr>
          </w:rPrChange>
        </w:rPr>
        <w:t xml:space="preserve">זרע חומר שעורים בחמשים שקל כסף</w:t>
      </w:r>
      <w:r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r w:rsidRPr="00A757C8">
        <w:rPr>
          <w:rtl/>
        </w:rPr>
        <w:t xml:space="preserve">פחות מיכן או יתר על כן או שהקדישן בזה אחר זה</w:t>
      </w:r>
      <w:ins w:id="91672" w:author="מנוע מכני" w:date="2026-10-11T12:04:39Z">
        <w:r>
          <w:rPr>
            <w:rtl/>
          </w:rPr>
          <w:t xml:space="preserve"> </w:t>
        </w:r>
      </w:ins>
      <w:del w:id="91673" w:author="מנוע מכני" w:date="2026-10-11T12:04:39Z">
        <w:r w:rsidRPr="00A757C8">
          <w:rPr>
            <w:rtl/>
          </w:rPr>
          <w:delText xml:space="preserve">  </w:delText>
        </w:r>
      </w:del>
      <w:r w:rsidRPr="00A757C8">
        <w:rPr>
          <w:rtl/>
        </w:rPr>
        <w:t xml:space="preserve">ה"ז</w:t>
      </w:r>
      <w:r w:rsidRPr="00A757C8">
        <w:rPr>
          <w:rtl/>
        </w:rPr>
        <w:t xml:space="preserve"> </w:t>
      </w:r>
      <w:r w:rsidRPr="00A757C8">
        <w:rPr>
          <w:rtl/>
        </w:rPr>
        <w:t xml:space="preserve">לא</w:t>
      </w:r>
      <w:r w:rsidRPr="00A757C8">
        <w:rPr>
          <w:rtl/>
        </w:rPr>
        <w:t xml:space="preserve"> הקדיש </w:t>
      </w:r>
      <w:r w:rsidRPr="00A757C8">
        <w:rPr>
          <w:rtl/>
        </w:rPr>
        <w:t xml:space="preserve">לא</w:t>
      </w:r>
      <w:r w:rsidRPr="00A757C8">
        <w:rPr>
          <w:rtl/>
        </w:rPr>
        <w:t xml:space="preserve"> את הקרקע ולא את האילנות שביניהם</w:t>
      </w:r>
      <w:ins w:id="91670" w:author="מנוע מכני" w:date="2026-10-11T12:04:39Z">
        <w:r>
          <w:rPr>
            <w:rtl/>
          </w:rPr>
          <w:t xml:space="preserve">,</w:t>
        </w:r>
      </w:ins>
      <w:del w:id="91671" w:author="מנוע מכני" w:date="2026-10-11T12:04:39Z">
        <w:r w:rsidRPr="00A757C8"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ולא עוד, אלא אפי' הקדיש אילנותיו </w:t>
      </w:r>
      <w:r>
        <w:rPr>
          <w:rtl/>
        </w:rPr>
        <w:t xml:space="preserve">ואח"כ</w:t>
      </w:r>
      <w:r>
        <w:rPr>
          <w:rtl/>
        </w:rPr>
        <w:t xml:space="preserve"> הקדיש קרקע, כשהוא פודה פודה את האילנות בשוויהן, וחוזר ופודה קרקע בית </w:t>
      </w:r>
      <w:r>
        <w:rPr>
          <w:rStyle w:val="afffff0"/>
          <w:rtl/>
          <w:rPrChange w:id="9019" w:author="מנוע פסוקים" w:date="2026-10-11T09:22:04Z">
            <w:rPr>
              <w:rtl/>
            </w:rPr>
          </w:rPrChange>
        </w:rPr>
        <w:t xml:space="preserve">זרע חומר שעורים בחמשים שקל כסף</w:t>
      </w:r>
      <w:r>
        <w:rPr>
          <w:rtl/>
        </w:rPr>
        <w:t xml:space="preserve">!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וכי </w:t>
      </w:r>
      <w:ins w:id="92500" w:author="מנוע מכני" w:date="2026-10-11T12:04:39Z">
        <w:r>
          <w:rPr>
            <w:rtl/>
          </w:rPr>
          <w:t xml:space="preserve">תאמר</w:t>
        </w:r>
      </w:ins>
      <w:del w:id="92501" w:author="מנוע מכני" w:date="2026-10-11T12:04:39Z">
        <w:r>
          <w:rPr>
            <w:rtl/>
          </w:rPr>
          <w:delText xml:space="preserve">תימא</w:delText>
        </w:r>
      </w:del>
      <w:r>
        <w:rPr>
          <w:rtl/>
        </w:rPr>
        <w:t xml:space="preserve">, </w:t>
      </w:r>
      <w:ins w:id="90362" w:author="מנוע מכני" w:date="2026-10-11T12:04:39Z">
        <w:r>
          <w:rPr>
            <w:rtl/>
          </w:rPr>
          <w:t xml:space="preserve">כאן</w:t>
        </w:r>
      </w:ins>
      <w:del w:id="90363" w:author="מנוע מכני" w:date="2026-10-11T12:04:39Z">
        <w:r>
          <w:rPr>
            <w:rtl/>
          </w:rPr>
          <w:delText xml:space="preserve">הכא</w:delText>
        </w:r>
      </w:del>
      <w:r>
        <w:rPr>
          <w:rtl/>
        </w:rPr>
        <w:t xml:space="preserve"> </w:t>
      </w:r>
      <w:ins w:id="90364" w:author="מנוע מכני" w:date="2026-10-11T12:04:39Z">
        <w:r>
          <w:rPr>
            <w:rtl/>
          </w:rPr>
          <w:t xml:space="preserve">גם</w:t>
        </w:r>
      </w:ins>
      <w:del w:id="90365" w:author="מנוע מכני" w:date="2026-10-11T12:04:39Z">
        <w:r>
          <w:rPr>
            <w:rtl/>
          </w:rPr>
          <w:delText xml:space="preserve">נמי</w:delText>
        </w:r>
      </w:del>
      <w:r>
        <w:rPr>
          <w:rtl/>
        </w:rPr>
        <w:t xml:space="preserve"> פודה וחוזר ופודה, הא מדסיפא פודה וחוזר ופודה, מכלל דרישא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>
      <w:pPr>
        <w:pStyle w:val="38"/>
        <w:rPr>
          <w:ins w:id="93334" w:author="מנוע מכני" w:date="2026-10-11T12:04:39Z"/>
        </w:rPr>
      </w:pPr>
      <w:r>
        <w:t xml:space="preserve">אלא הא מני?</w:t>
      </w:r>
    </w:p>
    <w:p w:rsidR="00E403F0" w:rsidRPr="00AD695E" w:rsidRDefault="00E403F0" w:rsidP="00E403F0">
      <w:pPr>
        <w:rPr>
          <w:rtl/>
        </w:rPr>
      </w:pPr>
      <w:del w:id="9333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ר</w:t>
      </w:r>
      <w:r>
        <w:rPr>
          <w:rFonts w:hint="cs"/>
          <w:rtl/>
        </w:rPr>
        <w:t>'ש שהיא ד</w:t>
      </w:r>
      <w:r>
        <w:rPr>
          <w:rtl/>
        </w:rPr>
        <w:t xml:space="preserve">מקדיש בעין רעה מקדיש, </w:t>
      </w:r>
    </w:p>
    <w:p>
      <w:pPr>
        <w:pStyle w:val="38"/>
        <w:rPr>
          <w:ins w:id="93336" w:author="מנוע מכני" w:date="2026-10-11T12:04:39Z"/>
        </w:rPr>
      </w:pPr>
      <w:r w:rsidRPr="00DC5F70">
        <w:t xml:space="preserve">דתניא</w:t>
      </w:r>
      <w:r w:rsidRPr="00DC5F70">
        <w:t xml:space="preserve">:</w:t>
      </w:r>
    </w:p>
    <w:p w:rsidR="00E403F0" w:rsidRPr="00DC5F70" w:rsidRDefault="00E403F0" w:rsidP="00E403F0">
      <w:pPr>
        <w:rPr>
          <w:spacing w:val="-4"/>
          <w:rtl/>
        </w:rPr>
      </w:pPr>
      <w:del w:id="93337" w:author="מנוע מכני" w:date="2026-10-11T12:04:39Z">
        <w:r w:rsidRPr="00DC5F70">
          <w:rPr>
            <w:spacing w:val="-4"/>
            <w:rtl/>
          </w:rPr>
          <w:delText xml:space="preserve"> </w:delText>
        </w:r>
      </w:del>
      <w:r w:rsidRPr="00DC5F70">
        <w:rPr>
          <w:spacing w:val="-4"/>
          <w:rtl/>
        </w:rPr>
        <w:t xml:space="preserve">המקדיש את השדה הקדיש את כולה, </w:t>
      </w:r>
      <w:r w:rsidRPr="00DC5F70">
        <w:rPr>
          <w:rStyle w:val="2fb"/>
          <w:spacing w:val="-4"/>
          <w:rtl/>
        </w:rPr>
        <w:t xml:space="preserve">רש"א</w:t>
      </w:r>
      <w:r w:rsidRPr="00DC5F70">
        <w:rPr>
          <w:spacing w:val="-4"/>
          <w:rtl/>
        </w:rPr>
        <w:t xml:space="preserve">: </w:t>
      </w:r>
      <w:r w:rsidRPr="00DC5F70">
        <w:rPr>
          <w:spacing w:val="-4"/>
          <w:rtl/>
        </w:rPr>
        <w:t xml:space="preserve">לא</w:t>
      </w:r>
      <w:r w:rsidRPr="00DC5F70">
        <w:rPr>
          <w:spacing w:val="-4"/>
          <w:rtl/>
        </w:rPr>
        <w:t xml:space="preserve"> הקדיש אלא חרוב המורכב וסדן השקמה.</w:t>
      </w:r>
    </w:p>
    <w:p>
      <w:pPr>
        <w:pStyle w:val="38"/>
        <w:rPr>
          <w:ins w:id="93338" w:author="מנוע מכני" w:date="2026-10-11T12:04:39Z"/>
        </w:rPr>
      </w:pPr>
      <w:ins w:id="92158" w:author="מנוע מכני" w:date="2026-10-11T12:04:39Z">
        <w:r>
          <w:t xml:space="preserve">אם </w:t>
        </w:r>
      </w:ins>
      <w:del w:id="92159" w:author="מנוע מכני" w:date="2026-10-11T12:04:39Z">
        <w:r>
          <w:lastRenderedPageBreak/>
          <w:delText xml:space="preserve">אי </w:delText>
        </w:r>
      </w:del>
      <w:r>
        <w:lastRenderedPageBreak/>
        <w:t xml:space="preserve">ר"</w:t>
      </w:r>
      <w:r>
        <w:t>ש</w:t>
      </w:r>
      <w:r>
        <w:t xml:space="preserve"> אימא סיפא:</w:t>
      </w:r>
    </w:p>
    <w:p w:rsidR="00E403F0" w:rsidRPr="00AD695E" w:rsidRDefault="00E403F0" w:rsidP="00E403F0">
      <w:pPr>
        <w:rPr>
          <w:rtl/>
        </w:rPr>
      </w:pPr>
      <w:del w:id="9333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ולא עוד, אלא אפי' הקדיש אילנותיו </w:t>
      </w:r>
      <w:r>
        <w:rPr>
          <w:rtl/>
        </w:rPr>
        <w:t xml:space="preserve">ואח"כ</w:t>
      </w:r>
      <w:r>
        <w:rPr>
          <w:rtl/>
        </w:rPr>
        <w:t xml:space="preserve"> הקדיש קרקע, כשהוא פודה </w:t>
      </w:r>
      <w:r>
        <w:rPr>
          <w:spacing w:val="-2"/>
          <w:rtl/>
        </w:rPr>
        <w:t xml:space="preserve">- פודה את האילנות בשוויהן, וחוזר ופודה בית </w:t>
      </w:r>
      <w:r>
        <w:rPr>
          <w:rStyle w:val="afffff0"/>
          <w:spacing w:val="-2"/>
          <w:rtl/>
          <w:rPrChange w:id="9020" w:author="מנוע פסוקים" w:date="2026-10-11T09:22:04Z">
            <w:rPr>
              <w:spacing w:val="-2"/>
              <w:rtl/>
            </w:rPr>
          </w:rPrChange>
        </w:rPr>
        <w:t xml:space="preserve">זרע חומר שעורים בחמשים שקל כסף</w:t>
      </w:r>
      <w:ins w:id="91674" w:author="מנוע מכני" w:date="2026-10-11T12:04:39Z">
        <w:r>
          <w:rPr>
            <w:spacing w:val="-2"/>
            <w:rtl/>
          </w:rPr>
          <w:t xml:space="preserve">,</w:t>
        </w:r>
      </w:ins>
      <w:del w:id="91675" w:author="מנוע מכני" w:date="2026-10-11T12:04:39Z">
        <w:r w:rsidRPr="00DC5F70">
          <w:rPr>
            <w:spacing w:val="-2"/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ins w:id="92160" w:author="מנוע מכני" w:date="2026-10-11T12:04:39Z">
        <w:r>
          <w:rPr>
            <w:rtl/>
          </w:rPr>
          <w:t xml:space="preserve">ואם </w:t>
        </w:r>
      </w:ins>
      <w:del w:id="92161" w:author="מנוע מכני" w:date="2026-10-11T12:04:39Z">
        <w:r>
          <w:rPr>
            <w:rtl/>
          </w:rPr>
          <w:delText xml:space="preserve">ואי </w:delText>
        </w:r>
      </w:del>
      <w:r>
        <w:rPr>
          <w:rStyle w:val="2fb"/>
          <w:rtl/>
        </w:rPr>
        <w:t xml:space="preserve">ר"</w:t>
      </w:r>
      <w:r>
        <w:rPr>
          <w:rStyle w:val="2fb"/>
          <w:rFonts w:hint="cs"/>
          <w:rtl/>
        </w:rPr>
        <w:t>ש</w:t>
      </w:r>
      <w:r>
        <w:rPr>
          <w:rtl/>
        </w:rPr>
        <w:t xml:space="preserve">, ליזיל </w:t>
      </w:r>
      <w:ins w:id="92502" w:author="מנוע מכני" w:date="2026-10-11T12:04:39Z">
        <w:r>
          <w:rPr>
            <w:rtl/>
          </w:rPr>
          <w:t xml:space="preserve">אחר</w:t>
        </w:r>
      </w:ins>
      <w:del w:id="92503" w:author="מנוע מכני" w:date="2026-10-11T12:04:39Z">
        <w:r>
          <w:rPr>
            <w:rtl/>
          </w:rPr>
          <w:delText xml:space="preserve">בתר</w:delText>
        </w:r>
      </w:del>
      <w:r>
        <w:rPr>
          <w:rtl/>
        </w:rPr>
        <w:t xml:space="preserve"> פדיון וליפרקו אגב </w:t>
      </w:r>
      <w:ins w:id="90075" w:author="Claude - סמנטי" w:date="2026-10-11T12:14:28Z">
        <w:r>
          <w:rPr>
            <w:rtl/>
          </w:rPr>
          <w:t xml:space="preserve">אדמתם</w:t>
        </w:r>
      </w:ins>
      <w:del w:id="90076" w:author="Claude - סמנטי" w:date="2026-10-11T12:14:28Z">
        <w:r>
          <w:rPr>
            <w:rtl/>
          </w:rPr>
          <w:delText xml:space="preserve">ארעייהו</w:delText>
        </w:r>
      </w:del>
      <w:r>
        <w:rPr>
          <w:rtl/>
        </w:rPr>
        <w:t xml:space="preserve">, </w:t>
      </w:r>
      <w:ins w:id="90366" w:author="מנוע מכני" w:date="2026-10-11T12:04:39Z">
        <w:r>
          <w:rPr>
            <w:rtl/>
          </w:rPr>
          <w:t xml:space="preserve">שהרי</w:t>
        </w:r>
      </w:ins>
      <w:del w:id="90367" w:author="מנוע מכני" w:date="2026-10-11T12:04:39Z">
        <w:r>
          <w:rPr>
            <w:rtl/>
          </w:rPr>
          <w:delText xml:space="preserve">דהא</w:delText>
        </w:r>
      </w:del>
      <w:r>
        <w:rPr>
          <w:rtl/>
        </w:rPr>
        <w:t xml:space="preserve"> </w:t>
      </w:r>
      <w:ins w:id="90073" w:author="Claude - סמנטי" w:date="2026-10-11T12:14:28Z">
        <w:r>
          <w:rPr>
            <w:rtl/>
          </w:rPr>
          <w:t xml:space="preserve">שמענו</w:t>
        </w:r>
      </w:ins>
      <w:del w:id="90074" w:author="Claude - סמנטי" w:date="2026-10-11T12:14:28Z">
        <w:r>
          <w:rPr>
            <w:rtl/>
          </w:rPr>
          <w:delText xml:space="preserve">שמעינן</w:delText>
        </w:r>
      </w:del>
      <w:r>
        <w:rPr>
          <w:rtl/>
        </w:rPr>
        <w:t xml:space="preserve"> </w:t>
      </w:r>
      <w:r>
        <w:rPr>
          <w:rStyle w:val="2fb"/>
          <w:rFonts w:hint="cs"/>
          <w:rtl/>
        </w:rPr>
        <w:t>לר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ש</w:t>
      </w:r>
      <w:r>
        <w:rPr>
          <w:rtl/>
        </w:rPr>
        <w:t xml:space="preserve"> דאזיל </w:t>
      </w:r>
      <w:ins w:id="92504" w:author="מנוע מכני" w:date="2026-10-11T12:04:39Z">
        <w:r>
          <w:rPr>
            <w:rtl/>
          </w:rPr>
          <w:t xml:space="preserve">אחר</w:t>
        </w:r>
      </w:ins>
      <w:del w:id="92505" w:author="מנוע מכני" w:date="2026-10-11T12:04:39Z">
        <w:r>
          <w:rPr>
            <w:rtl/>
          </w:rPr>
          <w:delText xml:space="preserve">בתר</w:delText>
        </w:r>
      </w:del>
      <w:r>
        <w:rPr>
          <w:rtl/>
        </w:rPr>
        <w:t xml:space="preserve"> פדיון! </w:t>
      </w:r>
    </w:p>
    <w:p>
      <w:pPr>
        <w:pStyle w:val="afffff8"/>
        <w:rPr>
          <w:ins w:id="90173" w:author="קלוד" w:date="2026-10-11T12:18:15Z"/>
        </w:rPr>
      </w:pPr>
      <w:ins w:id="90174" w:author="קלוד" w:date="2026-10-11T12:18:15Z">
        <w:r>
          <w:rPr>
            <w:color w:val="7B3F00"/>
          </w:rPr>
          <w:t xml:space="preserve">לוקח שדה מאביו שהקדישה ומת אביו - שדה אחוזה</w:t>
        </w:r>
      </w:ins>
    </w:p>
    <w:p>
      <w:pPr>
        <w:pStyle w:val="38"/>
        <w:rPr>
          <w:ins w:id="93340" w:author="מנוע מכני" w:date="2026-10-11T12:04:39Z"/>
        </w:rPr>
      </w:pPr>
      <w:r>
        <w:t xml:space="preserve">דתניא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34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מנין ללוקח שדה מאביו והקדישה </w:t>
      </w:r>
      <w:r>
        <w:rPr>
          <w:rtl/>
        </w:rPr>
        <w:t xml:space="preserve">ואח"כ</w:t>
      </w:r>
      <w:r>
        <w:rPr>
          <w:rtl/>
        </w:rPr>
        <w:t xml:space="preserve"> מת אביו, מנין שתהא לפניו כשדה אחוזה? </w:t>
      </w:r>
    </w:p>
    <w:p>
      <w:pPr>
        <w:pStyle w:val="38"/>
        <w:rPr>
          <w:ins w:id="93342" w:author="מנוע מכני" w:date="2026-10-11T12:04:39Z"/>
        </w:rPr>
      </w:pPr>
      <w:r>
        <w:t xml:space="preserve">ת"ל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343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>
        <w:rPr>
          <w:rStyle w:val="afffff0"/>
          <w:rtl/>
        </w:rPr>
        <w:t xml:space="preserve">אם את שדה מקנתו אשר </w:t>
      </w:r>
      <w:r>
        <w:rPr>
          <w:rStyle w:val="afffff0"/>
          <w:rtl/>
        </w:rPr>
        <w:t xml:space="preserve">לא</w:t>
      </w:r>
      <w:r>
        <w:rPr>
          <w:rStyle w:val="afffff0"/>
          <w:rtl/>
        </w:rPr>
        <w:t xml:space="preserve"> משדה אחוזתו, שדה שאינה ראויה להיות שדה אחוזה</w:t>
      </w:r>
      <w:r>
        <w:rPr>
          <w:rFonts w:hint="cs"/>
          <w:rtl/>
        </w:rPr>
        <w:t>'</w:t>
      </w:r>
      <w:r>
        <w:rPr>
          <w:rtl/>
        </w:rPr>
        <w:t xml:space="preserve">, יצתה זו שראויה להיות שדה אחוזה, דברי </w:t>
      </w:r>
      <w:ins w:id="90102" w:author="מנוע מכני" w:date="2026-10-11T12:04:39Z">
        <w:r>
          <w:rPr>
            <w:rStyle w:val="2fb"/>
            <w:rtl/>
          </w:rPr>
          <w:t xml:space="preserve">ר"י</w:t>
        </w:r>
      </w:ins>
      <w:del w:id="90103" w:author="מנוע מכני" w:date="2026-10-11T12:04:39Z">
        <w:r>
          <w:rPr>
            <w:rtl/>
          </w:rPr>
          <w:delText xml:space="preserve">רבי יהודה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ור"ש</w:t>
      </w:r>
      <w:ins w:id="91676" w:author="מנוע מכני" w:date="2026-10-11T12:04:39Z">
        <w:r>
          <w:rPr>
            <w:rtl/>
          </w:rPr>
          <w:t xml:space="preserve">,</w:t>
        </w:r>
      </w:ins>
      <w:del w:id="91677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3344" w:author="מנוע מכני" w:date="2026-10-11T12:04:39Z"/>
        </w:rPr>
      </w:pPr>
      <w:r w:rsidRPr="00DC5F70">
        <w:t>ר</w:t>
      </w:r>
      <w:r w:rsidRPr="00DC5F70">
        <w:t>"</w:t>
      </w:r>
      <w:r w:rsidRPr="00DC5F70">
        <w:t>מ</w:t>
      </w:r>
      <w:del w:id="94187" w:author="מנוע מכני" w:date="2026-10-11T12:04:39Z">
        <w:r w:rsidRPr="00DC5F70">
          <w:delText xml:space="preserve"> אומר</w:delText>
        </w:r>
      </w:del>
      <w:r w:rsidRPr="00DC5F70">
        <w:t xml:space="preserve">:</w:t>
      </w:r>
    </w:p>
    <w:p w:rsidR="00E403F0" w:rsidRPr="00DC5F70" w:rsidRDefault="00E403F0" w:rsidP="00E403F0">
      <w:pPr>
        <w:rPr>
          <w:spacing w:val="-4"/>
          <w:rtl/>
        </w:rPr>
      </w:pPr>
      <w:del w:id="93345" w:author="מנוע מכני" w:date="2026-10-11T12:04:39Z">
        <w:r w:rsidRPr="00DC5F70">
          <w:rPr>
            <w:spacing w:val="-4"/>
            <w:rtl/>
          </w:rPr>
          <w:delText xml:space="preserve"> </w:delText>
        </w:r>
      </w:del>
      <w:r w:rsidRPr="00DC5F70">
        <w:rPr>
          <w:spacing w:val="-4"/>
          <w:rtl/>
        </w:rPr>
        <w:t xml:space="preserve">מנין ללוקח שדה מאביו ומת אביו ואחר כך הקדישה, מנין שתהא לפניו כשדה אחוזה? 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יד:</w:t>
      </w:r>
    </w:p>
    <w:p>
      <w:pPr>
        <w:pStyle w:val="38"/>
        <w:rPr>
          <w:ins w:id="93346" w:author="מנוע מכני" w:date="2026-10-11T12:04:39Z"/>
        </w:rPr>
      </w:pPr>
      <w:r w:rsidRPr="00A757C8">
        <w:t xml:space="preserve">ת"ל</w:t>
      </w:r>
      <w:r w:rsidRPr="00A757C8">
        <w:t xml:space="preserve">:</w:t>
      </w:r>
    </w:p>
    <w:p w:rsidR="00E403F0" w:rsidRPr="00AD695E" w:rsidRDefault="00E403F0" w:rsidP="00E403F0">
      <w:pPr>
        <w:rPr>
          <w:rtl/>
        </w:rPr>
      </w:pPr>
      <w:del w:id="93347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Fonts w:hint="cs"/>
          <w:rtl/>
        </w:rPr>
        <w:t>'</w:t>
      </w:r>
      <w:ins w:id="90325" w:author="Claude - סמנטי" w:date="2026-10-11T12:14:28Z">
        <w:r>
          <w:rPr>
            <w:rStyle w:val="afffff0"/>
            <w:rtl/>
          </w:rPr>
          <w:t xml:space="preserve">אִם אֶת שְׂדֵה מִקְנָתוֹ אֲשֶׁר לֹא מִשְּׂדֵה אֲחוּזָּתוֹ</w:t>
        </w:r>
      </w:ins>
      <w:del w:id="90326" w:author="Claude - סמנטי" w:date="2026-10-11T12:14:28Z">
        <w:r w:rsidRPr="00A757C8">
          <w:rPr>
            <w:rtl/>
          </w:rPr>
          <w:delText xml:space="preserve">אם את שדה מקנתו אשר </w:delText>
        </w:r>
        <w:r w:rsidRPr="00A757C8">
          <w:rPr>
            <w:rtl/>
          </w:rPr>
          <w:delText xml:space="preserve">לא</w:delText>
        </w:r>
        <w:r w:rsidRPr="00A757C8">
          <w:rPr>
            <w:rtl/>
          </w:rPr>
          <w:delText xml:space="preserve"> משדה אחוזתו</w:delText>
        </w:r>
      </w:del>
      <w:r w:rsidRPr="00A757C8">
        <w:rPr>
          <w:rFonts w:hint="cs"/>
          <w:rtl/>
        </w:rPr>
        <w:t>'</w:t>
      </w:r>
      <w:r w:rsidRPr="00A757C8">
        <w:rPr>
          <w:rtl/>
        </w:rPr>
        <w:t xml:space="preserve">, שדה שאינה שדה אחוזה, יצתה זו שהיא שדה אחוזה</w:t>
      </w:r>
      <w:ins w:id="91678" w:author="מנוע מכני" w:date="2026-10-11T12:04:39Z">
        <w:r>
          <w:rPr>
            <w:rtl/>
          </w:rPr>
          <w:t xml:space="preserve">,</w:t>
        </w:r>
      </w:ins>
      <w:del w:id="91679" w:author="מנוע מכני" w:date="2026-10-11T12:04:39Z">
        <w:r w:rsidRPr="00A757C8"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אילו </w:t>
      </w:r>
      <w:r>
        <w:rPr>
          <w:rStyle w:val="2fb"/>
          <w:rtl/>
        </w:rPr>
        <w:t xml:space="preserve">לר"</w:t>
      </w:r>
      <w:r>
        <w:rPr>
          <w:rStyle w:val="2fb"/>
          <w:rFonts w:hint="cs"/>
          <w:rtl/>
        </w:rPr>
        <w:t xml:space="preserve">י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ולר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ש</w:t>
      </w:r>
      <w:r>
        <w:rPr>
          <w:rFonts w:hint="cs"/>
          <w:rtl/>
        </w:rPr>
        <w:t xml:space="preserve"> </w:t>
      </w:r>
      <w:r>
        <w:rPr>
          <w:rtl/>
        </w:rPr>
        <w:t xml:space="preserve">אפי' הקדישה ואחר כך מת אב שדה אחוזה הויא, 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ו</w:t>
      </w:r>
      <w:r>
        <w:rPr>
          <w:rtl/>
        </w:rPr>
        <w:t xml:space="preserve">קרא </w:t>
      </w:r>
      <w:r>
        <w:rPr>
          <w:rStyle w:val="2fb"/>
          <w:rtl/>
        </w:rPr>
        <w:t xml:space="preserve">לכדר"</w:t>
      </w:r>
      <w:r>
        <w:rPr>
          <w:rStyle w:val="2fb"/>
          <w:rFonts w:hint="cs"/>
          <w:rtl/>
        </w:rPr>
        <w:t xml:space="preserve">מ</w:t>
      </w:r>
      <w:r>
        <w:rPr>
          <w:rFonts w:hint="cs"/>
          <w:rtl/>
        </w:rPr>
        <w:t xml:space="preserve"> </w:t>
      </w:r>
      <w:ins w:id="91030" w:author="מנוע מכני" w:date="2026-10-11T12:04:39Z">
        <w:r>
          <w:rPr>
            <w:rFonts w:hint="cs"/>
            <w:rtl/>
          </w:rPr>
          <w:t xml:space="preserve">בא</w:t>
        </w:r>
      </w:ins>
      <w:del w:id="91031" w:author="מנוע מכני" w:date="2026-10-11T12:04:39Z">
        <w:r>
          <w:rPr>
            <w:rFonts w:hint="cs"/>
            <w:rtl/>
          </w:rPr>
          <w:delText xml:space="preserve">אתא</w:delText>
        </w:r>
      </w:del>
      <w:r>
        <w:rPr>
          <w:rFonts w:hint="cs"/>
          <w:rtl/>
        </w:rPr>
        <w:t xml:space="preserve">, </w:t>
      </w:r>
      <w:r>
        <w:rPr>
          <w:rtl/>
        </w:rPr>
        <w:t xml:space="preserve">אלא </w:t>
      </w:r>
      <w:ins w:id="90368" w:author="מנוע מכני" w:date="2026-10-11T12:04:39Z">
        <w:r>
          <w:rPr>
            <w:rtl/>
          </w:rPr>
          <w:t xml:space="preserve">לא</w:t>
        </w:r>
      </w:ins>
      <w:del w:id="90369" w:author="מנוע מכני" w:date="2026-10-11T12:04:39Z">
        <w:r>
          <w:rPr>
            <w:rtl/>
          </w:rPr>
          <w:delText xml:space="preserve">לאו</w:delText>
        </w:r>
      </w:del>
      <w:r>
        <w:rPr>
          <w:rtl/>
        </w:rPr>
        <w:t xml:space="preserve"> משום דאזיל </w:t>
      </w:r>
      <w:ins w:id="92506" w:author="מנוע מכני" w:date="2026-10-11T12:04:39Z">
        <w:r>
          <w:rPr>
            <w:rtl/>
          </w:rPr>
          <w:t xml:space="preserve">אחר</w:t>
        </w:r>
      </w:ins>
      <w:del w:id="92507" w:author="מנוע מכני" w:date="2026-10-11T12:04:39Z">
        <w:r>
          <w:rPr>
            <w:rtl/>
          </w:rPr>
          <w:delText xml:space="preserve">בתר</w:delText>
        </w:r>
      </w:del>
      <w:r>
        <w:rPr>
          <w:rtl/>
        </w:rPr>
        <w:t xml:space="preserve"> פדיון! 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Fonts w:hint="cs"/>
          <w:rtl/>
        </w:rPr>
        <w:t>ארנב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י</w:t>
      </w:r>
      <w:r>
        <w:rPr>
          <w:rtl/>
        </w:rPr>
        <w:t xml:space="preserve"> </w:t>
      </w:r>
      <w:r>
        <w:rPr>
          <w:rStyle w:val="2fb"/>
          <w:rtl/>
        </w:rPr>
        <w:t xml:space="preserve">ר"</w:t>
      </w:r>
      <w:r>
        <w:rPr>
          <w:rStyle w:val="2fb"/>
          <w:rFonts w:hint="cs"/>
          <w:rtl/>
        </w:rPr>
        <w:t xml:space="preserve">י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ור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ש</w:t>
      </w:r>
      <w:r>
        <w:rPr>
          <w:rFonts w:hint="cs"/>
          <w:rtl/>
        </w:rPr>
        <w:t xml:space="preserve"> </w:t>
      </w:r>
      <w:r>
        <w:rPr>
          <w:rtl/>
        </w:rPr>
        <w:t xml:space="preserve">קרא אשכחו ודרוש: אם כן, לכתוב </w:t>
      </w:r>
      <w:ins w:id="91032" w:author="מנוע מכני" w:date="2026-10-11T12:04:39Z">
        <w:r>
          <w:rPr>
            <w:rtl/>
          </w:rPr>
          <w:t xml:space="preserve">התורה</w:t>
        </w:r>
      </w:ins>
      <w:del w:id="91033" w:author="מנוע מכני" w:date="2026-10-11T12:04:39Z">
        <w:r>
          <w:rPr>
            <w:rtl/>
          </w:rPr>
          <w:delText xml:space="preserve">רחמנא</w:delText>
        </w:r>
      </w:del>
      <w:r>
        <w:rPr>
          <w:rtl/>
        </w:rPr>
        <w:t xml:space="preserve"> </w:t>
      </w:r>
      <w:r>
        <w:rPr>
          <w:rStyle w:val="afffff0"/>
          <w:rtl/>
          <w:rPrChange w:id="9021" w:author="מנוע פסוקים" w:date="2026-10-11T09:22:04Z">
            <w:rPr>
              <w:rtl/>
            </w:rPr>
          </w:rPrChange>
        </w:rPr>
        <w:t xml:space="preserve">אם את שדה מקנתו אשר </w:t>
      </w:r>
      <w:r>
        <w:rPr>
          <w:rStyle w:val="afffff0"/>
          <w:rtl/>
          <w:rPrChange w:id="9022" w:author="מנוע פסוקים" w:date="2026-10-11T09:22:04Z">
            <w:rPr>
              <w:rtl/>
            </w:rPr>
          </w:rPrChange>
        </w:rPr>
        <w:t xml:space="preserve">לא</w:t>
      </w:r>
      <w:r>
        <w:rPr>
          <w:rtl/>
        </w:rPr>
        <w:t xml:space="preserve"> אחוזתו, </w:t>
      </w:r>
      <w:ins w:id="91034" w:author="מנוע מכני" w:date="2026-10-11T12:04:39Z">
        <w:r>
          <w:rPr>
            <w:rtl/>
          </w:rPr>
          <w:t xml:space="preserve">מה</w:t>
        </w:r>
      </w:ins>
      <w:del w:id="91035" w:author="מנוע מכני" w:date="2026-10-11T12:04:39Z">
        <w:r>
          <w:rPr>
            <w:rtl/>
          </w:rPr>
          <w:delText xml:space="preserve">מאי</w:delText>
        </w:r>
      </w:del>
      <w:r>
        <w:rPr>
          <w:rtl/>
        </w:rPr>
        <w:t xml:space="preserve"> משדה? שדה שאינה ראויה להיות שדה אחוזה.</w:t>
      </w:r>
    </w:p>
    <w:p>
      <w:pPr>
        <w:pStyle w:val="afffff8"/>
        <w:rPr>
          <w:ins w:id="90171" w:author="קלוד" w:date="2026-10-11T12:18:15Z"/>
        </w:rPr>
      </w:pPr>
      <w:ins w:id="90172" w:author="קלוד" w:date="2026-10-11T12:18:15Z">
        <w:r>
          <w:rPr>
            <w:color w:val="7B3F00"/>
          </w:rPr>
          <w:t xml:space="preserve">הקדיש טרשין או אילנות - פדיון, יובל ומכירה</w:t>
        </w:r>
      </w:ins>
    </w:p>
    <w:p>
      <w:pPr>
        <w:pStyle w:val="38"/>
        <w:rPr>
          <w:ins w:id="93348" w:author="מנוע מכני" w:date="2026-10-11T12:04:39Z"/>
        </w:rPr>
      </w:pPr>
      <w:r>
        <w:t>א</w:t>
      </w:r>
      <w:r>
        <w:t>ר</w:t>
      </w:r>
      <w:r>
        <w:t>"</w:t>
      </w:r>
      <w:r>
        <w:t>פ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34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הקדיש טרשין - פודן בשווין, </w:t>
      </w:r>
      <w:r>
        <w:rPr>
          <w:rFonts w:hint="cs"/>
          <w:rtl/>
        </w:rPr>
        <w:t>'ד</w:t>
      </w:r>
      <w:r>
        <w:rPr>
          <w:rtl/>
        </w:rPr>
        <w:t>בית זרע</w:t>
      </w:r>
      <w:r>
        <w:rPr>
          <w:rFonts w:hint="cs"/>
          <w:rtl/>
        </w:rPr>
        <w:t>'</w:t>
      </w:r>
      <w:r>
        <w:rPr>
          <w:rtl/>
        </w:rPr>
        <w:t xml:space="preserve"> </w:t>
      </w:r>
      <w:ins w:id="91038" w:author="מנוע מכני" w:date="2026-10-11T12:04:39Z">
        <w:r>
          <w:rPr>
            <w:rtl/>
          </w:rPr>
          <w:t xml:space="preserve">ואלו</w:t>
        </w:r>
      </w:ins>
      <w:del w:id="91039" w:author="מנוע מכני" w:date="2026-10-11T12:04:39Z">
        <w:r>
          <w:rPr>
            <w:rtl/>
          </w:rPr>
          <w:delText xml:space="preserve">והני</w:delText>
        </w:r>
      </w:del>
      <w:r>
        <w:rPr>
          <w:rtl/>
        </w:rPr>
        <w:t xml:space="preserve"> </w:t>
      </w:r>
      <w:ins w:id="90370" w:author="מנוע מכני" w:date="2026-10-11T12:04:39Z">
        <w:r>
          <w:rPr>
            <w:rtl/>
          </w:rPr>
          <w:t xml:space="preserve">לא</w:t>
        </w:r>
      </w:ins>
      <w:del w:id="90371" w:author="מנוע מכני" w:date="2026-10-11T12:04:39Z">
        <w:r>
          <w:rPr>
            <w:rtl/>
          </w:rPr>
          <w:delText xml:space="preserve">לאו</w:delText>
        </w:r>
      </w:del>
      <w:r>
        <w:rPr>
          <w:rtl/>
        </w:rPr>
        <w:t xml:space="preserve"> בני זריעה </w:t>
      </w:r>
      <w:ins w:id="91036" w:author="מנוע מכני" w:date="2026-10-11T12:04:39Z">
        <w:r>
          <w:rPr>
            <w:rtl/>
          </w:rPr>
          <w:t xml:space="preserve">הם</w:t>
        </w:r>
      </w:ins>
      <w:del w:id="91037" w:author="מנוע מכני" w:date="2026-10-11T12:04:39Z">
        <w:r>
          <w:rPr>
            <w:rtl/>
          </w:rPr>
          <w:delText xml:space="preserve">נינהו</w:delText>
        </w:r>
      </w:del>
      <w:r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  <w:t xml:space="preserve">לא</w:t>
      </w:r>
      <w:r>
        <w:rPr>
          <w:rtl/>
        </w:rPr>
        <w:tab/>
        <w:t xml:space="preserve"> גאלן - יוצאין ביובל, </w:t>
      </w:r>
      <w:r>
        <w:rPr>
          <w:rFonts w:hint="cs"/>
          <w:rtl/>
        </w:rPr>
        <w:t>ד'</w:t>
      </w:r>
      <w:r>
        <w:rPr>
          <w:rStyle w:val="afffff0"/>
          <w:rtl/>
        </w:rPr>
        <w:t>שדה</w:t>
      </w:r>
      <w:r>
        <w:rPr>
          <w:rFonts w:hint="cs"/>
          <w:rtl/>
        </w:rPr>
        <w:t>'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1040" w:author="מנוע מכני" w:date="2026-10-11T12:04:39Z">
        <w:r>
          <w:rPr>
            <w:rtl/>
          </w:rPr>
          <w:t xml:space="preserve">התורה</w:t>
        </w:r>
      </w:ins>
      <w:del w:id="91041" w:author="מנוע מכני" w:date="2026-10-11T12:04:39Z">
        <w:r>
          <w:rPr>
            <w:rtl/>
          </w:rPr>
          <w:delText xml:space="preserve">רחמנא</w:delText>
        </w:r>
      </w:del>
      <w:r>
        <w:rPr>
          <w:rtl/>
        </w:rPr>
        <w:t xml:space="preserve">, כל </w:t>
      </w:r>
      <w:ins w:id="90077" w:author="Claude - סמנטי" w:date="2026-10-11T12:14:28Z">
        <w:r>
          <w:rPr>
            <w:rtl/>
          </w:rPr>
          <w:t xml:space="preserve">שהוא</w:t>
        </w:r>
      </w:ins>
      <w:del w:id="90078" w:author="Claude - סמנטי" w:date="2026-10-11T12:14:28Z">
        <w:r>
          <w:rPr>
            <w:rtl/>
          </w:rPr>
          <w:delText xml:space="preserve">דהו</w:delText>
        </w:r>
      </w:del>
      <w:ins w:id="91680" w:author="מנוע מכני" w:date="2026-10-11T12:04:39Z">
        <w:r>
          <w:rPr>
            <w:rtl/>
          </w:rPr>
          <w:t xml:space="preserve">,</w:t>
        </w:r>
      </w:ins>
      <w:del w:id="91681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מכר טרשין - נגאלין פחות משתי שנים, </w:t>
      </w:r>
      <w:r>
        <w:rPr>
          <w:rFonts w:hint="cs"/>
          <w:rtl/>
        </w:rPr>
        <w:t>ד</w:t>
      </w:r>
      <w:r>
        <w:rPr>
          <w:rtl/>
        </w:rPr>
        <w:t>מספר שני תבואות</w:t>
      </w:r>
      <w:r>
        <w:rPr>
          <w:rFonts w:hint="cs"/>
          <w:rtl/>
        </w:rPr>
        <w:t>'</w:t>
      </w:r>
      <w:r>
        <w:rPr>
          <w:rtl/>
        </w:rPr>
        <w:t xml:space="preserve"> </w:t>
      </w:r>
    </w:p>
    <w:p w:rsidR="00E403F0" w:rsidRPr="00AD695E" w:rsidRDefault="00E403F0" w:rsidP="00E403F0">
      <w:pPr>
        <w:rPr>
          <w:rtl/>
        </w:rPr>
      </w:pPr>
      <w:ins w:id="91044" w:author="מנוע מכני" w:date="2026-10-11T12:04:39Z">
        <w:r>
          <w:rPr>
            <w:rtl/>
          </w:rPr>
          <w:t xml:space="preserve">וזה</w:t>
        </w:r>
      </w:ins>
      <w:del w:id="91045" w:author="מנוע מכני" w:date="2026-10-11T12:04:39Z">
        <w:r>
          <w:rPr>
            <w:rtl/>
          </w:rPr>
          <w:delText xml:space="preserve">והאי</w:delText>
        </w:r>
      </w:del>
      <w:r>
        <w:rPr>
          <w:rtl/>
        </w:rPr>
        <w:t xml:space="preserve"> </w:t>
      </w:r>
      <w:ins w:id="90372" w:author="מנוע מכני" w:date="2026-10-11T12:04:39Z">
        <w:r>
          <w:rPr>
            <w:rtl/>
          </w:rPr>
          <w:t xml:space="preserve">לא</w:t>
        </w:r>
      </w:ins>
      <w:del w:id="90373" w:author="מנוע מכני" w:date="2026-10-11T12:04:39Z">
        <w:r>
          <w:rPr>
            <w:rtl/>
          </w:rPr>
          <w:delText xml:space="preserve">לאו</w:delText>
        </w:r>
      </w:del>
      <w:r>
        <w:rPr>
          <w:rtl/>
        </w:rPr>
        <w:t xml:space="preserve"> בני תבואה </w:t>
      </w:r>
      <w:ins w:id="91042" w:author="מנוע מכני" w:date="2026-10-11T12:04:39Z">
        <w:r>
          <w:rPr>
            <w:rtl/>
          </w:rPr>
          <w:t xml:space="preserve">הם</w:t>
        </w:r>
      </w:ins>
      <w:del w:id="91043" w:author="מנוע מכני" w:date="2026-10-11T12:04:39Z">
        <w:r>
          <w:rPr>
            <w:rtl/>
          </w:rPr>
          <w:delText xml:space="preserve">נינהו</w:delText>
        </w:r>
      </w:del>
      <w:r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גאלן חוזרת לבעלים ביובל, </w:t>
      </w:r>
      <w:r>
        <w:rPr>
          <w:rFonts w:hint="cs"/>
          <w:rtl/>
        </w:rPr>
        <w:t>ד'</w:t>
      </w:r>
      <w:ins w:id="90327" w:author="Claude - סמנטי" w:date="2026-10-11T12:14:28Z">
        <w:r>
          <w:rPr>
            <w:rStyle w:val="afffff0"/>
            <w:rtl/>
          </w:rPr>
          <w:t xml:space="preserve">וְשָׁב לַאֲחוּזָּתוֹ</w:t>
        </w:r>
      </w:ins>
      <w:del w:id="90328" w:author="Claude - סמנטי" w:date="2026-10-11T12:14:28Z">
        <w:r>
          <w:rPr>
            <w:rtl/>
          </w:rPr>
          <w:delText xml:space="preserve">ושב לאחוזתו</w:delText>
        </w:r>
      </w:del>
      <w:r>
        <w:rPr>
          <w:rFonts w:hint="cs"/>
          <w:rtl/>
        </w:rPr>
        <w:t>'</w:t>
      </w:r>
      <w:r>
        <w:rPr>
          <w:rtl/>
        </w:rPr>
        <w:t xml:space="preserve">, </w:t>
      </w:r>
      <w:ins w:id="91046" w:author="מנוע מכני" w:date="2026-10-11T12:04:39Z">
        <w:r>
          <w:rPr>
            <w:rtl/>
          </w:rPr>
          <w:t xml:space="preserve">וזה</w:t>
        </w:r>
      </w:ins>
      <w:del w:id="91047" w:author="מנוע מכני" w:date="2026-10-11T12:04:39Z">
        <w:r>
          <w:rPr>
            <w:rtl/>
          </w:rPr>
          <w:delText xml:space="preserve">והאי</w:delText>
        </w:r>
      </w:del>
      <w:r>
        <w:rPr>
          <w:rtl/>
        </w:rPr>
        <w:t xml:space="preserve"> </w:t>
      </w:r>
      <w:ins w:id="90374" w:author="מנוע מכני" w:date="2026-10-11T12:04:39Z">
        <w:r>
          <w:rPr>
            <w:rtl/>
          </w:rPr>
          <w:t xml:space="preserve">גם</w:t>
        </w:r>
      </w:ins>
      <w:del w:id="90375" w:author="מנוע מכני" w:date="2026-10-11T12:04:39Z">
        <w:r>
          <w:rPr>
            <w:rtl/>
          </w:rPr>
          <w:delText xml:space="preserve">נמי</w:delText>
        </w:r>
      </w:del>
      <w:r>
        <w:rPr>
          <w:rtl/>
        </w:rPr>
        <w:t xml:space="preserve"> אחוזה היא</w:t>
      </w:r>
      <w:ins w:id="91682" w:author="מנוע מכני" w:date="2026-10-11T12:04:39Z">
        <w:r>
          <w:rPr>
            <w:rtl/>
          </w:rPr>
          <w:t xml:space="preserve">,</w:t>
        </w:r>
      </w:ins>
      <w:del w:id="91683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הקדיש אילנות - פודה בשוויהן, </w:t>
      </w:r>
      <w:r>
        <w:rPr>
          <w:rFonts w:hint="cs"/>
          <w:rtl/>
        </w:rPr>
        <w:t>ד'</w:t>
      </w:r>
      <w:r>
        <w:rPr>
          <w:rtl/>
        </w:rPr>
        <w:t>בית זרע</w:t>
      </w:r>
      <w:r>
        <w:rPr>
          <w:rFonts w:hint="cs"/>
          <w:rtl/>
        </w:rPr>
        <w:t>'</w:t>
      </w:r>
      <w:r>
        <w:rPr>
          <w:rtl/>
        </w:rPr>
        <w:t xml:space="preserve">,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1048" w:author="מנוע מכני" w:date="2026-10-11T12:04:39Z">
        <w:r>
          <w:rPr>
            <w:rtl/>
          </w:rPr>
          <w:t xml:space="preserve">התורה</w:t>
        </w:r>
      </w:ins>
      <w:del w:id="91049" w:author="מנוע מכני" w:date="2026-10-11T12:04:39Z">
        <w:r>
          <w:rPr>
            <w:rtl/>
          </w:rPr>
          <w:delText xml:space="preserve">רחמנא</w:delText>
        </w:r>
      </w:del>
      <w:r>
        <w:rPr>
          <w:rtl/>
        </w:rPr>
        <w:t xml:space="preserve"> ולא אילנות,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גאלן - אין יוצאין לכהנים ביובל, </w:t>
      </w:r>
      <w:r>
        <w:rPr>
          <w:rFonts w:hint="cs"/>
          <w:rtl/>
        </w:rPr>
        <w:t>ד'</w:t>
      </w:r>
      <w:ins w:id="90329" w:author="Claude - סמנטי" w:date="2026-10-11T12:14:28Z">
        <w:r>
          <w:rPr>
            <w:rStyle w:val="afffff0"/>
            <w:rtl/>
          </w:rPr>
          <w:t xml:space="preserve">וְהָיָה הַשָּׂדֶה</w:t>
        </w:r>
      </w:ins>
      <w:del w:id="90330" w:author="Claude - סמנטי" w:date="2026-10-11T12:14:28Z">
        <w:r>
          <w:rPr>
            <w:rtl/>
          </w:rPr>
          <w:delText xml:space="preserve">והיה השדה</w:delText>
        </w:r>
      </w:del>
      <w:r>
        <w:rPr>
          <w:rFonts w:hint="cs"/>
          <w:rtl/>
        </w:rPr>
        <w:t xml:space="preserve">' </w:t>
      </w:r>
      <w:r>
        <w:rPr>
          <w:rtl/>
        </w:rPr>
        <w:t xml:space="preserve">ולא אילנות</w:t>
      </w:r>
      <w:ins w:id="91684" w:author="מנוע מכני" w:date="2026-10-11T12:04:39Z">
        <w:r>
          <w:rPr>
            <w:rtl/>
          </w:rPr>
          <w:t xml:space="preserve">,</w:t>
        </w:r>
      </w:ins>
      <w:del w:id="91685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מכר אילנות - אין נגאלין פחות משתי שנים, </w:t>
      </w:r>
      <w:r w:rsidRPr="00217260">
        <w:rPr>
          <w:rFonts w:hint="cs"/>
          <w:b/>
          <w:bCs/>
          <w:rtl/>
        </w:rPr>
        <w:t>ד'</w:t>
      </w:r>
      <w:r w:rsidRPr="00217260">
        <w:rPr>
          <w:rStyle w:val="afffff0"/>
          <w:b/>
          <w:bCs/>
          <w:rtl/>
        </w:rPr>
        <w:t>שני</w:t>
      </w:r>
      <w:r>
        <w:rPr>
          <w:rStyle w:val="afffff0"/>
          <w:rtl/>
        </w:rPr>
        <w:t xml:space="preserve"> תבואות</w:t>
      </w:r>
      <w:r>
        <w:rPr>
          <w:rFonts w:hint="cs"/>
          <w:rtl/>
        </w:rPr>
        <w:t>'</w:t>
      </w:r>
      <w:r>
        <w:rPr>
          <w:rtl/>
        </w:rPr>
        <w:t xml:space="preserve"> </w:t>
      </w:r>
      <w:ins w:id="91052" w:author="מנוע מכני" w:date="2026-10-11T12:04:39Z">
        <w:r>
          <w:rPr>
            <w:rtl/>
          </w:rPr>
          <w:t xml:space="preserve">ואלו</w:t>
        </w:r>
      </w:ins>
      <w:del w:id="91053" w:author="מנוע מכני" w:date="2026-10-11T12:04:39Z">
        <w:r>
          <w:rPr>
            <w:rtl/>
          </w:rPr>
          <w:delText xml:space="preserve">והני</w:delText>
        </w:r>
      </w:del>
      <w:r>
        <w:rPr>
          <w:rtl/>
        </w:rPr>
        <w:t xml:space="preserve"> בני תבואות </w:t>
      </w:r>
      <w:ins w:id="91050" w:author="מנוע מכני" w:date="2026-10-11T12:04:39Z">
        <w:r>
          <w:rPr>
            <w:rtl/>
          </w:rPr>
          <w:t xml:space="preserve">הם</w:t>
        </w:r>
      </w:ins>
      <w:del w:id="91051" w:author="מנוע מכני" w:date="2026-10-11T12:04:39Z">
        <w:r>
          <w:rPr>
            <w:rtl/>
          </w:rPr>
          <w:delText xml:space="preserve">נינהו</w:delText>
        </w:r>
      </w:del>
      <w:r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גאלן - אין חוזרת לבעלים ביובל, </w:t>
      </w:r>
      <w:r>
        <w:rPr>
          <w:rFonts w:hint="cs"/>
          <w:rtl/>
        </w:rPr>
        <w:t>ד'</w:t>
      </w:r>
      <w:ins w:id="90331" w:author="Claude - סמנטי" w:date="2026-10-11T12:14:28Z">
        <w:r>
          <w:rPr>
            <w:rStyle w:val="afffff0"/>
            <w:rtl/>
          </w:rPr>
          <w:t xml:space="preserve">וְשָׁב לַאֲחוּזָּתוֹ</w:t>
        </w:r>
      </w:ins>
      <w:del w:id="90332" w:author="Claude - סמנטי" w:date="2026-10-11T12:14:28Z">
        <w:r>
          <w:rPr>
            <w:rtl/>
          </w:rPr>
          <w:delText xml:space="preserve">ושב לאחוזתו</w:delText>
        </w:r>
      </w:del>
      <w:r>
        <w:rPr>
          <w:rFonts w:hint="cs"/>
          <w:rtl/>
        </w:rPr>
        <w:t>'</w:t>
      </w:r>
      <w:r>
        <w:rPr>
          <w:rtl/>
        </w:rPr>
        <w:t xml:space="preserve"> ולא אילנות.</w:t>
      </w:r>
    </w:p>
    <w:p>
      <w:pPr>
        <w:pStyle w:val="38"/>
        <w:rPr>
          <w:ins w:id="93351" w:author="מנוע מכני" w:date="2026-10-11T12:04:39Z"/>
        </w:rPr>
      </w:pPr>
      <w:del w:id="93350" w:author="מנוע מכני" w:date="2026-10-11T12:04:39Z">
        <w:r>
          <w:delText xml:space="preserve">•</w:delText>
        </w:r>
      </w:del>
      <w:r>
        <w:t xml:space="preserve"> </w:t>
      </w:r>
      <w:r>
        <w:t xml:space="preserve">אמר</w:t>
      </w:r>
      <w:r>
        <w:t xml:space="preserve"> מר:</w:t>
      </w:r>
    </w:p>
    <w:p w:rsidR="00E403F0" w:rsidRPr="00AD695E" w:rsidRDefault="00E403F0" w:rsidP="00E403F0">
      <w:pPr>
        <w:rPr>
          <w:rtl/>
        </w:rPr>
      </w:pPr>
      <w:del w:id="93352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הקדיש אילנות - פודה בשווין.</w:t>
      </w:r>
    </w:p>
    <w:p w:rsidR="00E403F0" w:rsidRPr="00AD695E" w:rsidRDefault="00E403F0" w:rsidP="00E403F0">
      <w:pPr>
        <w:rPr>
          <w:rtl/>
        </w:rPr>
      </w:pPr>
      <w:ins w:id="91054" w:author="מנוע מכני" w:date="2026-10-11T12:04:39Z">
        <w:r>
          <w:rPr>
            <w:rtl/>
          </w:rPr>
          <w:t xml:space="preserve">למה</w:t>
        </w:r>
      </w:ins>
      <w:del w:id="91055" w:author="מנוע מכני" w:date="2026-10-11T12:04:39Z">
        <w:r>
          <w:rPr>
            <w:rtl/>
          </w:rPr>
          <w:delText xml:space="preserve">אמאי</w:delText>
        </w:r>
      </w:del>
      <w:r>
        <w:rPr>
          <w:rtl/>
        </w:rPr>
        <w:t xml:space="preserve">? וליקדשו אגב </w:t>
      </w:r>
      <w:r>
        <w:rPr>
          <w:rFonts w:hint="cs"/>
          <w:rtl/>
        </w:rPr>
        <w:t xml:space="preserve">הקרקע ויפדו </w:t>
      </w:r>
      <w:r>
        <w:rPr>
          <w:rtl/>
        </w:rPr>
        <w:t xml:space="preserve">אגב </w:t>
      </w:r>
      <w:r>
        <w:rPr>
          <w:rFonts w:hint="cs"/>
          <w:rtl/>
        </w:rPr>
        <w:t>הקרקע,</w:t>
      </w:r>
      <w:r>
        <w:rPr>
          <w:rtl/>
        </w:rPr>
        <w:t xml:space="preserve"> וכי </w:t>
      </w:r>
      <w:ins w:id="92508" w:author="מנוע מכני" w:date="2026-10-11T12:04:39Z">
        <w:r>
          <w:rPr>
            <w:rtl/>
          </w:rPr>
          <w:t xml:space="preserve">תאמר</w:t>
        </w:r>
      </w:ins>
      <w:del w:id="92509" w:author="מנוע מכני" w:date="2026-10-11T12:04:39Z">
        <w:r>
          <w:rPr>
            <w:rtl/>
          </w:rPr>
          <w:delText xml:space="preserve">תימא</w:delText>
        </w:r>
      </w:del>
      <w:r>
        <w:rPr>
          <w:rtl/>
        </w:rPr>
        <w:t xml:space="preserve">: אילנות אקדיש, ארעא </w:t>
      </w:r>
      <w:r>
        <w:rPr>
          <w:rtl/>
        </w:rPr>
        <w:t xml:space="preserve">לא</w:t>
      </w:r>
      <w:r>
        <w:rPr>
          <w:rtl/>
        </w:rPr>
        <w:t xml:space="preserve"> אקדיש, </w:t>
      </w:r>
    </w:p>
    <w:p w:rsidR="00E403F0" w:rsidRPr="00DC5F70" w:rsidRDefault="00E403F0" w:rsidP="00E403F0">
      <w:pPr>
        <w:rPr>
          <w:spacing w:val="-6"/>
          <w:rtl/>
        </w:rPr>
      </w:pPr>
      <w:r w:rsidRPr="00DC5F70">
        <w:rPr>
          <w:spacing w:val="-6"/>
          <w:rtl/>
        </w:rPr>
        <w:t xml:space="preserve">והאמרי נהרדעי: </w:t>
      </w:r>
      <w:r w:rsidRPr="00DC5F70">
        <w:rPr>
          <w:rFonts w:hint="cs"/>
          <w:spacing w:val="-6"/>
          <w:rtl/>
        </w:rPr>
        <w:t>המוכר דקל לחבירו</w:t>
      </w:r>
      <w:r w:rsidRPr="00DC5F70">
        <w:rPr>
          <w:spacing w:val="-6"/>
          <w:rtl/>
        </w:rPr>
        <w:t xml:space="preserve">, קני </w:t>
      </w:r>
      <w:r w:rsidRPr="00DC5F70">
        <w:rPr>
          <w:rFonts w:hint="cs"/>
          <w:spacing w:val="-6"/>
          <w:rtl/>
        </w:rPr>
        <w:t>מ</w:t>
      </w:r>
      <w:r w:rsidRPr="00DC5F70">
        <w:rPr>
          <w:spacing w:val="-6"/>
          <w:rtl/>
        </w:rPr>
        <w:t xml:space="preserve">שיפולא ועד </w:t>
      </w:r>
      <w:r w:rsidRPr="00DC5F70">
        <w:rPr>
          <w:rFonts w:hint="cs"/>
          <w:spacing w:val="-6"/>
          <w:rtl/>
        </w:rPr>
        <w:t>התהום</w:t>
      </w:r>
      <w:r w:rsidRPr="00DC5F70">
        <w:rPr>
          <w:spacing w:val="-6"/>
          <w:rtl/>
        </w:rPr>
        <w:t xml:space="preserve">! </w:t>
      </w:r>
      <w:r w:rsidRPr="00DC5F70">
        <w:rPr>
          <w:rFonts w:hint="cs"/>
          <w:spacing w:val="-6"/>
          <w:rtl/>
        </w:rPr>
        <w:t xml:space="preserve">וכדאמרי'</w:t>
      </w:r>
      <w:ins w:id="91686" w:author="מנוע מכני" w:date="2026-10-11T12:04:39Z">
        <w:r>
          <w:rPr>
            <w:rFonts w:hint="cs"/>
            <w:spacing w:val="-6"/>
            <w:rtl/>
          </w:rPr>
          <w:t xml:space="preserve"> </w:t>
        </w:r>
      </w:ins>
      <w:del w:id="91687" w:author="מנוע מכני" w:date="2026-10-11T12:04:39Z">
        <w:r w:rsidRPr="00DC5F70">
          <w:rPr>
            <w:rFonts w:hint="cs"/>
            <w:spacing w:val="-6"/>
            <w:rtl/>
          </w:rPr>
          <w:delText xml:space="preserve"> </w:delText>
        </w:r>
        <w:r w:rsidRPr="00DC5F70">
          <w:rPr>
            <w:spacing w:val="-6"/>
            <w:rtl/>
          </w:rPr>
          <w:delText xml:space="preserve"> </w:delText>
        </w:r>
      </w:del>
      <w:r w:rsidRPr="00DC5F70">
        <w:rPr>
          <w:spacing w:val="-6"/>
          <w:rtl/>
        </w:rPr>
        <w:t xml:space="preserve">עלה: בבא מחמת טענה? </w:t>
      </w:r>
    </w:p>
    <w:p w:rsidR="00E403F0" w:rsidRPr="00AD695E" w:rsidRDefault="00E403F0" w:rsidP="00E403F0">
      <w:pPr>
        <w:jc w:val="center"/>
        <w:rPr>
          <w:del w:id="90024" w:author="מנוע עיצוב" w:date="2026-10-11T12:09:26Z"/>
          <w:rtl/>
        </w:rPr>
      </w:pPr>
      <w:del w:id="90023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31" w:author="קלוד" w:date="2026-10-11T09:07:13Z">
          <w:pPr>
            <w:pStyle w:val="affff1"/>
            <w:rPr>
              <w:rtl/>
            </w:rPr>
          </w:pPr>
        </w:pPrChange>
      </w:pPr>
      <w:ins w:id="9815" w:author="מספור קטעי משנה" w:date="2026-10-11T09:19:26Z">
        <w:r>
          <w:rPr>
            <w:rStyle w:val="MisparKeta"/>
          </w:rPr>
          <w:t xml:space="preserve">ב. </w:t>
        </w:r>
      </w:ins>
      <w:r>
        <w:rPr>
          <w:rtl/>
        </w:rPr>
        <w:t>שדה מקנה נותן שוויו.</w:t>
      </w:r>
    </w:p>
    <w:p>
      <w:pPr>
        <w:pStyle w:val="38"/>
        <w:rPr>
          <w:ins w:id="93353" w:author="מנוע מכני" w:date="2026-10-11T12:04:39Z"/>
        </w:rPr>
      </w:pPr>
      <w:r w:rsidRPr="00217260">
        <w:t>ת</w:t>
      </w:r>
      <w:r w:rsidRPr="00217260">
        <w:t>"</w:t>
      </w:r>
      <w:r w:rsidRPr="00217260">
        <w:t>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354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>
        <w:rPr>
          <w:rStyle w:val="afffff0"/>
          <w:rtl/>
        </w:rPr>
        <w:t>במכסת</w:t>
      </w:r>
      <w:r>
        <w:rPr>
          <w:rFonts w:hint="cs"/>
          <w:rtl/>
        </w:rPr>
        <w:t>'</w:t>
      </w:r>
      <w:r>
        <w:rPr>
          <w:rtl/>
        </w:rPr>
        <w:t xml:space="preserve"> - מה בא ללמוד? לפי שנא</w:t>
      </w:r>
      <w:r>
        <w:rPr>
          <w:rFonts w:hint="cs"/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'</w:t>
      </w:r>
      <w:ins w:id="90335" w:author="Claude - סמנטי" w:date="2026-10-11T12:14:28Z">
        <w:r>
          <w:rPr>
            <w:rStyle w:val="afffff0"/>
            <w:rtl/>
          </w:rPr>
          <w:t xml:space="preserve">זֶרַע חוֹמֶר שְׂעוֹרִים בַּחֲמִשִּׁים שֶׁקֶל כָּסֶף</w:t>
        </w:r>
      </w:ins>
      <w:del w:id="90336" w:author="Claude - סמנטי" w:date="2026-10-11T12:14:28Z">
        <w:r>
          <w:rPr>
            <w:rtl/>
          </w:rPr>
          <w:delText xml:space="preserve">זרע חומר שעורים בחמשים שקל כסף</w:delText>
        </w:r>
      </w:del>
      <w:r>
        <w:rPr>
          <w:rFonts w:hint="cs"/>
          <w:rtl/>
        </w:rPr>
        <w:t>'</w:t>
      </w:r>
      <w:r>
        <w:rPr>
          <w:rtl/>
        </w:rPr>
        <w:t xml:space="preserve">, יכול אף שדה מקנה כן? </w:t>
      </w:r>
      <w:r>
        <w:rPr>
          <w:rtl/>
        </w:rPr>
        <w:t xml:space="preserve">ת"ל</w:t>
      </w:r>
      <w:r>
        <w:rPr>
          <w:rtl/>
        </w:rPr>
        <w:t xml:space="preserve">: </w:t>
      </w:r>
      <w:r>
        <w:rPr>
          <w:rFonts w:hint="cs"/>
          <w:rtl/>
        </w:rPr>
        <w:t>'</w:t>
      </w:r>
      <w:ins w:id="90333" w:author="Claude - סמנטי" w:date="2026-10-11T12:14:28Z">
        <w:r>
          <w:rPr>
            <w:rStyle w:val="afffff0"/>
            <w:rtl/>
          </w:rPr>
          <w:t xml:space="preserve">מִכְסַת</w:t>
        </w:r>
      </w:ins>
      <w:del w:id="90334" w:author="Claude - סמנטי" w:date="2026-10-11T12:14:28Z">
        <w:r>
          <w:rPr>
            <w:rtl/>
          </w:rPr>
          <w:delText xml:space="preserve">מכסת</w:delText>
        </w:r>
      </w:del>
      <w:r>
        <w:rPr>
          <w:rFonts w:hint="cs"/>
          <w:rtl/>
        </w:rPr>
        <w:t>'</w:t>
      </w:r>
      <w:ins w:id="91688" w:author="מנוע מכני" w:date="2026-10-11T12:04:39Z">
        <w:r>
          <w:rPr>
            <w:rtl/>
          </w:rPr>
          <w:t xml:space="preserve">,</w:t>
        </w:r>
      </w:ins>
      <w:del w:id="91689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3355" w:author="מנוע מכני" w:date="2026-10-11T12:04:39Z"/>
        </w:rPr>
      </w:pPr>
      <w:ins w:id="90104" w:author="מנוע מכני" w:date="2026-10-11T12:04:39Z">
        <w:r>
          <w:t xml:space="preserve">ר"א</w:t>
        </w:r>
      </w:ins>
      <w:del w:id="90105" w:author="מנוע מכני" w:date="2026-10-11T12:04:39Z">
        <w:r w:rsidRPr="00DC5F70">
          <w:delText xml:space="preserve">רבי אליעזר</w:delText>
        </w:r>
      </w:del>
      <w:del w:id="94188" w:author="מנוע מכני" w:date="2026-10-11T12:04:39Z">
        <w:r w:rsidRPr="00DC5F70">
          <w:delText xml:space="preserve"> אומר</w:delText>
        </w:r>
      </w:del>
      <w:r w:rsidRPr="00DC5F70">
        <w:t xml:space="preserve">:</w:t>
      </w:r>
    </w:p>
    <w:p w:rsidR="00E403F0" w:rsidRPr="00DC5F70" w:rsidRDefault="00E403F0" w:rsidP="00E403F0">
      <w:pPr>
        <w:rPr>
          <w:spacing w:val="-2"/>
          <w:rtl/>
        </w:rPr>
      </w:pPr>
      <w:del w:id="93356" w:author="מנוע מכני" w:date="2026-10-11T12:04:39Z">
        <w:r w:rsidRPr="00DC5F70">
          <w:rPr>
            <w:spacing w:val="-2"/>
            <w:rtl/>
          </w:rPr>
          <w:delText xml:space="preserve"> </w:delText>
        </w:r>
      </w:del>
      <w:r w:rsidRPr="00DC5F70">
        <w:rPr>
          <w:spacing w:val="-2"/>
          <w:rtl/>
        </w:rPr>
        <w:t xml:space="preserve">נאמר כאן וחשב ונאמר להלן וחשב, מה להלן דבר קצוב, אף כאן דבר קצוב.</w:t>
      </w:r>
    </w:p>
    <w:p w:rsidR="00E403F0" w:rsidRPr="00AD695E" w:rsidRDefault="00E403F0" w:rsidP="00E403F0">
      <w:pPr>
        <w:rPr>
          <w:rtl/>
        </w:rPr>
      </w:pPr>
    </w:p>
    <w:p>
      <w:pPr>
        <w:pStyle w:val="afffff8"/>
        <w:rPr>
          <w:ins w:id="90169" w:author="קלוד" w:date="2026-10-11T12:18:15Z"/>
        </w:rPr>
      </w:pPr>
      <w:ins w:id="90170" w:author="קלוד" w:date="2026-10-11T12:18:15Z">
        <w:r>
          <w:rPr>
            <w:color w:val="7B3F00"/>
          </w:rPr>
          <w:t xml:space="preserve">האם שדה מקנה מוסיף חומש - גזירה שוה</w:t>
        </w:r>
      </w:ins>
    </w:p>
    <w:p>
      <w:pPr>
        <w:pStyle w:val="38"/>
        <w:rPr>
          <w:ins w:id="93358" w:author="מנוע מכני" w:date="2026-10-11T12:04:39Z"/>
        </w:rPr>
      </w:pPr>
      <w:del w:id="93357" w:author="מנוע מכני" w:date="2026-10-11T12:04:39Z">
        <w:r>
          <w:delText xml:space="preserve">•</w:delText>
        </w:r>
      </w:del>
      <w:r>
        <w:t xml:space="preserve"> </w:t>
      </w:r>
      <w:r w:rsidRPr="00217260">
        <w:t>איבעיא להו:</w:t>
      </w:r>
    </w:p>
    <w:p w:rsidR="00E403F0" w:rsidRPr="00AD695E" w:rsidRDefault="00E403F0" w:rsidP="00E403F0">
      <w:pPr>
        <w:rPr>
          <w:rtl/>
        </w:rPr>
      </w:pPr>
      <w:del w:id="9335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רבנן </w:t>
      </w:r>
      <w:ins w:id="91058" w:author="מנוע מכני" w:date="2026-10-11T12:04:39Z">
        <w:r>
          <w:rPr>
            <w:rtl/>
          </w:rPr>
          <w:t xml:space="preserve">יש</w:t>
        </w:r>
      </w:ins>
      <w:del w:id="91059" w:author="מנוע מכני" w:date="2026-10-11T12:04:39Z">
        <w:r>
          <w:rPr>
            <w:rtl/>
          </w:rPr>
          <w:delText xml:space="preserve">אית</w:delText>
        </w:r>
      </w:del>
      <w:r>
        <w:rPr>
          <w:rtl/>
        </w:rPr>
        <w:t xml:space="preserve"> </w:t>
      </w:r>
      <w:ins w:id="92016" w:author="מנוע מכני" w:date="2026-10-11T12:04:39Z">
        <w:r>
          <w:rPr>
            <w:rtl/>
          </w:rPr>
          <w:t xml:space="preserve">להם</w:t>
        </w:r>
      </w:ins>
      <w:del w:id="92017" w:author="מנוע מכני" w:date="2026-10-11T12:04:39Z">
        <w:r>
          <w:rPr>
            <w:rtl/>
          </w:rPr>
          <w:delText xml:space="preserve">להו</w:delText>
        </w:r>
      </w:del>
      <w:r>
        <w:rPr>
          <w:rtl/>
        </w:rPr>
        <w:t xml:space="preserve"> גזירה שוה ומפקין </w:t>
      </w:r>
      <w:ins w:id="91056" w:author="מנוע מכני" w:date="2026-10-11T12:04:39Z">
        <w:r>
          <w:rPr>
            <w:rtl/>
          </w:rPr>
          <w:t xml:space="preserve">לו</w:t>
        </w:r>
      </w:ins>
      <w:del w:id="91057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לחומש, 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או</w:t>
      </w:r>
      <w:r>
        <w:rPr>
          <w:rtl/>
        </w:rPr>
        <w:t xml:space="preserve">"ד</w:t>
      </w:r>
      <w:r>
        <w:rPr>
          <w:rtl/>
        </w:rPr>
        <w:t xml:space="preserve"> </w:t>
      </w:r>
      <w:ins w:id="91060" w:author="מנוע מכני" w:date="2026-10-11T12:04:39Z">
        <w:r>
          <w:rPr>
            <w:rtl/>
          </w:rPr>
          <w:t xml:space="preserve">אין</w:t>
        </w:r>
      </w:ins>
      <w:del w:id="91061" w:author="מנוע מכני" w:date="2026-10-11T12:04:39Z">
        <w:r>
          <w:rPr>
            <w:rtl/>
          </w:rPr>
          <w:delText xml:space="preserve">לית</w:delText>
        </w:r>
      </w:del>
      <w:r>
        <w:rPr>
          <w:rtl/>
        </w:rPr>
        <w:t xml:space="preserve"> </w:t>
      </w:r>
      <w:ins w:id="92018" w:author="מנוע מכני" w:date="2026-10-11T12:04:39Z">
        <w:r>
          <w:rPr>
            <w:rtl/>
          </w:rPr>
          <w:t xml:space="preserve">להם</w:t>
        </w:r>
      </w:ins>
      <w:del w:id="92019" w:author="מנוע מכני" w:date="2026-10-11T12:04:39Z">
        <w:r>
          <w:rPr>
            <w:rtl/>
          </w:rPr>
          <w:delText xml:space="preserve">להו</w:delText>
        </w:r>
      </w:del>
      <w:r>
        <w:rPr>
          <w:rtl/>
        </w:rPr>
        <w:t xml:space="preserve"> גזירה שוה </w:t>
      </w:r>
      <w:ins w:id="91062" w:author="מנוע מכני" w:date="2026-10-11T12:04:39Z">
        <w:r>
          <w:rPr>
            <w:rtl/>
          </w:rPr>
          <w:t xml:space="preserve">ואין</w:t>
        </w:r>
      </w:ins>
      <w:del w:id="91063" w:author="מנוע מכני" w:date="2026-10-11T12:04:39Z">
        <w:r>
          <w:rPr>
            <w:rtl/>
          </w:rPr>
          <w:delText xml:space="preserve">ולית</w:delText>
        </w:r>
      </w:del>
      <w:r>
        <w:rPr>
          <w:rtl/>
        </w:rPr>
        <w:t xml:space="preserve"> </w:t>
      </w:r>
      <w:ins w:id="92020" w:author="מנוע מכני" w:date="2026-10-11T12:04:39Z">
        <w:r>
          <w:rPr>
            <w:rtl/>
          </w:rPr>
          <w:t xml:space="preserve">להם</w:t>
        </w:r>
      </w:ins>
      <w:del w:id="92021" w:author="מנוע מכני" w:date="2026-10-11T12:04:39Z">
        <w:r>
          <w:rPr>
            <w:rtl/>
          </w:rPr>
          <w:delText xml:space="preserve">להו</w:delText>
        </w:r>
      </w:del>
      <w:r>
        <w:rPr>
          <w:rtl/>
        </w:rPr>
        <w:t xml:space="preserve"> לחומש? </w:t>
      </w:r>
    </w:p>
    <w:p>
      <w:pPr>
        <w:pStyle w:val="38"/>
        <w:rPr>
          <w:ins w:id="93360" w:author="מנוע מכני" w:date="2026-10-11T12:04:39Z"/>
        </w:rPr>
      </w:pPr>
      <w:del w:id="94189" w:author="מנוע מכני" w:date="2026-10-11T12:04:39Z">
        <w:r>
          <w:delText xml:space="preserve">אמר </w:delText>
        </w:r>
      </w:del>
      <w:r>
        <w:t xml:space="preserve">רבא:</w:t>
      </w:r>
    </w:p>
    <w:p w:rsidR="00E403F0" w:rsidRPr="00AD695E" w:rsidRDefault="00E403F0" w:rsidP="00E403F0">
      <w:pPr>
        <w:rPr>
          <w:rtl/>
        </w:rPr>
      </w:pPr>
      <w:del w:id="93361" w:author="מנוע מכני" w:date="2026-10-11T12:04:39Z">
        <w:r>
          <w:rPr>
            <w:rtl/>
          </w:rPr>
          <w:delText xml:space="preserve"> </w:delText>
        </w:r>
      </w:del>
      <w:ins w:id="92712" w:author="מנוע מכני" w:date="2026-10-11T12:04:39Z">
        <w:r>
          <w:rPr>
            <w:rtl/>
          </w:rPr>
          <w:t xml:space="preserve">מסתבר</w:t>
        </w:r>
      </w:ins>
      <w:del w:id="92713" w:author="מנוע מכני" w:date="2026-10-11T12:04:39Z">
        <w:r>
          <w:rPr>
            <w:rtl/>
          </w:rPr>
          <w:delText xml:space="preserve">מסתברא</w:delText>
        </w:r>
      </w:del>
      <w:r>
        <w:rPr>
          <w:rtl/>
        </w:rPr>
        <w:t xml:space="preserve"> </w:t>
      </w:r>
      <w:ins w:id="91066" w:author="מנוע מכני" w:date="2026-10-11T12:04:39Z">
        <w:r>
          <w:rPr>
            <w:rtl/>
          </w:rPr>
          <w:t xml:space="preserve">אין</w:t>
        </w:r>
      </w:ins>
      <w:del w:id="91067" w:author="מנוע מכני" w:date="2026-10-11T12:04:39Z">
        <w:r>
          <w:rPr>
            <w:rtl/>
          </w:rPr>
          <w:delText xml:space="preserve">לית</w:delText>
        </w:r>
      </w:del>
      <w:r>
        <w:rPr>
          <w:rtl/>
        </w:rPr>
        <w:t xml:space="preserve"> לגז"</w:t>
      </w:r>
      <w:r>
        <w:rPr>
          <w:rFonts w:hint="cs"/>
          <w:rtl/>
        </w:rPr>
        <w:t>ש</w:t>
      </w:r>
      <w:r>
        <w:rPr>
          <w:rtl/>
        </w:rPr>
        <w:t xml:space="preserve">, מדגלי רחמנ' חומש גבי שדה אחוזה וגבי מקדיש ביתו, </w:t>
      </w:r>
      <w:ins w:id="92334" w:author="מנוע מכני" w:date="2026-10-11T12:04:39Z">
        <w:r>
          <w:rPr>
            <w:rtl/>
          </w:rPr>
          <w:t xml:space="preserve">היו</w:t>
        </w:r>
      </w:ins>
      <w:del w:id="92335" w:author="מנוע מכני" w:date="2026-10-11T12:04:39Z">
        <w:r>
          <w:rPr>
            <w:rtl/>
          </w:rPr>
          <w:delText xml:space="preserve">הוו</w:delText>
        </w:r>
      </w:del>
      <w:r>
        <w:rPr>
          <w:rtl/>
        </w:rPr>
        <w:t xml:space="preserve"> </w:t>
      </w:r>
      <w:ins w:id="91064" w:author="מנוע מכני" w:date="2026-10-11T12:04:39Z">
        <w:r>
          <w:rPr>
            <w:rtl/>
          </w:rPr>
          <w:t xml:space="preserve">לו</w:t>
        </w:r>
      </w:ins>
      <w:del w:id="91065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שני כתובין הבאין כאחד, ואין מלמדין.</w:t>
      </w:r>
    </w:p>
    <w:p w:rsidR="00E403F0" w:rsidRPr="00AD695E" w:rsidRDefault="00E403F0" w:rsidP="00E403F0">
      <w:pPr>
        <w:rPr>
          <w:rtl/>
        </w:rPr>
      </w:pPr>
      <w:r w:rsidRPr="00A757C8">
        <w:rPr>
          <w:rtl/>
        </w:rPr>
        <w:t xml:space="preserve">ולמ"ד</w:t>
      </w:r>
      <w:r w:rsidRPr="00A757C8">
        <w:rPr>
          <w:rtl/>
        </w:rPr>
        <w:t xml:space="preserve"> מלמדין, מדגלי </w:t>
      </w:r>
      <w:ins w:id="91068" w:author="מנוע מכני" w:date="2026-10-11T12:04:39Z">
        <w:r>
          <w:rPr>
            <w:rtl/>
          </w:rPr>
          <w:t xml:space="preserve">התורה</w:t>
        </w:r>
      </w:ins>
      <w:del w:id="91069" w:author="מנוע מכני" w:date="2026-10-11T12:04:39Z">
        <w:r w:rsidRPr="00A757C8">
          <w:rPr>
            <w:rtl/>
          </w:rPr>
          <w:delText xml:space="preserve">רחמנא</w:delText>
        </w:r>
      </w:del>
      <w:r w:rsidRPr="00A757C8">
        <w:rPr>
          <w:rtl/>
        </w:rPr>
        <w:t xml:space="preserve"> חומש במעשר בבהמה טהורה ובבהמה טמאה, </w:t>
      </w:r>
      <w:r w:rsidRPr="00A757C8">
        <w:rPr>
          <w:rtl/>
        </w:rPr>
        <w:t xml:space="preserve">ה</w:t>
      </w:r>
      <w:r w:rsidRPr="00A757C8">
        <w:rPr>
          <w:rFonts w:hint="cs"/>
          <w:rtl/>
        </w:rPr>
        <w:t>ו</w:t>
      </w:r>
      <w:r w:rsidRPr="00A757C8">
        <w:rPr>
          <w:rtl/>
        </w:rPr>
        <w:t>"</w:t>
      </w:r>
      <w:r w:rsidRPr="00A757C8">
        <w:rPr>
          <w:rFonts w:hint="cs"/>
          <w:rtl/>
        </w:rPr>
        <w:t xml:space="preserve">ל</w:t>
      </w:r>
      <w:r w:rsidRPr="00A757C8">
        <w:rPr>
          <w:rFonts w:hint="cs"/>
          <w:rtl/>
        </w:rPr>
        <w:t xml:space="preserve"> </w:t>
      </w:r>
      <w:ins w:id="90376" w:author="מנוע מכני" w:date="2026-10-11T12:04:39Z">
        <w:r>
          <w:rPr>
            <w:rtl/>
          </w:rPr>
          <w:t xml:space="preserve">הרבה</w:t>
        </w:r>
      </w:ins>
      <w:del w:id="90377" w:author="מנוע מכני" w:date="2026-10-11T12:04:39Z">
        <w:r w:rsidRPr="00A757C8">
          <w:rPr>
            <w:rtl/>
          </w:rPr>
          <w:delText xml:space="preserve">טובא</w:delText>
        </w:r>
      </w:del>
      <w:r w:rsidRPr="00A757C8">
        <w:rPr>
          <w:rtl/>
        </w:rPr>
        <w:t xml:space="preserve"> ואין מלמדין.</w:t>
      </w:r>
    </w:p>
    <w:p w:rsidR="00E403F0" w:rsidRPr="00AD695E" w:rsidRDefault="00E403F0" w:rsidP="00E403F0">
      <w:pPr>
        <w:rPr>
          <w:rtl/>
        </w:rPr>
      </w:pP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תניא</w:t>
      </w:r>
      <w:r>
        <w:rPr>
          <w:rtl/>
        </w:rPr>
        <w:t xml:space="preserve"> </w:t>
      </w:r>
      <w:ins w:id="91070" w:author="מנוע מכני" w:date="2026-10-11T12:04:39Z">
        <w:r>
          <w:rPr>
            <w:rtl/>
          </w:rPr>
          <w:t xml:space="preserve">כמותו</w:t>
        </w:r>
      </w:ins>
      <w:del w:id="91071" w:author="מנוע מכני" w:date="2026-10-11T12:04:39Z">
        <w:r>
          <w:rPr>
            <w:rtl/>
          </w:rPr>
          <w:delText xml:space="preserve">כוותיה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דרבא</w:t>
      </w:r>
      <w:r>
        <w:rPr>
          <w:rtl/>
        </w:rPr>
        <w:t xml:space="preserve">, ולא מטעמיה</w:t>
      </w:r>
      <w:ins w:id="91690" w:author="מנוע מכני" w:date="2026-10-11T12:04:39Z">
        <w:r>
          <w:rPr>
            <w:rtl/>
          </w:rPr>
          <w:t xml:space="preserve">,</w:t>
        </w:r>
      </w:ins>
      <w:del w:id="91691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3362" w:author="מנוע מכני" w:date="2026-10-11T12:04:39Z"/>
        </w:rPr>
      </w:pPr>
      <w:r w:rsidRPr="00DC5F70">
        <w:t xml:space="preserve">תניא</w:t>
      </w:r>
      <w:r w:rsidRPr="00DC5F70">
        <w:t xml:space="preserve">:</w:t>
      </w:r>
    </w:p>
    <w:p w:rsidR="00E403F0" w:rsidRPr="00DC5F70" w:rsidRDefault="00E403F0" w:rsidP="00E403F0">
      <w:pPr>
        <w:rPr>
          <w:spacing w:val="-4"/>
          <w:rtl/>
        </w:rPr>
      </w:pPr>
      <w:del w:id="93363" w:author="מנוע מכני" w:date="2026-10-11T12:04:39Z">
        <w:r w:rsidRPr="00DC5F70">
          <w:rPr>
            <w:spacing w:val="-4"/>
            <w:rtl/>
          </w:rPr>
          <w:delText xml:space="preserve"> </w:delText>
        </w:r>
      </w:del>
      <w:r w:rsidRPr="00DC5F70">
        <w:rPr>
          <w:rFonts w:hint="cs"/>
          <w:spacing w:val="-4"/>
          <w:rtl/>
        </w:rPr>
        <w:t>'</w:t>
      </w:r>
      <w:r w:rsidRPr="00DC5F70">
        <w:rPr>
          <w:rStyle w:val="afffff0"/>
          <w:spacing w:val="-4"/>
          <w:rtl/>
        </w:rPr>
        <w:t>במכסת הערכך</w:t>
      </w:r>
      <w:r w:rsidRPr="00DC5F70">
        <w:rPr>
          <w:rFonts w:hint="cs"/>
          <w:spacing w:val="-4"/>
          <w:rtl/>
        </w:rPr>
        <w:t>'</w:t>
      </w:r>
      <w:r w:rsidRPr="00DC5F70">
        <w:rPr>
          <w:spacing w:val="-4"/>
          <w:rtl/>
        </w:rPr>
        <w:t xml:space="preserve"> - הקישו הכתוב לערכין</w:t>
      </w:r>
      <w:r w:rsidRPr="00DC5F70">
        <w:rPr>
          <w:rFonts w:hint="cs"/>
          <w:spacing w:val="-4"/>
          <w:rtl/>
        </w:rPr>
        <w:t xml:space="preserve"> דאין מוסיף חומש </w:t>
      </w:r>
      <w:r w:rsidRPr="00DC5F70">
        <w:rPr>
          <w:spacing w:val="-4"/>
          <w:rtl/>
        </w:rPr>
        <w:t>אף שדה מקנה אין מוסיף חומש.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08" w:author="קלוד" w:date="2026-10-11T09:07:13Z"/>
        </w:rPr>
      </w:pPr>
      <w:ins w:id="20207" w:author="קלוד" w:date="2026-10-11T09:07:13Z">
        <w:r>
          <w:t xml:space="preserve">משנה ג</w:t>
        </w:r>
      </w:ins>
    </w:p>
    <w:p w:rsidR="00E403F0" w:rsidRPr="00D65BEC" w:rsidRDefault="00E403F0" w:rsidP="00E403F0">
      <w:pPr>
        <w:pStyle w:val="afff9"/>
        <w:rPr>
          <w:del w:id="20106" w:author="קלוד" w:date="2026-10-11T09:07:13Z"/>
          <w:rtl/>
        </w:rPr>
      </w:pPr>
      <w:del w:id="20105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15" w:author="קלוד" w:date="2026-10-11T12:09:42Z">
          <w:pPr>
            <w:pStyle w:val="afff9"/>
          </w:pPr>
        </w:pPrChange>
      </w:pPr>
      <w:r w:rsidRPr="00D65BEC">
        <w:rPr>
          <w:rtl/>
        </w:rPr>
        <w:lastRenderedPageBreak/>
        <w:t xml:space="preserve">בשור המועד שהמית את העבד להקל ולהחמיר, כיצד?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אחד שהמית את הנאה שבעבדים ואת הכעור שבעבדים - נותן שלשים סלע, המית בן חורין - נותן שוויו, חבל בזה ובזה - נותן נזק שלם.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במועד </w:t>
      </w:r>
      <w:r>
        <w:rPr>
          <w:rFonts w:hint="cs"/>
          <w:rtl/>
        </w:rPr>
        <w:t xml:space="preserve">אבל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בתם</w:t>
      </w:r>
      <w:r>
        <w:rPr>
          <w:rtl/>
        </w:rPr>
        <w:t xml:space="preserve">, </w:t>
      </w:r>
    </w:p>
    <w:p>
      <w:pPr>
        <w:pStyle w:val="38"/>
        <w:rPr>
          <w:ins w:id="94159" w:author="מנוע מכני" w:date="2026-10-11T12:04:39Z"/>
        </w:rPr>
      </w:pPr>
      <w:r>
        <w:t xml:space="preserve">לימא מתני' דלא </w:t>
      </w:r>
      <w:ins w:id="90106" w:author="מנוע מכני" w:date="2026-10-11T12:04:39Z">
        <w:r>
          <w:t xml:space="preserve">כר"ע</w:t>
        </w:r>
      </w:ins>
      <w:del w:id="90107" w:author="מנוע מכני" w:date="2026-10-11T12:04:39Z">
        <w:r>
          <w:delText xml:space="preserve">כרבי עקיבא</w:delText>
        </w:r>
      </w:del>
      <w:r>
        <w:t xml:space="preserve">,</w:t>
      </w:r>
    </w:p>
    <w:p w:rsidR="00E403F0" w:rsidRPr="00AD695E" w:rsidRDefault="00E403F0" w:rsidP="00E403F0">
      <w:pPr>
        <w:rPr>
          <w:rtl/>
        </w:rPr>
      </w:pPr>
      <w:del w:id="94160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דאף תם שחבל באדם - משלם במותר נזק שלם! </w:t>
      </w:r>
    </w:p>
    <w:p w:rsidR="00E403F0" w:rsidRPr="00AD695E" w:rsidRDefault="00E403F0" w:rsidP="00E403F0">
      <w:pPr>
        <w:rPr>
          <w:rtl/>
        </w:rPr>
      </w:pPr>
      <w:ins w:id="90108" w:author="מנוע מכני" w:date="2026-10-11T12:04:39Z">
        <w:r>
          <w:rPr>
            <w:rtl/>
          </w:rPr>
          <w:t xml:space="preserve">אפי'</w:t>
        </w:r>
      </w:ins>
      <w:del w:id="90109" w:author="מנוע מכני" w:date="2026-10-11T12:04:39Z">
        <w:r>
          <w:rPr>
            <w:rtl/>
          </w:rPr>
          <w:delText xml:space="preserve">אפילו</w:delText>
        </w:r>
      </w:del>
      <w:r>
        <w:rPr>
          <w:rtl/>
        </w:rPr>
        <w:t xml:space="preserve"> </w:t>
      </w:r>
      <w:ins w:id="92510" w:author="מנוע מכני" w:date="2026-10-11T12:04:39Z">
        <w:r>
          <w:rPr>
            <w:rtl/>
          </w:rPr>
          <w:t xml:space="preserve">תאמר</w:t>
        </w:r>
      </w:ins>
      <w:del w:id="92511" w:author="מנוע מכני" w:date="2026-10-11T12:04:39Z">
        <w:r>
          <w:rPr>
            <w:rtl/>
          </w:rPr>
          <w:delText xml:space="preserve">תימא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ר"</w:t>
      </w:r>
      <w:r>
        <w:rPr>
          <w:rStyle w:val="2fb"/>
          <w:rFonts w:hint="cs"/>
          <w:rtl/>
        </w:rPr>
        <w:t>ע</w:t>
      </w:r>
      <w:r>
        <w:rPr>
          <w:rtl/>
        </w:rPr>
        <w:t xml:space="preserve">, </w:t>
      </w:r>
      <w:r>
        <w:rPr>
          <w:rFonts w:hint="cs"/>
          <w:rtl/>
        </w:rPr>
        <w:t>ה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ins w:id="90110" w:author="מנוע מכני" w:date="2026-10-11T12:04:39Z">
        <w:r>
          <w:rPr>
            <w:rtl/>
          </w:rPr>
          <w:t xml:space="preserve">דאפי'</w:t>
        </w:r>
      </w:ins>
      <w:del w:id="90111" w:author="מנוע מכני" w:date="2026-10-11T12:04:39Z">
        <w:r>
          <w:rPr>
            <w:rtl/>
          </w:rPr>
          <w:delText xml:space="preserve">דאפילו</w:delText>
        </w:r>
      </w:del>
      <w:r>
        <w:rPr>
          <w:rtl/>
        </w:rPr>
        <w:t xml:space="preserve"> תם </w:t>
      </w:r>
      <w:ins w:id="90378" w:author="מנוע מכני" w:date="2026-10-11T12:04:39Z">
        <w:r>
          <w:rPr>
            <w:rtl/>
          </w:rPr>
          <w:t xml:space="preserve">גם</w:t>
        </w:r>
      </w:ins>
      <w:del w:id="90379" w:author="מנוע מכני" w:date="2026-10-11T12:04:39Z">
        <w:r>
          <w:rPr>
            <w:rtl/>
          </w:rPr>
          <w:delText xml:space="preserve">נמי</w:delText>
        </w:r>
      </w:del>
      <w:r>
        <w:rPr>
          <w:rtl/>
        </w:rPr>
        <w:t xml:space="preserve">, ואיידי דבעי למתנא סיפא המית עבד המית בן חורין, דבמועד הוא דמשכח"</w:t>
      </w:r>
      <w:r>
        <w:rPr>
          <w:rFonts w:hint="cs"/>
          <w:rtl/>
        </w:rPr>
        <w:t>ל</w:t>
      </w:r>
      <w:r>
        <w:rPr>
          <w:rtl/>
        </w:rPr>
        <w:t xml:space="preserve">, בתם </w:t>
      </w:r>
      <w:r>
        <w:rPr>
          <w:rtl/>
        </w:rPr>
        <w:t xml:space="preserve">לא</w:t>
      </w:r>
      <w:r>
        <w:rPr>
          <w:rtl/>
        </w:rPr>
        <w:t xml:space="preserve"> משכח"</w:t>
      </w:r>
      <w:r>
        <w:rPr>
          <w:rFonts w:hint="cs"/>
          <w:rtl/>
        </w:rPr>
        <w:t>ל</w:t>
      </w:r>
      <w:r>
        <w:rPr>
          <w:rtl/>
        </w:rPr>
        <w:t xml:space="preserve">, משום </w:t>
      </w:r>
      <w:ins w:id="91072" w:author="מנוע מכני" w:date="2026-10-11T12:04:39Z">
        <w:r>
          <w:rPr>
            <w:rtl/>
          </w:rPr>
          <w:t xml:space="preserve">כך</w:t>
        </w:r>
      </w:ins>
      <w:del w:id="91073" w:author="מנוע מכני" w:date="2026-10-11T12:04:39Z">
        <w:r>
          <w:rPr>
            <w:rtl/>
          </w:rPr>
          <w:delText xml:space="preserve">הכי</w:delText>
        </w:r>
      </w:del>
      <w:r>
        <w:rPr>
          <w:rtl/>
        </w:rPr>
        <w:t xml:space="preserve"> קתני מועד.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10" w:author="קלוד" w:date="2026-10-11T09:07:13Z"/>
        </w:rPr>
      </w:pPr>
      <w:ins w:id="20209" w:author="קלוד" w:date="2026-10-11T09:07:13Z">
        <w:r>
          <w:t xml:space="preserve">משנה ד</w:t>
        </w:r>
      </w:ins>
    </w:p>
    <w:p w:rsidR="00E403F0" w:rsidRPr="00D65BEC" w:rsidRDefault="00E403F0" w:rsidP="00E403F0">
      <w:pPr>
        <w:pStyle w:val="afff9"/>
        <w:rPr>
          <w:del w:id="20108" w:author="קלוד" w:date="2026-10-11T09:07:13Z"/>
          <w:rtl/>
        </w:rPr>
      </w:pPr>
      <w:del w:id="20107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16" w:author="קלוד" w:date="2026-10-11T12:09:42Z">
          <w:pPr>
            <w:pStyle w:val="afff9"/>
          </w:pPr>
        </w:pPrChange>
      </w:pPr>
      <w:r w:rsidRPr="00D65BEC">
        <w:rPr>
          <w:rtl/>
        </w:rPr>
        <w:t xml:space="preserve">באונס ובמפתה להקל ולהחמיר, כיצד? </w:t>
      </w:r>
    </w:p>
    <w:p w:rsidR="00E403F0" w:rsidRPr="00C20F97" w:rsidRDefault="00E403F0" w:rsidP="00E403F0">
      <w:pPr>
        <w:pStyle w:val="afff9"/>
        <w:rPr>
          <w:spacing w:val="8"/>
          <w:rtl/>
        </w:rPr>
      </w:pPr>
      <w:r w:rsidRPr="00C20F97">
        <w:rPr>
          <w:spacing w:val="8"/>
          <w:rtl/>
        </w:rPr>
        <w:t>אחד שאנס ופיתה את גדולה שבכהונה ואת הקטנה שבישראל נותן חמשים סלעים</w:t>
      </w:r>
      <w:r w:rsidRPr="00C20F97">
        <w:rPr>
          <w:rFonts w:hint="cs"/>
          <w:spacing w:val="8"/>
          <w:rtl/>
        </w:rPr>
        <w:t>,</w:t>
      </w:r>
      <w:r w:rsidRPr="00C20F97">
        <w:rPr>
          <w:spacing w:val="8"/>
          <w:rtl/>
        </w:rPr>
        <w:t xml:space="preserve">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והבושת והפגם - הכל לפי המבייש והמתבייש.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167" w:author="קלוד" w:date="2026-10-11T12:18:15Z"/>
        </w:rPr>
      </w:pPr>
      <w:ins w:id="90168" w:author="קלוד" w:date="2026-10-11T12:18:15Z">
        <w:r>
          <w:rPr>
            <w:color w:val="7B3F00"/>
          </w:rPr>
          <w:t xml:space="preserve">בושת ופגם - מנין שמוסיפין על חמשים סלעים</w:t>
        </w:r>
      </w:ins>
    </w:p>
    <w:p w:rsidR="00E403F0" w:rsidRPr="00AD695E" w:rsidRDefault="00E403F0" w:rsidP="00E403F0">
      <w:pPr>
        <w:rPr>
          <w:rtl/>
        </w:rPr>
      </w:pPr>
      <w:ins w:id="91076" w:author="מנוע מכני" w:date="2026-10-11T12:04:39Z">
        <w:r>
          <w:rPr>
            <w:rtl/>
          </w:rPr>
          <w:t xml:space="preserve">למה</w:t>
        </w:r>
      </w:ins>
      <w:del w:id="91077" w:author="מנוע מכני" w:date="2026-10-11T12:04:39Z">
        <w:r>
          <w:rPr>
            <w:rtl/>
          </w:rPr>
          <w:delText xml:space="preserve">אמאי</w:delText>
        </w:r>
      </w:del>
      <w:r>
        <w:rPr>
          <w:rtl/>
        </w:rPr>
        <w:t xml:space="preserve">? אימא: חמשים סלעים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1074" w:author="מנוע מכני" w:date="2026-10-11T12:04:39Z">
        <w:r>
          <w:rPr>
            <w:rtl/>
          </w:rPr>
          <w:t xml:space="preserve">התורה</w:t>
        </w:r>
      </w:ins>
      <w:del w:id="91075" w:author="מנוע מכני" w:date="2026-10-11T12:04:39Z">
        <w:r>
          <w:rPr>
            <w:rtl/>
          </w:rPr>
          <w:delText xml:space="preserve">רחמנא</w:delText>
        </w:r>
      </w:del>
      <w:r>
        <w:rPr>
          <w:rtl/>
        </w:rPr>
        <w:t xml:space="preserve"> מכל </w:t>
      </w:r>
      <w:ins w:id="91078" w:author="מנוע מכני" w:date="2026-10-11T12:04:39Z">
        <w:r>
          <w:rPr>
            <w:rtl/>
          </w:rPr>
          <w:t xml:space="preserve">דברים</w:t>
        </w:r>
      </w:ins>
      <w:del w:id="91079" w:author="מנוע מכני" w:date="2026-10-11T12:04:39Z">
        <w:r>
          <w:rPr>
            <w:rtl/>
          </w:rPr>
          <w:delText xml:space="preserve">מילי</w:delText>
        </w:r>
      </w:del>
      <w:r>
        <w:rPr>
          <w:rtl/>
        </w:rPr>
        <w:t xml:space="preserve">! </w:t>
      </w:r>
    </w:p>
    <w:p>
      <w:pPr>
        <w:pStyle w:val="38"/>
        <w:rPr>
          <w:ins w:id="93364" w:author="מנוע מכני" w:date="2026-10-11T12:04:39Z"/>
        </w:rPr>
      </w:pPr>
      <w:r w:rsidRPr="00217260">
        <w:t>א.</w:t>
      </w:r>
      <w:r>
        <w:t xml:space="preserve"> </w:t>
      </w:r>
      <w:r>
        <w:t xml:space="preserve">רב זעירא יאמרו:</w:t>
      </w:r>
    </w:p>
    <w:p w:rsidR="00E403F0" w:rsidRPr="00AD695E" w:rsidRDefault="00E403F0" w:rsidP="00E403F0">
      <w:pPr>
        <w:rPr>
          <w:rtl/>
        </w:rPr>
      </w:pPr>
      <w:del w:id="9336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בעל בת מלכים חמשים, בעל בת הדיוטות חמשים? </w:t>
      </w:r>
    </w:p>
    <w:p>
      <w:pPr>
        <w:pStyle w:val="38"/>
        <w:rPr>
          <w:ins w:id="93366" w:author="מנוע מכני" w:date="2026-10-11T12:04:39Z"/>
        </w:rPr>
      </w:pPr>
      <w:r w:rsidRPr="00DC5F70">
        <w:t xml:space="preserve">א"ל</w:t>
      </w:r>
      <w:r w:rsidRPr="00DC5F70">
        <w:t xml:space="preserve"> אביי:</w:t>
      </w:r>
    </w:p>
    <w:p w:rsidR="00E403F0" w:rsidRPr="00DC5F70" w:rsidRDefault="00E403F0" w:rsidP="00E403F0">
      <w:pPr>
        <w:rPr>
          <w:spacing w:val="-4"/>
          <w:rtl/>
        </w:rPr>
      </w:pPr>
      <w:del w:id="93367" w:author="מנוע מכני" w:date="2026-10-11T12:04:39Z">
        <w:r w:rsidRPr="00DC5F70">
          <w:rPr>
            <w:spacing w:val="-4"/>
            <w:rtl/>
          </w:rPr>
          <w:delText xml:space="preserve"> </w:delText>
        </w:r>
      </w:del>
      <w:r w:rsidRPr="00DC5F70">
        <w:rPr>
          <w:spacing w:val="-4"/>
          <w:rtl/>
        </w:rPr>
        <w:t xml:space="preserve">א"ה, גבי עבד </w:t>
      </w:r>
      <w:ins w:id="90380" w:author="מנוע מכני" w:date="2026-10-11T12:04:39Z">
        <w:r>
          <w:rPr>
            <w:spacing w:val="-4"/>
            <w:rtl/>
          </w:rPr>
          <w:t xml:space="preserve">גם</w:t>
        </w:r>
      </w:ins>
      <w:del w:id="90381" w:author="מנוע מכני" w:date="2026-10-11T12:04:39Z">
        <w:r w:rsidRPr="00DC5F70">
          <w:rPr>
            <w:spacing w:val="-4"/>
            <w:rtl/>
          </w:rPr>
          <w:delText xml:space="preserve">נמי</w:delText>
        </w:r>
      </w:del>
      <w:r w:rsidRPr="00DC5F70">
        <w:rPr>
          <w:spacing w:val="-4"/>
          <w:rtl/>
        </w:rPr>
        <w:t xml:space="preserve"> יאמרו: עבד נוקב מרגלית שלשים, עבד עושה מעשה מחט שלשים? 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טו.</w:t>
      </w:r>
    </w:p>
    <w:p>
      <w:pPr>
        <w:pStyle w:val="38"/>
        <w:rPr>
          <w:ins w:id="93368" w:author="מנוע מכני" w:date="2026-10-11T12:04:39Z"/>
        </w:rPr>
      </w:pPr>
      <w:r w:rsidRPr="00217260">
        <w:t>ב.</w:t>
      </w:r>
      <w:r>
        <w:t xml:space="preserve"> </w:t>
      </w:r>
      <w:r>
        <w:t>אלא א</w:t>
      </w:r>
      <w:r>
        <w:t>ר</w:t>
      </w:r>
      <w:r>
        <w:t>"</w:t>
      </w:r>
      <w:r>
        <w:t>ז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36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אילו באו </w:t>
      </w:r>
      <w:ins w:id="91080" w:author="מנוע מכני" w:date="2026-10-11T12:04:39Z">
        <w:r>
          <w:rPr>
            <w:rtl/>
          </w:rPr>
          <w:t xml:space="preserve">עליו</w:t>
        </w:r>
      </w:ins>
      <w:del w:id="91081" w:author="מנוע מכני" w:date="2026-10-11T12:04:39Z">
        <w:r>
          <w:rPr>
            <w:rtl/>
          </w:rPr>
          <w:delText xml:space="preserve">עליה</w:delText>
        </w:r>
      </w:del>
      <w:r>
        <w:rPr>
          <w:rtl/>
        </w:rPr>
        <w:t xml:space="preserve"> שנים, אחד שלא כדרכה ואחד כדרכה, יאמרו: בעל פגומה חמשים, בעל שלמה חמשים? </w:t>
      </w:r>
    </w:p>
    <w:p>
      <w:pPr>
        <w:pStyle w:val="38"/>
        <w:rPr>
          <w:ins w:id="93370" w:author="מנוע מכני" w:date="2026-10-11T12:04:39Z"/>
        </w:rPr>
      </w:pPr>
      <w:r>
        <w:t xml:space="preserve">א"ל</w:t>
      </w:r>
      <w:r>
        <w:t xml:space="preserve"> אביי:</w:t>
      </w:r>
    </w:p>
    <w:p w:rsidR="00E403F0" w:rsidRPr="00AD695E" w:rsidRDefault="00E403F0" w:rsidP="00E403F0">
      <w:pPr>
        <w:rPr>
          <w:rtl/>
        </w:rPr>
      </w:pPr>
      <w:del w:id="93371" w:author="מנוע מכני" w:date="2026-10-11T12:04:39Z">
        <w:r>
          <w:rPr>
            <w:rtl/>
          </w:rPr>
          <w:delText xml:space="preserve"> </w:delText>
        </w:r>
      </w:del>
      <w:ins w:id="90382" w:author="מנוע מכני" w:date="2026-10-11T12:04:39Z">
        <w:r>
          <w:rPr>
            <w:rtl/>
          </w:rPr>
          <w:t xml:space="preserve">א"כ</w:t>
        </w:r>
      </w:ins>
      <w:del w:id="90383" w:author="מנוע מכני" w:date="2026-10-11T12:04:39Z">
        <w:r>
          <w:rPr>
            <w:rtl/>
          </w:rPr>
          <w:delText xml:space="preserve">אי הכי</w:delText>
        </w:r>
      </w:del>
      <w:r>
        <w:rPr>
          <w:rtl/>
        </w:rPr>
        <w:t xml:space="preserve">, גבי עבד </w:t>
      </w:r>
      <w:ins w:id="90384" w:author="מנוע מכני" w:date="2026-10-11T12:04:39Z">
        <w:r>
          <w:rPr>
            <w:rtl/>
          </w:rPr>
          <w:t xml:space="preserve">גם</w:t>
        </w:r>
      </w:ins>
      <w:del w:id="90385" w:author="מנוע מכני" w:date="2026-10-11T12:04:39Z">
        <w:r>
          <w:rPr>
            <w:rtl/>
          </w:rPr>
          <w:delText xml:space="preserve">נמי</w:delText>
        </w:r>
      </w:del>
      <w:r>
        <w:rPr>
          <w:rtl/>
        </w:rPr>
        <w:t xml:space="preserve"> יאמרו: עבד בריא שלשים, עבד מוכה שחין שלשים? </w:t>
      </w:r>
    </w:p>
    <w:p>
      <w:pPr>
        <w:pStyle w:val="38"/>
        <w:rPr>
          <w:ins w:id="93372" w:author="מנוע מכני" w:date="2026-10-11T12:04:39Z"/>
        </w:rPr>
      </w:pPr>
      <w:r w:rsidRPr="00217260">
        <w:t>ג.</w:t>
      </w:r>
      <w:r>
        <w:t xml:space="preserve"> </w:t>
      </w:r>
      <w:r>
        <w:t xml:space="preserve">אלא </w:t>
      </w:r>
      <w:r>
        <w:t xml:space="preserve">אמר</w:t>
      </w:r>
      <w:r>
        <w:t xml:space="preserve"> אביי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373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ins w:id="90337" w:author="Claude - סמנטי" w:date="2026-10-11T12:14:28Z">
        <w:r>
          <w:rPr>
            <w:rStyle w:val="afffff0"/>
            <w:rtl/>
          </w:rPr>
          <w:t xml:space="preserve">תַּחַת אֲשֶׁר עִינָּהּ</w:t>
        </w:r>
      </w:ins>
      <w:del w:id="90338" w:author="Claude - סמנטי" w:date="2026-10-11T12:14:28Z">
        <w:r>
          <w:rPr>
            <w:rtl/>
          </w:rPr>
          <w:delText xml:space="preserve">תחת אשר עינה</w:delText>
        </w:r>
      </w:del>
      <w:r>
        <w:rPr>
          <w:rFonts w:hint="cs"/>
          <w:rtl/>
        </w:rPr>
        <w:t>'</w:t>
      </w:r>
      <w:r>
        <w:rPr>
          <w:rtl/>
        </w:rPr>
        <w:t xml:space="preserve">, מכלל </w:t>
      </w:r>
      <w:ins w:id="90386" w:author="מנוע מכני" w:date="2026-10-11T12:04:39Z">
        <w:r>
          <w:rPr>
            <w:rtl/>
          </w:rPr>
          <w:t xml:space="preserve">דיש</w:t>
        </w:r>
      </w:ins>
      <w:del w:id="90387" w:author="מנוע מכני" w:date="2026-10-11T12:04:39Z">
        <w:r>
          <w:rPr>
            <w:rtl/>
          </w:rPr>
          <w:delText xml:space="preserve">דאיכא</w:delText>
        </w:r>
      </w:del>
      <w:r>
        <w:rPr>
          <w:rtl/>
        </w:rPr>
        <w:t xml:space="preserve"> בושת ופגם.</w:t>
      </w:r>
    </w:p>
    <w:p>
      <w:pPr>
        <w:pStyle w:val="38"/>
        <w:rPr>
          <w:ins w:id="93374" w:author="מנוע מכני" w:date="2026-10-11T12:04:39Z"/>
        </w:rPr>
      </w:pPr>
      <w:r w:rsidRPr="00DC5F70">
        <w:t>ד.</w:t>
      </w:r>
      <w:r w:rsidRPr="00DC5F70">
        <w:t xml:space="preserve"> </w:t>
      </w:r>
      <w:r w:rsidRPr="00DC5F70">
        <w:t>רבא</w:t>
      </w:r>
      <w:r w:rsidRPr="00DC5F70">
        <w:t>:</w:t>
      </w:r>
    </w:p>
    <w:p w:rsidR="00E403F0" w:rsidRPr="00DC5F70" w:rsidRDefault="00E403F0" w:rsidP="00E403F0">
      <w:pPr>
        <w:rPr>
          <w:spacing w:val="-2"/>
          <w:rtl/>
        </w:rPr>
      </w:pPr>
      <w:del w:id="93375" w:author="מנוע מכני" w:date="2026-10-11T12:04:39Z">
        <w:r w:rsidRPr="00DC5F70">
          <w:rPr>
            <w:spacing w:val="-2"/>
            <w:rtl/>
          </w:rPr>
          <w:delText xml:space="preserve"> </w:delText>
        </w:r>
      </w:del>
      <w:r w:rsidRPr="00DC5F70">
        <w:rPr>
          <w:rFonts w:hint="cs"/>
          <w:spacing w:val="-2"/>
          <w:rtl/>
        </w:rPr>
        <w:t>ד'</w:t>
      </w:r>
      <w:ins w:id="90339" w:author="Claude - סמנטי" w:date="2026-10-11T12:14:28Z">
        <w:r>
          <w:rPr>
            <w:rStyle w:val="afffff0"/>
            <w:spacing w:val="-2"/>
            <w:rtl/>
          </w:rPr>
          <w:t xml:space="preserve">וְנָתַן הָאִישׁ הַשּׁוֹכֵב עִמָּהּ וגו</w:t>
        </w:r>
      </w:ins>
      <w:del w:id="90340" w:author="Claude - סמנטי" w:date="2026-10-11T12:14:28Z">
        <w:r w:rsidRPr="00DC5F70">
          <w:rPr>
            <w:spacing w:val="-2"/>
            <w:rtl/>
          </w:rPr>
          <w:delText xml:space="preserve">ונתן האיש השוכב עמה וגו</w:delText>
        </w:r>
      </w:del>
      <w:r w:rsidRPr="00DC5F70">
        <w:rPr>
          <w:spacing w:val="-2"/>
          <w:rtl/>
        </w:rPr>
        <w:t xml:space="preserve">', הנאת שכיבה חמשים, מכלל ד</w:t>
      </w:r>
      <w:r w:rsidRPr="00DC5F70">
        <w:rPr>
          <w:rFonts w:hint="cs"/>
          <w:spacing w:val="-2"/>
          <w:rtl/>
        </w:rPr>
        <w:t xml:space="preserve">יש דבר </w:t>
      </w:r>
      <w:r w:rsidRPr="00DC5F70">
        <w:rPr>
          <w:spacing w:val="-2"/>
          <w:rtl/>
        </w:rPr>
        <w:t>אחר</w:t>
      </w:r>
      <w:r w:rsidRPr="00DC5F70">
        <w:rPr>
          <w:rFonts w:hint="cs"/>
          <w:spacing w:val="-2"/>
          <w:rtl/>
        </w:rPr>
        <w:t xml:space="preserve">, </w:t>
      </w:r>
      <w:r w:rsidRPr="00DC5F70">
        <w:rPr>
          <w:spacing w:val="-2"/>
          <w:rtl/>
        </w:rPr>
        <w:t>בושת ופגם.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12" w:author="קלוד" w:date="2026-10-11T09:07:13Z"/>
        </w:rPr>
      </w:pPr>
      <w:ins w:id="20211" w:author="קלוד" w:date="2026-10-11T09:07:13Z">
        <w:r>
          <w:t xml:space="preserve">משנה ה</w:t>
        </w:r>
      </w:ins>
    </w:p>
    <w:p w:rsidR="00E403F0" w:rsidRPr="00D65BEC" w:rsidRDefault="00E403F0" w:rsidP="00E403F0">
      <w:pPr>
        <w:pStyle w:val="afff9"/>
        <w:rPr>
          <w:del w:id="20110" w:author="קלוד" w:date="2026-10-11T09:07:13Z"/>
          <w:rtl/>
        </w:rPr>
      </w:pPr>
      <w:del w:id="20109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17" w:author="קלוד" w:date="2026-10-11T12:09:42Z">
          <w:pPr>
            <w:pStyle w:val="afff9"/>
          </w:pPr>
        </w:pPrChange>
      </w:pPr>
      <w:r w:rsidRPr="00D65BEC">
        <w:rPr>
          <w:rtl/>
        </w:rPr>
        <w:t xml:space="preserve">במוציא שם רע להקל ולהחמיר, </w:t>
      </w:r>
    </w:p>
    <w:p w:rsidR="00E403F0" w:rsidRPr="00AD695E" w:rsidRDefault="00E403F0" w:rsidP="00E403F0">
      <w:pPr>
        <w:pStyle w:val="afff9"/>
        <w:rPr>
          <w:rtl/>
        </w:rPr>
      </w:pPr>
      <w:r>
        <w:rPr>
          <w:rtl/>
        </w:rPr>
        <w:t>כיצד? אחד שהוציא שם רע על גדולה שבכהונה ועל קטנה שבישראל נותן מאה סלע.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נמצא האומר בפיו חמור מן העושה מעשה, שכן מצינו שלא נתחתם גזר דין על אבותינו במדבר אלא על לשון הרע, שנא: וינסו אותי זה עשר פעמים וגו'.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165" w:author="קלוד" w:date="2026-10-11T12:18:15Z"/>
        </w:rPr>
      </w:pPr>
      <w:ins w:id="90166" w:author="קלוד" w:date="2026-10-11T12:18:15Z">
        <w:r>
          <w:rPr>
            <w:color w:val="7B3F00"/>
          </w:rPr>
          <w:t xml:space="preserve">לשון הרע חמור ממעשה - גזר דין על המרגלים</w:t>
        </w:r>
      </w:ins>
    </w:p>
    <w:p w:rsidR="00E403F0" w:rsidRPr="00AD695E" w:rsidRDefault="00E403F0" w:rsidP="00E403F0">
      <w:pPr>
        <w:rPr>
          <w:rtl/>
        </w:rPr>
      </w:pPr>
      <w:ins w:id="91082" w:author="מנוע מכני" w:date="2026-10-11T12:04:39Z">
        <w:r>
          <w:rPr>
            <w:rtl/>
          </w:rPr>
          <w:t xml:space="preserve">ממה</w:t>
        </w:r>
      </w:ins>
      <w:del w:id="91083" w:author="מנוע מכני" w:date="2026-10-11T12:04:39Z">
        <w:r>
          <w:rPr>
            <w:rtl/>
          </w:rPr>
          <w:delText xml:space="preserve">ממאי</w:delText>
        </w:r>
      </w:del>
      <w:r>
        <w:rPr>
          <w:rtl/>
        </w:rPr>
        <w:t xml:space="preserve">? שמא משום דגרים לה קטלא, ד</w:t>
      </w:r>
      <w:r>
        <w:rPr>
          <w:rFonts w:hint="cs"/>
          <w:rtl/>
        </w:rPr>
        <w:t>'</w:t>
      </w:r>
      <w:ins w:id="90341" w:author="Claude - סמנטי" w:date="2026-10-11T12:14:28Z">
        <w:r>
          <w:rPr>
            <w:rStyle w:val="afffff0"/>
            <w:rtl/>
          </w:rPr>
          <w:t xml:space="preserve">וְאִם אֱמֶת הָיָה הַדָּבָר וגו</w:t>
        </w:r>
      </w:ins>
      <w:del w:id="90342" w:author="Claude - סמנטי" w:date="2026-10-11T12:14:28Z">
        <w:r>
          <w:rPr>
            <w:rtl/>
          </w:rPr>
          <w:delText xml:space="preserve">ואם אמת היה הדבר וגו</w:delText>
        </w:r>
      </w:del>
      <w:r>
        <w:rPr>
          <w:rtl/>
        </w:rPr>
        <w:t xml:space="preserve">' והוציאו את הנערה וגו'! </w:t>
      </w:r>
    </w:p>
    <w:p>
      <w:pPr>
        <w:pStyle w:val="38"/>
        <w:rPr>
          <w:ins w:id="93376" w:author="מנוע מכני" w:date="2026-10-11T12:04:39Z"/>
        </w:rPr>
      </w:pPr>
      <w:r>
        <w:t xml:space="preserve">רבא:</w:t>
      </w:r>
    </w:p>
    <w:p w:rsidR="00E403F0" w:rsidRPr="00AD695E" w:rsidRDefault="00E403F0" w:rsidP="00E403F0">
      <w:pPr>
        <w:rPr>
          <w:rtl/>
        </w:rPr>
      </w:pPr>
      <w:del w:id="93377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343" w:author="Claude - סמנטי" w:date="2026-10-11T12:14:28Z">
        <w:r>
          <w:rPr>
            <w:rStyle w:val="afffff0"/>
            <w:rtl/>
          </w:rPr>
          <w:t xml:space="preserve">כִּי הוֹצִיא שֵׁם רָע</w:t>
        </w:r>
      </w:ins>
      <w:del w:id="90344" w:author="Claude - סמנטי" w:date="2026-10-11T12:14:28Z">
        <w:r>
          <w:rPr>
            <w:rtl/>
          </w:rPr>
          <w:delText xml:space="preserve">כי הוציא שם רע</w:delText>
        </w:r>
      </w:del>
      <w:r>
        <w:rPr>
          <w:rFonts w:hint="cs"/>
          <w:rtl/>
        </w:rPr>
        <w:t>'</w:t>
      </w:r>
      <w:r>
        <w:rPr>
          <w:rtl/>
        </w:rPr>
        <w:t>, על שם רע שהוציא.</w:t>
      </w:r>
    </w:p>
    <w:p w:rsidR="00E403F0" w:rsidRPr="00AD695E" w:rsidRDefault="00E403F0" w:rsidP="00E403F0">
      <w:pPr>
        <w:jc w:val="center"/>
        <w:rPr>
          <w:del w:id="90026" w:author="מנוע עיצוב" w:date="2026-10-11T12:09:26Z"/>
          <w:rtl/>
        </w:rPr>
      </w:pPr>
      <w:del w:id="90025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32" w:author="קלוד" w:date="2026-10-11T09:07:13Z">
          <w:pPr>
            <w:pStyle w:val="affff1"/>
            <w:rPr>
              <w:rtl/>
            </w:rPr>
          </w:pPr>
        </w:pPrChange>
      </w:pPr>
      <w:ins w:id="9816" w:author="מספור קטעי משנה" w:date="2026-10-11T09:19:26Z">
        <w:r>
          <w:rPr>
            <w:rStyle w:val="MisparKeta"/>
          </w:rPr>
          <w:t xml:space="preserve">ב. </w:t>
        </w:r>
      </w:ins>
      <w:r>
        <w:rPr>
          <w:rtl/>
        </w:rPr>
        <w:t>וכן מצינו שלא נתחתם גזר דין וכו'.</w:t>
      </w:r>
    </w:p>
    <w:p w:rsidR="00E403F0" w:rsidRPr="00AD695E" w:rsidRDefault="00E403F0" w:rsidP="00E403F0">
      <w:pPr>
        <w:rPr>
          <w:rtl/>
        </w:rPr>
      </w:pPr>
      <w:ins w:id="91084" w:author="מנוע מכני" w:date="2026-10-11T12:04:39Z">
        <w:r>
          <w:rPr>
            <w:rtl/>
          </w:rPr>
          <w:t xml:space="preserve">ממה</w:t>
        </w:r>
      </w:ins>
      <w:del w:id="91085" w:author="מנוע מכני" w:date="2026-10-11T12:04:39Z">
        <w:r>
          <w:rPr>
            <w:rtl/>
          </w:rPr>
          <w:delText xml:space="preserve">ממאי</w:delText>
        </w:r>
      </w:del>
      <w:r>
        <w:rPr>
          <w:rtl/>
        </w:rPr>
        <w:t xml:space="preserve">? שמא דאכתי </w:t>
      </w:r>
      <w:r>
        <w:rPr>
          <w:rtl/>
        </w:rPr>
        <w:t xml:space="preserve">לא</w:t>
      </w:r>
      <w:r>
        <w:rPr>
          <w:rtl/>
        </w:rPr>
        <w:t xml:space="preserve"> מלא סאתן, </w:t>
      </w:r>
      <w:r>
        <w:rPr>
          <w:rStyle w:val="2fb"/>
          <w:rFonts w:hint="cs"/>
          <w:rtl/>
        </w:rPr>
        <w:t>דאר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ה</w:t>
      </w:r>
      <w:r>
        <w:rPr>
          <w:rtl/>
        </w:rPr>
        <w:t xml:space="preserve">: אין </w:t>
      </w:r>
      <w:r>
        <w:rPr>
          <w:rtl/>
        </w:rPr>
        <w:t xml:space="preserve">הק</w:t>
      </w:r>
      <w:r>
        <w:rPr>
          <w:rFonts w:hint="cs"/>
          <w:rtl/>
        </w:rPr>
        <w:t>ב</w:t>
      </w:r>
      <w:r>
        <w:rPr>
          <w:rtl/>
        </w:rPr>
        <w:t>"</w:t>
      </w:r>
      <w:r>
        <w:rPr>
          <w:rFonts w:hint="cs"/>
          <w:rtl/>
        </w:rPr>
        <w:t xml:space="preserve">ה</w:t>
      </w:r>
      <w:r>
        <w:rPr>
          <w:rFonts w:hint="cs"/>
          <w:rtl/>
        </w:rPr>
        <w:t xml:space="preserve"> </w:t>
      </w:r>
      <w:r>
        <w:rPr>
          <w:rtl/>
        </w:rPr>
        <w:t xml:space="preserve">נפרע מן האדם עד שתתמלא סאתו, </w:t>
      </w:r>
      <w:ins w:id="92430" w:author="מנוע מכני" w:date="2026-10-11T12:04:39Z">
        <w:r>
          <w:rPr>
            <w:rtl/>
          </w:rPr>
          <w:t xml:space="preserve">ד'</w:t>
        </w:r>
      </w:ins>
      <w:del w:id="92431" w:author="מנוע מכני" w:date="2026-10-11T12:04:39Z">
        <w:r>
          <w:rPr>
            <w:rtl/>
          </w:rPr>
          <w:delText xml:space="preserve">שנא</w:delText>
        </w:r>
        <w:r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: </w:delText>
        </w:r>
        <w:r>
          <w:rPr>
            <w:rFonts w:hint="cs"/>
            <w:rtl/>
          </w:rPr>
          <w:delText xml:space="preserve">'</w:delText>
        </w:r>
      </w:del>
      <w:r>
        <w:rPr>
          <w:rStyle w:val="afffff0"/>
          <w:rtl/>
        </w:rPr>
        <w:t>במלאת ספקו יצר לו</w:t>
      </w:r>
      <w:r>
        <w:rPr>
          <w:rFonts w:hint="cs"/>
          <w:rtl/>
        </w:rPr>
        <w:t>'</w:t>
      </w:r>
      <w:r>
        <w:rPr>
          <w:rtl/>
        </w:rPr>
        <w:t>.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tl/>
        </w:rPr>
        <w:t xml:space="preserve">אר"ל</w:t>
      </w:r>
      <w:r>
        <w:rPr>
          <w:rtl/>
        </w:rPr>
        <w:t xml:space="preserve">, </w:t>
      </w:r>
      <w:r>
        <w:rPr>
          <w:rFonts w:hint="cs"/>
          <w:rtl/>
        </w:rPr>
        <w:t>'</w:t>
      </w:r>
      <w:ins w:id="90345" w:author="Claude - סמנטי" w:date="2026-10-11T12:14:28Z">
        <w:r>
          <w:rPr>
            <w:rStyle w:val="afffff0"/>
            <w:rtl/>
          </w:rPr>
          <w:t xml:space="preserve">וַיְנַסּוּ אוֹתִי זֶה עֶשֶׂר פְּעָמִים</w:t>
        </w:r>
      </w:ins>
      <w:del w:id="90346" w:author="Claude - סמנטי" w:date="2026-10-11T12:14:28Z">
        <w:r>
          <w:rPr>
            <w:rtl/>
          </w:rPr>
          <w:delText xml:space="preserve">וינסו אותי זה עשר פעמים</w:delText>
        </w:r>
      </w:del>
      <w:r>
        <w:rPr>
          <w:rFonts w:hint="cs"/>
          <w:rtl/>
        </w:rPr>
        <w:t>'</w:t>
      </w:r>
      <w:r>
        <w:rPr>
          <w:rtl/>
        </w:rPr>
        <w:t>, על זה נתחתם גזר דין.</w:t>
      </w:r>
    </w:p>
    <w:p>
      <w:pPr>
        <w:pStyle w:val="38"/>
        <w:rPr>
          <w:ins w:id="93378" w:author="מנוע מכני" w:date="2026-10-11T12:04:39Z"/>
        </w:rPr>
      </w:pPr>
      <w:r>
        <w:t xml:space="preserve">תניא</w:t>
      </w:r>
      <w:r>
        <w:t xml:space="preserve">, א</w:t>
      </w:r>
      <w:r>
        <w:t>ראב</w:t>
      </w:r>
      <w:r>
        <w:t>"</w:t>
      </w:r>
      <w:r>
        <w:t>פ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37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בוא וראה כמה גדול כח של לשון הרע, </w:t>
      </w:r>
    </w:p>
    <w:p w:rsidR="00E403F0" w:rsidRPr="00DC5F70" w:rsidRDefault="00E403F0" w:rsidP="00E403F0">
      <w:pPr>
        <w:rPr>
          <w:spacing w:val="-4"/>
          <w:rtl/>
        </w:rPr>
      </w:pPr>
      <w:r w:rsidRPr="00DC5F70">
        <w:rPr>
          <w:spacing w:val="-4"/>
          <w:rtl/>
        </w:rPr>
        <w:t>ממרגלים, ומה המוציא שם רע על עצים ואבנים כך, המוציא שם רע על חבירו על אחת כמה וכמה.</w:t>
      </w:r>
    </w:p>
    <w:p w:rsidR="00E403F0" w:rsidRPr="00AD695E" w:rsidRDefault="00E403F0" w:rsidP="00E403F0">
      <w:pPr>
        <w:rPr>
          <w:rtl/>
        </w:rPr>
      </w:pPr>
      <w:ins w:id="91086" w:author="מנוע מכני" w:date="2026-10-11T12:04:39Z">
        <w:r>
          <w:rPr>
            <w:rtl/>
          </w:rPr>
          <w:t xml:space="preserve">ממה</w:t>
        </w:r>
      </w:ins>
      <w:del w:id="91087" w:author="מנוע מכני" w:date="2026-10-11T12:04:39Z">
        <w:r>
          <w:rPr>
            <w:rtl/>
          </w:rPr>
          <w:delText xml:space="preserve">ממאי</w:delText>
        </w:r>
      </w:del>
      <w:r>
        <w:rPr>
          <w:rtl/>
        </w:rPr>
        <w:t xml:space="preserve">? שמא משום </w:t>
      </w:r>
      <w:r>
        <w:rPr>
          <w:rStyle w:val="2fb"/>
          <w:rtl/>
        </w:rPr>
        <w:t xml:space="preserve">דר</w:t>
      </w:r>
      <w:r>
        <w:rPr>
          <w:rStyle w:val="2fb"/>
          <w:rFonts w:hint="cs"/>
          <w:rtl/>
        </w:rPr>
        <w:t>חב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פ</w:t>
      </w:r>
      <w:r>
        <w:rPr>
          <w:rtl/>
        </w:rPr>
        <w:t>: דבר גדול דברו מרגלים באותה שעה, ד</w:t>
      </w:r>
      <w:r>
        <w:rPr>
          <w:rFonts w:hint="cs"/>
          <w:rtl/>
        </w:rPr>
        <w:t>'</w:t>
      </w:r>
      <w:ins w:id="90347" w:author="Claude - סמנטי" w:date="2026-10-11T12:14:28Z">
        <w:r>
          <w:rPr>
            <w:rStyle w:val="afffff0"/>
            <w:rtl/>
          </w:rPr>
          <w:t xml:space="preserve">כִּי חָזָק הוּא מִמֶּנּוּ</w:t>
        </w:r>
      </w:ins>
      <w:del w:id="90348" w:author="Claude - סמנטי" w:date="2026-10-11T12:14:28Z">
        <w:r>
          <w:rPr>
            <w:rtl/>
          </w:rPr>
          <w:delText xml:space="preserve">כי חזק הוא ממנו</w:delText>
        </w:r>
      </w:del>
      <w:r>
        <w:rPr>
          <w:rFonts w:hint="cs"/>
          <w:rtl/>
        </w:rPr>
        <w:t>'</w:t>
      </w:r>
      <w:r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אל תיקרי כי חזק הוא ממנו אלא ממנו, כביכול </w:t>
      </w:r>
      <w:ins w:id="90112" w:author="מנוע מכני" w:date="2026-10-11T12:04:39Z">
        <w:r>
          <w:rPr>
            <w:rtl/>
          </w:rPr>
          <w:t xml:space="preserve">בעה"ב</w:t>
        </w:r>
      </w:ins>
      <w:del w:id="90113" w:author="מנוע מכני" w:date="2026-10-11T12:04:39Z">
        <w:r>
          <w:rPr>
            <w:rtl/>
          </w:rPr>
          <w:delText xml:space="preserve">בעל הבית</w:delText>
        </w:r>
      </w:del>
      <w:r>
        <w:rPr>
          <w:rtl/>
        </w:rPr>
        <w:t xml:space="preserve"> אין יכול להוציא כליו משם! </w:t>
      </w:r>
    </w:p>
    <w:p>
      <w:pPr>
        <w:pStyle w:val="38"/>
        <w:rPr>
          <w:ins w:id="93380" w:author="מנוע מכני" w:date="2026-10-11T12:04:39Z"/>
        </w:rPr>
      </w:pPr>
      <w:r>
        <w:t xml:space="preserve">אלא </w:t>
      </w:r>
      <w:r>
        <w:t xml:space="preserve">אמר</w:t>
      </w:r>
    </w:p>
    <w:p w:rsidR="00E403F0" w:rsidRPr="00AD695E" w:rsidRDefault="00E403F0" w:rsidP="00E403F0">
      <w:pPr>
        <w:rPr>
          <w:rtl/>
        </w:rPr>
      </w:pPr>
      <w:del w:id="93381" w:author="מנוע מכני" w:date="2026-10-11T12:04:39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רבה</w:t>
      </w:r>
      <w:r>
        <w:rPr>
          <w:rtl/>
        </w:rPr>
        <w:t xml:space="preserve"> </w:t>
      </w:r>
      <w:r>
        <w:rPr>
          <w:rStyle w:val="2fb"/>
          <w:rtl/>
        </w:rPr>
        <w:t xml:space="preserve">אר"ל</w:t>
      </w:r>
      <w:r>
        <w:rPr>
          <w:rtl/>
        </w:rPr>
        <w:t xml:space="preserve"> </w:t>
      </w:r>
      <w:r>
        <w:rPr>
          <w:rFonts w:hint="cs"/>
          <w:rtl/>
        </w:rPr>
        <w:t>'</w:t>
      </w:r>
      <w:ins w:id="90349" w:author="Claude - סמנטי" w:date="2026-10-11T12:14:28Z">
        <w:r>
          <w:rPr>
            <w:rStyle w:val="afffff0"/>
            <w:rtl/>
          </w:rPr>
          <w:t xml:space="preserve">וַיָּמוּתוּ הָאֲנָשִׁים מוֹצִיאֵי דִבַּת הָאָרֶץ רָעָה</w:t>
        </w:r>
      </w:ins>
      <w:del w:id="90350" w:author="Claude - סמנטי" w:date="2026-10-11T12:14:28Z">
        <w:r>
          <w:rPr>
            <w:rtl/>
          </w:rPr>
          <w:delText xml:space="preserve">וימותו האנשים מוציאי דבת הארץ רעה</w:delText>
        </w:r>
      </w:del>
      <w:r>
        <w:rPr>
          <w:rFonts w:hint="cs"/>
          <w:rtl/>
        </w:rPr>
        <w:t>'</w:t>
      </w:r>
      <w:r>
        <w:rPr>
          <w:rtl/>
        </w:rPr>
        <w:t>, על דבת הארץ שהוציאו.</w:t>
      </w:r>
    </w:p>
    <w:p>
      <w:pPr>
        <w:pStyle w:val="afffff8"/>
        <w:rPr>
          <w:ins w:id="90163" w:author="קלוד" w:date="2026-10-11T12:18:15Z"/>
        </w:rPr>
      </w:pPr>
      <w:ins w:id="90164" w:author="קלוד" w:date="2026-10-11T12:18:15Z">
        <w:r>
          <w:rPr>
            <w:color w:val="7B3F00"/>
          </w:rPr>
          <w:t xml:space="preserve">עשר נסיונות שניסו אבותינו להקב"ה</w:t>
        </w:r>
      </w:ins>
    </w:p>
    <w:p>
      <w:pPr>
        <w:pStyle w:val="38"/>
        <w:rPr>
          <w:ins w:id="93382" w:author="מנוע מכני" w:date="2026-10-11T12:04:39Z"/>
        </w:rPr>
      </w:pPr>
      <w:del w:id="90035" w:author="מנוע מכני" w:date="2026-10-11T12:04:39Z">
        <w:r>
          <w:lastRenderedPageBreak/>
          <w:delText xml:space="preserve"> </w:delText>
        </w:r>
      </w:del>
      <w:r>
        <w:t xml:space="preserve">תניא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383" w:author="מנוע מכני" w:date="2026-10-11T12:04:39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א</w:t>
      </w:r>
      <w:r>
        <w:rPr>
          <w:rStyle w:val="2fb"/>
          <w:rFonts w:hint="cs"/>
          <w:rtl/>
        </w:rPr>
        <w:t>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י</w:t>
      </w:r>
      <w:r>
        <w:rPr>
          <w:rtl/>
        </w:rPr>
        <w:t>, עשר נסיונות ניסו אבותינו להקב"ה: שנים בים, ושנים במים, שנים במן, שנים בשליו, אחת בעגל, ואחת במדבר פארן.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שנים בים - אחת בירידה ואחת בעלייה.</w:t>
      </w:r>
      <w:ins w:id="91692" w:author="מנוע מכני" w:date="2026-10-11T12:04:39Z">
        <w:r>
          <w:rPr>
            <w:rFonts w:hint="cs"/>
            <w:rtl/>
          </w:rPr>
          <w:t xml:space="preserve"> </w:t>
        </w:r>
      </w:ins>
      <w:del w:id="91693" w:author="מנוע מכני" w:date="2026-10-11T12:04:39Z">
        <w:r>
          <w:rPr>
            <w:rFonts w:hint="cs"/>
            <w:rtl/>
          </w:rPr>
          <w:delText xml:space="preserve">  </w:delText>
        </w:r>
      </w:del>
      <w:r>
        <w:rPr>
          <w:rtl/>
        </w:rPr>
        <w:t>בירידה, ד</w:t>
      </w:r>
      <w:r>
        <w:rPr>
          <w:rFonts w:hint="cs"/>
          <w:rtl/>
        </w:rPr>
        <w:t>'</w:t>
      </w:r>
      <w:r>
        <w:rPr>
          <w:rStyle w:val="afffff0"/>
          <w:rtl/>
        </w:rPr>
        <w:t>המבלי אין קברים במצרים</w:t>
      </w:r>
      <w:r>
        <w:rPr>
          <w:rFonts w:hint="cs"/>
          <w:rtl/>
        </w:rPr>
        <w:t>'</w:t>
      </w:r>
      <w:r>
        <w:rPr>
          <w:rtl/>
        </w:rPr>
        <w:t>.</w:t>
      </w:r>
    </w:p>
    <w:p>
      <w:pPr>
        <w:pStyle w:val="38"/>
        <w:rPr>
          <w:ins w:id="93384" w:author="מנוע מכני" w:date="2026-10-11T12:04:39Z"/>
        </w:rPr>
      </w:pPr>
      <w:r>
        <w:tab/>
      </w:r>
      <w:r w:rsidR="00E403F0">
        <w:tab/>
      </w:r>
      <w:r w:rsidR="00E403F0">
        <w:tab/>
      </w:r>
      <w:r w:rsidR="00E403F0">
        <w:tab/>
        <w:t>בעלייה, כדר"</w:t>
      </w:r>
      <w:r w:rsidR="00E403F0">
        <w:t>ה</w:t>
      </w:r>
      <w:r w:rsidR="00E403F0">
        <w:t xml:space="preserve">:</w:t>
      </w:r>
    </w:p>
    <w:p w:rsidR="00E403F0" w:rsidRPr="00AD695E" w:rsidRDefault="00D65BEC" w:rsidP="00D65BEC">
      <w:pPr>
        <w:rPr>
          <w:rtl/>
        </w:rPr>
      </w:pPr>
      <w:del w:id="93385" w:author="מנוע מכני" w:date="2026-10-11T12:04:39Z">
        <w:r w:rsidR="00E403F0">
          <w:rPr>
            <w:rtl/>
          </w:rPr>
          <w:delText xml:space="preserve"> </w:delText>
        </w:r>
      </w:del>
      <w:r w:rsidR="00E403F0">
        <w:rPr>
          <w:rtl/>
        </w:rPr>
        <w:t xml:space="preserve">ישראל שבאותו הדור מקטני אמנה היו</w:t>
      </w:r>
      <w:ins w:id="91694" w:author="מנוע מכני" w:date="2026-10-11T12:04:39Z">
        <w:r>
          <w:rPr>
            <w:rtl/>
          </w:rPr>
          <w:t xml:space="preserve">,</w:t>
        </w:r>
      </w:ins>
      <w:del w:id="91695" w:author="מנוע מכני" w:date="2026-10-11T12:04:39Z">
        <w:r w:rsidR="00E403F0"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Style w:val="2fb"/>
          <w:rtl/>
        </w:rPr>
        <w:t>כדר</w:t>
      </w:r>
      <w:r>
        <w:rPr>
          <w:rStyle w:val="2fb"/>
          <w:rFonts w:hint="cs"/>
          <w:rtl/>
        </w:rPr>
        <w:t>ב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מ</w:t>
      </w:r>
      <w:r>
        <w:rPr>
          <w:rFonts w:hint="cs"/>
          <w:rtl/>
        </w:rPr>
        <w:t xml:space="preserve"> ד'</w:t>
      </w:r>
      <w:ins w:id="90351" w:author="Claude - סמנטי" w:date="2026-10-11T12:14:28Z">
        <w:r>
          <w:rPr>
            <w:rStyle w:val="afffff0"/>
            <w:rtl/>
          </w:rPr>
          <w:t xml:space="preserve">וַיַּמְרוּ עַל יָם בְּיַם סוּף וַיּוֹשִׁיעֵם לְמַעַן שְׁמוֹ</w:t>
        </w:r>
      </w:ins>
      <w:del w:id="90352" w:author="Claude - סמנטי" w:date="2026-10-11T12:14:28Z">
        <w:r>
          <w:rPr>
            <w:rtl/>
          </w:rPr>
          <w:delText xml:space="preserve">וימרו על ים בים סוף ויושיעם למען שמו</w:delText>
        </w:r>
      </w:del>
      <w:r>
        <w:rPr>
          <w:rFonts w:hint="cs"/>
          <w:rtl/>
        </w:rPr>
        <w:t>' מ</w:t>
      </w:r>
      <w:r>
        <w:rPr>
          <w:rtl/>
        </w:rPr>
        <w:t>למד שהיו ישראל ממרים באותה שע</w:t>
      </w:r>
      <w:r>
        <w:rPr>
          <w:rFonts w:hint="cs"/>
          <w:rtl/>
        </w:rPr>
        <w:t>ה</w:t>
      </w:r>
      <w:r>
        <w:rPr>
          <w:rtl/>
        </w:rPr>
        <w:t xml:space="preserve"> ואומרים: כשם שאנו עולים מצד זה כך מצרים עולים מצד אחר, </w:t>
      </w:r>
    </w:p>
    <w:p>
      <w:pPr>
        <w:pStyle w:val="38"/>
        <w:rPr>
          <w:ins w:id="93386" w:author="מנוע מכני" w:date="2026-10-11T12:04:39Z"/>
        </w:rPr>
      </w:pPr>
      <w:r>
        <w:t xml:space="preserve">אמר</w:t>
      </w:r>
      <w:r>
        <w:t xml:space="preserve"> לו </w:t>
      </w:r>
      <w:r>
        <w:t xml:space="preserve">הק</w:t>
      </w:r>
      <w:r>
        <w:t>ב</w:t>
      </w:r>
      <w:r>
        <w:t>"</w:t>
      </w:r>
      <w:r>
        <w:t>ה</w:t>
      </w:r>
      <w:r>
        <w:t xml:space="preserve"> לשר של ים:</w:t>
      </w:r>
    </w:p>
    <w:p w:rsidR="00E403F0" w:rsidRPr="00AD695E" w:rsidRDefault="00E403F0" w:rsidP="00E403F0">
      <w:pPr>
        <w:rPr>
          <w:rtl/>
        </w:rPr>
      </w:pPr>
      <w:del w:id="9338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פלוט אותם ליבשה, </w:t>
      </w:r>
    </w:p>
    <w:p>
      <w:pPr>
        <w:pStyle w:val="38"/>
        <w:rPr>
          <w:ins w:id="93388" w:author="מנוע מכני" w:date="2026-10-11T12:04:39Z"/>
        </w:rPr>
      </w:pPr>
      <w:del w:id="94190" w:author="מנוע מכני" w:date="2026-10-11T12:04:39Z">
        <w:r>
          <w:delText xml:space="preserve">אמר </w:delText>
        </w:r>
      </w:del>
      <w:r>
        <w:t xml:space="preserve">לפניו:</w:t>
      </w:r>
    </w:p>
    <w:p w:rsidR="00E403F0" w:rsidRPr="00AD695E" w:rsidRDefault="00E403F0" w:rsidP="00E403F0">
      <w:pPr>
        <w:rPr>
          <w:rtl/>
        </w:rPr>
      </w:pPr>
      <w:del w:id="93389" w:author="מנוע מכני" w:date="2026-10-11T12:04:39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רבש"ע</w:t>
      </w:r>
      <w:r>
        <w:rPr>
          <w:rtl/>
        </w:rPr>
        <w:t xml:space="preserve">, כלום יש עבד שנותן לו רבו מתנה וחוזר ונוטלה הימנו? </w:t>
      </w:r>
    </w:p>
    <w:p>
      <w:pPr>
        <w:pStyle w:val="38"/>
        <w:rPr>
          <w:ins w:id="93390" w:author="מנוע מכני" w:date="2026-10-11T12:04:39Z"/>
        </w:rPr>
      </w:pPr>
      <w:r>
        <w:t xml:space="preserve">אמר</w:t>
      </w:r>
      <w:r>
        <w:t xml:space="preserve"> לו:</w:t>
      </w:r>
    </w:p>
    <w:p w:rsidR="00E403F0" w:rsidRPr="00AD695E" w:rsidRDefault="00E403F0" w:rsidP="00E403F0">
      <w:pPr>
        <w:rPr>
          <w:rtl/>
        </w:rPr>
      </w:pPr>
      <w:del w:id="9339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אני נותן לך אחד ומחצה שבהם, </w:t>
      </w:r>
      <w:r>
        <w:rPr>
          <w:rtl/>
        </w:rPr>
        <w:t xml:space="preserve">אמר</w:t>
      </w:r>
      <w:r>
        <w:rPr>
          <w:rtl/>
        </w:rPr>
        <w:t xml:space="preserve"> לפניו: </w:t>
      </w:r>
      <w:r>
        <w:rPr>
          <w:rStyle w:val="2fb"/>
          <w:rtl/>
        </w:rPr>
        <w:t xml:space="preserve">רבש"ע</w:t>
      </w:r>
      <w:r>
        <w:rPr>
          <w:rtl/>
        </w:rPr>
        <w:t xml:space="preserve">, כלום יש עבד שתובע את רבו? </w:t>
      </w:r>
    </w:p>
    <w:p>
      <w:pPr>
        <w:pStyle w:val="38"/>
        <w:rPr>
          <w:ins w:id="93392" w:author="מנוע מכני" w:date="2026-10-11T12:04:39Z"/>
        </w:rPr>
      </w:pPr>
      <w:r>
        <w:t xml:space="preserve">אמר</w:t>
      </w:r>
      <w:r>
        <w:t xml:space="preserve"> לו:</w:t>
      </w:r>
    </w:p>
    <w:p w:rsidR="00E403F0" w:rsidRPr="00AD695E" w:rsidRDefault="00E403F0" w:rsidP="00E403F0">
      <w:pPr>
        <w:rPr>
          <w:rtl/>
        </w:rPr>
      </w:pPr>
      <w:del w:id="9339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נחל קישון יהיה ערב, מיד פלטן ליבשה, ד</w:t>
      </w:r>
      <w:r>
        <w:rPr>
          <w:rFonts w:hint="cs"/>
          <w:rtl/>
        </w:rPr>
        <w:t>'</w:t>
      </w:r>
      <w:ins w:id="90079" w:author="Claude - סמנטי" w:date="2026-10-11T12:14:28Z">
        <w:r>
          <w:rPr>
            <w:rStyle w:val="afffff0"/>
            <w:rtl/>
          </w:rPr>
          <w:t xml:space="preserve">וַיַּרְא יִשְׂרָאֵל אֶת מִצְרַיִם מֵת עַל וגו</w:t>
        </w:r>
      </w:ins>
      <w:del w:id="90080" w:author="Claude - סמנטי" w:date="2026-10-11T12:14:28Z">
        <w:r>
          <w:rPr>
            <w:rtl/>
          </w:rPr>
          <w:delText xml:space="preserve">וירא ישראל את מצרים מת על וגו</w:delText>
        </w:r>
      </w:del>
      <w:r>
        <w:rPr>
          <w:rtl/>
        </w:rPr>
        <w:t xml:space="preserve">'.</w:t>
      </w:r>
    </w:p>
    <w:p w:rsidR="00E403F0" w:rsidRPr="00AD695E" w:rsidRDefault="00E403F0" w:rsidP="00E403F0">
      <w:pPr>
        <w:rPr>
          <w:rtl/>
        </w:rPr>
      </w:pP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שנים במים</w:t>
      </w:r>
      <w:r>
        <w:rPr>
          <w:rtl/>
        </w:rPr>
        <w:t xml:space="preserve"> - במרה וברפידים.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במרה, ד</w:t>
      </w:r>
      <w:r>
        <w:rPr>
          <w:rFonts w:hint="cs"/>
          <w:rtl/>
        </w:rPr>
        <w:t>'</w:t>
      </w:r>
      <w:ins w:id="90353" w:author="Claude - סמנטי" w:date="2026-10-11T12:14:28Z">
        <w:r>
          <w:rPr>
            <w:rStyle w:val="afffff0"/>
            <w:rtl/>
          </w:rPr>
          <w:t xml:space="preserve">וַיָּבוֹאוּ מָרָתָה וְלֹא יָכְלוּ לִשְׁתּוֹת</w:t>
        </w:r>
      </w:ins>
      <w:del w:id="90354" w:author="Claude - סמנטי" w:date="2026-10-11T12:14:28Z">
        <w:r>
          <w:rPr>
            <w:rtl/>
          </w:rPr>
          <w:delText xml:space="preserve">ויבואו מרתה ולא יכלו לשתות</w:delText>
        </w:r>
      </w:del>
      <w:r>
        <w:rPr>
          <w:rFonts w:hint="cs"/>
          <w:rtl/>
        </w:rPr>
        <w:t>'</w:t>
      </w:r>
      <w:r>
        <w:rPr>
          <w:rtl/>
        </w:rPr>
        <w:t xml:space="preserve">, וכתיב: </w:t>
      </w:r>
      <w:r>
        <w:rPr>
          <w:rFonts w:hint="cs"/>
          <w:rtl/>
        </w:rPr>
        <w:t>'</w:t>
      </w:r>
      <w:r>
        <w:rPr>
          <w:rStyle w:val="afffff0"/>
          <w:rtl/>
        </w:rPr>
        <w:t>וילן העם על משה</w:t>
      </w:r>
      <w:r>
        <w:rPr>
          <w:rFonts w:hint="cs"/>
          <w:rtl/>
        </w:rPr>
        <w:t>'</w:t>
      </w:r>
      <w:ins w:id="91696" w:author="מנוע מכני" w:date="2026-10-11T12:04:39Z">
        <w:r>
          <w:rPr>
            <w:rtl/>
          </w:rPr>
          <w:t xml:space="preserve">,</w:t>
        </w:r>
      </w:ins>
      <w:del w:id="91697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>ברפידים, ד</w:t>
      </w:r>
      <w:r>
        <w:rPr>
          <w:rFonts w:hint="cs"/>
          <w:rtl/>
        </w:rPr>
        <w:t>'</w:t>
      </w:r>
      <w:ins w:id="90357" w:author="Claude - סמנטי" w:date="2026-10-11T12:14:28Z">
        <w:r>
          <w:rPr>
            <w:rStyle w:val="afffff0"/>
            <w:rtl/>
          </w:rPr>
          <w:t xml:space="preserve">וַיַּחֲנוּ בִּרְפִידִים וְאֵין מַיִם לִשְׁתּוֹת</w:t>
        </w:r>
      </w:ins>
      <w:del w:id="90358" w:author="Claude - סמנטי" w:date="2026-10-11T12:14:28Z">
        <w:r>
          <w:rPr>
            <w:rtl/>
          </w:rPr>
          <w:delText xml:space="preserve">ויחנו ברפידים ואין מים לשתות</w:delText>
        </w:r>
      </w:del>
      <w:r>
        <w:rPr>
          <w:rFonts w:hint="cs"/>
          <w:rtl/>
        </w:rPr>
        <w:t>'</w:t>
      </w:r>
      <w:r>
        <w:rPr>
          <w:rtl/>
        </w:rPr>
        <w:t xml:space="preserve">, וכתיב </w:t>
      </w:r>
      <w:r>
        <w:rPr>
          <w:rFonts w:hint="cs"/>
          <w:rtl/>
        </w:rPr>
        <w:t>'</w:t>
      </w:r>
      <w:ins w:id="90355" w:author="Claude - סמנטי" w:date="2026-10-11T12:14:28Z">
        <w:r>
          <w:rPr>
            <w:rStyle w:val="afffff0"/>
            <w:rtl/>
          </w:rPr>
          <w:t xml:space="preserve">וַיָּרֶב הָעָם עִם מֹשֶׁה</w:t>
        </w:r>
      </w:ins>
      <w:del w:id="90356" w:author="Claude - סמנטי" w:date="2026-10-11T12:14:28Z">
        <w:r>
          <w:rPr>
            <w:rtl/>
          </w:rPr>
          <w:delText xml:space="preserve">וירב העם עם משה</w:delText>
        </w:r>
      </w:del>
      <w:r>
        <w:rPr>
          <w:rFonts w:hint="cs"/>
          <w:rtl/>
        </w:rPr>
        <w:t>'</w:t>
      </w:r>
      <w:r>
        <w:rPr>
          <w:rtl/>
        </w:rPr>
        <w:t>.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שנים במן</w:t>
      </w:r>
      <w:r>
        <w:rPr>
          <w:rtl/>
        </w:rPr>
        <w:t xml:space="preserve"> - ד</w:t>
      </w:r>
      <w:r>
        <w:rPr>
          <w:rFonts w:hint="cs"/>
          <w:rtl/>
        </w:rPr>
        <w:t>'</w:t>
      </w:r>
      <w:r>
        <w:rPr>
          <w:rtl/>
        </w:rPr>
        <w:t>אל תצאו</w:t>
      </w:r>
      <w:r>
        <w:rPr>
          <w:rFonts w:hint="cs"/>
          <w:rtl/>
        </w:rPr>
        <w:t xml:space="preserve"> ו</w:t>
      </w:r>
      <w:r>
        <w:rPr>
          <w:rtl/>
        </w:rPr>
        <w:t xml:space="preserve">יצאו, </w:t>
      </w:r>
      <w:r>
        <w:rPr>
          <w:rFonts w:hint="cs"/>
          <w:rtl/>
        </w:rPr>
        <w:t>'</w:t>
      </w:r>
      <w:r>
        <w:rPr>
          <w:rtl/>
        </w:rPr>
        <w:t>אל תותירו</w:t>
      </w:r>
      <w:r>
        <w:rPr>
          <w:rFonts w:hint="cs"/>
          <w:rtl/>
        </w:rPr>
        <w:t xml:space="preserve">' </w:t>
      </w:r>
      <w:r>
        <w:rPr>
          <w:rtl/>
        </w:rPr>
        <w:t>ויותירו.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טו: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שנים </w:t>
      </w:r>
      <w:r>
        <w:rPr>
          <w:rtl/>
        </w:rPr>
        <w:tab/>
        <w:t xml:space="preserve">בשליו ראשון </w:t>
      </w:r>
      <w:r>
        <w:rPr>
          <w:rFonts w:hint="cs"/>
          <w:rtl/>
        </w:rPr>
        <w:t>'</w:t>
      </w:r>
      <w:r>
        <w:rPr>
          <w:rStyle w:val="afffff0"/>
          <w:rtl/>
        </w:rPr>
        <w:t>בשבתכם על סיר הבשר</w:t>
      </w:r>
      <w:r>
        <w:rPr>
          <w:rFonts w:hint="cs"/>
          <w:rtl/>
        </w:rPr>
        <w:t>'</w:t>
      </w:r>
      <w:ins w:id="91698" w:author="מנוע מכני" w:date="2026-10-11T12:04:39Z">
        <w:r>
          <w:rPr>
            <w:rtl/>
          </w:rPr>
          <w:t xml:space="preserve">,</w:t>
        </w:r>
      </w:ins>
      <w:del w:id="91699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ab/>
        <w:t xml:space="preserve">בשליו שני </w:t>
      </w:r>
      <w:r>
        <w:rPr>
          <w:rFonts w:hint="cs"/>
          <w:rtl/>
        </w:rPr>
        <w:t>'</w:t>
      </w:r>
      <w:ins w:id="90359" w:author="Claude - סמנטי" w:date="2026-10-11T12:14:28Z">
        <w:r>
          <w:rPr>
            <w:rStyle w:val="afffff0"/>
            <w:rtl/>
          </w:rPr>
          <w:t xml:space="preserve">וְהָאסַפְסוּף אֲשֶׁר בְּקִרְבּוֹ</w:t>
        </w:r>
      </w:ins>
      <w:del w:id="90360" w:author="Claude - סמנטי" w:date="2026-10-11T12:14:28Z">
        <w:r>
          <w:rPr>
            <w:rtl/>
          </w:rPr>
          <w:delText xml:space="preserve">והאספסוף אשר בקרבו</w:delText>
        </w:r>
      </w:del>
      <w:r>
        <w:rPr>
          <w:rFonts w:hint="cs"/>
          <w:rtl/>
        </w:rPr>
        <w:t>'</w:t>
      </w:r>
      <w:r>
        <w:rPr>
          <w:rtl/>
        </w:rPr>
        <w:t>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בעגל - </w:t>
      </w:r>
      <w:ins w:id="92276" w:author="מנוע מכני" w:date="2026-10-11T12:04:39Z">
        <w:r>
          <w:rPr>
            <w:rtl/>
          </w:rPr>
          <w:t xml:space="preserve">כדישנו</w:t>
        </w:r>
      </w:ins>
      <w:del w:id="92277" w:author="מנוע מכני" w:date="2026-10-11T12:04:39Z">
        <w:r>
          <w:rPr>
            <w:rtl/>
          </w:rPr>
          <w:delText xml:space="preserve">כדאיתיה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במדבר פארן - </w:t>
      </w:r>
      <w:ins w:id="92278" w:author="מנוע מכני" w:date="2026-10-11T12:04:39Z">
        <w:r>
          <w:rPr>
            <w:rtl/>
          </w:rPr>
          <w:t xml:space="preserve">כדישנו</w:t>
        </w:r>
      </w:ins>
      <w:del w:id="92279" w:author="מנוע מכני" w:date="2026-10-11T12:04:39Z">
        <w:r>
          <w:rPr>
            <w:rtl/>
          </w:rPr>
          <w:delText xml:space="preserve">כדאיתיה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</w:p>
    <w:p>
      <w:pPr>
        <w:pStyle w:val="afffff8"/>
        <w:rPr>
          <w:ins w:id="90161" w:author="קלוד" w:date="2026-10-11T12:18:15Z"/>
        </w:rPr>
      </w:pPr>
      <w:ins w:id="90162" w:author="קלוד" w:date="2026-10-11T12:18:15Z">
        <w:r>
          <w:rPr>
            <w:color w:val="7B3F00"/>
          </w:rPr>
          <w:t xml:space="preserve">חומרת לשון הרע - 'מה יתן לך ומה יוסיף לך'</w:t>
        </w:r>
      </w:ins>
    </w:p>
    <w:p>
      <w:pPr>
        <w:pStyle w:val="38"/>
        <w:rPr>
          <w:ins w:id="93394" w:author="מנוע מכני" w:date="2026-10-11T12:04:39Z"/>
        </w:rPr>
      </w:pPr>
      <w:del w:id="90036" w:author="מנוע מכני" w:date="2026-10-11T12:04:39Z">
        <w:r>
          <w:delText xml:space="preserve"> </w:delText>
        </w:r>
      </w:del>
      <w:r>
        <w:t xml:space="preserve">ארי</w:t>
      </w:r>
      <w:r>
        <w:t>"</w:t>
      </w:r>
      <w:r>
        <w:t>ו מריב</w:t>
      </w:r>
      <w:r>
        <w:t>"</w:t>
      </w:r>
      <w:r>
        <w:t>ז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395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361" w:author="Claude - סמנטי" w:date="2026-10-11T12:14:28Z">
        <w:r>
          <w:rPr>
            <w:rStyle w:val="afffff0"/>
            <w:rtl/>
          </w:rPr>
          <w:t xml:space="preserve">מַה יִּתֵּן לְךָ וּמַה יוֹסִיף לָךְ לָשׁוֹן רְמִיָּה</w:t>
        </w:r>
      </w:ins>
      <w:del w:id="90362" w:author="Claude - סמנטי" w:date="2026-10-11T12:14:28Z">
        <w:r>
          <w:rPr>
            <w:rtl/>
          </w:rPr>
          <w:delText xml:space="preserve">מה יתן לך ומה יוסיף לך לשון רמיה</w:delText>
        </w:r>
      </w:del>
      <w:r>
        <w:rPr>
          <w:rFonts w:hint="cs"/>
          <w:rtl/>
        </w:rPr>
        <w:t>'</w:t>
      </w:r>
      <w:r>
        <w:rPr>
          <w:rtl/>
        </w:rPr>
        <w:t xml:space="preserve">? </w:t>
      </w:r>
    </w:p>
    <w:p>
      <w:pPr>
        <w:pStyle w:val="38"/>
        <w:rPr>
          <w:ins w:id="93396" w:author="מנוע מכני" w:date="2026-10-11T12:04:39Z"/>
        </w:rPr>
      </w:pPr>
      <w:del w:id="94222" w:author="מנוע מכני" w:date="2026-10-11T12:04:39Z">
        <w:r>
          <w:delText xml:space="preserve">א</w:delText>
        </w:r>
        <w:r>
          <w:delText xml:space="preserve">"</w:delText>
        </w:r>
        <w:r>
          <w:delText xml:space="preserve">ל </w:delText>
        </w:r>
      </w:del>
      <w:r>
        <w:t xml:space="preserve">הקב</w:t>
      </w:r>
      <w:r>
        <w:t>"</w:t>
      </w:r>
      <w:r>
        <w:t xml:space="preserve">ה</w:t>
      </w:r>
      <w:r>
        <w:t xml:space="preserve"> </w:t>
      </w:r>
      <w:r>
        <w:t xml:space="preserve">ללשון:</w:t>
      </w:r>
    </w:p>
    <w:p w:rsidR="00E403F0" w:rsidRPr="00AD695E" w:rsidRDefault="00E403F0" w:rsidP="00E403F0">
      <w:pPr>
        <w:rPr>
          <w:rtl/>
        </w:rPr>
      </w:pPr>
      <w:del w:id="9339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כל אבריו של אדם זקופים ואתה מוטל, כל אבריו של אדם מבחוץ ואתה מבפנים, ולא עוד, אלא שהקפתי לך שתי חומות, אחת של עצם ואחת של בשר, </w:t>
      </w:r>
      <w:r>
        <w:rPr>
          <w:rStyle w:val="afffff0"/>
          <w:rtl/>
          <w:rPrChange w:id="9023" w:author="מנוע פסוקים" w:date="2026-10-11T09:22:04Z">
            <w:rPr>
              <w:rtl/>
            </w:rPr>
          </w:rPrChange>
        </w:rPr>
        <w:t xml:space="preserve">מה יתן לך ומה יוסיף לך לשון רמיה</w:t>
      </w:r>
      <w:r>
        <w:rPr>
          <w:rtl/>
        </w:rPr>
        <w:t xml:space="preserve">.</w:t>
      </w:r>
    </w:p>
    <w:p>
      <w:pPr>
        <w:pStyle w:val="38"/>
        <w:rPr>
          <w:ins w:id="93398" w:author="מנוע מכני" w:date="2026-10-11T12:04:39Z"/>
        </w:rPr>
      </w:pPr>
      <w:del w:id="90037" w:author="מנוע מכני" w:date="2026-10-11T12:04:39Z">
        <w:r>
          <w:delText xml:space="preserve"> </w:delText>
        </w:r>
      </w:del>
      <w:r>
        <w:t>א</w:t>
      </w:r>
      <w:r>
        <w:t>רי</w:t>
      </w:r>
      <w:r>
        <w:t>"</w:t>
      </w:r>
      <w:r>
        <w:t>ו מריב</w:t>
      </w:r>
      <w:r>
        <w:t>"</w:t>
      </w:r>
      <w:r>
        <w:t>ז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39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כל המספר ל</w:t>
      </w:r>
      <w:r>
        <w:rPr>
          <w:rFonts w:hint="cs"/>
          <w:rtl/>
        </w:rPr>
        <w:t>ה</w:t>
      </w:r>
      <w:r>
        <w:rPr>
          <w:rtl/>
        </w:rPr>
        <w:t>"</w:t>
      </w:r>
      <w:r>
        <w:rPr>
          <w:rFonts w:hint="cs"/>
          <w:rtl/>
        </w:rPr>
        <w:t xml:space="preserve">ר </w:t>
      </w:r>
      <w:r>
        <w:rPr>
          <w:rtl/>
        </w:rPr>
        <w:t xml:space="preserve">כאילו כפר בעיקר, </w:t>
      </w:r>
      <w:ins w:id="92432" w:author="מנוע מכני" w:date="2026-10-11T12:04:39Z">
        <w:r>
          <w:rPr>
            <w:rtl/>
          </w:rPr>
          <w:t xml:space="preserve">ד'</w:t>
        </w:r>
      </w:ins>
      <w:del w:id="92433" w:author="מנוע מכני" w:date="2026-10-11T12:04:39Z">
        <w:r>
          <w:rPr>
            <w:rtl/>
          </w:rPr>
          <w:delText xml:space="preserve">שנא</w:delText>
        </w:r>
        <w:r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: </w:delText>
        </w:r>
        <w:r>
          <w:rPr>
            <w:rFonts w:hint="cs"/>
            <w:rtl/>
          </w:rPr>
          <w:delText xml:space="preserve">'</w:delText>
        </w:r>
      </w:del>
      <w:ins w:id="90363" w:author="Claude - סמנטי" w:date="2026-10-11T12:14:28Z">
        <w:r>
          <w:rPr>
            <w:rStyle w:val="afffff0"/>
            <w:rtl/>
          </w:rPr>
          <w:t xml:space="preserve">אֲשֶׁר אָמְרוּ לִלְשׁוֹנֵנוּ נַגְבִּיר שְׂפָתֵינוּ אִתָּנוּ מִי אָדוֹן לָנוּ</w:t>
        </w:r>
      </w:ins>
      <w:del w:id="90364" w:author="Claude - סמנטי" w:date="2026-10-11T12:14:28Z">
        <w:r>
          <w:rPr>
            <w:rtl/>
          </w:rPr>
          <w:delText xml:space="preserve">אשר אמרו ללשוננו נגביר שפתינו אתנו מי אדון לנו</w:delText>
        </w:r>
      </w:del>
      <w:r>
        <w:rPr>
          <w:rFonts w:hint="cs"/>
          <w:rtl/>
        </w:rPr>
        <w:t>'</w:t>
      </w:r>
      <w:r>
        <w:rPr>
          <w:rtl/>
        </w:rPr>
        <w:t>.</w:t>
      </w:r>
    </w:p>
    <w:p>
      <w:pPr>
        <w:pStyle w:val="38"/>
        <w:rPr>
          <w:ins w:id="93400" w:author="מנוע מכני" w:date="2026-10-11T12:04:39Z"/>
        </w:rPr>
      </w:pPr>
      <w:del w:id="90038" w:author="מנוע מכני" w:date="2026-10-11T12:04:39Z">
        <w:r w:rsidRPr="00A757C8">
          <w:delText xml:space="preserve"> </w:delText>
        </w:r>
      </w:del>
      <w:r w:rsidRPr="00A757C8">
        <w:t>וא</w:t>
      </w:r>
      <w:r w:rsidRPr="00A757C8">
        <w:t>ריב</w:t>
      </w:r>
      <w:r w:rsidRPr="00A757C8">
        <w:t>"</w:t>
      </w:r>
      <w:r w:rsidRPr="00A757C8">
        <w:t>ז</w:t>
      </w:r>
      <w:r w:rsidRPr="00A757C8">
        <w:t xml:space="preserve">:</w:t>
      </w:r>
    </w:p>
    <w:p w:rsidR="00E403F0" w:rsidRPr="00AD695E" w:rsidRDefault="00E403F0" w:rsidP="00E403F0">
      <w:pPr>
        <w:rPr>
          <w:rtl/>
        </w:rPr>
      </w:pPr>
      <w:del w:id="93401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כל המספר ל</w:t>
      </w:r>
      <w:r w:rsidRPr="00A757C8">
        <w:rPr>
          <w:rFonts w:hint="cs"/>
          <w:rtl/>
        </w:rPr>
        <w:t>ה</w:t>
      </w:r>
      <w:r w:rsidRPr="00A757C8">
        <w:rPr>
          <w:rtl/>
        </w:rPr>
        <w:t>"</w:t>
      </w:r>
      <w:r w:rsidRPr="00A757C8">
        <w:rPr>
          <w:rFonts w:hint="cs"/>
          <w:rtl/>
        </w:rPr>
        <w:t xml:space="preserve">ר </w:t>
      </w:r>
      <w:r w:rsidRPr="00A757C8">
        <w:rPr>
          <w:rtl/>
        </w:rPr>
        <w:t>נגעים באים עליו, שנא</w:t>
      </w:r>
      <w:r w:rsidRPr="00A757C8">
        <w:rPr>
          <w:rFonts w:hint="cs"/>
          <w:rtl/>
        </w:rPr>
        <w:t>'</w:t>
      </w:r>
      <w:r w:rsidRPr="00A757C8">
        <w:rPr>
          <w:rtl/>
        </w:rPr>
        <w:t xml:space="preserve">: מלשני בסתר רעהו אותו אצמית, וכתיב </w:t>
      </w:r>
      <w:ins w:id="90388" w:author="מנוע מכני" w:date="2026-10-11T12:04:39Z">
        <w:r>
          <w:rPr>
            <w:rtl/>
          </w:rPr>
          <w:t xml:space="preserve">שם</w:t>
        </w:r>
      </w:ins>
      <w:del w:id="90389" w:author="מנוע מכני" w:date="2026-10-11T12:04:39Z">
        <w:r w:rsidRPr="00A757C8">
          <w:rPr>
            <w:rtl/>
          </w:rPr>
          <w:delText xml:space="preserve">התם</w:delText>
        </w:r>
      </w:del>
      <w:r w:rsidRPr="00A757C8">
        <w:rPr>
          <w:rtl/>
        </w:rPr>
        <w:t xml:space="preserve">: לצמיתות </w:t>
      </w:r>
    </w:p>
    <w:p w:rsidR="00E403F0" w:rsidRPr="00AD695E" w:rsidRDefault="00E403F0" w:rsidP="00E403F0">
      <w:pPr>
        <w:rPr>
          <w:rtl/>
        </w:rPr>
      </w:pPr>
      <w:ins w:id="90081" w:author="Claude - סמנטי" w:date="2026-10-11T12:14:28Z">
        <w:r>
          <w:rPr>
            <w:rtl/>
          </w:rPr>
          <w:t xml:space="preserve">ומתרגמים</w:t>
        </w:r>
      </w:ins>
      <w:del w:id="90082" w:author="Claude - סמנטי" w:date="2026-10-11T12:14:28Z">
        <w:r w:rsidRPr="00A757C8">
          <w:rPr>
            <w:rtl/>
          </w:rPr>
          <w:tab/>
          <w:delText xml:space="preserve">ומתרגמינן</w:delText>
        </w:r>
      </w:del>
      <w:r w:rsidRPr="00A757C8">
        <w:rPr>
          <w:rtl/>
        </w:rPr>
        <w:tab/>
        <w:t xml:space="preserve">: לחלוטין</w:t>
      </w:r>
      <w:r w:rsidRPr="00A757C8">
        <w:rPr>
          <w:rFonts w:hint="cs"/>
          <w:rtl/>
        </w:rPr>
        <w:t>,</w:t>
      </w:r>
      <w:r w:rsidRPr="00A757C8">
        <w:rPr>
          <w:rtl/>
        </w:rPr>
        <w:t xml:space="preserve"> ותנן</w:t>
      </w:r>
      <w:r w:rsidRPr="00A757C8">
        <w:rPr>
          <w:rFonts w:hint="cs"/>
          <w:rtl/>
        </w:rPr>
        <w:t>:</w:t>
      </w:r>
      <w:r w:rsidRPr="00A757C8">
        <w:rPr>
          <w:rtl/>
        </w:rPr>
        <w:t xml:space="preserve"> אין בין מצורע מוסגר למצורע מוחלט אלא פריעה ופרימה</w:t>
      </w:r>
    </w:p>
    <w:p>
      <w:pPr>
        <w:pStyle w:val="38"/>
        <w:rPr>
          <w:ins w:id="93402" w:author="מנוע מכני" w:date="2026-10-11T12:04:39Z"/>
        </w:rPr>
      </w:pPr>
      <w:del w:id="90039" w:author="מנוע מכני" w:date="2026-10-11T12:04:39Z">
        <w:r>
          <w:delText xml:space="preserve"> </w:delText>
        </w:r>
      </w:del>
      <w:r>
        <w:t>א</w:t>
      </w:r>
      <w:r>
        <w:t>ר</w:t>
      </w:r>
      <w:r>
        <w:t>"</w:t>
      </w:r>
      <w:r>
        <w:t>ל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403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365" w:author="Claude - סמנטי" w:date="2026-10-11T12:14:28Z">
        <w:r>
          <w:rPr>
            <w:rStyle w:val="afffff0"/>
            <w:rtl/>
          </w:rPr>
          <w:t xml:space="preserve">זֹאת תִּהְיֶה תּוֹרַת הַמְּצוֹרָע</w:t>
        </w:r>
      </w:ins>
      <w:del w:id="90366" w:author="Claude - סמנטי" w:date="2026-10-11T12:14:28Z">
        <w:r>
          <w:rPr>
            <w:rtl/>
          </w:rPr>
          <w:delText xml:space="preserve">זאת תהיה תורת המצורע</w:delText>
        </w:r>
      </w:del>
      <w:r>
        <w:rPr>
          <w:rFonts w:hint="cs"/>
          <w:rtl/>
        </w:rPr>
        <w:t>'</w:t>
      </w:r>
      <w:r>
        <w:rPr>
          <w:rtl/>
        </w:rPr>
        <w:t>? זאת תהיה תורתו של מוציא שם רע.</w:t>
      </w:r>
    </w:p>
    <w:p>
      <w:pPr>
        <w:pStyle w:val="38"/>
        <w:rPr>
          <w:ins w:id="93404" w:author="מנוע מכני" w:date="2026-10-11T12:04:39Z"/>
        </w:rPr>
      </w:pPr>
      <w:r w:rsidRPr="00A757C8">
        <w:t>ואר</w:t>
      </w:r>
      <w:r w:rsidRPr="00A757C8">
        <w:t>"</w:t>
      </w:r>
      <w:r w:rsidRPr="00A757C8">
        <w:t>ל</w:t>
      </w:r>
      <w:r w:rsidRPr="00A757C8">
        <w:t xml:space="preserve">:</w:t>
      </w:r>
    </w:p>
    <w:p w:rsidR="00E403F0" w:rsidRPr="00AD695E" w:rsidRDefault="00E403F0" w:rsidP="00E403F0">
      <w:pPr>
        <w:rPr>
          <w:rtl/>
        </w:rPr>
      </w:pPr>
      <w:del w:id="93405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Fonts w:hint="cs"/>
          <w:rtl/>
        </w:rPr>
        <w:t>'</w:t>
      </w:r>
      <w:ins w:id="90367" w:author="Claude - סמנטי" w:date="2026-10-11T12:14:28Z">
        <w:r>
          <w:rPr>
            <w:rStyle w:val="afffff0"/>
            <w:rtl/>
          </w:rPr>
          <w:t xml:space="preserve">אִם יִשּׁוֹךְ הַנָּחָשׁ בְּלֹא לָחַשׁ וְאֵין יִתְרוֹן לְבַעַל הַלָּשׁוֹן</w:t>
        </w:r>
      </w:ins>
      <w:del w:id="90368" w:author="Claude - סמנטי" w:date="2026-10-11T12:14:28Z">
        <w:r w:rsidRPr="00A757C8">
          <w:rPr>
            <w:rtl/>
          </w:rPr>
          <w:delText xml:space="preserve">אם ישוך הנחש בלא לחש ואין יתרון לבעל הלשון</w:delText>
        </w:r>
      </w:del>
      <w:r w:rsidRPr="00A757C8">
        <w:rPr>
          <w:rFonts w:hint="cs"/>
          <w:rtl/>
        </w:rPr>
        <w:t>'</w:t>
      </w:r>
      <w:r w:rsidRPr="00A757C8">
        <w:rPr>
          <w:rtl/>
        </w:rPr>
        <w:t xml:space="preserve"> לעת"</w:t>
      </w:r>
      <w:r w:rsidRPr="00A757C8">
        <w:rPr>
          <w:rFonts w:hint="cs"/>
          <w:rtl/>
        </w:rPr>
        <w:t xml:space="preserve">ל </w:t>
      </w:r>
      <w:r w:rsidRPr="00A757C8">
        <w:rPr>
          <w:rtl/>
        </w:rPr>
        <w:t>מתקבצות כל החיות ובאות אצל נחש</w:t>
      </w:r>
      <w:r w:rsidRPr="00A757C8">
        <w:rPr>
          <w:rFonts w:hint="cs"/>
          <w:rtl/>
        </w:rPr>
        <w:t>,</w:t>
      </w:r>
    </w:p>
    <w:p w:rsidR="00E403F0" w:rsidRPr="00AD695E" w:rsidRDefault="00E403F0" w:rsidP="00E403F0">
      <w:pPr>
        <w:rPr>
          <w:rtl/>
        </w:rPr>
      </w:pPr>
      <w:r w:rsidRPr="00A757C8">
        <w:rPr>
          <w:rtl/>
        </w:rPr>
        <w:t xml:space="preserve">ואומרות: ארי דורס ואוכל, זאב טורף ואוכל, אתה מה הנאה יש לך? אומר להם: וכי מה יתרון לבעל הלשון? </w:t>
      </w:r>
    </w:p>
    <w:p>
      <w:pPr>
        <w:pStyle w:val="38"/>
        <w:rPr>
          <w:ins w:id="93406" w:author="מנוע מכני" w:date="2026-10-11T12:04:39Z"/>
        </w:rPr>
      </w:pPr>
      <w:del w:id="90040" w:author="מנוע מכני" w:date="2026-10-11T12:04:39Z">
        <w:r w:rsidRPr="00A757C8">
          <w:delText xml:space="preserve"> </w:delText>
        </w:r>
      </w:del>
      <w:r w:rsidRPr="00A757C8">
        <w:t xml:space="preserve">ואר</w:t>
      </w:r>
      <w:r w:rsidRPr="00A757C8">
        <w:t>"</w:t>
      </w:r>
      <w:r w:rsidRPr="00A757C8">
        <w:t>ל:</w:t>
      </w:r>
    </w:p>
    <w:p w:rsidR="00E403F0" w:rsidRPr="00AD695E" w:rsidRDefault="00E403F0" w:rsidP="00E403F0">
      <w:pPr>
        <w:rPr>
          <w:rtl/>
        </w:rPr>
      </w:pPr>
      <w:del w:id="93407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כל המספר לשון הרע - מגדיל עונות עד לשמים, </w:t>
      </w:r>
      <w:ins w:id="92434" w:author="מנוע מכני" w:date="2026-10-11T12:04:39Z">
        <w:r>
          <w:rPr>
            <w:rtl/>
          </w:rPr>
          <w:t xml:space="preserve">ד'</w:t>
        </w:r>
      </w:ins>
      <w:del w:id="92435" w:author="מנוע מכני" w:date="2026-10-11T12:04:39Z">
        <w:r w:rsidRPr="00A757C8">
          <w:rPr>
            <w:rtl/>
          </w:rPr>
          <w:delText xml:space="preserve">שנא</w:delText>
        </w:r>
        <w:r w:rsidRPr="00A757C8">
          <w:rPr>
            <w:rFonts w:hint="cs"/>
            <w:rtl/>
          </w:rPr>
          <w:delText xml:space="preserve">'</w:delText>
        </w:r>
        <w:r w:rsidRPr="00A757C8">
          <w:rPr>
            <w:rtl/>
          </w:rPr>
          <w:delText xml:space="preserve">: </w:delText>
        </w:r>
        <w:r w:rsidRPr="00A757C8">
          <w:rPr>
            <w:rFonts w:hint="cs"/>
            <w:rtl/>
          </w:rPr>
          <w:delText xml:space="preserve">'</w:delText>
        </w:r>
      </w:del>
      <w:ins w:id="90369" w:author="Claude - סמנטי" w:date="2026-10-11T12:14:28Z">
        <w:r>
          <w:rPr>
            <w:rStyle w:val="afffff0"/>
            <w:rtl/>
          </w:rPr>
          <w:t xml:space="preserve">שַׁתּוּ בַּשָּׁמַיִם פִּיהֶם וּלְשׁוֹנָם תִּהֲלַךְ בָּאָרֶץ</w:t>
        </w:r>
      </w:ins>
      <w:del w:id="90370" w:author="Claude - סמנטי" w:date="2026-10-11T12:14:28Z">
        <w:r w:rsidRPr="00A757C8">
          <w:rPr>
            <w:rtl/>
          </w:rPr>
          <w:delText xml:space="preserve">שתו בשמים פיהם ולשונם תהלך בארץ</w:delText>
        </w:r>
      </w:del>
      <w:r w:rsidRPr="00A757C8">
        <w:rPr>
          <w:rFonts w:hint="cs"/>
          <w:rtl/>
        </w:rPr>
        <w:t>'</w:t>
      </w:r>
    </w:p>
    <w:p>
      <w:pPr>
        <w:pStyle w:val="38"/>
        <w:rPr>
          <w:ins w:id="93408" w:author="מנוע מכני" w:date="2026-10-11T12:04:39Z"/>
        </w:rPr>
      </w:pPr>
      <w:r w:rsidRPr="00A757C8">
        <w:t>ר</w:t>
      </w:r>
      <w:r w:rsidRPr="00A757C8">
        <w:t>"</w:t>
      </w:r>
      <w:r w:rsidRPr="00A757C8">
        <w:t>ח ממ</w:t>
      </w:r>
      <w:r w:rsidRPr="00A757C8">
        <w:t>"</w:t>
      </w:r>
      <w:r w:rsidRPr="00A757C8">
        <w:t>ע</w:t>
      </w:r>
      <w:r w:rsidRPr="00A757C8">
        <w:t xml:space="preserve">:</w:t>
      </w:r>
    </w:p>
    <w:p w:rsidR="00E403F0" w:rsidRPr="00AD695E" w:rsidRDefault="00E403F0" w:rsidP="00E403F0">
      <w:pPr>
        <w:rPr>
          <w:rtl/>
        </w:rPr>
      </w:pPr>
      <w:del w:id="93409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כל המספר ל</w:t>
      </w:r>
      <w:r w:rsidRPr="00A757C8">
        <w:rPr>
          <w:rFonts w:hint="cs"/>
          <w:rtl/>
        </w:rPr>
        <w:t>ה"ר</w:t>
      </w:r>
      <w:r w:rsidRPr="00A757C8">
        <w:rPr>
          <w:rtl/>
        </w:rPr>
        <w:t>.</w:t>
      </w:r>
      <w:r w:rsidRPr="00A757C8">
        <w:rPr>
          <w:rFonts w:hint="cs"/>
          <w:rtl/>
        </w:rPr>
        <w:t xml:space="preserve"> רא</w:t>
      </w:r>
      <w:r w:rsidRPr="00A757C8">
        <w:rPr>
          <w:rtl/>
        </w:rPr>
        <w:t xml:space="preserve">וי לסוקלו באבן, </w:t>
      </w:r>
      <w:ins w:id="90392" w:author="מנוע מכני" w:date="2026-10-11T12:04:39Z">
        <w:r>
          <w:rPr>
            <w:rtl/>
          </w:rPr>
          <w:t xml:space="preserve">כאן</w:t>
        </w:r>
      </w:ins>
      <w:del w:id="90393" w:author="מנוע מכני" w:date="2026-10-11T12:04:39Z">
        <w:r w:rsidRPr="00A757C8">
          <w:rPr>
            <w:rtl/>
          </w:rPr>
          <w:delText xml:space="preserve">הכא</w:delText>
        </w:r>
      </w:del>
      <w:r w:rsidRPr="00A757C8">
        <w:rPr>
          <w:rtl/>
        </w:rPr>
        <w:t xml:space="preserve">: </w:t>
      </w:r>
      <w:r w:rsidRPr="00A757C8">
        <w:rPr>
          <w:rFonts w:hint="cs"/>
          <w:rtl/>
        </w:rPr>
        <w:t>'</w:t>
      </w:r>
      <w:ins w:id="90373" w:author="Claude - סמנטי" w:date="2026-10-11T12:14:28Z">
        <w:r>
          <w:rPr>
            <w:rStyle w:val="afffff0"/>
            <w:rtl/>
          </w:rPr>
          <w:t xml:space="preserve">אוֹתוֹ אַצְמִית</w:t>
        </w:r>
      </w:ins>
      <w:del w:id="90374" w:author="Claude - סמנטי" w:date="2026-10-11T12:14:28Z">
        <w:r w:rsidRPr="00A757C8">
          <w:rPr>
            <w:rtl/>
          </w:rPr>
          <w:delText xml:space="preserve">אותו אצמית</w:delText>
        </w:r>
      </w:del>
      <w:r w:rsidRPr="00A757C8">
        <w:rPr>
          <w:rFonts w:hint="cs"/>
          <w:rtl/>
        </w:rPr>
        <w:t>'</w:t>
      </w:r>
      <w:r w:rsidRPr="00A757C8">
        <w:rPr>
          <w:rtl/>
        </w:rPr>
        <w:t xml:space="preserve">, </w:t>
      </w:r>
      <w:ins w:id="90390" w:author="מנוע מכני" w:date="2026-10-11T12:04:39Z">
        <w:r>
          <w:rPr>
            <w:rtl/>
          </w:rPr>
          <w:t xml:space="preserve">ושם</w:t>
        </w:r>
      </w:ins>
      <w:del w:id="90391" w:author="מנוע מכני" w:date="2026-10-11T12:04:39Z">
        <w:r w:rsidRPr="00A757C8">
          <w:rPr>
            <w:rtl/>
          </w:rPr>
          <w:delText xml:space="preserve">ו</w:delText>
        </w:r>
        <w:r w:rsidRPr="00A757C8">
          <w:rPr>
            <w:rFonts w:hint="cs"/>
            <w:rtl/>
          </w:rPr>
          <w:delText xml:space="preserve">ה</w:delText>
        </w:r>
        <w:r w:rsidRPr="00A757C8">
          <w:rPr>
            <w:rtl/>
          </w:rPr>
          <w:delText xml:space="preserve">תם</w:delText>
        </w:r>
      </w:del>
      <w:r w:rsidRPr="00A757C8">
        <w:rPr>
          <w:rtl/>
        </w:rPr>
        <w:t xml:space="preserve">, </w:t>
      </w:r>
      <w:r w:rsidRPr="00A757C8">
        <w:rPr>
          <w:rFonts w:hint="cs"/>
          <w:rtl/>
        </w:rPr>
        <w:t>'</w:t>
      </w:r>
      <w:ins w:id="90371" w:author="Claude - סמנטי" w:date="2026-10-11T12:14:28Z">
        <w:r>
          <w:rPr>
            <w:rStyle w:val="afffff0"/>
            <w:rtl/>
          </w:rPr>
          <w:t xml:space="preserve">צָמְתוּ בַבּוֹר חַיָּי וַיַּדּוּ אֶבֶן בִּי</w:t>
        </w:r>
      </w:ins>
      <w:del w:id="90372" w:author="Claude - סמנטי" w:date="2026-10-11T12:14:28Z">
        <w:r w:rsidRPr="00A757C8">
          <w:rPr>
            <w:rtl/>
          </w:rPr>
          <w:delText xml:space="preserve">צמתו בבור חיי וידו אבן בי</w:delText>
        </w:r>
      </w:del>
      <w:r w:rsidRPr="00A757C8">
        <w:rPr>
          <w:rFonts w:hint="cs"/>
          <w:rtl/>
        </w:rPr>
        <w:t>'</w:t>
      </w:r>
      <w:r w:rsidRPr="00A757C8">
        <w:rPr>
          <w:rtl/>
        </w:rPr>
        <w:t>.</w:t>
      </w:r>
    </w:p>
    <w:p>
      <w:pPr>
        <w:pStyle w:val="38"/>
        <w:rPr>
          <w:ins w:id="93410" w:author="מנוע מכני" w:date="2026-10-11T12:04:39Z"/>
        </w:rPr>
      </w:pPr>
      <w:del w:id="90041" w:author="מנוע מכני" w:date="2026-10-11T12:04:39Z">
        <w:r>
          <w:delText xml:space="preserve"> </w:delText>
        </w:r>
      </w:del>
      <w:r>
        <w:t>וא</w:t>
      </w:r>
      <w:r>
        <w:t>ר</w:t>
      </w:r>
      <w:r>
        <w:t>"</w:t>
      </w:r>
      <w:r>
        <w:t>ח ממ</w:t>
      </w:r>
      <w:r>
        <w:t>"</w:t>
      </w:r>
      <w:r>
        <w:t>ע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41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כל המספר לשון הרע,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tl/>
        </w:rPr>
        <w:t xml:space="preserve">הקב"ה</w:t>
      </w:r>
      <w:r>
        <w:rPr>
          <w:rtl/>
        </w:rPr>
        <w:t xml:space="preserve">: אין אני והוא יכולין לדור בעולם, שנאמר: </w:t>
      </w:r>
      <w:r>
        <w:rPr>
          <w:rStyle w:val="afffff0"/>
          <w:spacing w:val="-4"/>
          <w:rtl/>
          <w:rPrChange w:id="9024" w:author="מנוע פסוקים" w:date="2026-10-11T09:22:04Z">
            <w:rPr>
              <w:spacing w:val="-4"/>
              <w:rtl/>
            </w:rPr>
          </w:rPrChange>
        </w:rPr>
        <w:t xml:space="preserve">מלשני בסתר רעהו אותו אצמית גבה עינים ורחב לבב </w:t>
      </w:r>
      <w:r>
        <w:rPr>
          <w:rStyle w:val="afffff0"/>
          <w:b/>
          <w:bCs/>
          <w:spacing w:val="-4"/>
          <w:rtl/>
          <w:rPrChange w:id="9025" w:author="מנוע פסוקים" w:date="2026-10-11T09:22:04Z">
            <w:rPr>
              <w:b/>
              <w:bCs/>
              <w:spacing w:val="-4"/>
              <w:rtl/>
            </w:rPr>
          </w:rPrChange>
        </w:rPr>
        <w:t xml:space="preserve">אותו</w:t>
      </w:r>
      <w:r>
        <w:rPr>
          <w:rStyle w:val="afffff0"/>
          <w:spacing w:val="-4"/>
          <w:rtl/>
          <w:rPrChange w:id="9026" w:author="מנוע פסוקים" w:date="2026-10-11T09:22:04Z">
            <w:rPr>
              <w:spacing w:val="-4"/>
              <w:rtl/>
            </w:rPr>
          </w:rPrChange>
        </w:rPr>
        <w:t xml:space="preserve"> </w:t>
      </w:r>
      <w:r>
        <w:rPr>
          <w:rStyle w:val="afffff0"/>
          <w:spacing w:val="-4"/>
          <w:rtl/>
          <w:rPrChange w:id="9027" w:author="מנוע פסוקים" w:date="2026-10-11T09:22:04Z">
            <w:rPr>
              <w:spacing w:val="-4"/>
              <w:rtl/>
            </w:rPr>
          </w:rPrChange>
        </w:rPr>
        <w:t xml:space="preserve">לא</w:t>
      </w:r>
      <w:r>
        <w:rPr>
          <w:rStyle w:val="afffff0"/>
          <w:spacing w:val="-4"/>
          <w:rtl/>
          <w:rPrChange w:id="9028" w:author="מנוע פסוקים" w:date="2026-10-11T09:22:04Z">
            <w:rPr>
              <w:spacing w:val="-4"/>
              <w:rtl/>
            </w:rPr>
          </w:rPrChange>
        </w:rPr>
        <w:t xml:space="preserve"> אוכל</w:t>
      </w:r>
      <w:r w:rsidRPr="00DC5F70">
        <w:rPr>
          <w:rFonts w:hint="cs"/>
          <w:spacing w:val="-4"/>
          <w:rtl/>
        </w:rPr>
        <w:t>'</w:t>
      </w:r>
      <w:r w:rsidRPr="00DC5F70">
        <w:rPr>
          <w:spacing w:val="-4"/>
          <w:rtl/>
        </w:rPr>
        <w:t xml:space="preserve">, </w:t>
      </w:r>
      <w:r w:rsidRPr="00DC5F70">
        <w:rPr>
          <w:rFonts w:hint="cs"/>
          <w:spacing w:val="-4"/>
          <w:rtl/>
        </w:rPr>
        <w:t xml:space="preserve">תקרי </w:t>
      </w:r>
      <w:ins w:id="92714" w:author="מנוע מכני" w:date="2026-10-11T12:04:39Z">
        <w:r>
          <w:rPr>
            <w:spacing w:val="-4"/>
            <w:rtl/>
          </w:rPr>
          <w:t xml:space="preserve">באו</w:t>
        </w:r>
      </w:ins>
      <w:del w:id="92715" w:author="מנוע מכני" w:date="2026-10-11T12:04:39Z">
        <w:r w:rsidRPr="00DC5F70">
          <w:rPr>
            <w:spacing w:val="-4"/>
            <w:rtl/>
          </w:rPr>
          <w:delText xml:space="preserve">אתו</w:delText>
        </w:r>
      </w:del>
      <w:r w:rsidRPr="00DC5F70">
        <w:rPr>
          <w:spacing w:val="-4"/>
          <w:rtl/>
        </w:rPr>
        <w:t xml:space="preserve"> </w:t>
      </w:r>
      <w:r w:rsidRPr="00DC5F70">
        <w:rPr>
          <w:spacing w:val="-4"/>
          <w:rtl/>
        </w:rPr>
        <w:t xml:space="preserve">לא</w:t>
      </w:r>
      <w:r w:rsidRPr="00DC5F70">
        <w:rPr>
          <w:spacing w:val="-4"/>
          <w:rtl/>
        </w:rPr>
        <w:t xml:space="preserve"> אוכל.</w:t>
      </w:r>
    </w:p>
    <w:p w:rsidR="00E403F0" w:rsidRPr="00AD695E" w:rsidRDefault="00E403F0" w:rsidP="00E403F0">
      <w:pPr>
        <w:rPr>
          <w:rtl/>
        </w:rPr>
      </w:pPr>
      <w:ins w:id="90394" w:author="מנוע מכני" w:date="2026-10-11T12:04:39Z">
        <w:r>
          <w:rPr>
            <w:rtl/>
          </w:rPr>
          <w:t xml:space="preserve">ויש</w:t>
        </w:r>
      </w:ins>
      <w:del w:id="90395" w:author="מנוע מכני" w:date="2026-10-11T12:04:39Z">
        <w:r>
          <w:rPr>
            <w:rtl/>
          </w:rPr>
          <w:delText xml:space="preserve">ואיכא</w:delText>
        </w:r>
      </w:del>
      <w:r>
        <w:rPr>
          <w:rtl/>
        </w:rPr>
        <w:t xml:space="preserve"> </w:t>
      </w:r>
      <w:ins w:id="92512" w:author="מנוע מכני" w:date="2026-10-11T12:04:39Z">
        <w:r>
          <w:rPr>
            <w:rtl/>
          </w:rPr>
          <w:t xml:space="preserve">דשונה</w:t>
        </w:r>
      </w:ins>
      <w:del w:id="92513" w:author="מנוע מכני" w:date="2026-10-11T12:04:39Z">
        <w:r>
          <w:rPr>
            <w:rtl/>
          </w:rPr>
          <w:delText xml:space="preserve">דמתני</w:delText>
        </w:r>
      </w:del>
      <w:r>
        <w:rPr>
          <w:rtl/>
        </w:rPr>
        <w:t xml:space="preserve"> לה על גסי הרוח.</w:t>
      </w:r>
    </w:p>
    <w:p>
      <w:pPr>
        <w:pStyle w:val="38"/>
        <w:rPr>
          <w:ins w:id="93412" w:author="מנוע מכני" w:date="2026-10-11T12:04:39Z"/>
        </w:rPr>
      </w:pPr>
      <w:del w:id="90042" w:author="מנוע מכני" w:date="2026-10-11T12:04:39Z">
        <w:r>
          <w:lastRenderedPageBreak/>
          <w:delText xml:space="preserve"> </w:delText>
        </w:r>
      </w:del>
      <w:r>
        <w:lastRenderedPageBreak/>
        <w:t xml:space="preserve">אר</w:t>
      </w:r>
      <w:r>
        <w:t>"</w:t>
      </w:r>
      <w:r>
        <w:t>ח ממ</w:t>
      </w:r>
      <w:r>
        <w:t>"</w:t>
      </w:r>
      <w:r>
        <w:t>ע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41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כל המספר</w:t>
      </w:r>
      <w:r>
        <w:rPr>
          <w:rFonts w:hint="cs"/>
          <w:rtl/>
        </w:rPr>
        <w:t xml:space="preserve"> </w:t>
      </w:r>
      <w:r>
        <w:rPr>
          <w:rtl/>
        </w:rPr>
        <w:t xml:space="preserve">לשון הרע, אומר </w:t>
      </w:r>
      <w:r>
        <w:rPr>
          <w:rtl/>
        </w:rPr>
        <w:t xml:space="preserve">הקב"ה</w:t>
      </w:r>
      <w:r>
        <w:rPr>
          <w:rtl/>
        </w:rPr>
        <w:t xml:space="preserve"> [לשר של] גיהנם: אני עליו מלמעלה ואתה עליו מלמטה נדוננו, שנאמר </w:t>
      </w:r>
      <w:r>
        <w:rPr>
          <w:rFonts w:hint="cs"/>
          <w:rtl/>
        </w:rPr>
        <w:t>'</w:t>
      </w:r>
      <w:ins w:id="90375" w:author="Claude - סמנטי" w:date="2026-10-11T12:14:28Z">
        <w:r>
          <w:rPr>
            <w:rStyle w:val="afffff0"/>
            <w:rtl/>
          </w:rPr>
          <w:t xml:space="preserve">חִצֵּי גִבּוֹר שְׁנוּנִים עִם גַּחֲלֵי רְתָמִים</w:t>
        </w:r>
      </w:ins>
      <w:del w:id="90376" w:author="Claude - סמנטי" w:date="2026-10-11T12:14:28Z">
        <w:r>
          <w:rPr>
            <w:rtl/>
          </w:rPr>
          <w:delText xml:space="preserve">חצי גבור שנונים עם גחלי רתמים</w:delText>
        </w:r>
      </w:del>
      <w:r>
        <w:rPr>
          <w:rFonts w:hint="cs"/>
          <w:rtl/>
        </w:rPr>
        <w:t>'</w:t>
      </w:r>
      <w:r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  <w:t xml:space="preserve">אין חץ אלא לשון, </w:t>
      </w:r>
      <w:ins w:id="92436" w:author="מנוע מכני" w:date="2026-10-11T12:04:39Z">
        <w:r>
          <w:rPr>
            <w:rtl/>
          </w:rPr>
          <w:t xml:space="preserve">ד'</w:t>
        </w:r>
      </w:ins>
      <w:del w:id="92437" w:author="מנוע מכני" w:date="2026-10-11T12:04:39Z">
        <w:r>
          <w:rPr>
            <w:rtl/>
          </w:rPr>
          <w:tab/>
          <w:delText xml:space="preserve">שנ</w:delText>
        </w:r>
        <w:r>
          <w:rPr>
            <w:rFonts w:hint="cs"/>
            <w:rtl/>
          </w:rPr>
          <w:delText xml:space="preserve">א':</w:delText>
        </w:r>
        <w:r>
          <w:rPr>
            <w:rtl/>
          </w:rPr>
          <w:delText xml:space="preserve"> </w:delText>
        </w:r>
        <w:r>
          <w:rPr>
            <w:rFonts w:hint="cs"/>
            <w:rtl/>
          </w:rPr>
          <w:delText xml:space="preserve">'</w:delText>
        </w:r>
      </w:del>
      <w:ins w:id="90377" w:author="Claude - סמנטי" w:date="2026-10-11T12:14:28Z">
        <w:r>
          <w:rPr>
            <w:rStyle w:val="afffff0"/>
            <w:rtl/>
          </w:rPr>
          <w:t xml:space="preserve">חֵץ שָׁחוּט לְשׁוֹנָם מִרְמָה דִבֵּר</w:t>
        </w:r>
      </w:ins>
      <w:del w:id="90378" w:author="Claude - סמנטי" w:date="2026-10-11T12:14:28Z">
        <w:r>
          <w:rPr>
            <w:rtl/>
          </w:rPr>
          <w:delText xml:space="preserve">חץ שחוט לשונם מרמה דבר</w:delText>
        </w:r>
      </w:del>
      <w:r>
        <w:rPr>
          <w:rFonts w:hint="cs"/>
          <w:rtl/>
        </w:rPr>
        <w:t>'</w:t>
      </w:r>
      <w:r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  <w:t xml:space="preserve">ואין גבור אלא </w:t>
      </w:r>
      <w:r>
        <w:rPr>
          <w:rtl/>
        </w:rPr>
        <w:tab/>
        <w:t xml:space="preserve">הקב"ה</w:t>
      </w:r>
      <w:r>
        <w:rPr>
          <w:rtl/>
        </w:rPr>
        <w:tab/>
        <w:t xml:space="preserve">, שנאמר: ה</w:t>
      </w:r>
      <w:r w:rsidR="00D64BA8">
        <w:rPr>
          <w:rtl/>
        </w:rPr>
        <w:t>'</w:t>
      </w:r>
      <w:r>
        <w:rPr>
          <w:rStyle w:val="afffff0"/>
          <w:rtl/>
        </w:rPr>
        <w:t xml:space="preserve"> כגבור יצא, גחלי רתמים</w:t>
      </w:r>
      <w:r>
        <w:rPr>
          <w:rFonts w:hint="cs"/>
          <w:rtl/>
        </w:rPr>
        <w:t>'</w:t>
      </w:r>
      <w:r>
        <w:rPr>
          <w:rtl/>
        </w:rPr>
        <w:t xml:space="preserve"> היינו גיהנם.</w:t>
      </w:r>
    </w:p>
    <w:p>
      <w:pPr>
        <w:pStyle w:val="afffff8"/>
        <w:rPr>
          <w:ins w:id="90159" w:author="קלוד" w:date="2026-10-11T12:18:15Z"/>
        </w:rPr>
      </w:pPr>
      <w:ins w:id="90160" w:author="קלוד" w:date="2026-10-11T12:18:15Z">
        <w:r>
          <w:rPr>
            <w:color w:val="7B3F00"/>
          </w:rPr>
          <w:t xml:space="preserve">תקנת מספר לשון הרע - תורה או שפלות</w:t>
        </w:r>
      </w:ins>
    </w:p>
    <w:p>
      <w:pPr>
        <w:pStyle w:val="38"/>
        <w:rPr>
          <w:ins w:id="93414" w:author="מנוע מכני" w:date="2026-10-11T12:04:39Z"/>
        </w:rPr>
      </w:pPr>
      <w:del w:id="90043" w:author="מנוע מכני" w:date="2026-10-11T12:04:39Z">
        <w:r w:rsidRPr="00DC5F70">
          <w:delText xml:space="preserve"> </w:delText>
        </w:r>
      </w:del>
      <w:r w:rsidRPr="00DC5F70">
        <w:t xml:space="preserve">אר</w:t>
      </w:r>
      <w:r w:rsidRPr="00DC5F70">
        <w:t>"</w:t>
      </w:r>
      <w:r w:rsidRPr="00DC5F70">
        <w:t>ח ב</w:t>
      </w:r>
      <w:r w:rsidRPr="00DC5F70">
        <w:t>"</w:t>
      </w:r>
      <w:r w:rsidRPr="00DC5F70">
        <w:t xml:space="preserve">ח</w:t>
      </w:r>
      <w:ins w:id="92128" w:author="מנוע מכני" w:date="2026-10-11T12:04:39Z">
        <w:r>
          <w:t xml:space="preserve">:</w:t>
        </w:r>
      </w:ins>
    </w:p>
    <w:p w:rsidR="00E403F0" w:rsidRPr="00DC5F70" w:rsidRDefault="00E403F0" w:rsidP="00E403F0">
      <w:pPr>
        <w:rPr>
          <w:spacing w:val="-4"/>
          <w:rtl/>
        </w:rPr>
      </w:pPr>
      <w:del w:id="92129" w:author="מנוע מכני" w:date="2026-10-11T12:04:39Z">
        <w:r w:rsidRPr="00DC5F70">
          <w:rPr>
            <w:rFonts w:hint="cs"/>
            <w:spacing w:val="-4"/>
            <w:rtl/>
          </w:rPr>
          <w:delText xml:space="preserve"> </w:delText>
        </w:r>
        <w:r w:rsidRPr="00DC5F70">
          <w:rPr>
            <w:spacing w:val="-4"/>
            <w:rtl/>
          </w:rPr>
          <w:delText xml:space="preserve">:</w:delText>
        </w:r>
      </w:del>
      <w:del w:id="93415" w:author="מנוע מכני" w:date="2026-10-11T12:04:39Z">
        <w:r w:rsidRPr="00DC5F70">
          <w:rPr>
            <w:spacing w:val="-4"/>
            <w:rtl/>
          </w:rPr>
          <w:delText xml:space="preserve"> </w:delText>
        </w:r>
      </w:del>
      <w:r w:rsidRPr="00DC5F70">
        <w:rPr>
          <w:spacing w:val="-4"/>
          <w:rtl/>
        </w:rPr>
        <w:t xml:space="preserve">מה תקנתו של מספרי ל</w:t>
      </w:r>
      <w:r w:rsidRPr="00DC5F70">
        <w:rPr>
          <w:rFonts w:hint="cs"/>
          <w:spacing w:val="-4"/>
          <w:rtl/>
        </w:rPr>
        <w:t>ה</w:t>
      </w:r>
      <w:r w:rsidRPr="00DC5F70">
        <w:rPr>
          <w:spacing w:val="-4"/>
          <w:rtl/>
        </w:rPr>
        <w:t>"</w:t>
      </w:r>
      <w:r w:rsidRPr="00DC5F70">
        <w:rPr>
          <w:rFonts w:hint="cs"/>
          <w:spacing w:val="-4"/>
          <w:rtl/>
        </w:rPr>
        <w:t>ר</w:t>
      </w:r>
      <w:r w:rsidRPr="00DC5F70">
        <w:rPr>
          <w:spacing w:val="-4"/>
          <w:rtl/>
        </w:rPr>
        <w:t xml:space="preserve">? אם </w:t>
      </w:r>
      <w:r w:rsidRPr="00DC5F70">
        <w:rPr>
          <w:spacing w:val="-4"/>
          <w:rtl/>
        </w:rPr>
        <w:t xml:space="preserve">ת"</w:t>
      </w:r>
      <w:r w:rsidRPr="00DC5F70">
        <w:rPr>
          <w:rFonts w:hint="cs"/>
          <w:spacing w:val="-4"/>
          <w:rtl/>
        </w:rPr>
        <w:t>ח</w:t>
      </w:r>
      <w:r w:rsidRPr="00DC5F70">
        <w:rPr>
          <w:spacing w:val="-4"/>
          <w:rtl/>
        </w:rPr>
        <w:t xml:space="preserve"> הוא יעסוק בתורה, שנא': מרפא לשון עץ חיים, </w:t>
      </w:r>
    </w:p>
    <w:p>
      <w:pPr>
        <w:pStyle w:val="38"/>
        <w:rPr>
          <w:ins w:id="93416" w:author="מנוע מכני" w:date="2026-10-11T12:04:39Z"/>
        </w:rPr>
      </w:pPr>
      <w:r>
        <w:tab/>
        <w:t>ו</w:t>
      </w:r>
      <w:r>
        <w:t xml:space="preserve">היינו</w:t>
      </w:r>
    </w:p>
    <w:p w:rsidR="00E403F0" w:rsidRPr="00AD695E" w:rsidRDefault="00E403F0" w:rsidP="00E403F0">
      <w:pPr>
        <w:rPr>
          <w:rtl/>
        </w:rPr>
      </w:pPr>
      <w:del w:id="93417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לה</w:t>
      </w:r>
      <w:r>
        <w:rPr>
          <w:rtl/>
        </w:rPr>
        <w:t>"</w:t>
      </w:r>
      <w:r>
        <w:rPr>
          <w:rFonts w:hint="cs"/>
          <w:rtl/>
        </w:rPr>
        <w:t>ר שנא'</w:t>
      </w:r>
      <w:r>
        <w:rPr>
          <w:rtl/>
        </w:rPr>
        <w:t>: חץ שחוט לשונם, ואין עץ אלא תורה, שנא</w:t>
      </w:r>
      <w:r>
        <w:rPr>
          <w:rFonts w:hint="cs"/>
          <w:rtl/>
        </w:rPr>
        <w:t>'</w:t>
      </w:r>
      <w:r>
        <w:rPr>
          <w:rtl/>
        </w:rPr>
        <w:t xml:space="preserve">: עץ חיים היא למחזיקים בה</w:t>
      </w:r>
      <w:ins w:id="91700" w:author="מנוע מכני" w:date="2026-10-11T12:04:39Z">
        <w:r>
          <w:rPr>
            <w:rtl/>
          </w:rPr>
          <w:t xml:space="preserve">,</w:t>
        </w:r>
      </w:ins>
      <w:del w:id="91701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ab/>
        <w:t xml:space="preserve">ואם עם הארץ הוא ישפיל דעתו, </w:t>
      </w:r>
      <w:ins w:id="92438" w:author="מנוע מכני" w:date="2026-10-11T12:04:39Z">
        <w:r>
          <w:rPr>
            <w:rtl/>
          </w:rPr>
          <w:t xml:space="preserve">ד'</w:t>
        </w:r>
      </w:ins>
      <w:del w:id="92439" w:author="מנוע מכני" w:date="2026-10-11T12:04:39Z">
        <w:r>
          <w:rPr>
            <w:rtl/>
          </w:rPr>
          <w:tab/>
          <w:delText xml:space="preserve">שנאמר: </w:delText>
        </w:r>
        <w:r>
          <w:rPr>
            <w:rFonts w:hint="cs"/>
            <w:rtl/>
          </w:rPr>
          <w:delText xml:space="preserve">'</w:delText>
        </w:r>
      </w:del>
      <w:r>
        <w:rPr>
          <w:rStyle w:val="afffff0"/>
          <w:rtl/>
        </w:rPr>
        <w:t>וסלף בה שבר רוח</w:t>
      </w:r>
      <w:r>
        <w:rPr>
          <w:rFonts w:hint="cs"/>
          <w:rtl/>
        </w:rPr>
        <w:t>'</w:t>
      </w:r>
      <w:r>
        <w:rPr>
          <w:rtl/>
        </w:rPr>
        <w:t>.</w:t>
      </w:r>
    </w:p>
    <w:p>
      <w:pPr>
        <w:pStyle w:val="38"/>
        <w:rPr>
          <w:ins w:id="93418" w:author="מנוע מכני" w:date="2026-10-11T12:04:39Z"/>
        </w:rPr>
      </w:pPr>
      <w:del w:id="90044" w:author="מנוע מכני" w:date="2026-10-11T12:04:39Z">
        <w:r>
          <w:delText xml:space="preserve"> </w:delText>
        </w:r>
      </w:del>
      <w:r>
        <w:t>ר</w:t>
      </w:r>
      <w:r>
        <w:t>אב</w:t>
      </w:r>
      <w:r>
        <w:t>"</w:t>
      </w:r>
      <w:r>
        <w:t>ח</w:t>
      </w:r>
      <w:r>
        <w:t>:</w:t>
      </w:r>
    </w:p>
    <w:p w:rsidR="00E403F0" w:rsidRPr="00AD695E" w:rsidRDefault="00E403F0" w:rsidP="00E403F0">
      <w:pPr>
        <w:rPr>
          <w:rtl/>
        </w:rPr>
      </w:pPr>
      <w:del w:id="93419" w:author="מנוע מכני" w:date="2026-10-11T12:04:39Z">
        <w:r w:rsidRPr="00217260">
          <w:rPr>
            <w:b/>
            <w:bCs/>
            <w:rtl/>
          </w:rPr>
          <w:delText xml:space="preserve"> </w:delText>
        </w:r>
      </w:del>
      <w:r w:rsidRPr="00217260">
        <w:rPr>
          <w:b/>
          <w:bCs/>
          <w:rtl/>
        </w:rPr>
        <w:t xml:space="preserve">סיפר אין לו תקנה</w:t>
      </w:r>
      <w:r>
        <w:rPr>
          <w:rtl/>
        </w:rPr>
        <w:t xml:space="preserve">, שכבר כרתו דוד ברוח הקדש, שנאמר: יכרת </w:t>
      </w:r>
      <w:r>
        <w:rPr>
          <w:rStyle w:val="afffff0"/>
          <w:rtl/>
          <w:rPrChange w:id="9029" w:author="מנוע פסוקים" w:date="2026-10-11T09:22:04Z">
            <w:rPr>
              <w:rtl/>
            </w:rPr>
          </w:rPrChange>
        </w:rPr>
        <w:t xml:space="preserve">ה</w:t>
      </w:r>
      <w:r>
        <w:rPr>
          <w:rStyle w:val="afffff0"/>
          <w:rtl/>
          <w:rPrChange w:id="9030" w:author="מנוע פסוקים" w:date="2026-10-11T09:22:04Z">
            <w:rPr>
              <w:rtl/>
            </w:rPr>
          </w:rPrChange>
        </w:rPr>
        <w:t xml:space="preserve">'</w:t>
      </w:r>
      <w:r>
        <w:rPr>
          <w:rStyle w:val="afffff0"/>
          <w:rtl/>
          <w:rPrChange w:id="9031" w:author="מנוע פסוקים" w:date="2026-10-11T09:22:04Z">
            <w:rPr>
              <w:rtl/>
            </w:rPr>
          </w:rPrChange>
        </w:rPr>
        <w:t xml:space="preserve"> כל שפתי חלקות לשון מדברת גדולות</w:t>
      </w:r>
      <w:r>
        <w:rPr>
          <w:rtl/>
        </w:rPr>
        <w:t xml:space="preserve">, אלא מה תקנתו </w:t>
      </w:r>
      <w:r w:rsidRPr="00217260">
        <w:rPr>
          <w:b/>
          <w:bCs/>
          <w:rtl/>
        </w:rPr>
        <w:t>שלא יבא לידי לשון הרע</w:t>
      </w:r>
      <w:r>
        <w:rPr>
          <w:rtl/>
        </w:rPr>
        <w:t xml:space="preserve">?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אם תלמיד חכם הוא יעסוק בתורה, ואם ע"ה הוא ישפיל דעתו, </w:t>
      </w:r>
      <w:ins w:id="92440" w:author="מנוע מכני" w:date="2026-10-11T12:04:39Z">
        <w:r>
          <w:rPr>
            <w:rtl/>
          </w:rPr>
          <w:t xml:space="preserve">ד'</w:t>
        </w:r>
      </w:ins>
      <w:del w:id="92441" w:author="מנוע מכני" w:date="2026-10-11T12:04:39Z">
        <w:r>
          <w:rPr>
            <w:rtl/>
          </w:rPr>
          <w:delText xml:space="preserve">שנאמר: </w:delText>
        </w:r>
        <w:r>
          <w:rPr>
            <w:rFonts w:hint="cs"/>
            <w:rtl/>
          </w:rPr>
          <w:delText xml:space="preserve">'</w:delText>
        </w:r>
      </w:del>
      <w:r>
        <w:rPr>
          <w:rStyle w:val="afffff0"/>
          <w:rtl/>
        </w:rPr>
        <w:t>וסלף בה שבר רוח</w:t>
      </w:r>
      <w:r>
        <w:rPr>
          <w:rFonts w:hint="cs"/>
          <w:rtl/>
        </w:rPr>
        <w:t>'</w:t>
      </w:r>
      <w:r>
        <w:rPr>
          <w:rtl/>
        </w:rPr>
        <w:t>.</w:t>
      </w:r>
    </w:p>
    <w:p>
      <w:pPr>
        <w:pStyle w:val="38"/>
        <w:rPr>
          <w:ins w:id="93420" w:author="מנוע מכני" w:date="2026-10-11T12:04:39Z"/>
        </w:rPr>
      </w:pPr>
      <w:del w:id="90045" w:author="מנוע מכני" w:date="2026-10-11T12:04:39Z">
        <w:r>
          <w:delText xml:space="preserve"> </w:delText>
        </w:r>
      </w:del>
      <w:r>
        <w:t>ת</w:t>
      </w:r>
      <w:r>
        <w:t>דר</w:t>
      </w:r>
      <w:r>
        <w:t>"</w:t>
      </w:r>
      <w:r>
        <w:t>י:</w:t>
      </w:r>
    </w:p>
    <w:p w:rsidR="00E403F0" w:rsidRPr="00AD695E" w:rsidRDefault="00E403F0" w:rsidP="00E403F0">
      <w:pPr>
        <w:rPr>
          <w:rtl/>
        </w:rPr>
      </w:pPr>
      <w:del w:id="9342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כל המספר ל</w:t>
      </w:r>
      <w:r>
        <w:rPr>
          <w:rFonts w:hint="cs"/>
          <w:rtl/>
        </w:rPr>
        <w:t>ה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מגדיל עונות כנגד שלש עבירות, </w:t>
      </w:r>
      <w:ins w:id="92580" w:author="מנוע מכני" w:date="2026-10-11T12:04:39Z">
        <w:r>
          <w:rPr>
            <w:rtl/>
          </w:rPr>
          <w:t xml:space="preserve">נכרי</w:t>
        </w:r>
      </w:ins>
      <w:del w:id="92581" w:author="מנוע מכני" w:date="2026-10-11T12:04:39Z">
        <w:r>
          <w:rPr>
            <w:rtl/>
          </w:rPr>
          <w:delText xml:space="preserve">ע</w:delText>
        </w:r>
        <w:r>
          <w:rPr>
            <w:rFonts w:hint="cs"/>
            <w:rtl/>
          </w:rPr>
          <w:delText xml:space="preserve">כו</w:delText>
        </w:r>
        <w:r>
          <w:rPr>
            <w:rtl/>
          </w:rPr>
          <w:delText xml:space="preserve">"</w:delText>
        </w:r>
        <w:r>
          <w:rPr>
            <w:rFonts w:hint="cs"/>
            <w:rtl/>
          </w:rPr>
          <w:delText xml:space="preserve">ם</w:delText>
        </w:r>
      </w:del>
      <w:r>
        <w:rPr>
          <w:rtl/>
        </w:rPr>
        <w:t xml:space="preserve"> וגילוי עריות ושפיכות דמים </w:t>
      </w:r>
    </w:p>
    <w:p>
      <w:pPr>
        <w:pStyle w:val="38"/>
        <w:rPr>
          <w:ins w:id="93422" w:author="מנוע מכני" w:date="2026-10-11T12:04:39Z"/>
        </w:rPr>
      </w:pPr>
      <w:r>
        <w:t xml:space="preserve">כתיב </w:t>
      </w:r>
      <w:ins w:id="90396" w:author="מנוע מכני" w:date="2026-10-11T12:04:39Z">
        <w:r>
          <w:t xml:space="preserve">כאן</w:t>
        </w:r>
      </w:ins>
      <w:del w:id="90397" w:author="מנוע מכני" w:date="2026-10-11T12:04:39Z">
        <w:r>
          <w:delText xml:space="preserve">הכא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42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לשון מדברת </w:t>
      </w:r>
      <w:r w:rsidRPr="00217260">
        <w:rPr>
          <w:b/>
          <w:bCs/>
          <w:rtl/>
        </w:rPr>
        <w:t>גדולות</w:t>
      </w:r>
      <w:r>
        <w:rPr>
          <w:rtl/>
        </w:rPr>
        <w:t>, וכתיב בע</w:t>
      </w:r>
      <w:r>
        <w:rPr>
          <w:rFonts w:hint="cs"/>
          <w:rtl/>
        </w:rPr>
        <w:t>כו</w:t>
      </w:r>
      <w:r>
        <w:rPr>
          <w:rtl/>
        </w:rPr>
        <w:t>"</w:t>
      </w:r>
      <w:r>
        <w:rPr>
          <w:rFonts w:hint="cs"/>
          <w:rtl/>
        </w:rPr>
        <w:t>ם</w:t>
      </w:r>
      <w:r>
        <w:rPr>
          <w:rtl/>
        </w:rPr>
        <w:t xml:space="preserve">: </w:t>
      </w:r>
      <w:r>
        <w:rPr>
          <w:rFonts w:hint="cs"/>
          <w:rtl/>
        </w:rPr>
        <w:t>'</w:t>
      </w:r>
      <w:ins w:id="90379" w:author="Claude - סמנטי" w:date="2026-10-11T12:14:28Z">
        <w:r>
          <w:rPr>
            <w:rStyle w:val="afffff0"/>
            <w:rtl/>
          </w:rPr>
          <w:t xml:space="preserve">אָנָּא חָטָא הָעָם הַזֶּה חֲטָאָה גְדוֹלָה</w:t>
        </w:r>
      </w:ins>
      <w:del w:id="90380" w:author="Claude - סמנטי" w:date="2026-10-11T12:14:28Z">
        <w:r>
          <w:rPr>
            <w:rtl/>
          </w:rPr>
          <w:delText xml:space="preserve">אנא חטא העם הזה חטאה </w:delText>
        </w:r>
        <w:r w:rsidRPr="00217260">
          <w:rPr>
            <w:b/>
            <w:bCs/>
            <w:rtl/>
          </w:rPr>
          <w:delText xml:space="preserve">גדולה</w:delText>
        </w:r>
      </w:del>
      <w:r w:rsidRPr="00217260">
        <w:rPr>
          <w:rFonts w:hint="cs"/>
          <w:b/>
          <w:bCs/>
          <w:rtl/>
        </w:rPr>
        <w:t>'</w:t>
      </w:r>
      <w:r>
        <w:rPr>
          <w:rtl/>
        </w:rPr>
        <w:t xml:space="preserve">, </w:t>
      </w:r>
    </w:p>
    <w:p w:rsidR="00E403F0" w:rsidRPr="00DC5F70" w:rsidRDefault="00E403F0" w:rsidP="00E403F0">
      <w:pPr>
        <w:rPr>
          <w:spacing w:val="-2"/>
          <w:rtl/>
        </w:rPr>
      </w:pPr>
      <w:r>
        <w:rPr>
          <w:spacing w:val="-2"/>
          <w:rtl/>
        </w:rPr>
        <w:t xml:space="preserve">בגילוי עריות כתיב: </w:t>
      </w:r>
      <w:r>
        <w:rPr>
          <w:rStyle w:val="afffff0"/>
          <w:spacing w:val="-2"/>
          <w:rtl/>
          <w:rPrChange w:id="9032" w:author="מנוע פסוקים" w:date="2026-10-11T09:22:04Z">
            <w:rPr>
              <w:spacing w:val="-2"/>
              <w:rtl/>
            </w:rPr>
          </w:rPrChange>
        </w:rPr>
        <w:t xml:space="preserve">ואיך אעשה הרעה </w:t>
      </w:r>
      <w:r>
        <w:rPr>
          <w:rStyle w:val="afffff0"/>
          <w:b/>
          <w:bCs/>
          <w:spacing w:val="-2"/>
          <w:rtl/>
          <w:rPrChange w:id="9033" w:author="מנוע פסוקים" w:date="2026-10-11T09:22:04Z">
            <w:rPr>
              <w:b/>
              <w:bCs/>
              <w:spacing w:val="-2"/>
              <w:rtl/>
            </w:rPr>
          </w:rPrChange>
        </w:rPr>
        <w:t xml:space="preserve">הגדולה</w:t>
      </w:r>
      <w:r>
        <w:rPr>
          <w:rStyle w:val="afffff0"/>
          <w:spacing w:val="-2"/>
          <w:rtl/>
          <w:rPrChange w:id="9034" w:author="מנוע פסוקים" w:date="2026-10-11T09:22:04Z">
            <w:rPr>
              <w:spacing w:val="-2"/>
              <w:rtl/>
            </w:rPr>
          </w:rPrChange>
        </w:rPr>
        <w:t xml:space="preserve"> הזאת</w:t>
      </w:r>
      <w:r>
        <w:rPr>
          <w:spacing w:val="-2"/>
          <w:rtl/>
        </w:rPr>
        <w:t xml:space="preserve">, בשפיכות דמים כתיב: </w:t>
      </w:r>
      <w:r w:rsidRPr="00DC5F70">
        <w:rPr>
          <w:rFonts w:hint="cs"/>
          <w:spacing w:val="-2"/>
          <w:rtl/>
        </w:rPr>
        <w:t>'</w:t>
      </w:r>
      <w:ins w:id="90381" w:author="Claude - סמנטי" w:date="2026-10-11T12:14:28Z">
        <w:r>
          <w:rPr>
            <w:rStyle w:val="afffff0"/>
            <w:b/>
            <w:bCs/>
            <w:spacing w:val="-2"/>
            <w:rtl/>
          </w:rPr>
          <w:t xml:space="preserve">גָּדוֹל עֲוֹנִי מִנְּשׂוֹא</w:t>
        </w:r>
      </w:ins>
      <w:del w:id="90382" w:author="Claude - סמנטי" w:date="2026-10-11T12:14:28Z">
        <w:r w:rsidRPr="00DC5F70">
          <w:rPr>
            <w:b/>
            <w:bCs/>
            <w:spacing w:val="-2"/>
            <w:rtl/>
          </w:rPr>
          <w:delText xml:space="preserve">גדול</w:delText>
        </w:r>
        <w:r w:rsidRPr="00DC5F70">
          <w:rPr>
            <w:spacing w:val="-2"/>
            <w:rtl/>
          </w:rPr>
          <w:delText xml:space="preserve"> עוני מנשוא</w:delText>
        </w:r>
      </w:del>
      <w:r w:rsidRPr="00DC5F70">
        <w:rPr>
          <w:rFonts w:hint="cs"/>
          <w:spacing w:val="-2"/>
          <w:rtl/>
        </w:rPr>
        <w:t>'</w:t>
      </w:r>
      <w:r w:rsidRPr="00DC5F70">
        <w:rPr>
          <w:spacing w:val="-2"/>
          <w:rtl/>
        </w:rPr>
        <w:t>.</w:t>
      </w:r>
    </w:p>
    <w:p>
      <w:pPr>
        <w:pStyle w:val="38"/>
        <w:rPr>
          <w:ins w:id="93424" w:author="מנוע מכני" w:date="2026-10-11T12:04:39Z"/>
        </w:rPr>
      </w:pPr>
      <w:del w:id="90046" w:author="מנוע מכני" w:date="2026-10-11T12:04:39Z">
        <w:r>
          <w:delText xml:space="preserve"> </w:delText>
        </w:r>
      </w:del>
      <w:r>
        <w:t xml:space="preserve">במערבא</w:t>
      </w:r>
      <w:del w:id="94191" w:author="מנוע מכני" w:date="2026-10-11T12:04:39Z">
        <w:r>
          <w:delText xml:space="preserve"> </w:delText>
        </w:r>
        <w:r>
          <w:delText xml:space="preserve">אמרו</w:delText>
        </w:r>
      </w:del>
      <w:ins w:id="90398" w:author="מנוע מכני" w:date="2026-10-11T12:04:39Z"/>
      <w:del w:id="90399" w:author="מנוע מכני" w:date="2026-10-11T12:04:39Z">
        <w:r>
          <w:delText xml:space="preserve">אמרי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42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לשון תליתאי קטיל תליתאי, הורג למספרו ולמקבלו ולאומרו.</w:t>
      </w:r>
    </w:p>
    <w:p>
      <w:pPr>
        <w:pStyle w:val="afffff8"/>
        <w:rPr>
          <w:ins w:id="90157" w:author="קלוד" w:date="2026-10-11T12:18:15Z"/>
        </w:rPr>
      </w:pPr>
      <w:ins w:id="90158" w:author="קלוד" w:date="2026-10-11T12:18:15Z">
        <w:r>
          <w:rPr>
            <w:color w:val="7B3F00"/>
          </w:rPr>
          <w:t xml:space="preserve">'מות וחיים ביד לשון' - הורגת למספרו ולמקבלו</w:t>
        </w:r>
      </w:ins>
    </w:p>
    <w:p w:rsidR="00E403F0" w:rsidRPr="00AD695E" w:rsidRDefault="00E403F0" w:rsidP="00E403F0">
      <w:pPr>
        <w:rPr>
          <w:rtl/>
        </w:rPr>
      </w:pPr>
      <w:del w:id="90047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ארחב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ח</w:t>
      </w:r>
      <w:r>
        <w:rPr>
          <w:rtl/>
        </w:rPr>
        <w:t xml:space="preserve">: </w:t>
      </w:r>
      <w:r>
        <w:rPr>
          <w:rFonts w:hint="cs"/>
          <w:rtl/>
        </w:rPr>
        <w:t>'</w:t>
      </w:r>
      <w:ins w:id="90383" w:author="Claude - סמנטי" w:date="2026-10-11T12:14:28Z">
        <w:r>
          <w:rPr>
            <w:rStyle w:val="afffff0"/>
            <w:rtl/>
          </w:rPr>
          <w:t xml:space="preserve">מָוֶת וְחַיִּים בְּיַד לָשׁוֹן</w:t>
        </w:r>
      </w:ins>
      <w:del w:id="90384" w:author="Claude - סמנטי" w:date="2026-10-11T12:14:28Z">
        <w:r>
          <w:rPr>
            <w:rtl/>
          </w:rPr>
          <w:delText xml:space="preserve">מות וחיים ביד לשון</w:delText>
        </w:r>
      </w:del>
      <w:r>
        <w:rPr>
          <w:rFonts w:hint="cs"/>
          <w:rtl/>
        </w:rPr>
        <w:t>'</w:t>
      </w:r>
      <w:r>
        <w:rPr>
          <w:rtl/>
        </w:rPr>
        <w:t>, וכי יש יד ללשון? לומר לך מה יד ממיתה, אף לשון ממיתה.</w:t>
      </w:r>
    </w:p>
    <w:p w:rsidR="00E403F0" w:rsidRPr="00AD695E" w:rsidRDefault="00E403F0" w:rsidP="00E403F0">
      <w:pPr>
        <w:rPr>
          <w:rtl/>
        </w:rPr>
      </w:pPr>
      <w:del w:id="90048" w:author="מנוע מכני" w:date="2026-10-11T12:04:39Z">
        <w:r w:rsidRPr="00A757C8">
          <w:rPr>
            <w:rFonts w:hint="cs"/>
            <w:rtl/>
          </w:rPr>
          <w:delText xml:space="preserve"> </w:delText>
        </w:r>
      </w:del>
      <w:ins w:id="92162" w:author="מנוע מכני" w:date="2026-10-11T12:04:39Z">
        <w:r>
          <w:rPr>
            <w:rtl/>
          </w:rPr>
          <w:t xml:space="preserve">אם </w:t>
        </w:r>
      </w:ins>
      <w:del w:id="92163" w:author="מנוע מכני" w:date="2026-10-11T12:04:39Z">
        <w:r w:rsidRPr="00A757C8">
          <w:rPr>
            <w:rtl/>
          </w:rPr>
          <w:delText xml:space="preserve">אי </w:delText>
        </w:r>
      </w:del>
      <w:r w:rsidRPr="00A757C8">
        <w:rPr>
          <w:rtl/>
        </w:rPr>
        <w:t xml:space="preserve">מה יד אינה ממיתה אלא בסמוך לה, אף לשון אינה ממיתה אלא בסמוך לה? </w:t>
      </w:r>
      <w:r w:rsidRPr="00A757C8">
        <w:rPr>
          <w:rtl/>
        </w:rPr>
        <w:t xml:space="preserve">ת"ל</w:t>
      </w:r>
      <w:r w:rsidRPr="00A757C8">
        <w:rPr>
          <w:rtl/>
        </w:rPr>
        <w:t xml:space="preserve">: </w:t>
      </w:r>
      <w:r w:rsidRPr="00A757C8">
        <w:rPr>
          <w:rFonts w:hint="cs"/>
          <w:rtl/>
        </w:rPr>
        <w:t>'</w:t>
      </w:r>
      <w:ins w:id="90385" w:author="Claude - סמנטי" w:date="2026-10-11T12:14:28Z">
        <w:r>
          <w:rPr>
            <w:rStyle w:val="afffff0"/>
            <w:rtl/>
          </w:rPr>
          <w:t xml:space="preserve">חֵץ שָׁחוּט לְשׁוֹנָם</w:t>
        </w:r>
      </w:ins>
      <w:del w:id="90386" w:author="Claude - סמנטי" w:date="2026-10-11T12:14:28Z">
        <w:r w:rsidRPr="00A757C8">
          <w:rPr>
            <w:rtl/>
          </w:rPr>
          <w:delText xml:space="preserve">חץ שחוט לשונם</w:delText>
        </w:r>
      </w:del>
      <w:r w:rsidRPr="00A757C8">
        <w:rPr>
          <w:rFonts w:hint="cs"/>
          <w:rtl/>
        </w:rPr>
        <w:t>'</w:t>
      </w:r>
      <w:r w:rsidRPr="00A757C8">
        <w:rPr>
          <w:rtl/>
        </w:rPr>
        <w:t>.</w:t>
      </w:r>
    </w:p>
    <w:p w:rsidR="00E403F0" w:rsidRPr="00DC5F70" w:rsidRDefault="00E403F0" w:rsidP="00E403F0">
      <w:pPr>
        <w:rPr>
          <w:spacing w:val="-4"/>
          <w:rtl/>
        </w:rPr>
      </w:pPr>
      <w:r w:rsidRPr="00DC5F70">
        <w:rPr>
          <w:rFonts w:hint="cs"/>
          <w:spacing w:val="-4"/>
          <w:rtl/>
        </w:rPr>
        <w:t>ולשון יותר מחץ שהוא</w:t>
      </w:r>
      <w:r w:rsidRPr="00DC5F70">
        <w:rPr>
          <w:spacing w:val="-4"/>
          <w:rtl/>
        </w:rPr>
        <w:t xml:space="preserve"> עד ארבעים וחמשים אמה? </w:t>
      </w:r>
      <w:r w:rsidRPr="00DC5F70">
        <w:rPr>
          <w:spacing w:val="-4"/>
          <w:rtl/>
        </w:rPr>
        <w:t xml:space="preserve">ת"ל</w:t>
      </w:r>
      <w:r>
        <w:rPr>
          <w:spacing w:val="-4"/>
          <w:rtl/>
        </w:rPr>
        <w:t xml:space="preserve">: </w:t>
      </w:r>
      <w:r>
        <w:rPr>
          <w:rStyle w:val="afffff0"/>
          <w:spacing w:val="-4"/>
          <w:rtl/>
          <w:rPrChange w:id="9035" w:author="מנוע פסוקים" w:date="2026-10-11T09:22:04Z">
            <w:rPr>
              <w:spacing w:val="-4"/>
              <w:rtl/>
            </w:rPr>
          </w:rPrChange>
        </w:rPr>
        <w:t xml:space="preserve">שתו בשמים פיהם ולשונם תהלך בארץ</w:t>
      </w:r>
      <w:r w:rsidRPr="00DC5F70">
        <w:rPr>
          <w:rFonts w:hint="cs"/>
          <w:spacing w:val="-4"/>
          <w:rtl/>
        </w:rPr>
        <w:t>'</w:t>
      </w:r>
      <w:r w:rsidRPr="00DC5F70">
        <w:rPr>
          <w:spacing w:val="-4"/>
          <w:rtl/>
        </w:rPr>
        <w:t>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וכי מאחר דשתו בשמים פיהם, חץ שחוט לשונם </w:t>
      </w:r>
      <w:r>
        <w:rPr>
          <w:rFonts w:hint="cs"/>
          <w:rtl/>
        </w:rPr>
        <w:t>קמ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דקטיל כחץ.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חץ שחוט לשונם, </w:t>
      </w:r>
      <w:r>
        <w:rPr>
          <w:rFonts w:hint="cs"/>
          <w:rtl/>
        </w:rPr>
        <w:t>'</w:t>
      </w:r>
      <w:ins w:id="90387" w:author="Claude - סמנטי" w:date="2026-10-11T12:14:28Z">
        <w:r>
          <w:rPr>
            <w:rStyle w:val="afffff0"/>
            <w:rtl/>
          </w:rPr>
          <w:t xml:space="preserve">מָוֶת וְחַיִּים בְּיַד לָשׁוֹן</w:t>
        </w:r>
      </w:ins>
      <w:del w:id="90388" w:author="Claude - סמנטי" w:date="2026-10-11T12:14:28Z">
        <w:r>
          <w:rPr>
            <w:rtl/>
          </w:rPr>
          <w:delText xml:space="preserve">מות וחיים ביד לשון</w:delText>
        </w:r>
      </w:del>
      <w:r>
        <w:rPr>
          <w:rFonts w:hint="cs"/>
          <w:rtl/>
        </w:rPr>
        <w:t>'</w:t>
      </w:r>
      <w:r>
        <w:rPr>
          <w:rtl/>
        </w:rPr>
        <w:t xml:space="preserve"> </w:t>
      </w:r>
      <w:r>
        <w:rPr>
          <w:rStyle w:val="2fb"/>
          <w:rFonts w:hint="cs"/>
          <w:rtl/>
        </w:rPr>
        <w:t>לכד</w:t>
      </w:r>
      <w:r>
        <w:rPr>
          <w:rStyle w:val="2fb"/>
          <w:rtl/>
        </w:rPr>
        <w:t xml:space="preserve">רבא</w:t>
      </w:r>
      <w:r>
        <w:rPr>
          <w:rtl/>
        </w:rPr>
        <w:t xml:space="preserve">: </w:t>
      </w:r>
      <w:r>
        <w:rPr>
          <w:rFonts w:hint="cs"/>
          <w:rtl/>
        </w:rPr>
        <w:t xml:space="preserve">הרוצה חיים בלשונו הרוצה מוות בלשונו </w:t>
      </w:r>
    </w:p>
    <w:p w:rsidR="00E403F0" w:rsidRPr="00AD695E" w:rsidRDefault="00E403F0" w:rsidP="00E403F0">
      <w:pPr>
        <w:rPr>
          <w:rtl/>
        </w:rPr>
      </w:pPr>
    </w:p>
    <w:p>
      <w:pPr>
        <w:pStyle w:val="afffff8"/>
        <w:rPr>
          <w:ins w:id="90155" w:author="קלוד" w:date="2026-10-11T12:18:15Z"/>
        </w:rPr>
      </w:pPr>
      <w:ins w:id="90156" w:author="קלוד" w:date="2026-10-11T12:18:15Z">
        <w:r>
          <w:rPr>
            <w:color w:val="7B3F00"/>
          </w:rPr>
          <w:t xml:space="preserve">מהו לשון הרע - דבר באפי מרה ובאפי שלושה</w:t>
        </w:r>
      </w:ins>
    </w:p>
    <w:p w:rsidR="00E403F0" w:rsidRPr="00AD695E" w:rsidRDefault="00E403F0" w:rsidP="00E403F0">
      <w:pPr>
        <w:rPr>
          <w:rtl/>
        </w:rPr>
      </w:pPr>
      <w:del w:id="90049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ה</w:t>
      </w:r>
      <w:r>
        <w:rPr>
          <w:rtl/>
        </w:rPr>
        <w:t>"</w:t>
      </w:r>
      <w:r>
        <w:rPr>
          <w:rFonts w:hint="cs"/>
          <w:rtl/>
        </w:rPr>
        <w:t>ד לישנא בישא כ</w:t>
      </w:r>
      <w:r>
        <w:rPr>
          <w:rtl/>
        </w:rPr>
        <w:t xml:space="preserve">גון דאמר </w:t>
      </w:r>
      <w:ins w:id="90400" w:author="מנוע מכני" w:date="2026-10-11T12:04:39Z">
        <w:r>
          <w:rPr>
            <w:rtl/>
          </w:rPr>
          <w:t xml:space="preserve">יש</w:t>
        </w:r>
      </w:ins>
      <w:del w:id="90401" w:author="מנוע מכני" w:date="2026-10-11T12:04:39Z">
        <w:r>
          <w:rPr>
            <w:rtl/>
          </w:rPr>
          <w:delText xml:space="preserve">איכא</w:delText>
        </w:r>
      </w:del>
      <w:r>
        <w:rPr>
          <w:rtl/>
        </w:rPr>
        <w:t xml:space="preserve"> נורא בי פלניא.</w:t>
      </w:r>
    </w:p>
    <w:p>
      <w:pPr>
        <w:pStyle w:val="38"/>
        <w:rPr>
          <w:ins w:id="93426" w:author="מנוע מכני" w:date="2026-10-11T12:04:39Z"/>
        </w:rPr>
      </w:pPr>
      <w:r>
        <w:t>א"</w:t>
      </w:r>
      <w:r>
        <w:t xml:space="preserve">ל</w:t>
      </w:r>
      <w:r>
        <w:t xml:space="preserve"> </w:t>
      </w:r>
      <w:r>
        <w:t xml:space="preserve">אביי:</w:t>
      </w:r>
    </w:p>
    <w:p w:rsidR="00E403F0" w:rsidRPr="00AD695E" w:rsidRDefault="00E403F0" w:rsidP="00E403F0">
      <w:pPr>
        <w:rPr>
          <w:rtl/>
        </w:rPr>
      </w:pPr>
      <w:del w:id="93427" w:author="מנוע מכני" w:date="2026-10-11T12:04:39Z">
        <w:r>
          <w:rPr>
            <w:rtl/>
          </w:rPr>
          <w:delText xml:space="preserve"> </w:delText>
        </w:r>
      </w:del>
      <w:ins w:id="91090" w:author="מנוע מכני" w:date="2026-10-11T12:04:39Z">
        <w:r>
          <w:rPr>
            <w:rtl/>
          </w:rPr>
          <w:t xml:space="preserve">מה</w:t>
        </w:r>
      </w:ins>
      <w:del w:id="91091" w:author="מנוע מכני" w:date="2026-10-11T12:04:39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2414" w:author="מנוע מכני" w:date="2026-10-11T12:04:39Z">
        <w:r>
          <w:rPr>
            <w:rtl/>
          </w:rPr>
          <w:t xml:space="preserve">עשה</w:t>
        </w:r>
      </w:ins>
      <w:del w:id="92415" w:author="מנוע מכני" w:date="2026-10-11T12:04:39Z">
        <w:r>
          <w:rPr>
            <w:rtl/>
          </w:rPr>
          <w:delText xml:space="preserve">עביד</w:delText>
        </w:r>
      </w:del>
      <w:r>
        <w:rPr>
          <w:rtl/>
        </w:rPr>
        <w:t xml:space="preserve">? גלויי </w:t>
      </w:r>
      <w:ins w:id="90402" w:author="מנוע מכני" w:date="2026-10-11T12:04:39Z">
        <w:r>
          <w:rPr>
            <w:rtl/>
          </w:rPr>
          <w:t xml:space="preserve">דבר</w:t>
        </w:r>
      </w:ins>
      <w:del w:id="90403" w:author="מנוע מכני" w:date="2026-10-11T12:04:39Z">
        <w:r>
          <w:rPr>
            <w:rtl/>
          </w:rPr>
          <w:delText xml:space="preserve">מילתא</w:delText>
        </w:r>
      </w:del>
      <w:r>
        <w:rPr>
          <w:rtl/>
        </w:rPr>
        <w:t xml:space="preserve"> </w:t>
      </w:r>
      <w:ins w:id="91088" w:author="מנוע מכני" w:date="2026-10-11T12:04:39Z">
        <w:r>
          <w:rPr>
            <w:rtl/>
          </w:rPr>
          <w:t xml:space="preserve">סתם</w:t>
        </w:r>
      </w:ins>
      <w:del w:id="91089" w:author="מנוע מכני" w:date="2026-10-11T12:04:39Z">
        <w:r>
          <w:rPr>
            <w:rtl/>
          </w:rPr>
          <w:delText xml:space="preserve">בעלמא</w:delText>
        </w:r>
      </w:del>
      <w:r>
        <w:rPr>
          <w:rtl/>
        </w:rPr>
        <w:t xml:space="preserve"> הוא! אלא דמפיק בלישנא בישא, דאמר: </w:t>
      </w:r>
      <w:ins w:id="90404" w:author="מנוע מכני" w:date="2026-10-11T12:04:39Z">
        <w:r>
          <w:rPr>
            <w:rtl/>
          </w:rPr>
          <w:t xml:space="preserve">מקום</w:t>
        </w:r>
      </w:ins>
      <w:del w:id="90405" w:author="מנוע מכני" w:date="2026-10-11T12:04:39Z">
        <w:r>
          <w:rPr>
            <w:rtl/>
          </w:rPr>
          <w:delText xml:space="preserve">היכא</w:delText>
        </w:r>
      </w:del>
      <w:r>
        <w:rPr>
          <w:rtl/>
        </w:rPr>
        <w:t xml:space="preserve"> משתכח נורא? אלא בי פלניא [</w:t>
      </w:r>
      <w:ins w:id="90406" w:author="מנוע מכני" w:date="2026-10-11T12:04:39Z">
        <w:r>
          <w:rPr>
            <w:rtl/>
          </w:rPr>
          <w:t xml:space="preserve">דיש</w:t>
        </w:r>
      </w:ins>
      <w:del w:id="90407" w:author="מנוע מכני" w:date="2026-10-11T12:04:39Z">
        <w:r>
          <w:rPr>
            <w:rtl/>
          </w:rPr>
          <w:delText xml:space="preserve">דאיכא</w:delText>
        </w:r>
      </w:del>
      <w:r>
        <w:rPr>
          <w:rtl/>
        </w:rPr>
        <w:t xml:space="preserve"> בשרא וכוורי] </w:t>
      </w:r>
    </w:p>
    <w:p>
      <w:pPr>
        <w:pStyle w:val="38"/>
        <w:rPr>
          <w:ins w:id="93428" w:author="מנוע מכני" w:date="2026-10-11T12:04:39Z"/>
        </w:rPr>
      </w:pPr>
      <w:del w:id="90050" w:author="מנוע מכני" w:date="2026-10-11T12:04:39Z">
        <w:r>
          <w:delText xml:space="preserve"> </w:delText>
        </w:r>
      </w:del>
      <w:r>
        <w:t xml:space="preserve">רבה:</w:t>
      </w:r>
    </w:p>
    <w:p w:rsidR="00E403F0" w:rsidRPr="00AD695E" w:rsidRDefault="00E403F0" w:rsidP="00E403F0">
      <w:pPr>
        <w:rPr>
          <w:rtl/>
        </w:rPr>
      </w:pPr>
      <w:del w:id="9342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כל </w:t>
      </w:r>
      <w:ins w:id="90408" w:author="מנוע מכני" w:date="2026-10-11T12:04:39Z">
        <w:r>
          <w:rPr>
            <w:rtl/>
          </w:rPr>
          <w:t xml:space="preserve">דבר</w:t>
        </w:r>
      </w:ins>
      <w:del w:id="90409" w:author="מנוע מכני" w:date="2026-10-11T12:04:39Z">
        <w:r>
          <w:rPr>
            <w:rtl/>
          </w:rPr>
          <w:delText xml:space="preserve">מילתא</w:delText>
        </w:r>
      </w:del>
      <w:r>
        <w:rPr>
          <w:rtl/>
        </w:rPr>
        <w:t xml:space="preserve"> דמיתאמרא באפי מרה, </w:t>
      </w:r>
      <w:ins w:id="91092" w:author="מנוע מכני" w:date="2026-10-11T12:04:39Z">
        <w:r>
          <w:rPr>
            <w:rtl/>
          </w:rPr>
          <w:t xml:space="preserve">אין</w:t>
        </w:r>
      </w:ins>
      <w:del w:id="91093" w:author="מנוע מכני" w:date="2026-10-11T12:04:39Z">
        <w:r>
          <w:rPr>
            <w:rtl/>
          </w:rPr>
          <w:delText xml:space="preserve">לית</w:delText>
        </w:r>
      </w:del>
      <w:r>
        <w:rPr>
          <w:rtl/>
        </w:rPr>
        <w:t xml:space="preserve"> בה משום לישנא בישא.</w:t>
      </w:r>
    </w:p>
    <w:p>
      <w:pPr>
        <w:pStyle w:val="38"/>
        <w:rPr>
          <w:ins w:id="93430" w:author="מנוע מכני" w:date="2026-10-11T12:04:39Z"/>
        </w:rPr>
      </w:pPr>
      <w:r>
        <w:t>א</w:t>
      </w:r>
      <w:r>
        <w:t>"</w:t>
      </w:r>
      <w:r>
        <w:t>ל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431" w:author="מנוע מכני" w:date="2026-10-11T12:04:39Z">
        <w:r>
          <w:rPr>
            <w:rtl/>
          </w:rPr>
          <w:delText xml:space="preserve"> </w:delText>
        </w:r>
      </w:del>
      <w:ins w:id="90114" w:author="מנוע מכני" w:date="2026-10-11T12:04:39Z">
        <w:r>
          <w:rPr>
            <w:rtl/>
          </w:rPr>
          <w:t xml:space="preserve">כ"ש</w:t>
        </w:r>
      </w:ins>
      <w:del w:id="90115" w:author="מנוע מכני" w:date="2026-10-11T12:04:39Z">
        <w:r>
          <w:rPr>
            <w:rtl/>
          </w:rPr>
          <w:delText xml:space="preserve">כל שכן</w:delText>
        </w:r>
      </w:del>
      <w:r>
        <w:rPr>
          <w:rtl/>
        </w:rPr>
        <w:t xml:space="preserve"> חוצפא ולישנא בישא! 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א</w:t>
      </w:r>
      <w:r>
        <w:rPr>
          <w:rtl/>
        </w:rPr>
        <w:t>"</w:t>
      </w:r>
      <w:r>
        <w:rPr>
          <w:rFonts w:hint="cs"/>
          <w:rtl/>
        </w:rPr>
        <w:t xml:space="preserve">ל</w:t>
      </w:r>
      <w:r>
        <w:rPr>
          <w:rFonts w:hint="cs"/>
          <w:rtl/>
        </w:rPr>
        <w:t xml:space="preserve"> אני </w:t>
      </w:r>
      <w:r>
        <w:rPr>
          <w:rStyle w:val="2fb"/>
          <w:rFonts w:hint="cs"/>
          <w:rtl/>
        </w:rPr>
        <w:t xml:space="preserve">כרבי יוסי</w:t>
      </w:r>
      <w:r>
        <w:rPr>
          <w:rFonts w:hint="cs"/>
          <w:rtl/>
        </w:rPr>
        <w:t xml:space="preserve"> סובר דמימי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אמרתי דבר וחזרתי לאחורי 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Style w:val="affff2"/>
          <w:rFonts w:hint="cs"/>
          <w:szCs w:val="18"/>
          <w:rtl/>
        </w:rPr>
        <w:t>טז</w:t>
      </w:r>
      <w:r w:rsidRPr="009239E9">
        <w:rPr>
          <w:rFonts w:hint="cs"/>
          <w:szCs w:val="18"/>
          <w:rtl/>
        </w:rPr>
        <w:t>:</w:t>
      </w:r>
    </w:p>
    <w:p>
      <w:pPr>
        <w:pStyle w:val="38"/>
        <w:rPr>
          <w:ins w:id="93432" w:author="מנוע מכני" w:date="2026-10-11T12:04:39Z"/>
        </w:rPr>
      </w:pPr>
      <w:r>
        <w:t>ארבר</w:t>
      </w:r>
      <w:r>
        <w:t>"</w:t>
      </w:r>
      <w:r>
        <w:t>ה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43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כל </w:t>
      </w:r>
      <w:ins w:id="90410" w:author="מנוע מכני" w:date="2026-10-11T12:04:39Z">
        <w:r>
          <w:rPr>
            <w:rtl/>
          </w:rPr>
          <w:t xml:space="preserve">דבר</w:t>
        </w:r>
      </w:ins>
      <w:del w:id="90411" w:author="מנוע מכני" w:date="2026-10-11T12:04:39Z">
        <w:r>
          <w:rPr>
            <w:rtl/>
          </w:rPr>
          <w:delText xml:space="preserve">מילתא</w:delText>
        </w:r>
      </w:del>
      <w:r>
        <w:rPr>
          <w:rtl/>
        </w:rPr>
        <w:t xml:space="preserve"> דמיתאמרא באפי </w:t>
      </w:r>
      <w:ins w:id="91094" w:author="מנוע מכני" w:date="2026-10-11T12:04:39Z">
        <w:r>
          <w:rPr>
            <w:rtl/>
          </w:rPr>
          <w:t xml:space="preserve">שלושה</w:t>
        </w:r>
      </w:ins>
      <w:del w:id="91095" w:author="מנוע מכני" w:date="2026-10-11T12:04:39Z">
        <w:r>
          <w:rPr>
            <w:rtl/>
          </w:rPr>
          <w:delText xml:space="preserve">תלתא</w:delText>
        </w:r>
      </w:del>
      <w:r>
        <w:rPr>
          <w:rtl/>
        </w:rPr>
        <w:t xml:space="preserve">, </w:t>
      </w:r>
      <w:ins w:id="91100" w:author="מנוע מכני" w:date="2026-10-11T12:04:39Z">
        <w:r>
          <w:rPr>
            <w:rtl/>
          </w:rPr>
          <w:t xml:space="preserve">אין</w:t>
        </w:r>
      </w:ins>
      <w:del w:id="91101" w:author="מנוע מכני" w:date="2026-10-11T12:04:39Z">
        <w:r>
          <w:rPr>
            <w:rtl/>
          </w:rPr>
          <w:delText xml:space="preserve">לית</w:delText>
        </w:r>
      </w:del>
      <w:r>
        <w:rPr>
          <w:rtl/>
        </w:rPr>
        <w:t xml:space="preserve"> בה משום לישנא בישא</w:t>
      </w:r>
      <w:ins w:id="91702" w:author="מנוע מכני" w:date="2026-10-11T12:04:39Z">
        <w:r>
          <w:rPr>
            <w:rtl/>
          </w:rPr>
          <w:t xml:space="preserve">,</w:t>
        </w:r>
      </w:ins>
      <w:del w:id="91703" w:author="מנוע מכני" w:date="2026-10-11T12:04:39Z">
        <w:r>
          <w:rPr>
            <w:rtl/>
          </w:rPr>
          <w:delText xml:space="preserve">;</w:delText>
        </w:r>
      </w:del>
      <w:r>
        <w:rPr>
          <w:rFonts w:hint="cs"/>
          <w:rtl/>
        </w:rPr>
        <w:t xml:space="preserve"> ד</w:t>
      </w:r>
      <w:r>
        <w:rPr>
          <w:rtl/>
        </w:rPr>
        <w:t xml:space="preserve">חברך חברא </w:t>
      </w:r>
      <w:ins w:id="91102" w:author="מנוע מכני" w:date="2026-10-11T12:04:39Z">
        <w:r>
          <w:rPr>
            <w:rtl/>
          </w:rPr>
          <w:t xml:space="preserve">יש</w:t>
        </w:r>
      </w:ins>
      <w:del w:id="91103" w:author="מנוע מכני" w:date="2026-10-11T12:04:39Z">
        <w:r>
          <w:rPr>
            <w:rtl/>
          </w:rPr>
          <w:delText xml:space="preserve">אית</w:delText>
        </w:r>
      </w:del>
      <w:r>
        <w:rPr>
          <w:rtl/>
        </w:rPr>
        <w:t xml:space="preserve"> </w:t>
      </w:r>
      <w:ins w:id="91096" w:author="מנוע מכני" w:date="2026-10-11T12:04:39Z">
        <w:r>
          <w:rPr>
            <w:rtl/>
          </w:rPr>
          <w:t xml:space="preserve">לו</w:t>
        </w:r>
      </w:ins>
      <w:del w:id="91097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, וחברא דחברך חברא </w:t>
      </w:r>
      <w:ins w:id="91104" w:author="מנוע מכני" w:date="2026-10-11T12:04:39Z">
        <w:r>
          <w:rPr>
            <w:rtl/>
          </w:rPr>
          <w:t xml:space="preserve">יש</w:t>
        </w:r>
      </w:ins>
      <w:del w:id="91105" w:author="מנוע מכני" w:date="2026-10-11T12:04:39Z">
        <w:r>
          <w:rPr>
            <w:rtl/>
          </w:rPr>
          <w:delText xml:space="preserve">אית</w:delText>
        </w:r>
      </w:del>
      <w:r>
        <w:rPr>
          <w:rtl/>
        </w:rPr>
        <w:t xml:space="preserve"> </w:t>
      </w:r>
      <w:ins w:id="91098" w:author="מנוע מכני" w:date="2026-10-11T12:04:39Z">
        <w:r>
          <w:rPr>
            <w:rtl/>
          </w:rPr>
          <w:t xml:space="preserve">לו</w:t>
        </w:r>
      </w:ins>
      <w:del w:id="91099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.</w:t>
      </w:r>
    </w:p>
    <w:p>
      <w:pPr>
        <w:pStyle w:val="38"/>
        <w:rPr>
          <w:ins w:id="93434" w:author="מנוע מכני" w:date="2026-10-11T12:04:39Z"/>
        </w:rPr>
      </w:pPr>
      <w:r w:rsidRPr="00A757C8">
        <w:t>כ</w:t>
      </w:r>
      <w:r w:rsidRPr="00A757C8">
        <w:t xml:space="preserve">שבא </w:t>
      </w:r>
      <w:r w:rsidRPr="00A757C8">
        <w:t>ר"</w:t>
      </w:r>
      <w:r w:rsidRPr="00A757C8">
        <w:t>ד</w:t>
      </w:r>
      <w:r w:rsidRPr="00A757C8">
        <w:t xml:space="preserve">:</w:t>
      </w:r>
    </w:p>
    <w:p w:rsidR="00E403F0" w:rsidRPr="00AD695E" w:rsidRDefault="00E403F0" w:rsidP="00E403F0">
      <w:pPr>
        <w:rPr>
          <w:rtl/>
        </w:rPr>
      </w:pPr>
      <w:del w:id="93435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Fonts w:hint="cs"/>
          <w:rtl/>
        </w:rPr>
        <w:t>'</w:t>
      </w:r>
      <w:ins w:id="90389" w:author="Claude - סמנטי" w:date="2026-10-11T12:14:28Z">
        <w:r>
          <w:rPr>
            <w:rStyle w:val="afffff0"/>
            <w:rtl/>
          </w:rPr>
          <w:t xml:space="preserve">מְבָרֵךְ רֵעֵהוּ בְּקוֹל גָּדוֹל בַּבּוֹקֶר הַשְׁכֵּם קְלָלָה תֵּחָשֶׁב לוֹ</w:t>
        </w:r>
      </w:ins>
      <w:del w:id="90390" w:author="Claude - סמנטי" w:date="2026-10-11T12:14:28Z">
        <w:r w:rsidRPr="00A757C8">
          <w:rPr>
            <w:rtl/>
          </w:rPr>
          <w:delText xml:space="preserve">מברך רעהו בקול גדול בבוקר השכם קללה תחשב לו</w:delText>
        </w:r>
      </w:del>
      <w:r w:rsidRPr="00A757C8">
        <w:rPr>
          <w:rFonts w:hint="cs"/>
          <w:rtl/>
        </w:rPr>
        <w:t xml:space="preserve">'- </w:t>
      </w:r>
      <w:r w:rsidRPr="00A757C8">
        <w:rPr>
          <w:rtl/>
        </w:rPr>
        <w:t xml:space="preserve">כגון דמיקלע לאושפיזא וטרחו </w:t>
      </w:r>
      <w:r w:rsidRPr="00A757C8">
        <w:rPr>
          <w:rFonts w:hint="cs"/>
          <w:rtl/>
        </w:rPr>
        <w:t>לפניו יפה לחמר יוצא ויושב בשוק ואומר</w:t>
      </w:r>
      <w:r w:rsidRPr="00A757C8">
        <w:rPr>
          <w:rtl/>
        </w:rPr>
        <w:t xml:space="preserve">: </w:t>
      </w:r>
      <w:ins w:id="91106" w:author="מנוע מכני" w:date="2026-10-11T12:04:39Z">
        <w:r>
          <w:rPr>
            <w:rtl/>
          </w:rPr>
          <w:t xml:space="preserve">התורה</w:t>
        </w:r>
      </w:ins>
      <w:del w:id="91107" w:author="מנוע מכני" w:date="2026-10-11T12:04:39Z">
        <w:r w:rsidRPr="00A757C8">
          <w:rPr>
            <w:rtl/>
          </w:rPr>
          <w:delText xml:space="preserve">רחמנא</w:delText>
        </w:r>
      </w:del>
      <w:r w:rsidRPr="00A757C8">
        <w:rPr>
          <w:rtl/>
        </w:rPr>
        <w:t xml:space="preserve"> </w:t>
      </w:r>
      <w:r w:rsidRPr="00A757C8">
        <w:rPr>
          <w:rFonts w:hint="cs"/>
          <w:rtl/>
        </w:rPr>
        <w:t xml:space="preserve">יברך לפלוני דטרח לפני ושומעים אנשים והולכים לאונסו </w:t>
      </w:r>
    </w:p>
    <w:p>
      <w:pPr>
        <w:pStyle w:val="38"/>
        <w:rPr>
          <w:ins w:id="93436" w:author="מנוע מכני" w:date="2026-10-11T12:04:39Z"/>
        </w:rPr>
      </w:pPr>
      <w:r w:rsidRPr="00DC5F70">
        <w:t>תני ר"</w:t>
      </w:r>
      <w:r w:rsidRPr="00DC5F70">
        <w:t>ד</w:t>
      </w:r>
      <w:r w:rsidRPr="00DC5F70">
        <w:t xml:space="preserve"> אחוה </w:t>
      </w:r>
      <w:ins w:id="90116" w:author="מנוע מכני" w:date="2026-10-11T12:04:39Z">
        <w:r>
          <w:t xml:space="preserve">דר"ס</w:t>
        </w:r>
      </w:ins>
      <w:del w:id="90117" w:author="מנוע מכני" w:date="2026-10-11T12:04:39Z">
        <w:r w:rsidRPr="00DC5F70">
          <w:delText xml:space="preserve">דרב ספרא</w:delText>
        </w:r>
      </w:del>
      <w:r w:rsidRPr="00DC5F70">
        <w:t xml:space="preserve">:</w:t>
      </w:r>
    </w:p>
    <w:p w:rsidR="00E403F0" w:rsidRPr="00DC5F70" w:rsidRDefault="00E403F0" w:rsidP="00E403F0">
      <w:pPr>
        <w:rPr>
          <w:spacing w:val="-4"/>
          <w:rtl/>
        </w:rPr>
      </w:pPr>
      <w:del w:id="93437" w:author="מנוע מכני" w:date="2026-10-11T12:04:39Z">
        <w:r w:rsidRPr="00DC5F70">
          <w:rPr>
            <w:spacing w:val="-4"/>
            <w:rtl/>
          </w:rPr>
          <w:delText xml:space="preserve"> </w:delText>
        </w:r>
      </w:del>
      <w:r w:rsidRPr="00DC5F70">
        <w:rPr>
          <w:spacing w:val="-4"/>
          <w:rtl/>
        </w:rPr>
        <w:t xml:space="preserve">לעולם אל יספר אדם בטובתו של חבירו, שמתוך טובתו בא לידי רעתו.</w:t>
      </w:r>
    </w:p>
    <w:p>
      <w:pPr>
        <w:pStyle w:val="38"/>
        <w:rPr>
          <w:ins w:id="93438" w:author="מנוע מכני" w:date="2026-10-11T12:04:39Z"/>
        </w:rPr>
      </w:pPr>
      <w:r w:rsidRPr="00DC5F70">
        <w:t>א"</w:t>
      </w:r>
      <w:r w:rsidRPr="00DC5F70">
        <w:t>ד</w:t>
      </w:r>
      <w:r w:rsidRPr="00DC5F70">
        <w:t xml:space="preserve">:</w:t>
      </w:r>
    </w:p>
    <w:p w:rsidR="00E403F0" w:rsidRPr="00DC5F70" w:rsidRDefault="00E403F0" w:rsidP="00E403F0">
      <w:pPr>
        <w:rPr>
          <w:spacing w:val="-4"/>
          <w:rtl/>
        </w:rPr>
      </w:pPr>
      <w:del w:id="93439" w:author="מנוע מכני" w:date="2026-10-11T12:04:39Z">
        <w:r w:rsidRPr="00DC5F70">
          <w:rPr>
            <w:spacing w:val="-4"/>
            <w:rtl/>
          </w:rPr>
          <w:delText xml:space="preserve"> </w:delText>
        </w:r>
      </w:del>
      <w:r w:rsidRPr="00DC5F70">
        <w:rPr>
          <w:rStyle w:val="2fb"/>
          <w:spacing w:val="-4"/>
          <w:rtl/>
        </w:rPr>
        <w:t xml:space="preserve">רב דימי</w:t>
      </w:r>
      <w:r w:rsidRPr="00DC5F70">
        <w:rPr>
          <w:spacing w:val="-4"/>
          <w:rtl/>
        </w:rPr>
        <w:t xml:space="preserve"> אח</w:t>
      </w:r>
      <w:r w:rsidRPr="00DC5F70">
        <w:rPr>
          <w:rFonts w:hint="cs"/>
          <w:spacing w:val="-4"/>
          <w:rtl/>
        </w:rPr>
        <w:t>י</w:t>
      </w:r>
      <w:r w:rsidRPr="00DC5F70">
        <w:rPr>
          <w:spacing w:val="-4"/>
          <w:rtl/>
        </w:rPr>
        <w:t xml:space="preserve"> </w:t>
      </w:r>
      <w:r w:rsidRPr="00DC5F70">
        <w:rPr>
          <w:rStyle w:val="2fb"/>
          <w:spacing w:val="-4"/>
          <w:rtl/>
        </w:rPr>
        <w:t xml:space="preserve">ר"</w:t>
      </w:r>
      <w:r w:rsidRPr="00DC5F70">
        <w:rPr>
          <w:rStyle w:val="2fb"/>
          <w:rFonts w:hint="cs"/>
          <w:spacing w:val="-4"/>
          <w:rtl/>
        </w:rPr>
        <w:t>ס</w:t>
      </w:r>
      <w:r w:rsidRPr="00DC5F70">
        <w:rPr>
          <w:spacing w:val="-4"/>
          <w:rtl/>
        </w:rPr>
        <w:t xml:space="preserve"> חלש, על </w:t>
      </w:r>
      <w:ins w:id="90118" w:author="מנוע מכני" w:date="2026-10-11T12:04:39Z">
        <w:r>
          <w:rPr>
            <w:rStyle w:val="2fb"/>
            <w:spacing w:val="-4"/>
            <w:rtl/>
          </w:rPr>
          <w:t xml:space="preserve">ר"ס</w:t>
        </w:r>
      </w:ins>
      <w:del w:id="90119" w:author="מנוע מכני" w:date="2026-10-11T12:04:39Z">
        <w:r w:rsidRPr="00DC5F70">
          <w:rPr>
            <w:spacing w:val="-4"/>
            <w:rtl/>
          </w:rPr>
          <w:delText xml:space="preserve">רב ספרא</w:delText>
        </w:r>
      </w:del>
      <w:r w:rsidRPr="00DC5F70">
        <w:rPr>
          <w:spacing w:val="-4"/>
          <w:rtl/>
        </w:rPr>
        <w:t xml:space="preserve"> לשיולי </w:t>
      </w:r>
      <w:ins w:id="91108" w:author="מנוע מכני" w:date="2026-10-11T12:04:39Z">
        <w:r>
          <w:rPr>
            <w:spacing w:val="-4"/>
            <w:rtl/>
          </w:rPr>
          <w:t xml:space="preserve">בו</w:t>
        </w:r>
      </w:ins>
      <w:del w:id="91109" w:author="מנוע מכני" w:date="2026-10-11T12:04:39Z">
        <w:r w:rsidRPr="00DC5F70">
          <w:rPr>
            <w:spacing w:val="-4"/>
            <w:rtl/>
          </w:rPr>
          <w:delText xml:space="preserve">ביה</w:delText>
        </w:r>
      </w:del>
      <w:r w:rsidRPr="00DC5F70">
        <w:rPr>
          <w:spacing w:val="-4"/>
          <w:rtl/>
        </w:rPr>
        <w:t xml:space="preserve">, </w:t>
      </w:r>
      <w:r w:rsidRPr="00DC5F70">
        <w:rPr>
          <w:spacing w:val="-4"/>
          <w:rtl/>
        </w:rPr>
        <w:t xml:space="preserve">אמר</w:t>
      </w:r>
      <w:r w:rsidRPr="00DC5F70">
        <w:rPr>
          <w:spacing w:val="-4"/>
          <w:rtl/>
        </w:rPr>
        <w:t xml:space="preserve"> </w:t>
      </w:r>
      <w:ins w:id="92022" w:author="מנוע מכני" w:date="2026-10-11T12:04:39Z">
        <w:r>
          <w:rPr>
            <w:spacing w:val="-4"/>
            <w:rtl/>
          </w:rPr>
          <w:t xml:space="preserve">להם</w:t>
        </w:r>
      </w:ins>
      <w:del w:id="92023" w:author="מנוע מכני" w:date="2026-10-11T12:04:39Z">
        <w:r w:rsidRPr="00DC5F70">
          <w:rPr>
            <w:spacing w:val="-4"/>
            <w:rtl/>
          </w:rPr>
          <w:delText xml:space="preserve">להו</w:delText>
        </w:r>
      </w:del>
      <w:r w:rsidRPr="00DC5F70">
        <w:rPr>
          <w:spacing w:val="-4"/>
          <w:rtl/>
        </w:rPr>
        <w:t xml:space="preserve">: תיתי לי דקיימי כל דאמר רבנן.</w:t>
      </w:r>
    </w:p>
    <w:p>
      <w:pPr>
        <w:pStyle w:val="38"/>
        <w:rPr>
          <w:ins w:id="93440" w:author="מנוע מכני" w:date="2026-10-11T12:04:39Z"/>
        </w:rPr>
      </w:pPr>
      <w:r>
        <w:t xml:space="preserve">א"ל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44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הא מי מקיימת? לעולם אל יספר אדם בטובתו של חבירו, שמתוך טובתו בא לידי גנותו? </w:t>
      </w:r>
    </w:p>
    <w:p>
      <w:pPr>
        <w:pStyle w:val="38"/>
        <w:rPr>
          <w:ins w:id="93442" w:author="מנוע מכני" w:date="2026-10-11T12:04:39Z"/>
        </w:rPr>
      </w:pPr>
      <w:r>
        <w:t>א</w:t>
      </w:r>
      <w:r>
        <w:t>"</w:t>
      </w:r>
      <w:r>
        <w:t>ל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44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שמיעא לי, </w:t>
      </w:r>
      <w:ins w:id="92164" w:author="מנוע מכני" w:date="2026-10-11T12:04:39Z">
        <w:r>
          <w:rPr>
            <w:rtl/>
          </w:rPr>
          <w:t xml:space="preserve">ואם </w:t>
        </w:r>
      </w:ins>
      <w:del w:id="92165" w:author="מנוע מכני" w:date="2026-10-11T12:04:39Z">
        <w:r>
          <w:rPr>
            <w:rtl/>
          </w:rPr>
          <w:delText xml:space="preserve">ואי </w:delText>
        </w:r>
      </w:del>
      <w:ins w:id="92336" w:author="מנוע מכני" w:date="2026-10-11T12:04:39Z">
        <w:r>
          <w:rPr>
            <w:rtl/>
          </w:rPr>
          <w:t xml:space="preserve">היה</w:t>
        </w:r>
      </w:ins>
      <w:del w:id="92337" w:author="מנוע מכני" w:date="2026-10-11T12:04:39Z">
        <w:r>
          <w:rPr>
            <w:rtl/>
          </w:rPr>
          <w:delText xml:space="preserve">הוה</w:delText>
        </w:r>
      </w:del>
      <w:r>
        <w:rPr>
          <w:rtl/>
        </w:rPr>
        <w:t xml:space="preserve"> שמיעא לי קיימתה.</w:t>
      </w:r>
    </w:p>
    <w:p>
      <w:pPr>
        <w:pStyle w:val="afffff8"/>
        <w:rPr>
          <w:ins w:id="90153" w:author="קלוד" w:date="2026-10-11T12:18:15Z"/>
        </w:rPr>
      </w:pPr>
      <w:ins w:id="90154" w:author="קלוד" w:date="2026-10-11T12:18:15Z">
        <w:r>
          <w:rPr>
            <w:color w:val="7B3F00"/>
          </w:rPr>
          <w:t xml:space="preserve">שבעה דברים שנגעים באים עליהם</w:t>
        </w:r>
      </w:ins>
    </w:p>
    <w:p w:rsidR="00E403F0" w:rsidRPr="00AD695E" w:rsidRDefault="00E403F0" w:rsidP="00E403F0">
      <w:pPr>
        <w:rPr>
          <w:rtl/>
        </w:rPr>
      </w:pPr>
      <w:del w:id="90051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Style w:val="2fb"/>
          <w:rtl/>
        </w:rPr>
        <w:t>א</w:t>
      </w:r>
      <w:r>
        <w:rPr>
          <w:rStyle w:val="2fb"/>
          <w:rFonts w:hint="cs"/>
          <w:rtl/>
        </w:rPr>
        <w:t>רשב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נ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מרי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ו</w:t>
      </w:r>
      <w:r>
        <w:rPr>
          <w:rFonts w:hint="cs"/>
          <w:rtl/>
        </w:rPr>
        <w:t xml:space="preserve"> </w:t>
      </w:r>
      <w:r>
        <w:rPr>
          <w:rtl/>
        </w:rPr>
        <w:t>על שבעה דברים נגעים באין: על ל</w:t>
      </w:r>
      <w:r>
        <w:rPr>
          <w:rFonts w:hint="cs"/>
          <w:rtl/>
        </w:rPr>
        <w:t>ה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>, ועל שפיכות דמים, ועל שבועת שוא, ועל גילוי עריות, ועל גסות הרוח, ועל הגזל, ועל צרות העין.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על ל</w:t>
      </w:r>
      <w:r>
        <w:rPr>
          <w:rFonts w:hint="cs"/>
          <w:rtl/>
        </w:rPr>
        <w:t>ה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ד</w:t>
      </w:r>
      <w:r>
        <w:rPr>
          <w:rFonts w:hint="cs"/>
          <w:rtl/>
        </w:rPr>
        <w:t>'</w:t>
      </w:r>
      <w:ins w:id="90391" w:author="Claude - סמנטי" w:date="2026-10-11T12:14:28Z">
        <w:r>
          <w:rPr>
            <w:rStyle w:val="afffff0"/>
            <w:rtl/>
          </w:rPr>
          <w:t xml:space="preserve">מְלָשְׁנִי בַּסֵּתֶר רֵעֵהוּ אוֹתוֹ אַצְמִית</w:t>
        </w:r>
      </w:ins>
      <w:del w:id="90392" w:author="Claude - סמנטי" w:date="2026-10-11T12:14:28Z">
        <w:r>
          <w:rPr>
            <w:rtl/>
          </w:rPr>
          <w:delText xml:space="preserve">מלשני בסתר רעהו אותו אצמית</w:delText>
        </w:r>
      </w:del>
      <w:r>
        <w:rPr>
          <w:rFonts w:hint="cs"/>
          <w:rtl/>
        </w:rPr>
        <w:t>'</w:t>
      </w:r>
      <w:r>
        <w:rPr>
          <w:rtl/>
        </w:rPr>
        <w:t>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על שפיכות דמים, ד</w:t>
      </w:r>
      <w:r>
        <w:rPr>
          <w:rFonts w:hint="cs"/>
          <w:rtl/>
        </w:rPr>
        <w:t>'</w:t>
      </w:r>
      <w:ins w:id="90393" w:author="Claude - סמנטי" w:date="2026-10-11T12:14:28Z">
        <w:r>
          <w:rPr>
            <w:rStyle w:val="afffff0"/>
            <w:rtl/>
          </w:rPr>
          <w:t xml:space="preserve">וְאַל יִכָּרֵת מִבֵּית יוֹאָב זָב וּמְצוֹרָע וגו</w:t>
        </w:r>
      </w:ins>
      <w:del w:id="90394" w:author="Claude - סמנטי" w:date="2026-10-11T12:14:28Z">
        <w:r>
          <w:rPr>
            <w:rtl/>
          </w:rPr>
          <w:delText xml:space="preserve">ואל יכרת מבית יואב זב ומצורע וגו</w:delText>
        </w:r>
      </w:del>
      <w:r>
        <w:rPr>
          <w:rtl/>
        </w:rPr>
        <w:t xml:space="preserve">'.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ועל שבועת שוא, ד</w:t>
      </w:r>
      <w:r>
        <w:rPr>
          <w:rFonts w:hint="cs"/>
          <w:rtl/>
        </w:rPr>
        <w:t>'</w:t>
      </w:r>
      <w:r>
        <w:rPr>
          <w:rStyle w:val="afffff0"/>
          <w:rtl/>
        </w:rPr>
        <w:t xml:space="preserve">ויאמר נעמן הואל קח ככרים, וכתי</w:t>
      </w:r>
      <w:r>
        <w:rPr>
          <w:rtl/>
        </w:rPr>
        <w:t xml:space="preserve">': וצרעת נעמן תדבק בך וגו'.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lastRenderedPageBreak/>
        <w:t>ועל גילוי עריות, ד</w:t>
      </w:r>
      <w:r>
        <w:rPr>
          <w:rFonts w:hint="cs"/>
          <w:rtl/>
        </w:rPr>
        <w:t>'</w:t>
      </w:r>
      <w:ins w:id="90395" w:author="Claude - סמנטי" w:date="2026-10-11T12:14:28Z">
        <w:r>
          <w:rPr>
            <w:rStyle w:val="afffff0"/>
            <w:rtl/>
          </w:rPr>
          <w:t xml:space="preserve">וַיְנַגַּע </w:t>
        </w:r>
        <w:r>
          <w:rPr>
            <w:rStyle w:val="afffff0"/>
            <w:rtl/>
            <w:rPrChange w:id="9036" w:author="מנוע פסוקים" w:date="2026-10-11T09:22:04Z">
              <w:rPr>
                <w:rStyle w:val="afffff0"/>
                <w:rtl/>
              </w:rPr>
            </w:rPrChange>
          </w:rPr>
          <w:t xml:space="preserve">ה</w:t>
        </w:r>
      </w:ins>
      <w:del w:id="90396" w:author="Claude - סמנטי" w:date="2026-10-11T12:14:28Z">
        <w:r>
          <w:rPr>
            <w:rtl/>
          </w:rPr>
          <w:delText xml:space="preserve">וינגע ה</w:delText>
        </w:r>
      </w:del>
      <w:r>
        <w:rPr>
          <w:rStyle w:val="afffff0"/>
          <w:rtl/>
          <w:rPrChange w:id="9037" w:author="מנוע פסוקים" w:date="2026-10-11T09:22:04Z">
            <w:rPr>
              <w:rtl/>
            </w:rPr>
          </w:rPrChange>
        </w:rPr>
        <w:t xml:space="preserve">'</w:t>
      </w:r>
      <w:r>
        <w:rPr>
          <w:rStyle w:val="afffff0"/>
          <w:rtl/>
          <w:rPrChange w:id="9038" w:author="מנוע פסוקים" w:date="2026-10-11T09:22:04Z">
            <w:rPr>
              <w:rtl/>
            </w:rPr>
          </w:rPrChange>
        </w:rPr>
        <w:t xml:space="preserve"> את פרעה נגעים</w:t>
      </w:r>
      <w:r>
        <w:rPr>
          <w:rtl/>
        </w:rPr>
        <w:t xml:space="preserve"> וגו'.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ועל גסות הרוח, ד</w:t>
      </w:r>
      <w:r>
        <w:rPr>
          <w:rFonts w:hint="cs"/>
          <w:rtl/>
        </w:rPr>
        <w:t>'</w:t>
      </w:r>
      <w:r>
        <w:rPr>
          <w:rStyle w:val="afffff0"/>
          <w:rtl/>
        </w:rPr>
        <w:t xml:space="preserve">ובחזקתו גבה לבו עד להשחית וימעול בה</w:t>
      </w:r>
      <w:r>
        <w:rPr>
          <w:rtl/>
        </w:rPr>
        <w:t xml:space="preserve">' אלהיו, והצרעת זרחה במצחו</w:t>
      </w:r>
      <w:r>
        <w:rPr>
          <w:rFonts w:hint="cs"/>
          <w:rtl/>
        </w:rPr>
        <w:t>'</w:t>
      </w:r>
      <w:r>
        <w:rPr>
          <w:rtl/>
        </w:rPr>
        <w:t>.</w:t>
      </w:r>
    </w:p>
    <w:p w:rsidR="00E403F0" w:rsidRPr="00DC5F70" w:rsidRDefault="00E403F0" w:rsidP="00E403F0">
      <w:pPr>
        <w:rPr>
          <w:spacing w:val="-2"/>
          <w:rtl/>
        </w:rPr>
      </w:pPr>
      <w:r w:rsidRPr="00DC5F70">
        <w:rPr>
          <w:spacing w:val="-2"/>
          <w:rtl/>
        </w:rPr>
        <w:t>ועל הגזל</w:t>
      </w:r>
      <w:r w:rsidRPr="00DC5F70">
        <w:rPr>
          <w:rFonts w:hint="cs"/>
          <w:spacing w:val="-2"/>
          <w:rtl/>
        </w:rPr>
        <w:t xml:space="preserve"> </w:t>
      </w:r>
      <w:r w:rsidRPr="00DC5F70">
        <w:rPr>
          <w:spacing w:val="-2"/>
          <w:rtl/>
        </w:rPr>
        <w:t>ד</w:t>
      </w:r>
      <w:r w:rsidRPr="00DC5F70">
        <w:rPr>
          <w:rFonts w:hint="cs"/>
          <w:spacing w:val="-2"/>
          <w:rtl/>
        </w:rPr>
        <w:t>'</w:t>
      </w:r>
      <w:r w:rsidRPr="00DC5F70">
        <w:rPr>
          <w:spacing w:val="-2"/>
          <w:rtl/>
        </w:rPr>
        <w:t>וצוה הכהן ופנו את הבית, תנא: הוא כונס ממון שאינו שלו, יבא הכהן ויפזר ממונו.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ועל צרות העין, ד</w:t>
      </w:r>
      <w:r>
        <w:rPr>
          <w:rFonts w:hint="cs"/>
          <w:rtl/>
        </w:rPr>
        <w:t>'</w:t>
      </w:r>
      <w:ins w:id="90397" w:author="Claude - סמנטי" w:date="2026-10-11T12:14:28Z">
        <w:r>
          <w:rPr>
            <w:rStyle w:val="afffff0"/>
            <w:rtl/>
          </w:rPr>
          <w:t xml:space="preserve">וּבָא אֲשֶׁר לוֹ הַבַּיִת [וגו</w:t>
        </w:r>
      </w:ins>
      <w:del w:id="90398" w:author="Claude - סמנטי" w:date="2026-10-11T12:14:28Z">
        <w:r>
          <w:rPr>
            <w:rtl/>
          </w:rPr>
          <w:delText xml:space="preserve">ובא אשר לו הבית [וגו</w:delText>
        </w:r>
      </w:del>
      <w:r>
        <w:rPr>
          <w:rtl/>
        </w:rPr>
        <w:t xml:space="preserve">'], </w:t>
      </w:r>
      <w:r>
        <w:rPr>
          <w:rStyle w:val="2fb"/>
          <w:rtl/>
        </w:rPr>
        <w:t xml:space="preserve">ות</w:t>
      </w:r>
      <w:r>
        <w:rPr>
          <w:rStyle w:val="2fb"/>
          <w:rFonts w:hint="cs"/>
          <w:rtl/>
        </w:rPr>
        <w:t>דר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י</w:t>
      </w:r>
      <w:r>
        <w:rPr>
          <w:rtl/>
        </w:rPr>
        <w:t>: מי שמיוחד ביתו לו.</w:t>
      </w:r>
    </w:p>
    <w:p>
      <w:pPr>
        <w:pStyle w:val="afffff8"/>
        <w:rPr>
          <w:ins w:id="90151" w:author="קלוד" w:date="2026-10-11T12:18:15Z"/>
        </w:rPr>
      </w:pPr>
      <w:ins w:id="90152" w:author="קלוד" w:date="2026-10-11T12:18:15Z">
        <w:r>
          <w:rPr>
            <w:color w:val="7B3F00"/>
          </w:rPr>
          <w:t xml:space="preserve">בגדי כהונה מכפרים - כל בגד על עבירה כנגדו</w:t>
        </w:r>
      </w:ins>
    </w:p>
    <w:p>
      <w:pPr>
        <w:pStyle w:val="38"/>
        <w:rPr>
          <w:ins w:id="93444" w:author="מנוע מכני" w:date="2026-10-11T12:04:39Z"/>
        </w:rPr>
      </w:pPr>
      <w:r>
        <w:t>והך דר</w:t>
      </w:r>
      <w:r>
        <w:t>"</w:t>
      </w:r>
      <w:r>
        <w:t>ע מר</w:t>
      </w:r>
      <w:r>
        <w:t>"</w:t>
      </w:r>
      <w:r>
        <w:t>ש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44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למה נסמכה פרשת בגדי כהונה לפרשת קרבנות? </w:t>
      </w:r>
      <w:r>
        <w:rPr>
          <w:rFonts w:hint="cs"/>
          <w:rtl/>
        </w:rPr>
        <w:t>ד</w:t>
      </w:r>
      <w:r>
        <w:rPr>
          <w:rtl/>
        </w:rPr>
        <w:t xml:space="preserve">מה קרבנות מכפרין, אף בגדי כהונה מכפרין</w:t>
      </w:r>
      <w:ins w:id="91704" w:author="מנוע מכני" w:date="2026-10-11T12:04:39Z">
        <w:r>
          <w:rPr>
            <w:rtl/>
          </w:rPr>
          <w:t xml:space="preserve">,</w:t>
        </w:r>
      </w:ins>
      <w:del w:id="91705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>כתונת מכפרת על שפיכות דמים, ד</w:t>
      </w:r>
      <w:r>
        <w:rPr>
          <w:rFonts w:hint="cs"/>
          <w:rtl/>
        </w:rPr>
        <w:t>'</w:t>
      </w:r>
      <w:ins w:id="90399" w:author="Claude - סמנטי" w:date="2026-10-11T12:14:28Z">
        <w:r>
          <w:rPr>
            <w:rStyle w:val="afffff0"/>
            <w:rtl/>
          </w:rPr>
          <w:t xml:space="preserve">וַיִּטְבְּלוּ אֶת הַכֻּתֹּנֶת בַּדָּם</w:t>
        </w:r>
      </w:ins>
      <w:del w:id="90400" w:author="Claude - סמנטי" w:date="2026-10-11T12:14:28Z">
        <w:r>
          <w:rPr>
            <w:rtl/>
          </w:rPr>
          <w:delText xml:space="preserve">ויטבלו את הכתנת בדם</w:delText>
        </w:r>
      </w:del>
      <w:r>
        <w:rPr>
          <w:rFonts w:hint="cs"/>
          <w:rtl/>
        </w:rPr>
        <w:t>'</w:t>
      </w:r>
      <w:ins w:id="91706" w:author="מנוע מכני" w:date="2026-10-11T12:04:39Z">
        <w:r>
          <w:rPr>
            <w:rtl/>
          </w:rPr>
          <w:t xml:space="preserve">,</w:t>
        </w:r>
      </w:ins>
      <w:del w:id="91707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>מכנסים מכפרים על גילוי עריות, ד</w:t>
      </w:r>
      <w:r>
        <w:rPr>
          <w:rFonts w:hint="cs"/>
          <w:rtl/>
        </w:rPr>
        <w:t>'</w:t>
      </w:r>
      <w:ins w:id="90401" w:author="Claude - סמנטי" w:date="2026-10-11T12:14:28Z">
        <w:r>
          <w:rPr>
            <w:rStyle w:val="afffff0"/>
            <w:rtl/>
          </w:rPr>
          <w:t xml:space="preserve">וַעֲשֵׂה לָהֶם מִכְנְסֵי בָד לְכַסּוֹת בְּשַׂר עֶרְוָה</w:t>
        </w:r>
      </w:ins>
      <w:del w:id="90402" w:author="Claude - סמנטי" w:date="2026-10-11T12:14:28Z">
        <w:r>
          <w:rPr>
            <w:rtl/>
          </w:rPr>
          <w:delText xml:space="preserve">ועשה להם מכנסי בד לכסות בשר ערוה</w:delText>
        </w:r>
      </w:del>
      <w:r>
        <w:rPr>
          <w:rFonts w:hint="cs"/>
          <w:rtl/>
        </w:rPr>
        <w:t>'</w:t>
      </w:r>
      <w:ins w:id="91708" w:author="מנוע מכני" w:date="2026-10-11T12:04:39Z">
        <w:r>
          <w:rPr>
            <w:rtl/>
          </w:rPr>
          <w:t xml:space="preserve">,</w:t>
        </w:r>
      </w:ins>
      <w:del w:id="91709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מצנפת מכפרת על גסי הרוח, </w:t>
      </w:r>
      <w:r>
        <w:rPr>
          <w:rStyle w:val="2fb"/>
          <w:rtl/>
        </w:rPr>
        <w:t xml:space="preserve">כד</w:t>
      </w:r>
      <w:r>
        <w:rPr>
          <w:rStyle w:val="2fb"/>
          <w:rFonts w:hint="cs"/>
          <w:rtl/>
        </w:rPr>
        <w:t>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ח</w:t>
      </w:r>
      <w:r>
        <w:rPr>
          <w:rtl/>
        </w:rPr>
        <w:t xml:space="preserve">: יבא דבר שבגובה ויכפר על מעשה גובה</w:t>
      </w:r>
      <w:ins w:id="91710" w:author="מנוע מכני" w:date="2026-10-11T12:04:39Z">
        <w:r>
          <w:rPr>
            <w:rtl/>
          </w:rPr>
          <w:t xml:space="preserve">,</w:t>
        </w:r>
      </w:ins>
      <w:del w:id="91711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>אבנט מכ</w:t>
      </w:r>
      <w:r>
        <w:rPr>
          <w:rFonts w:hint="cs"/>
          <w:rtl/>
        </w:rPr>
        <w:t>ג</w:t>
      </w:r>
      <w:r>
        <w:rPr>
          <w:rtl/>
        </w:rPr>
        <w:t xml:space="preserve">פרת על הרהור הלב, אהיכא </w:t>
      </w:r>
      <w:ins w:id="92280" w:author="מנוע מכני" w:date="2026-10-11T12:04:39Z">
        <w:r>
          <w:rPr>
            <w:rtl/>
          </w:rPr>
          <w:t xml:space="preserve">דישנו</w:t>
        </w:r>
      </w:ins>
      <w:del w:id="92281" w:author="מנוע מכני" w:date="2026-10-11T12:04:39Z">
        <w:r>
          <w:rPr>
            <w:rtl/>
          </w:rPr>
          <w:delText xml:space="preserve">דאיתיה</w:delText>
        </w:r>
      </w:del>
      <w:r>
        <w:rPr>
          <w:rtl/>
        </w:rPr>
        <w:t xml:space="preserve">, (דכתיב: והיה על לב אהרן)</w:t>
      </w:r>
      <w:ins w:id="91712" w:author="מנוע מכני" w:date="2026-10-11T12:04:39Z">
        <w:r>
          <w:rPr>
            <w:rtl/>
          </w:rPr>
          <w:t xml:space="preserve">,</w:t>
        </w:r>
      </w:ins>
      <w:del w:id="91713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>חושן מכפר על הדינין, ד</w:t>
      </w:r>
      <w:r>
        <w:rPr>
          <w:rFonts w:hint="cs"/>
          <w:rtl/>
        </w:rPr>
        <w:t>'</w:t>
      </w:r>
      <w:ins w:id="90403" w:author="Claude - סמנטי" w:date="2026-10-11T12:14:28Z">
        <w:r>
          <w:rPr>
            <w:rStyle w:val="afffff0"/>
            <w:rtl/>
          </w:rPr>
          <w:t xml:space="preserve">וְעָשִׂיתָ חוֹשֶׁן מִשְׁפָּט</w:t>
        </w:r>
      </w:ins>
      <w:del w:id="90404" w:author="Claude - סמנטי" w:date="2026-10-11T12:14:28Z">
        <w:r>
          <w:rPr>
            <w:rtl/>
          </w:rPr>
          <w:delText xml:space="preserve">ועשית חושן משפט</w:delText>
        </w:r>
      </w:del>
      <w:r>
        <w:rPr>
          <w:rFonts w:hint="cs"/>
          <w:rtl/>
        </w:rPr>
        <w:t>'</w:t>
      </w:r>
      <w:ins w:id="91714" w:author="מנוע מכני" w:date="2026-10-11T12:04:39Z">
        <w:r>
          <w:rPr>
            <w:rtl/>
          </w:rPr>
          <w:t xml:space="preserve">,</w:t>
        </w:r>
      </w:ins>
      <w:del w:id="91715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אפוד מכפר על </w:t>
      </w:r>
      <w:ins w:id="92062" w:author="מנוע מכני" w:date="2026-10-11T12:04:39Z">
        <w:r>
          <w:rPr>
            <w:rtl/>
          </w:rPr>
          <w:t xml:space="preserve">ע"ז</w:t>
        </w:r>
      </w:ins>
      <w:del w:id="92063" w:author="מנוע מכני" w:date="2026-10-11T12:04:39Z">
        <w:r>
          <w:rPr>
            <w:rtl/>
          </w:rPr>
          <w:delText xml:space="preserve">עבודה זרה</w:delText>
        </w:r>
      </w:del>
      <w:r>
        <w:rPr>
          <w:rtl/>
        </w:rPr>
        <w:t xml:space="preserve">, ד</w:t>
      </w:r>
      <w:r>
        <w:rPr>
          <w:rFonts w:hint="cs"/>
          <w:rtl/>
        </w:rPr>
        <w:t>'</w:t>
      </w:r>
      <w:ins w:id="90405" w:author="Claude - סמנטי" w:date="2026-10-11T12:14:28Z">
        <w:r>
          <w:rPr>
            <w:rStyle w:val="afffff0"/>
            <w:rtl/>
          </w:rPr>
          <w:t xml:space="preserve">אֵין אֵפוֹד וּתְרָפִים</w:t>
        </w:r>
      </w:ins>
      <w:del w:id="90406" w:author="Claude - סמנטי" w:date="2026-10-11T12:14:28Z">
        <w:r>
          <w:rPr>
            <w:rtl/>
          </w:rPr>
          <w:delText xml:space="preserve">אין אפוד ותרפים</w:delText>
        </w:r>
      </w:del>
      <w:r>
        <w:rPr>
          <w:rFonts w:hint="cs"/>
          <w:rtl/>
        </w:rPr>
        <w:t>'</w:t>
      </w:r>
      <w:ins w:id="91716" w:author="מנוע מכני" w:date="2026-10-11T12:04:39Z">
        <w:r>
          <w:rPr>
            <w:rtl/>
          </w:rPr>
          <w:t xml:space="preserve">,</w:t>
        </w:r>
      </w:ins>
      <w:del w:id="91717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מעיל מכפר על לשון הרע,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tl/>
        </w:rPr>
        <w:t xml:space="preserve">הק</w:t>
      </w:r>
      <w:r>
        <w:rPr>
          <w:rFonts w:hint="cs"/>
          <w:rtl/>
        </w:rPr>
        <w:t>ב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: יבא דבר שבקול ויכפר על מעשה הקול</w:t>
      </w:r>
      <w:ins w:id="91718" w:author="מנוע מכני" w:date="2026-10-11T12:04:39Z">
        <w:r>
          <w:rPr>
            <w:rtl/>
          </w:rPr>
          <w:t xml:space="preserve">,</w:t>
        </w:r>
      </w:ins>
      <w:del w:id="91719" w:author="מנוע מכני" w:date="2026-10-11T12:04:39Z">
        <w:r>
          <w:rPr>
            <w:rtl/>
          </w:rPr>
          <w:delText xml:space="preserve">;</w:delText>
        </w:r>
      </w:del>
    </w:p>
    <w:p w:rsidR="00E403F0" w:rsidRPr="00DC5F70" w:rsidRDefault="00E403F0" w:rsidP="00E403F0">
      <w:pPr>
        <w:rPr>
          <w:spacing w:val="-2"/>
          <w:rtl/>
        </w:rPr>
      </w:pPr>
      <w:r w:rsidRPr="00DC5F70">
        <w:rPr>
          <w:spacing w:val="-2"/>
          <w:rtl/>
        </w:rPr>
        <w:t xml:space="preserve">ציץ מכפר על מעשה עזי פנים, </w:t>
      </w:r>
      <w:r w:rsidRPr="00DC5F70">
        <w:rPr>
          <w:rFonts w:hint="cs"/>
          <w:spacing w:val="-2"/>
          <w:rtl/>
        </w:rPr>
        <w:t>ד'</w:t>
      </w:r>
      <w:ins w:id="90407" w:author="Claude - סמנטי" w:date="2026-10-11T12:14:28Z">
        <w:r>
          <w:rPr>
            <w:rStyle w:val="afffff0"/>
            <w:spacing w:val="-2"/>
            <w:rtl/>
          </w:rPr>
          <w:t xml:space="preserve">וְהָיָה עַל מֵצַח אַהֲרֹן</w:t>
        </w:r>
      </w:ins>
      <w:del w:id="90408" w:author="Claude - סמנטי" w:date="2026-10-11T12:14:28Z">
        <w:r w:rsidRPr="00DC5F70">
          <w:rPr>
            <w:spacing w:val="-2"/>
            <w:rtl/>
          </w:rPr>
          <w:delText xml:space="preserve">והיה על מצח אהרן</w:delText>
        </w:r>
      </w:del>
      <w:r w:rsidRPr="00DC5F70">
        <w:rPr>
          <w:rFonts w:hint="cs"/>
          <w:spacing w:val="-2"/>
          <w:rtl/>
        </w:rPr>
        <w:t>'</w:t>
      </w:r>
      <w:r w:rsidRPr="00DC5F70">
        <w:rPr>
          <w:spacing w:val="-2"/>
          <w:rtl/>
        </w:rPr>
        <w:t xml:space="preserve">, וכתיב </w:t>
      </w:r>
      <w:ins w:id="90412" w:author="מנוע מכני" w:date="2026-10-11T12:04:39Z">
        <w:r>
          <w:rPr>
            <w:spacing w:val="-2"/>
            <w:rtl/>
          </w:rPr>
          <w:t xml:space="preserve">שם</w:t>
        </w:r>
      </w:ins>
      <w:del w:id="90413" w:author="מנוע מכני" w:date="2026-10-11T12:04:39Z">
        <w:r w:rsidRPr="00DC5F70">
          <w:rPr>
            <w:spacing w:val="-2"/>
            <w:rtl/>
          </w:rPr>
          <w:delText xml:space="preserve">התם</w:delText>
        </w:r>
      </w:del>
      <w:r w:rsidRPr="00DC5F70">
        <w:rPr>
          <w:spacing w:val="-2"/>
          <w:rtl/>
        </w:rPr>
        <w:t xml:space="preserve">: </w:t>
      </w:r>
      <w:r w:rsidRPr="00DC5F70">
        <w:rPr>
          <w:rFonts w:hint="cs"/>
          <w:spacing w:val="-2"/>
          <w:rtl/>
        </w:rPr>
        <w:t>'</w:t>
      </w:r>
      <w:r>
        <w:rPr>
          <w:rStyle w:val="afffff0"/>
          <w:spacing w:val="-2"/>
          <w:rtl/>
          <w:rPrChange w:id="9039" w:author="מנוע פסוקים" w:date="2026-10-11T09:22:04Z">
            <w:rPr>
              <w:spacing w:val="-2"/>
              <w:rtl/>
            </w:rPr>
          </w:rPrChange>
        </w:rPr>
        <w:t xml:space="preserve">ומצח אשה זונה היה לך</w:t>
      </w:r>
      <w:r>
        <w:rPr>
          <w:spacing w:val="-2"/>
          <w:rtl/>
        </w:rPr>
        <w:t xml:space="preserve">! </w:t>
      </w:r>
    </w:p>
    <w:p>
      <w:pPr>
        <w:pStyle w:val="38"/>
        <w:rPr>
          <w:ins w:id="93446" w:author="מנוע מכני" w:date="2026-10-11T12:04:39Z"/>
        </w:rPr>
      </w:pPr>
      <w:r>
        <w:t xml:space="preserve">לא</w:t>
      </w:r>
      <w:r>
        <w:t xml:space="preserve"> </w:t>
      </w:r>
      <w:ins w:id="92064" w:author="מנוע מכני" w:date="2026-10-11T12:04:39Z">
        <w:r>
          <w:t xml:space="preserve">קשה</w:t>
        </w:r>
      </w:ins>
      <w:del w:id="92065" w:author="מנוע מכני" w:date="2026-10-11T12:04:39Z">
        <w:r>
          <w:delText xml:space="preserve">קשיא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44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הא דאהנו מעשיו, הא דלא אהנו מעשיו, </w:t>
      </w:r>
      <w:ins w:id="92166" w:author="מנוע מכני" w:date="2026-10-11T12:04:39Z">
        <w:r>
          <w:rPr>
            <w:rtl/>
          </w:rPr>
          <w:t xml:space="preserve">אם </w:t>
        </w:r>
      </w:ins>
      <w:del w:id="92167" w:author="מנוע מכני" w:date="2026-10-11T12:04:39Z">
        <w:r>
          <w:rPr>
            <w:rtl/>
          </w:rPr>
          <w:delText xml:space="preserve">אי </w:delText>
        </w:r>
      </w:del>
      <w:r>
        <w:rPr>
          <w:rtl/>
        </w:rPr>
        <w:t xml:space="preserve">אהנו מעשיו - </w:t>
      </w:r>
      <w:ins w:id="92716" w:author="מנוע מכני" w:date="2026-10-11T12:04:39Z">
        <w:r>
          <w:rPr>
            <w:rtl/>
          </w:rPr>
          <w:t xml:space="preserve">באו</w:t>
        </w:r>
      </w:ins>
      <w:del w:id="92717" w:author="מנוע מכני" w:date="2026-10-11T12:04:39Z">
        <w:r>
          <w:rPr>
            <w:rtl/>
          </w:rPr>
          <w:delText xml:space="preserve">אתו</w:delText>
        </w:r>
      </w:del>
      <w:r>
        <w:rPr>
          <w:rtl/>
        </w:rPr>
        <w:t xml:space="preserve"> נגעים </w:t>
      </w:r>
      <w:ins w:id="91110" w:author="מנוע מכני" w:date="2026-10-11T12:04:39Z">
        <w:r>
          <w:rPr>
            <w:rtl/>
          </w:rPr>
          <w:t xml:space="preserve">עליו</w:t>
        </w:r>
      </w:ins>
      <w:del w:id="91111" w:author="מנוע מכני" w:date="2026-10-11T12:04:39Z">
        <w:r>
          <w:rPr>
            <w:rtl/>
          </w:rPr>
          <w:delText xml:space="preserve">עליה</w:delText>
        </w:r>
      </w:del>
      <w:r>
        <w:rPr>
          <w:rtl/>
        </w:rPr>
        <w:t xml:space="preserve">, </w:t>
      </w:r>
      <w:ins w:id="92168" w:author="מנוע מכני" w:date="2026-10-11T12:04:39Z">
        <w:r>
          <w:rPr>
            <w:rtl/>
          </w:rPr>
          <w:t xml:space="preserve">אם </w:t>
        </w:r>
      </w:ins>
      <w:del w:id="92169" w:author="מנוע מכני" w:date="2026-10-11T12:04:39Z">
        <w:r>
          <w:rPr>
            <w:rtl/>
          </w:rPr>
          <w:delText xml:space="preserve">אי </w:delText>
        </w:r>
      </w:del>
      <w:r>
        <w:rPr>
          <w:rtl/>
        </w:rPr>
        <w:t xml:space="preserve">לא</w:t>
      </w:r>
      <w:r>
        <w:rPr>
          <w:rtl/>
        </w:rPr>
        <w:t xml:space="preserve"> אהנו מעשיו - מעיל מכפר.</w:t>
      </w:r>
    </w:p>
    <w:p>
      <w:pPr>
        <w:pStyle w:val="afffff8"/>
        <w:rPr>
          <w:ins w:id="90149" w:author="קלוד" w:date="2026-10-11T12:18:15Z"/>
        </w:rPr>
      </w:pPr>
      <w:ins w:id="90150" w:author="קלוד" w:date="2026-10-11T12:18:15Z">
        <w:r>
          <w:rPr>
            <w:color w:val="7B3F00"/>
          </w:rPr>
          <w:t xml:space="preserve">שפיכות דמים ולשון הרע - כפרתם בעגלה ערופה ובקטרת</w:t>
        </w:r>
      </w:ins>
    </w:p>
    <w:p>
      <w:pPr>
        <w:pStyle w:val="38"/>
        <w:rPr>
          <w:ins w:id="93448" w:author="מנוע מכני" w:date="2026-10-11T12:04:39Z"/>
        </w:rPr>
      </w:pPr>
      <w:r>
        <w:t>והך דר</w:t>
      </w:r>
      <w:r>
        <w:t>"</w:t>
      </w:r>
      <w:r>
        <w:t>ס מריב</w:t>
      </w:r>
      <w:r>
        <w:t>"</w:t>
      </w:r>
      <w:r>
        <w:t>ל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44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שני דברים </w:t>
      </w:r>
      <w:r>
        <w:rPr>
          <w:rtl/>
        </w:rPr>
        <w:t xml:space="preserve">לא</w:t>
      </w:r>
      <w:r>
        <w:rPr>
          <w:rtl/>
        </w:rPr>
        <w:t xml:space="preserve"> מצינו להם בקרבנות כפרה, בדבר אחר מצינו להם כפרה, שפיכות דמים ולשון הרע, שפיכות דמים בעגלה ערופה, ולשון הרע בקטרת, </w:t>
      </w:r>
    </w:p>
    <w:p>
      <w:pPr>
        <w:pStyle w:val="38"/>
        <w:rPr>
          <w:ins w:id="93450" w:author="מנוע מכני" w:date="2026-10-11T12:04:39Z"/>
        </w:rPr>
      </w:pPr>
      <w:r>
        <w:t>דת</w:t>
      </w:r>
      <w:r>
        <w:t>ר</w:t>
      </w:r>
      <w:r>
        <w:t>"</w:t>
      </w:r>
      <w:r>
        <w:t>ח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45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למדנו לקטרת שמכפרת, ד</w:t>
      </w:r>
      <w:r>
        <w:rPr>
          <w:rFonts w:hint="cs"/>
          <w:rtl/>
        </w:rPr>
        <w:t>'</w:t>
      </w:r>
      <w:r>
        <w:rPr>
          <w:rStyle w:val="afffff0"/>
          <w:rtl/>
          <w:rPrChange w:id="9040" w:author="מנוע פסוקים" w:date="2026-10-11T09:22:04Z">
            <w:rPr>
              <w:rtl/>
            </w:rPr>
          </w:rPrChange>
        </w:rPr>
        <w:t xml:space="preserve">ויתן את הקטרת ויכפר על העם</w:t>
      </w:r>
      <w:r>
        <w:rPr>
          <w:rtl/>
        </w:rPr>
        <w:t xml:space="preserve">, </w:t>
      </w:r>
    </w:p>
    <w:p>
      <w:pPr>
        <w:pStyle w:val="38"/>
        <w:rPr>
          <w:ins w:id="93452" w:author="מנוע מכני" w:date="2026-10-11T12:04:39Z"/>
        </w:rPr>
      </w:pPr>
      <w:r w:rsidRPr="00DC5F70">
        <w:t>ותדר</w:t>
      </w:r>
      <w:r w:rsidRPr="00DC5F70">
        <w:t>"</w:t>
      </w:r>
      <w:r w:rsidRPr="00DC5F70">
        <w:t>י</w:t>
      </w:r>
      <w:r w:rsidRPr="00DC5F70">
        <w:t xml:space="preserve">:</w:t>
      </w:r>
    </w:p>
    <w:p w:rsidR="00E403F0" w:rsidRPr="00DC5F70" w:rsidRDefault="00E403F0" w:rsidP="00E403F0">
      <w:pPr>
        <w:rPr>
          <w:spacing w:val="-4"/>
          <w:rtl/>
        </w:rPr>
      </w:pPr>
      <w:del w:id="93453" w:author="מנוע מכני" w:date="2026-10-11T12:04:39Z">
        <w:r w:rsidRPr="00DC5F70">
          <w:rPr>
            <w:spacing w:val="-4"/>
            <w:rtl/>
          </w:rPr>
          <w:delText xml:space="preserve"> </w:delText>
        </w:r>
      </w:del>
      <w:r w:rsidRPr="00DC5F70">
        <w:rPr>
          <w:spacing w:val="-4"/>
          <w:rtl/>
        </w:rPr>
        <w:t xml:space="preserve">על מה קטרת מכפרת? על ל</w:t>
      </w:r>
      <w:r w:rsidRPr="00DC5F70">
        <w:rPr>
          <w:rFonts w:hint="cs"/>
          <w:spacing w:val="-4"/>
          <w:rtl/>
        </w:rPr>
        <w:t>ה</w:t>
      </w:r>
      <w:r w:rsidRPr="00DC5F70">
        <w:rPr>
          <w:spacing w:val="-4"/>
          <w:rtl/>
        </w:rPr>
        <w:t>"</w:t>
      </w:r>
      <w:r w:rsidRPr="00DC5F70">
        <w:rPr>
          <w:rFonts w:hint="cs"/>
          <w:spacing w:val="-4"/>
          <w:rtl/>
        </w:rPr>
        <w:t>ר</w:t>
      </w:r>
      <w:r w:rsidRPr="00DC5F70">
        <w:rPr>
          <w:spacing w:val="-4"/>
          <w:rtl/>
        </w:rPr>
        <w:t xml:space="preserve">, </w:t>
      </w:r>
      <w:r w:rsidRPr="00DC5F70">
        <w:rPr>
          <w:spacing w:val="-4"/>
          <w:rtl/>
        </w:rPr>
        <w:t xml:space="preserve">אמר</w:t>
      </w:r>
      <w:r w:rsidRPr="00DC5F70">
        <w:rPr>
          <w:spacing w:val="-4"/>
          <w:rtl/>
        </w:rPr>
        <w:t xml:space="preserve"> </w:t>
      </w:r>
      <w:r w:rsidRPr="00DC5F70">
        <w:rPr>
          <w:spacing w:val="-4"/>
          <w:rtl/>
        </w:rPr>
        <w:t xml:space="preserve">הק</w:t>
      </w:r>
      <w:r w:rsidRPr="00DC5F70">
        <w:rPr>
          <w:rFonts w:hint="cs"/>
          <w:spacing w:val="-4"/>
          <w:rtl/>
        </w:rPr>
        <w:t>ב</w:t>
      </w:r>
      <w:r w:rsidRPr="00DC5F70">
        <w:rPr>
          <w:spacing w:val="-4"/>
          <w:rtl/>
        </w:rPr>
        <w:t>"</w:t>
      </w:r>
      <w:r w:rsidRPr="00DC5F70">
        <w:rPr>
          <w:rFonts w:hint="cs"/>
          <w:spacing w:val="-4"/>
          <w:rtl/>
        </w:rPr>
        <w:t>ה</w:t>
      </w:r>
      <w:r w:rsidRPr="00DC5F70">
        <w:rPr>
          <w:spacing w:val="-4"/>
          <w:rtl/>
        </w:rPr>
        <w:t xml:space="preserve">: יבא דבר שבחשאי ויכפר על מעשה חשאי</w:t>
      </w:r>
      <w:ins w:id="91720" w:author="מנוע מכני" w:date="2026-10-11T12:04:39Z">
        <w:r>
          <w:rPr>
            <w:spacing w:val="-4"/>
            <w:rtl/>
          </w:rPr>
          <w:t xml:space="preserve">,</w:t>
        </w:r>
      </w:ins>
      <w:del w:id="91721" w:author="מנוע מכני" w:date="2026-10-11T12:04:39Z">
        <w:r w:rsidRPr="00DC5F70">
          <w:rPr>
            <w:spacing w:val="-4"/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שפיכות דמים אשפיכות דמים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2066" w:author="מנוע מכני" w:date="2026-10-11T12:04:39Z">
        <w:r>
          <w:rPr>
            <w:rtl/>
          </w:rPr>
          <w:t xml:space="preserve">קשה</w:t>
        </w:r>
      </w:ins>
      <w:del w:id="92067" w:author="מנוע מכני" w:date="2026-10-11T12:04:39Z">
        <w:r>
          <w:rPr>
            <w:rtl/>
          </w:rPr>
          <w:delText xml:space="preserve">קשיא</w:delText>
        </w:r>
      </w:del>
      <w:r>
        <w:rPr>
          <w:rtl/>
        </w:rPr>
        <w:t xml:space="preserve">: הא דידע מאן קטליה, הא דלא ידיע מאן קטליה.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דידיע מאן קטליה בר קטלא הוא! במזיד ולא אתרו </w:t>
      </w:r>
      <w:ins w:id="91112" w:author="מנוע מכני" w:date="2026-10-11T12:04:39Z">
        <w:r>
          <w:rPr>
            <w:rtl/>
          </w:rPr>
          <w:t xml:space="preserve">בו</w:t>
        </w:r>
      </w:ins>
      <w:del w:id="91113" w:author="מנוע מכני" w:date="2026-10-11T12:04:39Z">
        <w:r>
          <w:rPr>
            <w:rtl/>
          </w:rPr>
          <w:delText xml:space="preserve">ביה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לשון הרע אלשון הרע </w:t>
      </w:r>
      <w:r>
        <w:rPr>
          <w:rtl/>
        </w:rPr>
        <w:t xml:space="preserve">ל"ק</w:t>
      </w:r>
      <w:r>
        <w:rPr>
          <w:rtl/>
        </w:rPr>
        <w:t xml:space="preserve">: הא בצינעא, הא בפרהסיא.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טז:</w:t>
      </w:r>
    </w:p>
    <w:p>
      <w:pPr>
        <w:pStyle w:val="afffff8"/>
        <w:rPr>
          <w:ins w:id="90147" w:author="קלוד" w:date="2026-10-11T12:18:15Z"/>
        </w:rPr>
      </w:pPr>
      <w:ins w:id="90148" w:author="קלוד" w:date="2026-10-11T12:18:15Z">
        <w:r>
          <w:rPr>
            <w:color w:val="7B3F00"/>
          </w:rPr>
          <w:t xml:space="preserve">מצורע - בדד ישב ושתי ציפרים</w:t>
        </w:r>
      </w:ins>
    </w:p>
    <w:p>
      <w:pPr>
        <w:pStyle w:val="38"/>
        <w:rPr>
          <w:ins w:id="93454" w:author="מנוע מכני" w:date="2026-10-11T12:04:39Z"/>
        </w:rPr>
      </w:pPr>
      <w:del w:id="90052" w:author="מנוע מכני" w:date="2026-10-11T12:04:39Z">
        <w:r w:rsidRPr="00DC5F70">
          <w:delText xml:space="preserve"> </w:delText>
        </w:r>
      </w:del>
      <w:r w:rsidRPr="00DC5F70">
        <w:t xml:space="preserve">בעא </w:t>
      </w:r>
      <w:r w:rsidRPr="00DC5F70">
        <w:t>רשב</w:t>
      </w:r>
      <w:r w:rsidRPr="00DC5F70">
        <w:t>"</w:t>
      </w:r>
      <w:r w:rsidRPr="00DC5F70">
        <w:t>נ מר</w:t>
      </w:r>
      <w:r w:rsidRPr="00DC5F70">
        <w:t>"</w:t>
      </w:r>
      <w:r w:rsidRPr="00DC5F70">
        <w:t>ח[מריב</w:t>
      </w:r>
      <w:r w:rsidRPr="00DC5F70">
        <w:t>"</w:t>
      </w:r>
      <w:r w:rsidRPr="00DC5F70">
        <w:t>ל]</w:t>
      </w:r>
      <w:r w:rsidRPr="00DC5F70">
        <w:t xml:space="preserve">:</w:t>
      </w:r>
    </w:p>
    <w:p w:rsidR="00E403F0" w:rsidRPr="00DC5F70" w:rsidRDefault="00E403F0" w:rsidP="00E403F0">
      <w:pPr>
        <w:rPr>
          <w:spacing w:val="-2"/>
          <w:rtl/>
        </w:rPr>
      </w:pPr>
      <w:del w:id="93455" w:author="מנוע מכני" w:date="2026-10-11T12:04:39Z">
        <w:r w:rsidRPr="00DC5F70">
          <w:rPr>
            <w:spacing w:val="-2"/>
            <w:rtl/>
          </w:rPr>
          <w:delText xml:space="preserve"> </w:delText>
        </w:r>
      </w:del>
      <w:r w:rsidRPr="00DC5F70">
        <w:rPr>
          <w:spacing w:val="-2"/>
          <w:rtl/>
        </w:rPr>
        <w:t xml:space="preserve">מה נשתנה מצורע שאמרה תורה בדד ישב מחוץ למחנה מושבו</w:t>
      </w:r>
      <w:r w:rsidRPr="00DC5F70">
        <w:rPr>
          <w:rFonts w:hint="cs"/>
          <w:spacing w:val="-2"/>
          <w:rtl/>
        </w:rPr>
        <w:t>'</w:t>
      </w:r>
      <w:r w:rsidRPr="00DC5F70">
        <w:rPr>
          <w:spacing w:val="-2"/>
          <w:rtl/>
        </w:rPr>
        <w:t xml:space="preserve">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הוא הבדיל בין איש לאשתו בין איש לרעהו, לפיכך אמרה תורה: בדד ישב וגו'.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אריב'ל</w:t>
      </w:r>
      <w:r>
        <w:rPr>
          <w:rtl/>
        </w:rPr>
        <w:t xml:space="preserve"> מה נשתנה מצורע שאמרה תורה: יביא שתי ציפרים לטהרתו? </w:t>
      </w:r>
    </w:p>
    <w:p>
      <w:pPr>
        <w:pStyle w:val="38"/>
        <w:rPr>
          <w:ins w:id="93456" w:author="מנוע מכני" w:date="2026-10-11T12:04:39Z"/>
        </w:rPr>
      </w:pPr>
      <w:del w:id="94192" w:author="מנוע מכני" w:date="2026-10-11T12:04:39Z">
        <w:r>
          <w:delText xml:space="preserve">אמר </w:delText>
        </w:r>
      </w:del>
      <w:r>
        <w:t xml:space="preserve">הקב</w:t>
      </w:r>
      <w:r>
        <w:t>"</w:t>
      </w:r>
      <w:r>
        <w:t>ה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45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הוא עושה מעשה פטיט, לפיכך אמרה תורה: יביא קרבן פטיט.</w:t>
      </w:r>
    </w:p>
    <w:p>
      <w:pPr>
        <w:pStyle w:val="afffff8"/>
        <w:rPr>
          <w:ins w:id="90145" w:author="קלוד" w:date="2026-10-11T12:18:15Z"/>
        </w:rPr>
      </w:pPr>
      <w:ins w:id="90146" w:author="קלוד" w:date="2026-10-11T12:18:15Z">
        <w:r>
          <w:rPr>
            <w:color w:val="7B3F00"/>
          </w:rPr>
          <w:t xml:space="preserve">'לא תשנא את אחיך' - מצוות התוכחה</w:t>
        </w:r>
      </w:ins>
    </w:p>
    <w:p>
      <w:pPr>
        <w:pStyle w:val="38"/>
        <w:rPr>
          <w:ins w:id="93458" w:author="מנוע מכני" w:date="2026-10-11T12:04:39Z"/>
        </w:rPr>
      </w:pPr>
      <w:del w:id="90053" w:author="מנוע מכני" w:date="2026-10-11T12:04:39Z">
        <w:r>
          <w:delText xml:space="preserve"> </w:delText>
        </w:r>
      </w:del>
      <w:r w:rsidRPr="00217260">
        <w:t>ת"</w:t>
      </w:r>
      <w:r w:rsidRPr="00217260">
        <w:t>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459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409" w:author="Claude - סמנטי" w:date="2026-10-11T12:14:28Z">
        <w:r>
          <w:rPr>
            <w:rStyle w:val="afffff0"/>
            <w:rtl/>
          </w:rPr>
          <w:t xml:space="preserve">לֹא תִשְׂנָא אֶת אָחִיךָ בִּלְבָבֶךָ</w:t>
        </w:r>
      </w:ins>
      <w:del w:id="90410" w:author="Claude - סמנטי" w:date="2026-10-11T12:14:28Z">
        <w:r>
          <w:rPr>
            <w:rtl/>
          </w:rPr>
          <w:delText xml:space="preserve">לא תשנא את אחיך בלבבך</w:delText>
        </w:r>
      </w:del>
      <w:r>
        <w:rPr>
          <w:rFonts w:hint="cs"/>
          <w:rtl/>
        </w:rPr>
        <w:t>'</w:t>
      </w:r>
      <w:r>
        <w:rPr>
          <w:rtl/>
        </w:rPr>
        <w:t xml:space="preserve"> יכול </w:t>
      </w:r>
      <w:r>
        <w:rPr>
          <w:rtl/>
        </w:rPr>
        <w:t xml:space="preserve">לא</w:t>
      </w:r>
      <w:r>
        <w:rPr>
          <w:rtl/>
        </w:rPr>
        <w:t xml:space="preserve"> יכנו, </w:t>
      </w:r>
      <w:r>
        <w:rPr>
          <w:rtl/>
        </w:rPr>
        <w:t xml:space="preserve">לא</w:t>
      </w:r>
      <w:r>
        <w:rPr>
          <w:rtl/>
        </w:rPr>
        <w:t xml:space="preserve"> יסטרנו, ולא יקלקלנו? </w:t>
      </w:r>
    </w:p>
    <w:p>
      <w:pPr>
        <w:pStyle w:val="38"/>
        <w:rPr>
          <w:ins w:id="93460" w:author="מנוע מכני" w:date="2026-10-11T12:04:39Z"/>
        </w:rPr>
      </w:pPr>
      <w:r>
        <w:tab/>
        <w:t xml:space="preserve">ת"ל</w:t>
      </w:r>
      <w:del w:id="95242" w:author="Claude" w:date="2026-10-11T09:08:00Z">
        <w:r>
          <w:delText xml:space="preserve">	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461" w:author="מנוע מכני" w:date="2026-10-11T12:04:39Z">
        <w:r>
          <w:rPr>
            <w:rtl/>
          </w:rPr>
          <w:tab/>
          <w:delText xml:space="preserve"> </w:delText>
        </w:r>
      </w:del>
      <w:r>
        <w:rPr>
          <w:rFonts w:hint="cs"/>
          <w:rtl/>
        </w:rPr>
        <w:t>'</w:t>
      </w:r>
      <w:ins w:id="90411" w:author="Claude - סמנטי" w:date="2026-10-11T12:14:28Z">
        <w:r>
          <w:rPr>
            <w:rStyle w:val="afffff0"/>
            <w:rtl/>
          </w:rPr>
          <w:t xml:space="preserve">בִּלְבָבֶךָ</w:t>
        </w:r>
      </w:ins>
      <w:del w:id="90412" w:author="Claude - סמנטי" w:date="2026-10-11T12:14:28Z">
        <w:r>
          <w:rPr>
            <w:rtl/>
          </w:rPr>
          <w:delText xml:space="preserve">בלבבך</w:delText>
        </w:r>
      </w:del>
      <w:r>
        <w:rPr>
          <w:rFonts w:hint="cs"/>
          <w:rtl/>
        </w:rPr>
        <w:t>'</w:t>
      </w:r>
      <w:r>
        <w:rPr>
          <w:rtl/>
        </w:rPr>
        <w:t>, שנאה שבלב הכתוב מדבר.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מנין לרואה בחבירו דבר מגונה שחייב להוכיחו?</w:t>
      </w:r>
      <w:r>
        <w:rPr>
          <w:rFonts w:hint="cs"/>
          <w:rtl/>
        </w:rPr>
        <w:t xml:space="preserve"> ד'</w:t>
      </w:r>
      <w:ins w:id="90415" w:author="Claude - סמנטי" w:date="2026-10-11T12:14:28Z">
        <w:r>
          <w:rPr>
            <w:rStyle w:val="afffff0"/>
            <w:rtl/>
          </w:rPr>
          <w:t xml:space="preserve">הוֹכֵחַ תּוֹכִיחַ</w:t>
        </w:r>
      </w:ins>
      <w:del w:id="90416" w:author="Claude - סמנטי" w:date="2026-10-11T12:14:28Z">
        <w:r>
          <w:rPr>
            <w:rtl/>
          </w:rPr>
          <w:delText xml:space="preserve">הוכח תוכיח</w:delText>
        </w:r>
      </w:del>
      <w:r>
        <w:rPr>
          <w:rFonts w:hint="cs"/>
          <w:rtl/>
        </w:rPr>
        <w:t>'</w:t>
      </w:r>
      <w:r>
        <w:rPr>
          <w:rtl/>
        </w:rPr>
        <w:t xml:space="preserve">, הוכיחו ולא קבל מנין שיחזור ויוכיחנו? </w:t>
      </w:r>
      <w:r>
        <w:rPr>
          <w:rtl/>
        </w:rPr>
        <w:t xml:space="preserve">ת"ל</w:t>
      </w:r>
      <w:r>
        <w:rPr>
          <w:rtl/>
        </w:rPr>
        <w:t xml:space="preserve">: </w:t>
      </w:r>
      <w:r>
        <w:rPr>
          <w:rFonts w:hint="cs"/>
          <w:rtl/>
        </w:rPr>
        <w:t>'</w:t>
      </w:r>
      <w:ins w:id="90413" w:author="Claude - סמנטי" w:date="2026-10-11T12:14:28Z">
        <w:r>
          <w:rPr>
            <w:rStyle w:val="afffff0"/>
            <w:rtl/>
          </w:rPr>
          <w:t xml:space="preserve">תּוֹכִיחַ</w:t>
        </w:r>
      </w:ins>
      <w:del w:id="90414" w:author="Claude - סמנטי" w:date="2026-10-11T12:14:28Z">
        <w:r>
          <w:rPr>
            <w:rtl/>
          </w:rPr>
          <w:delText xml:space="preserve">תוכיח</w:delText>
        </w:r>
      </w:del>
      <w:r>
        <w:rPr>
          <w:rFonts w:hint="cs"/>
          <w:rtl/>
        </w:rPr>
        <w:t>'</w:t>
      </w:r>
      <w:r>
        <w:rPr>
          <w:rtl/>
        </w:rPr>
        <w:t xml:space="preserve">, מכל מקום</w:t>
      </w:r>
      <w:ins w:id="91722" w:author="מנוע מכני" w:date="2026-10-11T12:04:39Z">
        <w:r>
          <w:rPr>
            <w:rtl/>
          </w:rPr>
          <w:t xml:space="preserve">,</w:t>
        </w:r>
      </w:ins>
      <w:del w:id="91723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יכול אפי' משתנים פניו? </w:t>
      </w:r>
      <w:r>
        <w:rPr>
          <w:rtl/>
        </w:rPr>
        <w:t xml:space="preserve">ת"ל</w:t>
      </w:r>
      <w:r>
        <w:rPr>
          <w:rtl/>
        </w:rPr>
        <w:t xml:space="preserve">: </w:t>
      </w:r>
      <w:r>
        <w:rPr>
          <w:rFonts w:hint="cs"/>
          <w:rtl/>
        </w:rPr>
        <w:t>'</w:t>
      </w:r>
      <w:r>
        <w:rPr>
          <w:rStyle w:val="afffff0"/>
          <w:rtl/>
          <w:rPrChange w:id="9041" w:author="מנוע פסוקים" w:date="2026-10-11T09:22:04Z">
            <w:rPr>
              <w:rtl/>
            </w:rPr>
          </w:rPrChange>
        </w:rPr>
        <w:t xml:space="preserve">לא תשא עליו חטא</w:t>
      </w:r>
      <w:r>
        <w:rPr>
          <w:rFonts w:hint="cs"/>
          <w:rtl/>
        </w:rPr>
        <w:t>'</w:t>
      </w:r>
      <w:r>
        <w:rPr>
          <w:rtl/>
        </w:rPr>
        <w:t>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תניא</w:t>
      </w:r>
      <w:r>
        <w:rPr>
          <w:rtl/>
        </w:rPr>
        <w:t xml:space="preserve"> </w:t>
      </w:r>
      <w:r>
        <w:rPr>
          <w:rStyle w:val="2fb"/>
          <w:rFonts w:hint="cs"/>
          <w:rtl/>
        </w:rPr>
        <w:t>אר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ט</w:t>
      </w:r>
      <w:r>
        <w:rPr>
          <w:rFonts w:hint="cs"/>
          <w:rtl/>
        </w:rPr>
        <w:t xml:space="preserve"> תמה </w:t>
      </w:r>
      <w:r>
        <w:rPr>
          <w:rtl/>
        </w:rPr>
        <w:t xml:space="preserve">אני אם יש בדור הזה שמקבל תוכחה, אם </w:t>
      </w:r>
      <w:r>
        <w:rPr>
          <w:rtl/>
        </w:rPr>
        <w:t xml:space="preserve">אמר</w:t>
      </w:r>
      <w:r>
        <w:rPr>
          <w:rtl/>
        </w:rPr>
        <w:t xml:space="preserve"> לו טול קיסם מבין עיניך, </w:t>
      </w:r>
      <w:r>
        <w:rPr>
          <w:rtl/>
        </w:rPr>
        <w:t xml:space="preserve">אמר</w:t>
      </w:r>
      <w:r>
        <w:rPr>
          <w:rtl/>
        </w:rPr>
        <w:t xml:space="preserve"> לו טול קורה מבין עיניך.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tl/>
        </w:rPr>
        <w:t>א</w:t>
      </w:r>
      <w:r>
        <w:rPr>
          <w:rStyle w:val="2fb"/>
          <w:rFonts w:hint="cs"/>
          <w:rtl/>
        </w:rPr>
        <w:t>ראב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ע</w:t>
      </w:r>
      <w:r>
        <w:rPr>
          <w:rtl/>
        </w:rPr>
        <w:t>: תמיהני אם יש בדור הזה שיודע להוכיח.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tl/>
        </w:rPr>
        <w:t>וא</w:t>
      </w:r>
      <w:r>
        <w:rPr>
          <w:rStyle w:val="2fb"/>
          <w:rFonts w:hint="cs"/>
          <w:rtl/>
        </w:rPr>
        <w:t>ריב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נ</w:t>
      </w:r>
      <w:r>
        <w:rPr>
          <w:rtl/>
        </w:rPr>
        <w:t xml:space="preserve">: מעיד אני עלי שמים וארץ שהרבה פעמים לקה עקיבא על ידי, שהייתי קובל עליו לפני </w:t>
      </w:r>
      <w:r>
        <w:rPr>
          <w:rStyle w:val="2fb"/>
          <w:rFonts w:hint="cs"/>
          <w:rtl/>
        </w:rPr>
        <w:t>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ג</w:t>
      </w:r>
      <w:r>
        <w:rPr>
          <w:rFonts w:hint="cs"/>
          <w:rtl/>
        </w:rPr>
        <w:t xml:space="preserve"> </w:t>
      </w:r>
      <w:r>
        <w:rPr>
          <w:rtl/>
        </w:rPr>
        <w:t>וכ"</w:t>
      </w:r>
      <w:r>
        <w:rPr>
          <w:rFonts w:hint="cs"/>
          <w:rtl/>
        </w:rPr>
        <w:t>ש</w:t>
      </w:r>
      <w:r>
        <w:rPr>
          <w:rtl/>
        </w:rPr>
        <w:t xml:space="preserve"> שהוספתי בו אהבה</w:t>
      </w:r>
      <w:r>
        <w:rPr>
          <w:rFonts w:hint="cs"/>
          <w:rtl/>
        </w:rPr>
        <w:t xml:space="preserve"> </w:t>
      </w:r>
      <w:r>
        <w:rPr>
          <w:rtl/>
        </w:rPr>
        <w:t xml:space="preserve">לקיים מה </w:t>
      </w:r>
      <w:ins w:id="92442" w:author="מנוע מכני" w:date="2026-10-11T12:04:39Z">
        <w:r>
          <w:rPr>
            <w:rtl/>
          </w:rPr>
          <w:t xml:space="preserve">ד'</w:t>
        </w:r>
      </w:ins>
      <w:del w:id="92443" w:author="מנוע מכני" w:date="2026-10-11T12:04:39Z">
        <w:r>
          <w:rPr>
            <w:rtl/>
          </w:rPr>
          <w:delText xml:space="preserve">שנאמר: </w:delText>
        </w:r>
        <w:r>
          <w:rPr>
            <w:rFonts w:hint="cs"/>
            <w:rtl/>
          </w:rPr>
          <w:delText xml:space="preserve">'</w:delText>
        </w:r>
      </w:del>
      <w:ins w:id="90417" w:author="Claude - סמנטי" w:date="2026-10-11T12:14:28Z">
        <w:r>
          <w:rPr>
            <w:rStyle w:val="afffff0"/>
            <w:rtl/>
          </w:rPr>
          <w:t xml:space="preserve">אַל תּוֹכַח לֵץ פֶּן יִשְׂנָאֶךָּ הוֹכַח לְחָכָם וְיֶאֱהָבֶךָּ</w:t>
        </w:r>
      </w:ins>
      <w:del w:id="90418" w:author="Claude - סמנטי" w:date="2026-10-11T12:14:28Z">
        <w:r>
          <w:rPr>
            <w:rtl/>
          </w:rPr>
          <w:delText xml:space="preserve">אל תוכח לץ פן ישנאך הוכח לחכם ויאהבך</w:delText>
        </w:r>
      </w:del>
      <w:r>
        <w:rPr>
          <w:rFonts w:hint="cs"/>
          <w:rtl/>
        </w:rPr>
        <w:t>'</w:t>
      </w:r>
      <w:r>
        <w:rPr>
          <w:rtl/>
        </w:rPr>
        <w:t>.</w:t>
      </w:r>
    </w:p>
    <w:p>
      <w:pPr>
        <w:pStyle w:val="38"/>
        <w:rPr>
          <w:ins w:id="93462" w:author="מנוע מכני" w:date="2026-10-11T12:04:39Z"/>
        </w:rPr>
      </w:pPr>
      <w:del w:id="90054" w:author="מנוע מכני" w:date="2026-10-11T12:04:39Z">
        <w:r w:rsidRPr="00A757C8">
          <w:delText xml:space="preserve"> </w:delText>
        </w:r>
      </w:del>
      <w:r w:rsidRPr="00A757C8">
        <w:t xml:space="preserve">בעא </w:t>
      </w:r>
      <w:r w:rsidRPr="00A757C8">
        <w:t>ר</w:t>
      </w:r>
      <w:r w:rsidRPr="00A757C8">
        <w:t>"</w:t>
      </w:r>
      <w:r w:rsidRPr="00A757C8">
        <w:t>י בריה דר</w:t>
      </w:r>
      <w:r w:rsidRPr="00A757C8">
        <w:t>"</w:t>
      </w:r>
      <w:r w:rsidRPr="00A757C8">
        <w:t>ש</w:t>
      </w:r>
      <w:r w:rsidRPr="00A757C8">
        <w:t xml:space="preserve">:</w:t>
      </w:r>
    </w:p>
    <w:p w:rsidR="00E403F0" w:rsidRPr="00AD695E" w:rsidRDefault="00E403F0" w:rsidP="00E403F0">
      <w:pPr>
        <w:rPr>
          <w:rtl/>
        </w:rPr>
      </w:pPr>
      <w:del w:id="93463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תוכחה לשמה וענוה שלא לשמה, הי</w:t>
      </w:r>
      <w:ins w:id="91724" w:author="מנוע מכני" w:date="2026-10-11T12:04:39Z">
        <w:r>
          <w:rPr>
            <w:rtl/>
          </w:rPr>
          <w:t xml:space="preserve"> </w:t>
        </w:r>
      </w:ins>
      <w:del w:id="91725" w:author="מנוע מכני" w:date="2026-10-11T12:04:39Z">
        <w:r w:rsidRPr="00A757C8">
          <w:rPr>
            <w:rtl/>
          </w:rPr>
          <w:delText xml:space="preserve">  </w:delText>
        </w:r>
      </w:del>
      <w:r w:rsidRPr="00A757C8">
        <w:rPr>
          <w:rtl/>
        </w:rPr>
        <w:t xml:space="preserve">עדיפא? </w:t>
      </w:r>
      <w:r w:rsidRPr="00A757C8">
        <w:rPr>
          <w:rFonts w:hint="cs"/>
          <w:rtl/>
        </w:rPr>
        <w:t>א</w:t>
      </w:r>
      <w:r w:rsidRPr="00A757C8">
        <w:rPr>
          <w:rtl/>
        </w:rPr>
        <w:t>"</w:t>
      </w:r>
      <w:r w:rsidRPr="00A757C8">
        <w:rPr>
          <w:rFonts w:hint="cs"/>
          <w:rtl/>
        </w:rPr>
        <w:t xml:space="preserve">ל</w:t>
      </w:r>
      <w:r w:rsidRPr="00A757C8">
        <w:rPr>
          <w:rFonts w:hint="cs"/>
          <w:rtl/>
        </w:rPr>
        <w:t xml:space="preserve"> </w:t>
      </w:r>
      <w:r w:rsidRPr="00A757C8">
        <w:rPr>
          <w:rtl/>
        </w:rPr>
        <w:t>ו</w:t>
      </w:r>
      <w:r w:rsidRPr="00A757C8">
        <w:rPr>
          <w:rFonts w:hint="cs"/>
          <w:rtl/>
        </w:rPr>
        <w:t>אינך מודה דענוה לשמה עדיפה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דאמר מר: ענוה גדולה מכולם, שלא לשמה </w:t>
      </w:r>
      <w:ins w:id="90414" w:author="מנוע מכני" w:date="2026-10-11T12:04:39Z">
        <w:r>
          <w:rPr>
            <w:rtl/>
          </w:rPr>
          <w:t xml:space="preserve">גם</w:t>
        </w:r>
      </w:ins>
      <w:del w:id="90415" w:author="מנוע מכני" w:date="2026-10-11T12:04:39Z">
        <w:r>
          <w:rPr>
            <w:rtl/>
          </w:rPr>
          <w:delText xml:space="preserve">נמי</w:delText>
        </w:r>
      </w:del>
      <w:r>
        <w:rPr>
          <w:rtl/>
        </w:rPr>
        <w:t xml:space="preserve"> עדיפא, </w:t>
      </w:r>
    </w:p>
    <w:p>
      <w:pPr>
        <w:pStyle w:val="38"/>
        <w:rPr>
          <w:ins w:id="93464" w:author="מנוע מכני" w:date="2026-10-11T12:04:39Z"/>
        </w:rPr>
      </w:pPr>
      <w:r w:rsidRPr="00DC5F70">
        <w:t>דאריא</w:t>
      </w:r>
      <w:r w:rsidRPr="00DC5F70">
        <w:t>"</w:t>
      </w:r>
      <w:r w:rsidRPr="00DC5F70">
        <w:t>ר</w:t>
      </w:r>
      <w:r w:rsidRPr="00DC5F70">
        <w:t xml:space="preserve">:</w:t>
      </w:r>
    </w:p>
    <w:p w:rsidR="00E403F0" w:rsidRPr="00DC5F70" w:rsidRDefault="00E403F0" w:rsidP="00E403F0">
      <w:pPr>
        <w:rPr>
          <w:spacing w:val="-4"/>
          <w:rtl/>
        </w:rPr>
      </w:pPr>
      <w:del w:id="93465" w:author="מנוע מכני" w:date="2026-10-11T12:04:39Z">
        <w:r w:rsidRPr="00DC5F70">
          <w:rPr>
            <w:spacing w:val="-4"/>
            <w:rtl/>
          </w:rPr>
          <w:delText xml:space="preserve"> </w:delText>
        </w:r>
      </w:del>
      <w:r w:rsidRPr="00DC5F70">
        <w:rPr>
          <w:spacing w:val="-4"/>
          <w:rtl/>
        </w:rPr>
        <w:t xml:space="preserve">לעולם יעסוק אדם בתורה ובמצות </w:t>
      </w:r>
      <w:ins w:id="91524" w:author="מנוע מכני" w:date="2026-10-11T12:04:39Z">
        <w:r>
          <w:rPr>
            <w:spacing w:val="-4"/>
            <w:rtl/>
          </w:rPr>
          <w:t xml:space="preserve">אף</w:t>
        </w:r>
      </w:ins>
      <w:del w:id="91525" w:author="מנוע מכני" w:date="2026-10-11T12:04:39Z">
        <w:r w:rsidRPr="00DC5F70">
          <w:rPr>
            <w:spacing w:val="-4"/>
            <w:rtl/>
          </w:rPr>
          <w:delText xml:space="preserve">א</w:delText>
        </w:r>
        <w:r w:rsidRPr="00DC5F70">
          <w:rPr>
            <w:rFonts w:hint="cs"/>
            <w:spacing w:val="-4"/>
            <w:rtl/>
          </w:rPr>
          <w:delText xml:space="preserve">ע</w:delText>
        </w:r>
        <w:r w:rsidRPr="00DC5F70">
          <w:rPr>
            <w:spacing w:val="-4"/>
            <w:rtl/>
          </w:rPr>
          <w:delText xml:space="preserve">"</w:delText>
        </w:r>
        <w:r w:rsidRPr="00DC5F70">
          <w:rPr>
            <w:rFonts w:hint="cs"/>
            <w:spacing w:val="-4"/>
            <w:rtl/>
          </w:rPr>
          <w:delText xml:space="preserve">פ</w:delText>
        </w:r>
      </w:del>
      <w:ins w:id="91726" w:author="מנוע מכני" w:date="2026-10-11T12:04:39Z">
        <w:r>
          <w:rPr>
            <w:rFonts w:hint="cs"/>
            <w:spacing w:val="-4"/>
            <w:rtl/>
          </w:rPr>
          <w:t xml:space="preserve"> </w:t>
        </w:r>
      </w:ins>
      <w:del w:id="91727" w:author="מנוע מכני" w:date="2026-10-11T12:04:39Z">
        <w:r w:rsidRPr="00DC5F70">
          <w:rPr>
            <w:rFonts w:hint="cs"/>
            <w:spacing w:val="-4"/>
            <w:rtl/>
          </w:rPr>
          <w:delText xml:space="preserve"> </w:delText>
        </w:r>
        <w:r w:rsidRPr="00DC5F70">
          <w:rPr>
            <w:spacing w:val="-4"/>
            <w:rtl/>
          </w:rPr>
          <w:delText xml:space="preserve"> </w:delText>
        </w:r>
      </w:del>
      <w:r w:rsidRPr="00DC5F70">
        <w:rPr>
          <w:spacing w:val="-4"/>
          <w:rtl/>
        </w:rPr>
        <w:t xml:space="preserve">שלא לשמה, שמתוך שלא לשמה בא לשמה.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lastRenderedPageBreak/>
        <w:t>ה"</w:t>
      </w:r>
      <w:r>
        <w:rPr>
          <w:rFonts w:hint="cs"/>
          <w:rtl/>
        </w:rPr>
        <w:t>ד</w:t>
      </w:r>
      <w:r>
        <w:rPr>
          <w:rtl/>
        </w:rPr>
        <w:t xml:space="preserve"> תוכחה לשמה וענוה שלא לשמה? כי הא </w:t>
      </w:r>
      <w:r>
        <w:rPr>
          <w:rStyle w:val="2fb"/>
          <w:rtl/>
        </w:rPr>
        <w:t xml:space="preserve">דר"</w:t>
      </w:r>
      <w:r>
        <w:rPr>
          <w:rStyle w:val="2fb"/>
          <w:rFonts w:hint="cs"/>
          <w:rtl/>
        </w:rPr>
        <w:t xml:space="preserve">ה</w:t>
      </w:r>
      <w:r>
        <w:rPr>
          <w:rFonts w:hint="cs"/>
          <w:rtl/>
        </w:rPr>
        <w:t xml:space="preserve"> וחב</w:t>
      </w:r>
      <w:r>
        <w:rPr>
          <w:rtl/>
        </w:rPr>
        <w:t>"</w:t>
      </w:r>
      <w:r>
        <w:rPr>
          <w:rFonts w:hint="cs"/>
          <w:rtl/>
        </w:rPr>
        <w:t xml:space="preserve">ר ישבו לפני </w:t>
      </w:r>
      <w:r>
        <w:rPr>
          <w:rStyle w:val="2fb"/>
          <w:rFonts w:hint="cs"/>
          <w:rtl/>
        </w:rPr>
        <w:t xml:space="preserve">שמואל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</w:t>
      </w:r>
      <w:r>
        <w:rPr>
          <w:rtl/>
        </w:rPr>
        <w:t>"</w:t>
      </w:r>
      <w:r>
        <w:rPr>
          <w:rFonts w:hint="cs"/>
          <w:rtl/>
        </w:rPr>
        <w:t xml:space="preserve">ל</w:t>
      </w:r>
      <w:r>
        <w:rPr>
          <w:rFonts w:hint="cs"/>
          <w:rtl/>
        </w:rPr>
        <w:t xml:space="preserve"> חב</w:t>
      </w:r>
      <w:r>
        <w:rPr>
          <w:rtl/>
        </w:rPr>
        <w:t>"</w:t>
      </w:r>
      <w:r>
        <w:rPr>
          <w:rFonts w:hint="cs"/>
          <w:rtl/>
        </w:rPr>
        <w:t>ר ראה מר ד</w:t>
      </w:r>
      <w:r>
        <w:rPr>
          <w:rtl/>
        </w:rPr>
        <w:t xml:space="preserve">מצער לי, קביל </w:t>
      </w:r>
      <w:ins w:id="91114" w:author="מנוע מכני" w:date="2026-10-11T12:04:39Z">
        <w:r>
          <w:rPr>
            <w:rtl/>
          </w:rPr>
          <w:t xml:space="preserve">עליו</w:t>
        </w:r>
      </w:ins>
      <w:del w:id="91115" w:author="מנוע מכני" w:date="2026-10-11T12:04:39Z">
        <w:r>
          <w:rPr>
            <w:rtl/>
          </w:rPr>
          <w:delText xml:space="preserve">עליה</w:delText>
        </w:r>
      </w:del>
      <w:r>
        <w:rPr>
          <w:rtl/>
        </w:rPr>
        <w:t xml:space="preserve"> דתו </w:t>
      </w:r>
      <w:r>
        <w:rPr>
          <w:rtl/>
        </w:rPr>
        <w:t xml:space="preserve">לא</w:t>
      </w:r>
      <w:r>
        <w:rPr>
          <w:rtl/>
        </w:rPr>
        <w:t xml:space="preserve"> מצער </w:t>
      </w:r>
      <w:ins w:id="91116" w:author="מנוע מכני" w:date="2026-10-11T12:04:39Z">
        <w:r>
          <w:rPr>
            <w:rtl/>
          </w:rPr>
          <w:t xml:space="preserve">לו</w:t>
        </w:r>
      </w:ins>
      <w:del w:id="91117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 xml:space="preserve">אחר שיצא </w:t>
      </w: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כך וכך עשה לי </w:t>
      </w:r>
      <w:r>
        <w:rPr>
          <w:rFonts w:hint="cs"/>
          <w:rtl/>
        </w:rPr>
        <w:t xml:space="preserve">א</w:t>
      </w:r>
      <w:r>
        <w:rPr>
          <w:rtl/>
        </w:rPr>
        <w:t>"</w:t>
      </w:r>
      <w:r>
        <w:rPr>
          <w:rFonts w:hint="cs"/>
          <w:rtl/>
        </w:rPr>
        <w:t xml:space="preserve">ל</w:t>
      </w:r>
      <w:r>
        <w:rPr>
          <w:rFonts w:hint="cs"/>
          <w:rtl/>
        </w:rPr>
        <w:t xml:space="preserve"> מדוע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אמרת לו בפיו </w:t>
      </w:r>
      <w:r>
        <w:rPr>
          <w:rFonts w:hint="cs"/>
          <w:rtl/>
        </w:rPr>
        <w:t xml:space="preserve">א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: חס לי </w:t>
      </w:r>
      <w:r>
        <w:rPr>
          <w:rFonts w:hint="cs"/>
          <w:rtl/>
        </w:rPr>
        <w:t xml:space="preserve">לבייש זרעו </w:t>
      </w:r>
      <w:r>
        <w:rPr>
          <w:rStyle w:val="2fb"/>
          <w:rtl/>
        </w:rPr>
        <w:t xml:space="preserve">דרב</w:t>
      </w:r>
      <w:r>
        <w:rPr>
          <w:rtl/>
        </w:rPr>
        <w:t xml:space="preserve"> על יד</w:t>
      </w:r>
      <w:r>
        <w:rPr>
          <w:rFonts w:hint="cs"/>
          <w:rtl/>
        </w:rPr>
        <w:t>י</w:t>
      </w:r>
    </w:p>
    <w:p>
      <w:pPr>
        <w:pStyle w:val="afffff8"/>
        <w:rPr>
          <w:ins w:id="90143" w:author="קלוד" w:date="2026-10-11T12:18:15Z"/>
        </w:rPr>
      </w:pPr>
      <w:ins w:id="90144" w:author="קלוד" w:date="2026-10-11T12:18:15Z">
        <w:r>
          <w:rPr>
            <w:color w:val="7B3F00"/>
          </w:rPr>
          <w:t xml:space="preserve">עד היכן תוכחה - הכאה, קללה או נזיפה</w:t>
        </w:r>
      </w:ins>
    </w:p>
    <w:p>
      <w:pPr>
        <w:pStyle w:val="38"/>
        <w:rPr>
          <w:ins w:id="93466" w:author="מנוע מכני" w:date="2026-10-11T12:04:39Z"/>
        </w:rPr>
      </w:pPr>
      <w:del w:id="90055" w:author="מנוע מכני" w:date="2026-10-11T12:04:39Z">
        <w:r>
          <w:delText xml:space="preserve"> </w:delText>
        </w:r>
      </w:del>
      <w:r>
        <w:t xml:space="preserve">עד היכן תוכחה? </w:t>
      </w:r>
      <w:r w:rsidRPr="00217260">
        <w:t>רב</w:t>
      </w:r>
      <w:del w:id="94193" w:author="מנוע מכני" w:date="2026-10-11T12:04:39Z">
        <w:r>
          <w:delText xml:space="preserve"> אמר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46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עד הכאה, </w:t>
      </w:r>
      <w:r w:rsidRPr="00217260">
        <w:rPr>
          <w:rStyle w:val="2fb"/>
          <w:b/>
          <w:bCs/>
          <w:rtl/>
        </w:rPr>
        <w:t>ושמואל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עד קללה, </w:t>
      </w:r>
      <w:ins w:id="90120" w:author="מנוע מכני" w:date="2026-10-11T12:04:39Z">
        <w:r>
          <w:rPr>
            <w:rStyle w:val="2fb"/>
            <w:b/>
            <w:bCs/>
            <w:rtl/>
          </w:rPr>
          <w:t xml:space="preserve">ורי"ו</w:t>
        </w:r>
      </w:ins>
      <w:del w:id="90121" w:author="מנוע מכני" w:date="2026-10-11T12:04:39Z">
        <w:r w:rsidRPr="00217260">
          <w:rPr>
            <w:b/>
            <w:bCs/>
            <w:rtl/>
          </w:rPr>
          <w:delText xml:space="preserve">ורבי</w:delText>
        </w:r>
        <w:r>
          <w:rPr>
            <w:rtl/>
          </w:rPr>
          <w:delText xml:space="preserve"> </w:delText>
        </w:r>
        <w:r w:rsidRPr="00217260">
          <w:rPr>
            <w:b/>
            <w:bCs/>
            <w:rtl/>
          </w:rPr>
          <w:delText xml:space="preserve">יוחנן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עד נזיפה.</w:t>
      </w:r>
    </w:p>
    <w:p>
      <w:pPr>
        <w:pStyle w:val="38"/>
        <w:rPr>
          <w:ins w:id="93468" w:author="מנוע מכני" w:date="2026-10-11T12:04:39Z"/>
        </w:rPr>
      </w:pPr>
      <w:del w:id="90056" w:author="מנוע מכני" w:date="2026-10-11T12:04:39Z">
        <w:r w:rsidRPr="00217260">
          <w:delText xml:space="preserve">            </w:delText>
        </w:r>
      </w:del>
      <w:r w:rsidRPr="00217260">
        <w:t>כתנאי</w:t>
      </w:r>
      <w:r>
        <w:t xml:space="preserve">, </w:t>
      </w:r>
      <w:r w:rsidRPr="00217260">
        <w:t>ר"</w:t>
      </w:r>
      <w:r w:rsidRPr="00217260">
        <w:t>א</w:t>
      </w:r>
      <w:del w:id="94194" w:author="מנוע מכני" w:date="2026-10-11T12:04:39Z">
        <w:r>
          <w:delText xml:space="preserve"> אומר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46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עד הכאה, </w:t>
      </w:r>
      <w:r w:rsidRPr="00217260">
        <w:rPr>
          <w:rStyle w:val="2fb"/>
          <w:b/>
          <w:bCs/>
          <w:rtl/>
        </w:rPr>
        <w:t xml:space="preserve">רבי</w:t>
      </w:r>
      <w:r w:rsidRPr="00217260">
        <w:rPr>
          <w:b/>
          <w:bCs/>
          <w:rtl/>
        </w:rPr>
        <w:t xml:space="preserve"> יהושע </w:t>
      </w:r>
      <w:r>
        <w:rPr>
          <w:rtl/>
        </w:rPr>
        <w:t xml:space="preserve">אומר: עד קללה, </w:t>
      </w:r>
      <w:r w:rsidRPr="00217260">
        <w:rPr>
          <w:b/>
          <w:bCs/>
          <w:rtl/>
        </w:rPr>
        <w:t>בן עזאי</w:t>
      </w:r>
      <w:r>
        <w:rPr>
          <w:rtl/>
        </w:rPr>
        <w:t xml:space="preserve"> אומר: עד נזיפה.</w:t>
      </w:r>
    </w:p>
    <w:p w:rsidR="00E403F0" w:rsidRPr="00AD695E" w:rsidRDefault="00E403F0" w:rsidP="00E403F0">
      <w:pPr>
        <w:rPr>
          <w:rtl/>
        </w:rPr>
      </w:pP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• </w:t>
      </w:r>
      <w:r>
        <w:rPr>
          <w:rStyle w:val="2fb"/>
          <w:rFonts w:hint="cs"/>
          <w:rtl/>
        </w:rPr>
        <w:t>ארנב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י</w:t>
      </w:r>
      <w:r>
        <w:rPr>
          <w:rFonts w:hint="cs"/>
          <w:rtl/>
        </w:rPr>
        <w:t xml:space="preserve"> </w:t>
      </w:r>
      <w:r>
        <w:rPr>
          <w:rtl/>
        </w:rPr>
        <w:t xml:space="preserve">ושלשתן מקרא אחד דרשו: </w:t>
      </w:r>
      <w:r>
        <w:rPr>
          <w:rFonts w:hint="cs"/>
          <w:rtl/>
        </w:rPr>
        <w:t>'</w:t>
      </w:r>
      <w:ins w:id="90419" w:author="Claude - סמנטי" w:date="2026-10-11T12:14:28Z">
        <w:r>
          <w:rPr>
            <w:rStyle w:val="afffff0"/>
            <w:rtl/>
          </w:rPr>
          <w:t xml:space="preserve">וַיִּחַר אַף שָׁאוּל בִּיהוֹנָתָן וַיֹּאמֶר לוֹ בֶּן נַעֲוַת הַמַּרְדּוּת</w:t>
        </w:r>
      </w:ins>
      <w:del w:id="90420" w:author="Claude - סמנטי" w:date="2026-10-11T12:14:28Z">
        <w:r>
          <w:rPr>
            <w:rtl/>
          </w:rPr>
          <w:delText xml:space="preserve">ויחר אף שאול ביהונתן ויאמר לו בן נעות המרדות</w:delText>
        </w:r>
      </w:del>
      <w:r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93470" w:author="מנוע מכני" w:date="2026-10-11T12:04:39Z"/>
        </w:rPr>
      </w:pPr>
      <w:r>
        <w:t xml:space="preserve">וכתיב:</w:t>
      </w:r>
    </w:p>
    <w:p w:rsidR="00E403F0" w:rsidRPr="00AD695E" w:rsidRDefault="00E403F0" w:rsidP="00E403F0">
      <w:pPr>
        <w:rPr>
          <w:rtl/>
        </w:rPr>
      </w:pPr>
      <w:del w:id="93471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421" w:author="Claude - סמנטי" w:date="2026-10-11T12:14:28Z">
        <w:r>
          <w:rPr>
            <w:rStyle w:val="afffff0"/>
            <w:rtl/>
          </w:rPr>
          <w:t xml:space="preserve">וַיָּטֶל שָׁאוּל אֶת הַחֲנִית עָלָיו לְהַכּוֹתוֹ</w:t>
        </w:r>
      </w:ins>
      <w:del w:id="90422" w:author="Claude - סמנטי" w:date="2026-10-11T12:14:28Z">
        <w:r>
          <w:rPr>
            <w:rtl/>
          </w:rPr>
          <w:delText xml:space="preserve">ויטל שאול את החנית עליו להכותו</w:delText>
        </w:r>
      </w:del>
      <w:r>
        <w:rPr>
          <w:rFonts w:hint="cs"/>
          <w:rtl/>
        </w:rPr>
        <w:t>'</w:t>
      </w:r>
      <w:r>
        <w:rPr>
          <w:rtl/>
        </w:rPr>
        <w:t>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למ"ד</w:t>
      </w:r>
      <w:r>
        <w:rPr>
          <w:rtl/>
        </w:rPr>
        <w:t xml:space="preserve"> עד הכאה, דלהכותו</w:t>
      </w:r>
      <w:ins w:id="91728" w:author="מנוע מכני" w:date="2026-10-11T12:04:39Z">
        <w:r>
          <w:rPr>
            <w:rtl/>
          </w:rPr>
          <w:t xml:space="preserve">,</w:t>
        </w:r>
      </w:ins>
      <w:del w:id="91729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ולמ"ד</w:t>
      </w:r>
      <w:r>
        <w:rPr>
          <w:rtl/>
        </w:rPr>
        <w:t xml:space="preserve"> עד קללה, דלבשתך ולבושת ערות אמך</w:t>
      </w:r>
      <w:ins w:id="91730" w:author="מנוע מכני" w:date="2026-10-11T12:04:39Z">
        <w:r>
          <w:rPr>
            <w:rtl/>
          </w:rPr>
          <w:t xml:space="preserve">,</w:t>
        </w:r>
      </w:ins>
      <w:del w:id="91731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ולמ"ד</w:t>
      </w:r>
      <w:r>
        <w:rPr>
          <w:rtl/>
        </w:rPr>
        <w:t xml:space="preserve"> עד נזיפה, דויחר אף שאול.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ולמ"ד</w:t>
      </w:r>
      <w:r>
        <w:rPr>
          <w:rtl/>
        </w:rPr>
        <w:t xml:space="preserve"> נזיפה, שאני </w:t>
      </w:r>
      <w:ins w:id="90416" w:author="מנוע מכני" w:date="2026-10-11T12:04:39Z">
        <w:r>
          <w:rPr>
            <w:rtl/>
          </w:rPr>
          <w:t xml:space="preserve">שם</w:t>
        </w:r>
      </w:ins>
      <w:del w:id="90417" w:author="מנוע מכני" w:date="2026-10-11T12:04:39Z">
        <w:r>
          <w:rPr>
            <w:rtl/>
          </w:rPr>
          <w:delText xml:space="preserve">התם</w:delText>
        </w:r>
      </w:del>
      <w:r>
        <w:rPr>
          <w:rtl/>
        </w:rPr>
        <w:t xml:space="preserve">, דאגב חביבות יתיר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 xml:space="preserve">שהיתה </w:t>
      </w:r>
      <w:r>
        <w:rPr>
          <w:rtl/>
        </w:rPr>
        <w:t xml:space="preserve">ליהונתן בדוד, מסר נפשיה </w:t>
      </w:r>
      <w:ins w:id="92718" w:author="מנוע מכני" w:date="2026-10-11T12:04:39Z">
        <w:r>
          <w:rPr>
            <w:rtl/>
          </w:rPr>
          <w:t xml:space="preserve">יותר</w:t>
        </w:r>
      </w:ins>
      <w:del w:id="92719" w:author="מנוע מכני" w:date="2026-10-11T12:04:39Z">
        <w:r>
          <w:rPr>
            <w:rtl/>
          </w:rPr>
          <w:delText xml:space="preserve">טפי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</w:p>
    <w:p>
      <w:pPr>
        <w:pStyle w:val="afffff8"/>
        <w:rPr>
          <w:ins w:id="90141" w:author="קלוד" w:date="2026-10-11T12:18:15Z"/>
        </w:rPr>
      </w:pPr>
      <w:ins w:id="90142" w:author="קלוד" w:date="2026-10-11T12:18:15Z">
        <w:r>
          <w:rPr>
            <w:color w:val="7B3F00"/>
          </w:rPr>
          <w:t xml:space="preserve">עד היכן לא ישנה אדם באכסניא שלו</w:t>
        </w:r>
      </w:ins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• עד היכן </w:t>
      </w:r>
      <w:r>
        <w:rPr>
          <w:rtl/>
        </w:rPr>
        <w:t xml:space="preserve">לא</w:t>
      </w:r>
      <w:r>
        <w:rPr>
          <w:rtl/>
        </w:rPr>
        <w:t xml:space="preserve"> ישנה אדם באכסניא שלו? </w:t>
      </w:r>
    </w:p>
    <w:p>
      <w:pPr>
        <w:pStyle w:val="38"/>
        <w:rPr>
          <w:ins w:id="93472" w:author="מנוע מכני" w:date="2026-10-11T12:04:39Z"/>
        </w:rPr>
      </w:pPr>
      <w:r>
        <w:t xml:space="preserve">רב</w:t>
      </w:r>
      <w:del w:id="94195" w:author="מנוע מכני" w:date="2026-10-11T12:04:39Z">
        <w:r>
          <w:delText xml:space="preserve"> אמר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47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עד הכאה, </w:t>
      </w:r>
      <w:r>
        <w:rPr>
          <w:rStyle w:val="2fb"/>
          <w:rtl/>
        </w:rPr>
        <w:t xml:space="preserve">ושמואל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עד שיפשלו לו כליו לאחוריו.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בהכאה </w:t>
      </w:r>
      <w:ins w:id="91118" w:author="מנוע מכני" w:date="2026-10-11T12:04:39Z">
        <w:r>
          <w:rPr>
            <w:rtl/>
          </w:rPr>
          <w:t xml:space="preserve">שלו</w:t>
        </w:r>
      </w:ins>
      <w:del w:id="91119" w:author="מנוע מכני" w:date="2026-10-11T12:04:39Z">
        <w:r>
          <w:rPr>
            <w:rtl/>
          </w:rPr>
          <w:delText xml:space="preserve">דידיה</w:delText>
        </w:r>
      </w:del>
      <w:r>
        <w:rPr>
          <w:rtl/>
        </w:rPr>
        <w:t xml:space="preserve"> </w:t>
      </w:r>
      <w:r>
        <w:rPr>
          <w:rtl/>
        </w:rPr>
        <w:t xml:space="preserve">כו"</w:t>
      </w:r>
      <w:r>
        <w:rPr>
          <w:rFonts w:hint="cs"/>
          <w:rtl/>
        </w:rPr>
        <w:t xml:space="preserve">ע</w:t>
      </w:r>
      <w:r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418" w:author="מנוע מכני" w:date="2026-10-11T12:04:39Z">
        <w:r>
          <w:rPr>
            <w:rtl/>
          </w:rPr>
          <w:t xml:space="preserve">חלקו</w:t>
        </w:r>
      </w:ins>
      <w:del w:id="90419" w:author="מנוע מכני" w:date="2026-10-11T12:04:39Z">
        <w:r>
          <w:rPr>
            <w:rtl/>
          </w:rPr>
          <w:delText xml:space="preserve">פליגי</w:delText>
        </w:r>
      </w:del>
      <w:r>
        <w:rPr>
          <w:rtl/>
        </w:rPr>
        <w:t xml:space="preserve">, בהפשלת כליו לאחוריו </w:t>
      </w:r>
      <w:r>
        <w:rPr>
          <w:rtl/>
        </w:rPr>
        <w:t xml:space="preserve">כו"</w:t>
      </w:r>
      <w:r>
        <w:rPr>
          <w:rFonts w:hint="cs"/>
          <w:rtl/>
        </w:rPr>
        <w:t xml:space="preserve">ע</w:t>
      </w:r>
      <w:r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420" w:author="מנוע מכני" w:date="2026-10-11T12:04:39Z">
        <w:r>
          <w:rPr>
            <w:rtl/>
          </w:rPr>
          <w:t xml:space="preserve">חלקו</w:t>
        </w:r>
      </w:ins>
      <w:del w:id="90421" w:author="מנוע מכני" w:date="2026-10-11T12:04:39Z">
        <w:r>
          <w:rPr>
            <w:rtl/>
          </w:rPr>
          <w:delText xml:space="preserve">פליגי</w:delText>
        </w:r>
      </w:del>
      <w:r>
        <w:rPr>
          <w:rtl/>
        </w:rPr>
        <w:t xml:space="preserve">, </w:t>
      </w:r>
    </w:p>
    <w:p>
      <w:pPr>
        <w:pStyle w:val="38"/>
        <w:rPr>
          <w:ins w:id="93474" w:author="מנוע מכני" w:date="2026-10-11T12:04:39Z"/>
        </w:rPr>
      </w:pPr>
      <w:ins w:id="90422" w:author="מנוע מכני" w:date="2026-10-11T12:04:39Z">
        <w:r>
          <w:t xml:space="preserve">וחלקו</w:t>
        </w:r>
      </w:ins>
    </w:p>
    <w:p w:rsidR="00E403F0" w:rsidRPr="00AD695E" w:rsidRDefault="00E403F0" w:rsidP="00E403F0">
      <w:pPr>
        <w:rPr>
          <w:rtl/>
        </w:rPr>
      </w:pPr>
      <w:del w:id="90423" w:author="מנוע מכני" w:date="2026-10-11T12:04:39Z">
        <w:r>
          <w:rPr>
            <w:rFonts w:hint="cs"/>
            <w:rtl/>
          </w:rPr>
          <w:delText xml:space="preserve">ו</w:delText>
        </w:r>
        <w:r>
          <w:rPr>
            <w:rtl/>
          </w:rPr>
          <w:delText xml:space="preserve">פליגי</w:delText>
        </w:r>
      </w:del>
      <w:del w:id="9347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בהכאה דדביתהו, </w:t>
      </w:r>
      <w:ins w:id="91526" w:author="מנוע מכני" w:date="2026-10-11T12:04:39Z">
        <w:r>
          <w:rPr>
            <w:rtl/>
          </w:rPr>
          <w:t xml:space="preserve">מ"ד</w:t>
        </w:r>
      </w:ins>
      <w:del w:id="91527" w:author="מנוע מכני" w:date="2026-10-11T12:04:39Z">
        <w:r>
          <w:rPr>
            <w:rtl/>
          </w:rPr>
          <w:delText xml:space="preserve">מר סבר</w:delText>
        </w:r>
      </w:del>
      <w:r>
        <w:rPr>
          <w:rtl/>
        </w:rPr>
        <w:t xml:space="preserve">: כיון </w:t>
      </w:r>
      <w:r>
        <w:rPr>
          <w:rFonts w:hint="cs"/>
          <w:rtl/>
        </w:rPr>
        <w:t xml:space="preserve">דלעצמו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מצער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נפק</w:t>
      </w:r>
      <w:r>
        <w:rPr>
          <w:rtl/>
        </w:rPr>
        <w:t>"</w:t>
      </w:r>
      <w:r>
        <w:rPr>
          <w:rFonts w:hint="cs"/>
          <w:rtl/>
        </w:rPr>
        <w:t xml:space="preserve">מ</w:t>
      </w:r>
      <w:r>
        <w:rPr>
          <w:rFonts w:hint="cs"/>
          <w:rtl/>
        </w:rPr>
        <w:t xml:space="preserve"> ומר סבר יבוא להטרידו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וכל כך למה? דאמר מר: אכסנאי פוגם ונפגם.</w:t>
      </w:r>
    </w:p>
    <w:p>
      <w:pPr>
        <w:pStyle w:val="38"/>
        <w:rPr>
          <w:ins w:id="93476" w:author="מנוע מכני" w:date="2026-10-11T12:04:39Z"/>
        </w:rPr>
      </w:pPr>
      <w:r w:rsidRPr="00A757C8">
        <w:t>א</w:t>
      </w:r>
      <w:r w:rsidRPr="00A757C8">
        <w:t>ריא</w:t>
      </w:r>
      <w:r w:rsidRPr="00A757C8">
        <w:t>"</w:t>
      </w:r>
      <w:r w:rsidRPr="00A757C8">
        <w:t>ר</w:t>
      </w:r>
      <w:r w:rsidRPr="00A757C8">
        <w:t xml:space="preserve">:</w:t>
      </w:r>
    </w:p>
    <w:p w:rsidR="00E403F0" w:rsidRPr="00AD695E" w:rsidRDefault="00E403F0" w:rsidP="00E403F0">
      <w:pPr>
        <w:rPr>
          <w:rtl/>
        </w:rPr>
      </w:pPr>
      <w:del w:id="93477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מנין שלא ישנה אדם באכסניא שלו מן התורה? </w:t>
      </w:r>
      <w:ins w:id="92444" w:author="מנוע מכני" w:date="2026-10-11T12:04:39Z">
        <w:r>
          <w:rPr>
            <w:rtl/>
          </w:rPr>
          <w:t xml:space="preserve">ד'</w:t>
        </w:r>
      </w:ins>
      <w:del w:id="92445" w:author="מנוע מכני" w:date="2026-10-11T12:04:39Z">
        <w:r w:rsidRPr="00A757C8">
          <w:rPr>
            <w:rtl/>
          </w:rPr>
          <w:delText xml:space="preserve">שנאמר: </w:delText>
        </w:r>
        <w:r w:rsidRPr="00A757C8">
          <w:rPr>
            <w:rFonts w:hint="cs"/>
            <w:rtl/>
          </w:rPr>
          <w:delText xml:space="preserve">'</w:delText>
        </w:r>
      </w:del>
      <w:r w:rsidRPr="00A757C8">
        <w:rPr>
          <w:rStyle w:val="afffff0"/>
          <w:rtl/>
        </w:rPr>
        <w:t>עד המקום אשר היה שם אהלו בתחלה</w:t>
      </w:r>
      <w:r w:rsidRPr="00A757C8">
        <w:rPr>
          <w:rFonts w:hint="cs"/>
          <w:rtl/>
        </w:rPr>
        <w:t>'</w:t>
      </w:r>
      <w:r w:rsidRPr="00A757C8">
        <w:rPr>
          <w:rtl/>
        </w:rPr>
        <w:t>.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tl/>
        </w:rPr>
        <w:t xml:space="preserve">רבי יוסי</w:t>
      </w:r>
      <w:r>
        <w:rPr>
          <w:rtl/>
        </w:rPr>
        <w:t xml:space="preserve"> ברבי חנינא </w:t>
      </w:r>
      <w:r>
        <w:rPr>
          <w:rtl/>
        </w:rPr>
        <w:t xml:space="preserve">אמר</w:t>
      </w:r>
      <w:r>
        <w:rPr>
          <w:rtl/>
        </w:rPr>
        <w:t xml:space="preserve">, מ</w:t>
      </w:r>
      <w:r>
        <w:rPr>
          <w:rFonts w:hint="cs"/>
          <w:rtl/>
        </w:rPr>
        <w:t>'</w:t>
      </w:r>
      <w:ins w:id="90423" w:author="Claude - סמנטי" w:date="2026-10-11T12:14:28Z">
        <w:r>
          <w:rPr>
            <w:rStyle w:val="afffff0"/>
            <w:rtl/>
          </w:rPr>
          <w:t xml:space="preserve">וַיֵּלֶךְ לְמַסָּעָיו</w:t>
        </w:r>
      </w:ins>
      <w:del w:id="90424" w:author="Claude - סמנטי" w:date="2026-10-11T12:14:28Z">
        <w:r>
          <w:rPr>
            <w:rtl/>
          </w:rPr>
          <w:delText xml:space="preserve">וילך למסעיו</w:delText>
        </w:r>
      </w:del>
      <w:r>
        <w:rPr>
          <w:rFonts w:hint="cs"/>
          <w:rtl/>
        </w:rPr>
        <w:t>'</w:t>
      </w:r>
    </w:p>
    <w:p w:rsidR="00E403F0" w:rsidRPr="00AD695E" w:rsidRDefault="00E403F0" w:rsidP="00E403F0">
      <w:pPr>
        <w:rPr>
          <w:rtl/>
        </w:rPr>
      </w:pPr>
      <w:ins w:id="90424" w:author="מנוע מכני" w:date="2026-10-11T12:04:39Z">
        <w:r>
          <w:rPr>
            <w:b/>
            <w:bCs/>
            <w:rtl/>
          </w:rPr>
          <w:t xml:space="preserve">יש</w:t>
        </w:r>
      </w:ins>
      <w:del w:id="90425" w:author="מנוע מכני" w:date="2026-10-11T12:04:39Z">
        <w:r w:rsidRPr="00217260">
          <w:rPr>
            <w:b/>
            <w:bCs/>
            <w:rtl/>
          </w:rPr>
          <w:delText xml:space="preserve">איכא</w:delText>
        </w:r>
      </w:del>
      <w:r w:rsidRPr="00217260">
        <w:rPr>
          <w:b/>
          <w:bCs/>
          <w:rtl/>
        </w:rPr>
        <w:t xml:space="preserve"> </w:t>
      </w:r>
      <w:ins w:id="90083" w:author="Claude - סמנטי" w:date="2026-10-11T12:14:28Z">
        <w:r>
          <w:rPr>
            <w:b/>
            <w:bCs/>
            <w:rtl/>
          </w:rPr>
          <w:t xml:space="preserve">ביניהם</w:t>
        </w:r>
      </w:ins>
      <w:del w:id="90084" w:author="Claude - סמנטי" w:date="2026-10-11T12:14:28Z">
        <w:r w:rsidRPr="00217260">
          <w:rPr>
            <w:b/>
            <w:bCs/>
            <w:rtl/>
          </w:rPr>
          <w:delText xml:space="preserve">בינייהו</w:delText>
        </w:r>
      </w:del>
      <w:r>
        <w:rPr>
          <w:rtl/>
        </w:rPr>
        <w:t xml:space="preserve"> אכסנאי דאקראי.</w:t>
      </w:r>
    </w:p>
    <w:p w:rsidR="00E403F0" w:rsidRPr="00AD695E" w:rsidRDefault="00E403F0" w:rsidP="00E403F0">
      <w:pPr>
        <w:rPr>
          <w:rtl/>
        </w:rPr>
      </w:pPr>
    </w:p>
    <w:p>
      <w:pPr>
        <w:pStyle w:val="38"/>
        <w:rPr>
          <w:ins w:id="93479" w:author="מנוע מכני" w:date="2026-10-11T12:04:39Z"/>
        </w:rPr>
      </w:pPr>
      <w:del w:id="93478" w:author="מנוע מכני" w:date="2026-10-11T12:04:39Z">
        <w:r>
          <w:delText xml:space="preserve">•</w:delText>
        </w:r>
      </w:del>
      <w:r>
        <w:t xml:space="preserve"> </w:t>
      </w:r>
      <w:r>
        <w:t>ארי</w:t>
      </w:r>
      <w:r>
        <w:t>"</w:t>
      </w:r>
      <w:r>
        <w:t>ו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480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מנין שלא ישנה אדם מאומנותו ומאומנות אבותיו? </w:t>
      </w:r>
    </w:p>
    <w:p w:rsidR="00E403F0" w:rsidRPr="00AD695E" w:rsidRDefault="00E403F0" w:rsidP="00E403F0">
      <w:pPr>
        <w:rPr>
          <w:rtl/>
        </w:rPr>
      </w:pPr>
      <w:r w:rsidRPr="00A757C8">
        <w:rPr>
          <w:rFonts w:hint="cs"/>
          <w:rtl/>
        </w:rPr>
        <w:t>ד'</w:t>
      </w:r>
      <w:ins w:id="90425" w:author="Claude - סמנטי" w:date="2026-10-11T12:14:28Z">
        <w:r>
          <w:rPr>
            <w:rStyle w:val="afffff0"/>
            <w:rtl/>
          </w:rPr>
          <w:t xml:space="preserve">וַיִּשְׁלַח הַמֶּלֶךְ שְׁלֹמֹה וַיִּקַּח אֶת חִירָם מִצֹּר בֶּן אִשָּׁה אַלְמָנָה הוּא מִמַּטֵּה נַפְתָּלִי וְאָבִיו אִישׁ צֹרִי חֹרֵשׁ נְחוֹשֶׁת</w:t>
        </w:r>
      </w:ins>
      <w:del w:id="90426" w:author="Claude - סמנטי" w:date="2026-10-11T12:14:28Z">
        <w:r w:rsidRPr="00A757C8">
          <w:rPr>
            <w:rtl/>
          </w:rPr>
          <w:delText xml:space="preserve">וישלח המלך שלמה ויקח את חירם מצר בן אשה אלמנה הוא ממטה נפתלי ואביו איש צרי חרש נחושת</w:delText>
        </w:r>
      </w:del>
      <w:r w:rsidRPr="00A757C8">
        <w:rPr>
          <w:rFonts w:hint="cs"/>
          <w:rtl/>
        </w:rPr>
        <w:t>'</w:t>
      </w:r>
      <w:r w:rsidRPr="00A757C8">
        <w:rPr>
          <w:rtl/>
        </w:rPr>
        <w:t xml:space="preserve">, </w:t>
      </w:r>
    </w:p>
    <w:p>
      <w:pPr>
        <w:pStyle w:val="38"/>
        <w:rPr>
          <w:ins w:id="93481" w:author="מנוע מכני" w:date="2026-10-11T12:04:39Z"/>
        </w:rPr>
      </w:pPr>
      <w:r>
        <w:t xml:space="preserve">ואמר מר:</w:t>
      </w:r>
    </w:p>
    <w:p w:rsidR="00E403F0" w:rsidRPr="00AD695E" w:rsidRDefault="00E403F0" w:rsidP="00E403F0">
      <w:pPr>
        <w:rPr>
          <w:rtl/>
        </w:rPr>
      </w:pPr>
      <w:del w:id="93482" w:author="מנוע מכני" w:date="2026-10-11T12:04:39Z">
        <w:r>
          <w:rPr>
            <w:rtl/>
          </w:rPr>
          <w:delText xml:space="preserve"> </w:delText>
        </w:r>
      </w:del>
      <w:ins w:id="90085" w:author="Claude - סמנטי" w:date="2026-10-11T12:14:28Z">
        <w:r>
          <w:rPr>
            <w:rtl/>
          </w:rPr>
          <w:t xml:space="preserve">אמו</w:t>
        </w:r>
      </w:ins>
      <w:del w:id="90086" w:author="Claude - סמנטי" w:date="2026-10-11T12:14:28Z">
        <w:r>
          <w:rPr>
            <w:rtl/>
          </w:rPr>
          <w:delText xml:space="preserve">אימיה</w:delText>
        </w:r>
      </w:del>
      <w:r>
        <w:rPr>
          <w:rtl/>
        </w:rPr>
        <w:t xml:space="preserve"> מבית דן, וכתיב: </w:t>
      </w:r>
      <w:r>
        <w:rPr>
          <w:rStyle w:val="afffff0"/>
          <w:rFonts w:hint="cs"/>
          <w:rtl/>
          <w:rPrChange w:id="9042" w:author="מנוע פסוקים" w:date="2026-10-11T09:22:04Z">
            <w:rPr>
              <w:rFonts w:hint="cs"/>
              <w:rtl/>
            </w:rPr>
          </w:rPrChange>
        </w:rPr>
        <w:t xml:space="preserve">את </w:t>
      </w:r>
      <w:r>
        <w:rPr>
          <w:rStyle w:val="afffff0"/>
          <w:rtl/>
          <w:rPrChange w:id="9043" w:author="מנוע פסוקים" w:date="2026-10-11T09:22:04Z">
            <w:rPr>
              <w:rtl/>
            </w:rPr>
          </w:rPrChange>
        </w:rPr>
        <w:t xml:space="preserve">אהליאב בן אחיסמך למטה דן</w:t>
      </w:r>
      <w:r>
        <w:rPr>
          <w:rtl/>
        </w:rPr>
        <w:t xml:space="preserve">.</w:t>
      </w:r>
    </w:p>
    <w:p>
      <w:pPr>
        <w:pStyle w:val="afffff8"/>
        <w:rPr>
          <w:ins w:id="90139" w:author="קלוד" w:date="2026-10-11T12:18:15Z"/>
        </w:rPr>
      </w:pPr>
      <w:ins w:id="90140" w:author="קלוד" w:date="2026-10-11T12:18:15Z">
        <w:r>
          <w:rPr>
            <w:color w:val="7B3F00"/>
          </w:rPr>
          <w:t xml:space="preserve">עד היכן תכלית יסורין</w:t>
        </w:r>
      </w:ins>
    </w:p>
    <w:p>
      <w:pPr>
        <w:pStyle w:val="38"/>
        <w:rPr>
          <w:ins w:id="93483" w:author="מנוע מכני" w:date="2026-10-11T12:04:39Z"/>
        </w:rPr>
      </w:pPr>
      <w:r>
        <w:t>עד היכן תכלית יסורין? א</w:t>
      </w:r>
      <w:r>
        <w:t>ר</w:t>
      </w:r>
      <w:r>
        <w:t>"</w:t>
      </w:r>
      <w:r>
        <w:t>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48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כל שארגו לו בגד ללבוש ואין מתקבל עליו.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מתקיף </w:t>
      </w:r>
      <w:r>
        <w:rPr>
          <w:rStyle w:val="2fb"/>
          <w:rtl/>
        </w:rPr>
        <w:t xml:space="preserve">רבא</w:t>
      </w:r>
      <w:r>
        <w:rPr>
          <w:rtl/>
        </w:rPr>
        <w:t xml:space="preserve"> זעירא, ואיתימא </w:t>
      </w:r>
      <w:r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>שב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נ</w:t>
      </w:r>
      <w:r>
        <w:rPr>
          <w:rtl/>
        </w:rPr>
        <w:t xml:space="preserve"> גדולה מזו אמרו: </w:t>
      </w:r>
      <w:ins w:id="90122" w:author="מנוע מכני" w:date="2026-10-11T12:04:39Z">
        <w:r>
          <w:rPr>
            <w:rtl/>
          </w:rPr>
          <w:t xml:space="preserve">אפי'</w:t>
        </w:r>
      </w:ins>
      <w:del w:id="90123" w:author="מנוע מכני" w:date="2026-10-11T12:04:39Z">
        <w:r>
          <w:rPr>
            <w:rtl/>
          </w:rPr>
          <w:delText xml:space="preserve">אפילו</w:delText>
        </w:r>
      </w:del>
      <w:r>
        <w:rPr>
          <w:rtl/>
        </w:rPr>
        <w:t xml:space="preserve"> נתכוונו למזוג בחמין ומזגו לו בצונן, בצונן ומזגו לו בחמין, ואת אמרת כולי </w:t>
      </w:r>
      <w:ins w:id="91120" w:author="מנוע מכני" w:date="2026-10-11T12:04:39Z">
        <w:r>
          <w:rPr>
            <w:rtl/>
          </w:rPr>
          <w:t xml:space="preserve">זה</w:t>
        </w:r>
      </w:ins>
      <w:del w:id="91121" w:author="מנוע מכני" w:date="2026-10-11T12:04:39Z">
        <w:r>
          <w:rPr>
            <w:rtl/>
          </w:rPr>
          <w:delText xml:space="preserve">האי</w:delText>
        </w:r>
      </w:del>
      <w:r>
        <w:rPr>
          <w:rtl/>
        </w:rPr>
        <w:t xml:space="preserve">! מר בריה </w:t>
      </w:r>
      <w:r>
        <w:rPr>
          <w:rStyle w:val="2fb"/>
          <w:rtl/>
        </w:rPr>
        <w:t xml:space="preserve">דרבינא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</w:t>
      </w:r>
      <w:ins w:id="90124" w:author="מנוע מכני" w:date="2026-10-11T12:04:39Z">
        <w:r>
          <w:rPr>
            <w:rtl/>
          </w:rPr>
          <w:t xml:space="preserve">אפי'</w:t>
        </w:r>
      </w:ins>
      <w:del w:id="90125" w:author="מנוע מכני" w:date="2026-10-11T12:04:39Z">
        <w:r>
          <w:rPr>
            <w:rtl/>
          </w:rPr>
          <w:delText xml:space="preserve">אפילו</w:delText>
        </w:r>
      </w:del>
      <w:r>
        <w:rPr>
          <w:rtl/>
        </w:rPr>
        <w:t xml:space="preserve"> נהפך לו חלוקו.</w:t>
      </w:r>
    </w:p>
    <w:p>
      <w:pPr>
        <w:pStyle w:val="38"/>
        <w:rPr>
          <w:ins w:id="93485" w:author="מנוע מכני" w:date="2026-10-11T12:04:39Z"/>
        </w:rPr>
      </w:pPr>
      <w:r>
        <w:t>רבא</w:t>
      </w:r>
      <w:r>
        <w:t>[ר</w:t>
      </w:r>
      <w:r>
        <w:t>"</w:t>
      </w:r>
      <w:r>
        <w:t>ח רי</w:t>
      </w:r>
      <w:r>
        <w:t>"</w:t>
      </w:r>
      <w:r>
        <w:t xml:space="preserve">צ ] </w:t>
      </w:r>
      <w:ins w:id="92068" w:author="מנוע מכני" w:date="2026-10-11T12:04:39Z">
        <w:r>
          <w:t xml:space="preserve">וברייתא</w:t>
        </w:r>
      </w:ins>
      <w:del w:id="92069" w:author="מנוע מכני" w:date="2026-10-11T12:04:39Z">
        <w:r>
          <w:delText xml:space="preserve">ו</w:delText>
        </w:r>
        <w:r>
          <w:delText xml:space="preserve">מתניתא</w:delText>
        </w:r>
      </w:del>
      <w:r>
        <w:t xml:space="preserve"> תנא:</w:t>
      </w:r>
    </w:p>
    <w:p w:rsidR="00E403F0" w:rsidRPr="00AD695E" w:rsidRDefault="00E403F0" w:rsidP="00E403F0">
      <w:pPr>
        <w:rPr>
          <w:rtl/>
        </w:rPr>
      </w:pPr>
      <w:del w:id="93486" w:author="מנוע מכני" w:date="2026-10-11T12:04:39Z">
        <w:r>
          <w:rPr>
            <w:rtl/>
          </w:rPr>
          <w:delText xml:space="preserve"> </w:delText>
        </w:r>
      </w:del>
      <w:ins w:id="90126" w:author="מנוע מכני" w:date="2026-10-11T12:04:39Z">
        <w:r>
          <w:rPr>
            <w:rtl/>
          </w:rPr>
          <w:t xml:space="preserve">אפי'</w:t>
        </w:r>
      </w:ins>
      <w:del w:id="90127" w:author="מנוע מכני" w:date="2026-10-11T12:04:39Z">
        <w:r>
          <w:rPr>
            <w:rtl/>
          </w:rPr>
          <w:delText xml:space="preserve">אפילו</w:delText>
        </w:r>
      </w:del>
      <w:r>
        <w:rPr>
          <w:rtl/>
        </w:rPr>
        <w:t xml:space="preserve"> הושיט ידו לכיס ליטול שלש ועלו בידו שתים.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דווקא שלש ועלו בידו שתים, אבל שתים ועלו בידו שלש </w:t>
      </w:r>
      <w:r>
        <w:rPr>
          <w:rtl/>
        </w:rPr>
        <w:t xml:space="preserve">לא</w:t>
      </w:r>
      <w:r>
        <w:rPr>
          <w:rtl/>
        </w:rPr>
        <w:t xml:space="preserve">, </w:t>
      </w:r>
      <w:ins w:id="90426" w:author="מנוע מכני" w:date="2026-10-11T12:04:39Z">
        <w:r>
          <w:rPr>
            <w:rtl/>
          </w:rPr>
          <w:t xml:space="preserve">דאין</w:t>
        </w:r>
      </w:ins>
      <w:del w:id="90427" w:author="מנוע מכני" w:date="2026-10-11T12:04:39Z">
        <w:r>
          <w:rPr>
            <w:rtl/>
          </w:rPr>
          <w:delText xml:space="preserve">דליכא</w:delText>
        </w:r>
      </w:del>
      <w:r>
        <w:rPr>
          <w:rtl/>
        </w:rPr>
        <w:t xml:space="preserve"> טירחא </w:t>
      </w:r>
      <w:ins w:id="90087" w:author="Claude - סמנטי" w:date="2026-10-11T12:14:28Z">
        <w:r>
          <w:rPr>
            <w:rtl/>
          </w:rPr>
          <w:t xml:space="preserve">להשליכם</w:t>
        </w:r>
      </w:ins>
      <w:del w:id="90088" w:author="Claude - סמנטי" w:date="2026-10-11T12:14:28Z">
        <w:r>
          <w:rPr>
            <w:rtl/>
          </w:rPr>
          <w:delText xml:space="preserve">למישדייהו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וכל כך למה? </w:t>
      </w:r>
      <w:r>
        <w:rPr>
          <w:rtl/>
        </w:rPr>
        <w:t xml:space="preserve">דתניא</w:t>
      </w:r>
      <w:r>
        <w:rPr>
          <w:rtl/>
        </w:rPr>
        <w:t xml:space="preserve"> דבי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: כל שעברו עליו ארבעים יום בלא יסורין קיבל עולמו.</w:t>
      </w:r>
    </w:p>
    <w:p>
      <w:pPr>
        <w:pStyle w:val="38"/>
        <w:rPr>
          <w:ins w:id="93487" w:author="מנוע מכני" w:date="2026-10-11T12:04:39Z"/>
        </w:rPr>
      </w:pPr>
      <w:r>
        <w:t xml:space="preserve">במערבא</w:t>
      </w:r>
      <w:del w:id="94196" w:author="מנוע מכני" w:date="2026-10-11T12:04:39Z">
        <w:r>
          <w:delText xml:space="preserve"> </w:delText>
        </w:r>
        <w:r>
          <w:delText xml:space="preserve">אמרו</w:delText>
        </w:r>
      </w:del>
      <w:ins w:id="90428" w:author="מנוע מכני" w:date="2026-10-11T12:04:39Z"/>
      <w:del w:id="90429" w:author="מנוע מכני" w:date="2026-10-11T12:04:39Z">
        <w:r>
          <w:delText xml:space="preserve">אמרי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488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פורענות מזדמנת לו.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יז.</w:t>
      </w:r>
    </w:p>
    <w:p>
      <w:pPr>
        <w:pStyle w:val="38"/>
        <w:rPr>
          <w:ins w:id="93489" w:author="מנוע מכני" w:date="2026-10-11T12:04:39Z"/>
        </w:rPr>
      </w:pPr>
      <w:r w:rsidRPr="00E87E21">
        <w:t xml:space="preserve">תניא</w:t>
      </w:r>
      <w:r w:rsidRPr="00E87E21">
        <w:t xml:space="preserve">, ר"</w:t>
      </w:r>
      <w:r w:rsidRPr="00E87E21">
        <w:t xml:space="preserve">א </w:t>
      </w:r>
      <w:r w:rsidRPr="00E87E21">
        <w:t xml:space="preserve">הגדול:</w:t>
      </w:r>
    </w:p>
    <w:p w:rsidR="00E403F0" w:rsidRPr="00E87E21" w:rsidRDefault="00E403F0" w:rsidP="00E403F0">
      <w:pPr>
        <w:rPr>
          <w:spacing w:val="-6"/>
          <w:rtl/>
        </w:rPr>
      </w:pPr>
      <w:del w:id="93490" w:author="מנוע מכני" w:date="2026-10-11T12:04:39Z">
        <w:r w:rsidRPr="00E87E21">
          <w:rPr>
            <w:spacing w:val="-6"/>
            <w:rtl/>
          </w:rPr>
          <w:delText xml:space="preserve"> </w:delText>
        </w:r>
      </w:del>
      <w:r w:rsidRPr="00E87E21">
        <w:rPr>
          <w:spacing w:val="-6"/>
          <w:rtl/>
        </w:rPr>
        <w:t xml:space="preserve">אלמלא בא </w:t>
      </w:r>
      <w:r w:rsidRPr="00E87E21">
        <w:rPr>
          <w:spacing w:val="-6"/>
          <w:rtl/>
        </w:rPr>
        <w:t xml:space="preserve">הקב"ה</w:t>
      </w:r>
      <w:r w:rsidRPr="00E87E21">
        <w:rPr>
          <w:spacing w:val="-6"/>
          <w:rtl/>
        </w:rPr>
        <w:t xml:space="preserve"> עם אברהם יצחק ויעקב בדין - אין יכולין לעמוד מפני תוכחה, </w:t>
      </w:r>
    </w:p>
    <w:p w:rsidR="00E403F0" w:rsidRPr="002B4E05" w:rsidRDefault="00E403F0" w:rsidP="00E403F0">
      <w:pPr>
        <w:rPr>
          <w:spacing w:val="-2"/>
          <w:rtl/>
        </w:rPr>
      </w:pPr>
      <w:r w:rsidRPr="002B4E05">
        <w:rPr>
          <w:spacing w:val="-2"/>
          <w:rtl/>
        </w:rPr>
        <w:t>שנא</w:t>
      </w:r>
      <w:r w:rsidRPr="002B4E05">
        <w:rPr>
          <w:rFonts w:hint="cs"/>
          <w:spacing w:val="-2"/>
          <w:rtl/>
        </w:rPr>
        <w:t>'</w:t>
      </w:r>
      <w:ins w:id="90427" w:author="Claude - סמנטי" w:date="2026-10-11T12:14:28Z">
        <w:r>
          <w:rPr>
            <w:rStyle w:val="afffff0"/>
            <w:spacing w:val="-2"/>
            <w:rtl/>
          </w:rPr>
          <w:t xml:space="preserve">: וְעַתָּה הִתְיַצְּבוּ וְאִשָּׁפְטָה אִתְּכֶם לִפְנֵי ה</w:t>
        </w:r>
      </w:ins>
      <w:del w:id="90428" w:author="Claude - סמנטי" w:date="2026-10-11T12:14:28Z">
        <w:r w:rsidRPr="002B4E05">
          <w:rPr>
            <w:spacing w:val="-2"/>
            <w:rtl/>
          </w:rPr>
          <w:delText xml:space="preserve">: ועתה התיצבו ואשפטה אתכם לפני ה</w:delText>
        </w:r>
      </w:del>
      <w:r w:rsidR="00D64BA8">
        <w:rPr>
          <w:spacing w:val="-2"/>
          <w:rtl/>
        </w:rPr>
        <w:t>'</w:t>
      </w:r>
      <w:r w:rsidRPr="002B4E05">
        <w:rPr>
          <w:spacing w:val="-2"/>
          <w:rtl/>
        </w:rPr>
        <w:t xml:space="preserve"> את כל צדקות ה</w:t>
      </w:r>
      <w:r w:rsidR="00D64BA8">
        <w:rPr>
          <w:spacing w:val="-2"/>
          <w:rtl/>
        </w:rPr>
        <w:t>'</w:t>
      </w:r>
      <w:r w:rsidRPr="002B4E05">
        <w:rPr>
          <w:spacing w:val="-2"/>
          <w:rtl/>
        </w:rPr>
        <w:t xml:space="preserve"> אשר עשה אתכם ואת אבותיכם.</w:t>
      </w:r>
    </w:p>
    <w:p>
      <w:pPr>
        <w:pStyle w:val="afffff8"/>
        <w:rPr>
          <w:ins w:id="90137" w:author="קלוד" w:date="2026-10-11T12:18:15Z"/>
        </w:rPr>
      </w:pPr>
      <w:ins w:id="90138" w:author="קלוד" w:date="2026-10-11T12:18:15Z">
        <w:r>
          <w:rPr>
            <w:color w:val="7B3F00"/>
          </w:rPr>
          <w:t xml:space="preserve">דור לפי פרנס או פרנס לפי דורו</w:t>
        </w:r>
      </w:ins>
    </w:p>
    <w:p w:rsidR="00E403F0" w:rsidRPr="00AD695E" w:rsidRDefault="00E403F0" w:rsidP="00E403F0">
      <w:pPr>
        <w:rPr>
          <w:rtl/>
        </w:rPr>
      </w:pPr>
      <w:del w:id="90057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r>
        <w:rPr>
          <w:rStyle w:val="afffff0"/>
          <w:rtl/>
        </w:rPr>
        <w:t>זה דור דורשיו מבקשי פניך יעקב סלה</w:t>
      </w:r>
      <w:r>
        <w:rPr>
          <w:rFonts w:hint="cs"/>
          <w:rtl/>
        </w:rPr>
        <w:t>'</w:t>
      </w:r>
      <w:r>
        <w:rPr>
          <w:rtl/>
        </w:rPr>
        <w:t xml:space="preserve"> </w:t>
      </w:r>
      <w:ins w:id="90430" w:author="מנוע מכני" w:date="2026-10-11T12:04:39Z">
        <w:r>
          <w:rPr>
            <w:rtl/>
          </w:rPr>
          <w:t xml:space="preserve">חלקו</w:t>
        </w:r>
      </w:ins>
      <w:del w:id="90431" w:author="מנוע מכני" w:date="2026-10-11T12:04:39Z">
        <w:r>
          <w:rPr>
            <w:rtl/>
          </w:rPr>
          <w:delText xml:space="preserve">פליגי</w:delText>
        </w:r>
      </w:del>
      <w:r>
        <w:rPr>
          <w:rtl/>
        </w:rPr>
        <w:t xml:space="preserve"> בה </w:t>
      </w:r>
      <w:r>
        <w:rPr>
          <w:rStyle w:val="2fb"/>
          <w:rtl/>
        </w:rPr>
        <w:t xml:space="preserve">ר"</w:t>
      </w:r>
      <w:r>
        <w:rPr>
          <w:rStyle w:val="2fb"/>
          <w:rFonts w:hint="cs"/>
          <w:rtl/>
        </w:rPr>
        <w:t xml:space="preserve">י</w:t>
      </w:r>
      <w:r>
        <w:rPr>
          <w:rFonts w:hint="cs"/>
          <w:rtl/>
        </w:rPr>
        <w:t xml:space="preserve"> הנשיא </w:t>
      </w:r>
      <w:r>
        <w:rPr>
          <w:rtl/>
        </w:rPr>
        <w:t xml:space="preserve">ורבנן, חד </w:t>
      </w:r>
      <w:r>
        <w:rPr>
          <w:rtl/>
        </w:rPr>
        <w:t xml:space="preserve">אמר</w:t>
      </w:r>
      <w:r>
        <w:rPr>
          <w:rtl/>
        </w:rPr>
        <w:t xml:space="preserve">: דור לפי פרנס, וחד </w:t>
      </w:r>
      <w:r>
        <w:rPr>
          <w:rtl/>
        </w:rPr>
        <w:t xml:space="preserve">אמר</w:t>
      </w:r>
      <w:r>
        <w:rPr>
          <w:rtl/>
        </w:rPr>
        <w:t xml:space="preserve">: פרנס לפי דורו.</w:t>
      </w:r>
    </w:p>
    <w:p w:rsidR="00E403F0" w:rsidRPr="00DC5F70" w:rsidRDefault="00E403F0" w:rsidP="00E403F0">
      <w:pPr>
        <w:rPr>
          <w:spacing w:val="-4"/>
          <w:rtl/>
        </w:rPr>
      </w:pPr>
      <w:r w:rsidRPr="00DC5F70">
        <w:rPr>
          <w:b/>
          <w:bCs/>
          <w:spacing w:val="-4"/>
          <w:rtl/>
        </w:rPr>
        <w:t>הלכתא</w:t>
      </w:r>
      <w:ins w:id="91732" w:author="מנוע מכני" w:date="2026-10-11T12:04:39Z">
        <w:r>
          <w:rPr>
            <w:rFonts w:hint="cs"/>
            <w:spacing w:val="-4"/>
            <w:rtl/>
          </w:rPr>
          <w:t xml:space="preserve"> </w:t>
        </w:r>
      </w:ins>
      <w:del w:id="91733" w:author="מנוע מכני" w:date="2026-10-11T12:04:39Z">
        <w:r w:rsidRPr="00DC5F70">
          <w:rPr>
            <w:rFonts w:hint="cs"/>
            <w:spacing w:val="-4"/>
            <w:rtl/>
          </w:rPr>
          <w:delText xml:space="preserve">  </w:delText>
        </w:r>
      </w:del>
      <w:ins w:id="90432" w:author="מנוע מכני" w:date="2026-10-11T12:04:39Z">
        <w:r>
          <w:rPr>
            <w:rFonts w:hint="cs"/>
            <w:spacing w:val="-4"/>
            <w:rtl/>
          </w:rPr>
          <w:t xml:space="preserve">ולא</w:t>
        </w:r>
      </w:ins>
      <w:del w:id="90433" w:author="מנוע מכני" w:date="2026-10-11T12:04:39Z">
        <w:r w:rsidRPr="00DC5F70">
          <w:rPr>
            <w:rFonts w:hint="cs"/>
            <w:spacing w:val="-4"/>
            <w:rtl/>
          </w:rPr>
          <w:delText xml:space="preserve">ולאו</w:delText>
        </w:r>
      </w:del>
      <w:r w:rsidRPr="00DC5F70">
        <w:rPr>
          <w:rFonts w:hint="cs"/>
          <w:spacing w:val="-4"/>
          <w:rtl/>
        </w:rPr>
        <w:t xml:space="preserve"> </w:t>
      </w:r>
      <w:ins w:id="90089" w:author="Claude - סמנטי" w:date="2026-10-11T12:14:28Z">
        <w:r>
          <w:rPr>
            <w:spacing w:val="-4"/>
            <w:rtl/>
          </w:rPr>
          <w:t xml:space="preserve">לטובה</w:t>
        </w:r>
      </w:ins>
      <w:del w:id="90090" w:author="Claude - סמנטי" w:date="2026-10-11T12:14:28Z">
        <w:r w:rsidRPr="00DC5F70">
          <w:rPr>
            <w:spacing w:val="-4"/>
            <w:rtl/>
          </w:rPr>
          <w:delText xml:space="preserve">למעליותא</w:delText>
        </w:r>
      </w:del>
      <w:r w:rsidRPr="00DC5F70">
        <w:rPr>
          <w:spacing w:val="-4"/>
          <w:rtl/>
        </w:rPr>
        <w:t xml:space="preserve">, דמר סבר: </w:t>
      </w:r>
      <w:ins w:id="92170" w:author="מנוע מכני" w:date="2026-10-11T12:04:39Z">
        <w:r>
          <w:rPr>
            <w:spacing w:val="-4"/>
            <w:rtl/>
          </w:rPr>
          <w:t xml:space="preserve">אם </w:t>
        </w:r>
      </w:ins>
      <w:del w:id="92171" w:author="מנוע מכני" w:date="2026-10-11T12:04:39Z">
        <w:r w:rsidRPr="00DC5F70">
          <w:rPr>
            <w:spacing w:val="-4"/>
            <w:rtl/>
          </w:rPr>
          <w:delText xml:space="preserve">אי </w:delText>
        </w:r>
      </w:del>
      <w:r w:rsidRPr="00DC5F70">
        <w:rPr>
          <w:spacing w:val="-4"/>
          <w:rtl/>
        </w:rPr>
        <w:t xml:space="preserve">מעלי דרא מעלי פרנס, ומר סבר: </w:t>
      </w:r>
      <w:ins w:id="92172" w:author="מנוע מכני" w:date="2026-10-11T12:04:39Z">
        <w:r>
          <w:rPr>
            <w:spacing w:val="-4"/>
            <w:rtl/>
          </w:rPr>
          <w:t xml:space="preserve">אם </w:t>
        </w:r>
      </w:ins>
      <w:del w:id="92173" w:author="מנוע מכני" w:date="2026-10-11T12:04:39Z">
        <w:r w:rsidRPr="00DC5F70">
          <w:rPr>
            <w:spacing w:val="-4"/>
            <w:rtl/>
          </w:rPr>
          <w:delText xml:space="preserve">אי </w:delText>
        </w:r>
      </w:del>
      <w:r w:rsidRPr="00DC5F70">
        <w:rPr>
          <w:spacing w:val="-4"/>
          <w:rtl/>
        </w:rPr>
        <w:t xml:space="preserve">מעלי פרנס מעלי דרא, </w:t>
      </w:r>
    </w:p>
    <w:p w:rsidR="00E403F0" w:rsidRPr="00AD695E" w:rsidRDefault="00E403F0" w:rsidP="00E403F0">
      <w:pPr>
        <w:rPr>
          <w:rtl/>
        </w:rPr>
      </w:pPr>
      <w:ins w:id="90436" w:author="מנוע מכני" w:date="2026-10-11T12:04:39Z">
        <w:r>
          <w:rPr>
            <w:rFonts w:hint="cs"/>
            <w:rtl/>
          </w:rPr>
          <w:t xml:space="preserve">שהרי</w:t>
        </w:r>
      </w:ins>
      <w:del w:id="90437" w:author="מנוע מכני" w:date="2026-10-11T12:04:39Z">
        <w:r>
          <w:rPr>
            <w:rFonts w:hint="cs"/>
            <w:rtl/>
          </w:rPr>
          <w:lastRenderedPageBreak/>
          <w:delText xml:space="preserve">ד</w:delText>
        </w:r>
        <w:r>
          <w:rPr>
            <w:rtl/>
          </w:rPr>
          <w:delText xml:space="preserve">הא</w:delText>
        </w:r>
      </w:del>
      <w:r>
        <w:rPr>
          <w:rtl/>
        </w:rPr>
        <w:t xml:space="preserve"> </w:t>
      </w:r>
      <w:ins w:id="90434" w:author="מנוע מכני" w:date="2026-10-11T12:04:39Z">
        <w:r>
          <w:rPr>
            <w:rtl/>
          </w:rPr>
          <w:t xml:space="preserve">יש</w:t>
        </w:r>
      </w:ins>
      <w:del w:id="90435" w:author="מנוע מכני" w:date="2026-10-11T12:04:39Z">
        <w:r>
          <w:rPr>
            <w:rtl/>
          </w:rPr>
          <w:delText xml:space="preserve">איכא</w:delText>
        </w:r>
      </w:del>
      <w:r>
        <w:rPr>
          <w:rtl/>
        </w:rPr>
        <w:t xml:space="preserve"> צדקיה </w:t>
      </w:r>
      <w:ins w:id="92338" w:author="מנוע מכני" w:date="2026-10-11T12:04:39Z">
        <w:r>
          <w:rPr>
            <w:rtl/>
          </w:rPr>
          <w:t xml:space="preserve">דהיה</w:t>
        </w:r>
      </w:ins>
      <w:del w:id="92339" w:author="מנוע מכני" w:date="2026-10-11T12:04:39Z">
        <w:r>
          <w:rPr>
            <w:rtl/>
          </w:rPr>
          <w:delText xml:space="preserve">דהוה</w:delText>
        </w:r>
      </w:del>
      <w:r>
        <w:rPr>
          <w:rtl/>
        </w:rPr>
        <w:t xml:space="preserve"> מעלי ודריה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2340" w:author="מנוע מכני" w:date="2026-10-11T12:04:39Z">
        <w:r>
          <w:rPr>
            <w:rtl/>
          </w:rPr>
          <w:t xml:space="preserve">היה</w:t>
        </w:r>
      </w:ins>
      <w:del w:id="92341" w:author="מנוע מכני" w:date="2026-10-11T12:04:39Z">
        <w:r>
          <w:rPr>
            <w:rtl/>
          </w:rPr>
          <w:delText xml:space="preserve">הוה</w:delText>
        </w:r>
      </w:del>
      <w:r>
        <w:rPr>
          <w:rtl/>
        </w:rPr>
        <w:t xml:space="preserve"> מעלי!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והא יהויקים דלא </w:t>
      </w:r>
      <w:ins w:id="92342" w:author="מנוע מכני" w:date="2026-10-11T12:04:39Z">
        <w:r>
          <w:rPr>
            <w:rtl/>
          </w:rPr>
          <w:t xml:space="preserve">היה</w:t>
        </w:r>
      </w:ins>
      <w:del w:id="92343" w:author="מנוע מכני" w:date="2026-10-11T12:04:39Z">
        <w:r>
          <w:rPr>
            <w:rtl/>
          </w:rPr>
          <w:delText xml:space="preserve">הוה</w:delText>
        </w:r>
      </w:del>
      <w:r>
        <w:rPr>
          <w:rtl/>
        </w:rPr>
        <w:t xml:space="preserve"> מעלי ודריה </w:t>
      </w:r>
      <w:ins w:id="92344" w:author="מנוע מכני" w:date="2026-10-11T12:04:39Z">
        <w:r>
          <w:rPr>
            <w:rtl/>
          </w:rPr>
          <w:t xml:space="preserve">היה</w:t>
        </w:r>
      </w:ins>
      <w:del w:id="92345" w:author="מנוע מכני" w:date="2026-10-11T12:04:39Z">
        <w:r>
          <w:rPr>
            <w:rtl/>
          </w:rPr>
          <w:delText xml:space="preserve">הוה</w:delText>
        </w:r>
      </w:del>
      <w:r>
        <w:rPr>
          <w:rtl/>
        </w:rPr>
        <w:t xml:space="preserve"> מעלי! </w:t>
      </w:r>
    </w:p>
    <w:p>
      <w:pPr>
        <w:pStyle w:val="38"/>
        <w:rPr>
          <w:ins w:id="93491" w:author="מנוע מכני" w:date="2026-10-11T12:04:39Z"/>
        </w:rPr>
      </w:pPr>
      <w:r>
        <w:t>דארי</w:t>
      </w:r>
      <w:r>
        <w:t>"</w:t>
      </w:r>
      <w:r>
        <w:t>ו מרשב</w:t>
      </w:r>
      <w:r>
        <w:t>"</w:t>
      </w:r>
      <w:r>
        <w:t>י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492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בראשית ממלכות יהויקים מלך יהודה ביקש </w:t>
      </w:r>
      <w:r>
        <w:rPr>
          <w:rtl/>
        </w:rPr>
        <w:t xml:space="preserve">הקב"ה</w:t>
      </w:r>
      <w:r>
        <w:rPr>
          <w:rtl/>
        </w:rPr>
        <w:t xml:space="preserve"> להחזיר את העולם לתוהו </w:t>
      </w:r>
      <w:ins w:id="91122" w:author="מנוע מכני" w:date="2026-10-11T12:04:39Z">
        <w:r>
          <w:rPr>
            <w:rtl/>
          </w:rPr>
          <w:t xml:space="preserve">ובהם</w:t>
        </w:r>
      </w:ins>
      <w:del w:id="91123" w:author="מנוע מכני" w:date="2026-10-11T12:04:39Z">
        <w:r>
          <w:rPr>
            <w:rtl/>
          </w:rPr>
          <w:delText xml:space="preserve">ובהו</w:delText>
        </w:r>
      </w:del>
      <w:r>
        <w:rPr>
          <w:rtl/>
        </w:rPr>
        <w:t xml:space="preserve"> בשביל יהויקים, כיון שנסתכל בדורו נתיישבה דעתו</w:t>
      </w:r>
      <w:ins w:id="91734" w:author="מנוע מכני" w:date="2026-10-11T12:04:39Z">
        <w:r>
          <w:rPr>
            <w:rtl/>
          </w:rPr>
          <w:t xml:space="preserve">,</w:t>
        </w:r>
      </w:ins>
      <w:del w:id="91735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 w:rsidRPr="00A757C8">
        <w:rPr>
          <w:rtl/>
        </w:rPr>
        <w:t xml:space="preserve">ביקש </w:t>
      </w:r>
      <w:r w:rsidRPr="00A757C8">
        <w:rPr>
          <w:rtl/>
        </w:rPr>
        <w:t xml:space="preserve">הקב"ה</w:t>
      </w:r>
      <w:r w:rsidRPr="00A757C8">
        <w:rPr>
          <w:rtl/>
        </w:rPr>
        <w:t xml:space="preserve"> להחזיר את העולם לתוהו </w:t>
      </w:r>
      <w:ins w:id="91124" w:author="מנוע מכני" w:date="2026-10-11T12:04:39Z">
        <w:r>
          <w:rPr>
            <w:rtl/>
          </w:rPr>
          <w:t xml:space="preserve">ובהם</w:t>
        </w:r>
      </w:ins>
      <w:del w:id="91125" w:author="מנוע מכני" w:date="2026-10-11T12:04:39Z">
        <w:r w:rsidRPr="00A757C8">
          <w:rPr>
            <w:rtl/>
          </w:rPr>
          <w:delText xml:space="preserve">ובהו</w:delText>
        </w:r>
      </w:del>
      <w:r w:rsidRPr="00A757C8">
        <w:rPr>
          <w:rtl/>
        </w:rPr>
        <w:t xml:space="preserve"> מפני דורו של צדקיהו, כיון שנסתכל בצדקיהו נתיישבה דעתו! </w:t>
      </w:r>
    </w:p>
    <w:p>
      <w:pPr>
        <w:pStyle w:val="38"/>
        <w:rPr>
          <w:ins w:id="93493" w:author="מנוע מכני" w:date="2026-10-11T12:04:39Z"/>
        </w:rPr>
      </w:pPr>
      <w:del w:id="90058" w:author="מנוע מכני" w:date="2026-10-11T12:04:39Z">
        <w:r>
          <w:delText xml:space="preserve"> </w:delText>
        </w:r>
      </w:del>
      <w:r w:rsidRPr="00217260">
        <w:t xml:space="preserve">אלא</w:t>
      </w:r>
    </w:p>
    <w:p w:rsidR="00E403F0" w:rsidRPr="00AD695E" w:rsidRDefault="00E403F0" w:rsidP="00E403F0">
      <w:pPr>
        <w:rPr>
          <w:rtl/>
        </w:rPr>
      </w:pPr>
      <w:del w:id="93494" w:author="מנוע מכני" w:date="2026-10-11T12:04:39Z">
        <w:r w:rsidRPr="00217260">
          <w:rPr>
            <w:b/>
            <w:bCs/>
            <w:rtl/>
          </w:rPr>
          <w:delText xml:space="preserve"> </w:delText>
        </w:r>
      </w:del>
      <w:r w:rsidRPr="00217260">
        <w:rPr>
          <w:b/>
          <w:bCs/>
          <w:rtl/>
        </w:rPr>
        <w:t xml:space="preserve">לענין תוקפא וניחותא </w:t>
      </w:r>
      <w:ins w:id="92720" w:author="מנוע מכני" w:date="2026-10-11T12:04:39Z">
        <w:r>
          <w:rPr>
            <w:b/>
            <w:bCs/>
            <w:rtl/>
          </w:rPr>
          <w:t xml:space="preserve">אומרים</w:t>
        </w:r>
      </w:ins>
      <w:del w:id="92721" w:author="מנוע מכני" w:date="2026-10-11T12:04:39Z">
        <w:r w:rsidRPr="00217260">
          <w:rPr>
            <w:b/>
            <w:bCs/>
            <w:rtl/>
          </w:rPr>
          <w:delText xml:space="preserve">קאמרינן</w:delText>
        </w:r>
      </w:del>
      <w:r w:rsidRPr="00217260">
        <w:rPr>
          <w:b/>
          <w:bCs/>
          <w:rtl/>
        </w:rPr>
        <w:t xml:space="preserve">.</w:t>
      </w:r>
    </w:p>
    <w:p w:rsidR="00E403F0" w:rsidRPr="00AD695E" w:rsidRDefault="00E403F0" w:rsidP="00D07C84">
      <w:pPr>
        <w:pStyle w:val="Hadran"/>
        <w:pPrChange w:id="96353" w:author="Claude" w:date="2026-10-11T09:08:20Z">
          <w:pPr>
            <w:pStyle w:val="affff"/>
          </w:pPr>
        </w:pPrChange>
      </w:pPr>
      <w:r w:rsidRPr="00856CE2">
        <w:rPr>
          <w:rtl/>
        </w:rPr>
        <w:t>ה</w:t>
      </w:r>
      <w:r>
        <w:rPr>
          <w:rtl/>
        </w:rPr>
        <w:t>דרן עלך יש בערכין.</w:t>
      </w:r>
      <w:r w:rsidR="00604A18" w:rsidRPr="00AD695E">
        <w:t xml:space="preserve"> </w:t>
      </w:r>
    </w:p>
    <w:p w:rsidR="00E403F0" w:rsidRPr="00AD695E" w:rsidRDefault="00E403F0" w:rsidP="00E403F0">
      <w:pPr>
        <w:pStyle w:val="afff6"/>
        <w:framePr w:wrap="around"/>
        <w:spacing w:line="240" w:lineRule="exact"/>
        <w:rPr>
          <w:del w:id="95314" w:author="Claude" w:date="2026-10-11T09:08:00Z"/>
          <w:rtl/>
        </w:rPr>
      </w:pPr>
      <w:del w:id="95313" w:author="Claude" w:date="2026-10-11T09:08:00Z">
        <w:r>
          <w:rPr>
            <w:rFonts w:hint="cs"/>
            <w:rtl/>
          </w:rPr>
          <w:lastRenderedPageBreak/>
          <w:delText xml:space="preserve">פרק רביעי</w:delText>
        </w:r>
      </w:del>
    </w:p>
    <w:p w:rsidR="00E403F0" w:rsidRPr="00AD695E" w:rsidRDefault="00E403F0" w:rsidP="00E403F0">
      <w:pPr>
        <w:pStyle w:val="afff7"/>
        <w:framePr w:wrap="around"/>
        <w:spacing w:line="240" w:lineRule="exact"/>
        <w:rPr>
          <w:del w:id="95316" w:author="Claude" w:date="2026-10-11T09:08:00Z"/>
          <w:rtl/>
        </w:rPr>
      </w:pPr>
      <w:del w:id="95315" w:author="Claude" w:date="2026-10-11T09:08:00Z">
        <w:r>
          <w:rPr>
            <w:rFonts w:hint="cs"/>
            <w:rtl/>
          </w:rPr>
          <w:delText xml:space="preserve">השג יד </w:delText>
        </w:r>
      </w:del>
    </w:p>
    <w:p w:rsidR="00E403F0" w:rsidRPr="00AD695E" w:rsidRDefault="00E403F0" w:rsidP="00E403F0">
      <w:pPr>
        <w:pStyle w:val="afff8"/>
        <w:framePr w:wrap="around"/>
        <w:rPr>
          <w:rtl/>
        </w:rPr>
      </w:pPr>
      <w:r>
        <w:rPr>
          <w:rFonts w:hint="cs"/>
          <w:rtl/>
        </w:rPr>
        <w:t xml:space="preserve">יז.- יט. </w:t>
      </w:r>
    </w:p>
    <w:p>
      <w:pPr>
        <w:pStyle w:val="PetichatPerek"/>
        <w:rPr>
          <w:ins w:id="95312" w:author="Claude" w:date="2026-10-11T09:08:00Z"/>
        </w:rPr>
      </w:pPr>
      <w:ins w:id="95311" w:author="Claude" w:date="2026-10-11T09:08:00Z">
        <w:r>
          <w:rPr>
            <w:rFonts w:hint="cs"/>
            <w:rtl/>
          </w:rPr>
          <w:t xml:space="preserve">פרק רביעי</w:t>
        </w:r>
        <w:r>
          <w:rPr>
            <w:rFonts w:hint="cs"/>
            <w:rtl/>
          </w:rPr>
          <w:t xml:space="preserve"> - </w:t>
        </w:r>
        <w:r>
          <w:rPr>
            <w:rFonts w:hint="cs"/>
            <w:rtl/>
          </w:rPr>
          <w:t xml:space="preserve">השג יד</w:t>
        </w:r>
      </w:ins>
    </w:p>
    <w:p>
      <w:pPr>
        <w:pStyle w:val="MishnaBatzad"/>
        <w:rPr>
          <w:ins w:id="20214" w:author="קלוד" w:date="2026-10-11T09:07:13Z"/>
        </w:rPr>
      </w:pPr>
      <w:ins w:id="20213" w:author="קלוד" w:date="2026-10-11T09:07:13Z">
        <w:r>
          <w:t xml:space="preserve">משנה א</w:t>
        </w:r>
      </w:ins>
    </w:p>
    <w:p w:rsidR="00E403F0" w:rsidRPr="00D65BEC" w:rsidRDefault="00E403F0" w:rsidP="00E403F0">
      <w:pPr>
        <w:pStyle w:val="afff9"/>
        <w:rPr>
          <w:del w:id="20112" w:author="קלוד" w:date="2026-10-11T09:07:13Z"/>
          <w:rtl/>
        </w:rPr>
      </w:pPr>
      <w:del w:id="20111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18" w:author="קלוד" w:date="2026-10-11T12:09:42Z">
          <w:pPr>
            <w:pStyle w:val="afff9"/>
          </w:pPr>
        </w:pPrChange>
      </w:pPr>
      <w:r w:rsidRPr="00D65BEC">
        <w:rPr>
          <w:rtl/>
        </w:rPr>
        <w:t>השג יד בנודר, והשנים בנידר, והערכין בנערך, והערך בזמן הערך.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השג יד בנודר, כיצד? עני שהעריך את העשיר - נותן ערך עני,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ועשיר שהעריך את העני - נותן ערך עשיר;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אבל בקרבנות אינו כן, הרי שאמר קרבנו של מצורע זה עלי,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היה מצורע עני מביא קרבן עני, עשיר מביא קרבן עשיר;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רבי אומר, אומר אני: אף בערכין כן,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וכי מפני מה עני שהעריך את העשיר נותן ערך עני? שאין העשיר חייב כלום, </w:t>
      </w:r>
    </w:p>
    <w:p w:rsidR="00E403F0" w:rsidRPr="00C20F97" w:rsidRDefault="00E403F0" w:rsidP="00E403F0">
      <w:pPr>
        <w:pStyle w:val="afff9"/>
        <w:rPr>
          <w:spacing w:val="8"/>
          <w:rtl/>
        </w:rPr>
      </w:pPr>
      <w:r w:rsidRPr="00C20F97">
        <w:rPr>
          <w:spacing w:val="8"/>
          <w:rtl/>
        </w:rPr>
        <w:t>אבל עשיר שאמר ערכי עלי ושמע עני ואמר מה שאמר זה עלי נותן ערך עשיר.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135" w:author="קלוד" w:date="2026-10-11T12:18:15Z"/>
        </w:rPr>
      </w:pPr>
      <w:ins w:id="90136" w:author="קלוד" w:date="2026-10-11T12:18:15Z">
        <w:r>
          <w:rPr>
            <w:color w:val="7B3F00"/>
          </w:rPr>
          <w:t xml:space="preserve">השג יד בנודר - 'אשר תשיג יד הנודר'</w:t>
        </w:r>
      </w:ins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השג יד במעריך הוא! כדכתי': </w:t>
      </w:r>
      <w:r>
        <w:rPr>
          <w:rFonts w:hint="cs"/>
          <w:rtl/>
        </w:rPr>
        <w:t>'</w:t>
      </w:r>
      <w:r>
        <w:rPr>
          <w:rStyle w:val="afffff0"/>
          <w:rtl/>
          <w:rPrChange w:id="9044" w:author="מנוע פסוקים" w:date="2026-10-11T09:22:04Z">
            <w:rPr>
              <w:rtl/>
            </w:rPr>
          </w:rPrChange>
        </w:rPr>
        <w:t xml:space="preserve">אשר תשיג יד הנודר יעריכנו הכהן</w:t>
      </w:r>
      <w:r>
        <w:rPr>
          <w:rFonts w:hint="cs"/>
          <w:rtl/>
        </w:rPr>
        <w:t>'</w:t>
      </w:r>
      <w:r>
        <w:rPr>
          <w:rtl/>
        </w:rPr>
        <w:t>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השנים בנידר בנערך הוא! איידי דאמר השג יד בנודר,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0438" w:author="מנוע מכני" w:date="2026-10-11T12:04:39Z">
        <w:r>
          <w:rPr>
            <w:rtl/>
          </w:rPr>
          <w:t xml:space="preserve">גם</w:t>
        </w:r>
      </w:ins>
      <w:del w:id="90439" w:author="מנוע מכני" w:date="2026-10-11T12:04:39Z">
        <w:r>
          <w:rPr>
            <w:rtl/>
          </w:rPr>
          <w:delText xml:space="preserve">נמי</w:delText>
        </w:r>
      </w:del>
      <w:r>
        <w:rPr>
          <w:rtl/>
        </w:rPr>
        <w:t xml:space="preserve"> השנים בנידר.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השג יד בנודר, כיצד? עני שהעריך את העשיר - נותן ערך עני.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ד'</w:t>
      </w:r>
      <w:ins w:id="90429" w:author="Claude - סמנטי" w:date="2026-10-11T12:14:28Z">
        <w:r>
          <w:rPr>
            <w:rStyle w:val="afffff0"/>
            <w:rtl/>
          </w:rPr>
          <w:t xml:space="preserve">אֲשֶׁר תַּשִּׂיג יַד הַנּוֹדֵר</w:t>
        </w:r>
      </w:ins>
      <w:del w:id="90430" w:author="Claude - סמנטי" w:date="2026-10-11T12:14:28Z">
        <w:r>
          <w:rPr>
            <w:rtl/>
          </w:rPr>
          <w:delText xml:space="preserve">אשר תשיג יד </w:delText>
        </w:r>
        <w:r w:rsidRPr="00217260">
          <w:rPr>
            <w:b/>
            <w:bCs/>
            <w:rtl/>
          </w:rPr>
          <w:delText xml:space="preserve">הנודר</w:delText>
        </w:r>
      </w:del>
      <w:r w:rsidRPr="00217260">
        <w:rPr>
          <w:rFonts w:hint="cs"/>
          <w:b/>
          <w:bCs/>
          <w:rtl/>
        </w:rPr>
        <w:t>'</w:t>
      </w:r>
      <w:r>
        <w:rPr>
          <w:rtl/>
        </w:rPr>
        <w:t xml:space="preserve">, בנודר תלה </w:t>
      </w:r>
      <w:ins w:id="91126" w:author="מנוע מכני" w:date="2026-10-11T12:04:39Z">
        <w:r>
          <w:rPr>
            <w:rtl/>
          </w:rPr>
          <w:t xml:space="preserve">התורה</w:t>
        </w:r>
      </w:ins>
      <w:del w:id="91127" w:author="מנוע מכני" w:date="2026-10-11T12:04:39Z">
        <w:r>
          <w:rPr>
            <w:rtl/>
          </w:rPr>
          <w:delText xml:space="preserve">רחמנא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133" w:author="קלוד" w:date="2026-10-11T12:18:15Z"/>
        </w:rPr>
      </w:pPr>
      <w:ins w:id="90134" w:author="קלוד" w:date="2026-10-11T12:18:15Z">
        <w:r>
          <w:rPr>
            <w:color w:val="7B3F00"/>
          </w:rPr>
          <w:t xml:space="preserve">קרבן מצורע - הולך אחר המצורע ולא אחר המדיר</w:t>
        </w:r>
      </w:ins>
    </w:p>
    <w:p w:rsidR="00E403F0" w:rsidRPr="00AD695E" w:rsidRDefault="00E403F0" w:rsidP="00E403F0">
      <w:pPr>
        <w:rPr>
          <w:rtl/>
        </w:rPr>
      </w:pPr>
      <w:r>
        <w:rPr>
          <w:rtl/>
        </w:rPr>
        <w:t>אבל בקרבנות אינו כן, הרי שאמר קרבנו של מצורע זה עלי, היה מצורע עני - מביא קרבן עני.</w:t>
      </w:r>
    </w:p>
    <w:p w:rsidR="00E403F0" w:rsidRPr="00E87E21" w:rsidRDefault="00E403F0" w:rsidP="00E403F0">
      <w:pPr>
        <w:rPr>
          <w:spacing w:val="-4"/>
          <w:rtl/>
        </w:rPr>
      </w:pPr>
      <w:r w:rsidRPr="00E87E21">
        <w:rPr>
          <w:spacing w:val="-4"/>
          <w:rtl/>
        </w:rPr>
        <w:t>וא</w:t>
      </w:r>
      <w:r w:rsidRPr="00E87E21">
        <w:rPr>
          <w:rFonts w:hint="cs"/>
          <w:spacing w:val="-4"/>
          <w:rtl/>
        </w:rPr>
        <w:t>ע</w:t>
      </w:r>
      <w:r w:rsidRPr="00E87E21">
        <w:rPr>
          <w:spacing w:val="-4"/>
          <w:rtl/>
        </w:rPr>
        <w:t>"</w:t>
      </w:r>
      <w:r w:rsidRPr="00E87E21">
        <w:rPr>
          <w:rFonts w:hint="cs"/>
          <w:spacing w:val="-4"/>
          <w:rtl/>
        </w:rPr>
        <w:t>ג</w:t>
      </w:r>
      <w:r w:rsidRPr="00E87E21">
        <w:rPr>
          <w:spacing w:val="-4"/>
          <w:rtl/>
        </w:rPr>
        <w:t xml:space="preserve"> דמדירו עשיר? ואם דל הוא </w:t>
      </w:r>
      <w:r w:rsidRPr="00E87E21">
        <w:rPr>
          <w:spacing w:val="-4"/>
          <w:rtl/>
        </w:rPr>
        <w:t xml:space="preserve">אמר</w:t>
      </w:r>
      <w:r w:rsidRPr="00E87E21">
        <w:rPr>
          <w:spacing w:val="-4"/>
          <w:rtl/>
        </w:rPr>
        <w:t xml:space="preserve"> </w:t>
      </w:r>
      <w:ins w:id="91128" w:author="מנוע מכני" w:date="2026-10-11T12:04:39Z">
        <w:r>
          <w:rPr>
            <w:spacing w:val="-4"/>
            <w:rtl/>
          </w:rPr>
          <w:t xml:space="preserve">התורה</w:t>
        </w:r>
      </w:ins>
      <w:del w:id="91129" w:author="מנוע מכני" w:date="2026-10-11T12:04:39Z">
        <w:r w:rsidRPr="00E87E21">
          <w:rPr>
            <w:spacing w:val="-4"/>
            <w:rtl/>
          </w:rPr>
          <w:delText xml:space="preserve">רחמנא</w:delText>
        </w:r>
      </w:del>
      <w:r w:rsidRPr="00E87E21">
        <w:rPr>
          <w:spacing w:val="-4"/>
          <w:rtl/>
        </w:rPr>
        <w:t xml:space="preserve">, ולא דל הוא! </w:t>
      </w:r>
      <w:r w:rsidRPr="00E87E21">
        <w:rPr>
          <w:spacing w:val="-4"/>
          <w:rtl/>
        </w:rPr>
        <w:t xml:space="preserve">אמר</w:t>
      </w:r>
      <w:r w:rsidRPr="00E87E21">
        <w:rPr>
          <w:spacing w:val="-4"/>
          <w:rtl/>
        </w:rPr>
        <w:t xml:space="preserve"> </w:t>
      </w:r>
      <w:r w:rsidRPr="00E87E21">
        <w:rPr>
          <w:rStyle w:val="2fb"/>
          <w:spacing w:val="-4"/>
          <w:rtl/>
        </w:rPr>
        <w:t xml:space="preserve">רבי</w:t>
      </w:r>
      <w:r w:rsidRPr="00E87E21">
        <w:rPr>
          <w:spacing w:val="-4"/>
          <w:rtl/>
        </w:rPr>
        <w:t xml:space="preserve"> יצחק: כשהיה מדירו עני.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 xml:space="preserve">דשמא </w:t>
      </w:r>
      <w:ins w:id="91134" w:author="מנוע מכני" w:date="2026-10-11T12:04:39Z">
        <w:r>
          <w:rPr>
            <w:rtl/>
          </w:rPr>
          <w:t xml:space="preserve">עליו</w:t>
        </w:r>
      </w:ins>
      <w:del w:id="91135" w:author="מנוע מכני" w:date="2026-10-11T12:04:39Z">
        <w:r>
          <w:rPr>
            <w:rtl/>
          </w:rPr>
          <w:delText xml:space="preserve">עליה</w:delText>
        </w:r>
      </w:del>
      <w:r>
        <w:rPr>
          <w:rtl/>
        </w:rPr>
        <w:t xml:space="preserve"> </w:t>
      </w:r>
      <w:ins w:id="91130" w:author="מנוע מכני" w:date="2026-10-11T12:04:39Z">
        <w:r>
          <w:rPr>
            <w:rtl/>
          </w:rPr>
          <w:t xml:space="preserve">שלו</w:t>
        </w:r>
      </w:ins>
      <w:del w:id="91131" w:author="מנוע מכני" w:date="2026-10-11T12:04:39Z">
        <w:r>
          <w:rPr>
            <w:rtl/>
          </w:rPr>
          <w:delText xml:space="preserve">דידיה</w:delText>
        </w:r>
      </w:del>
      <w:r>
        <w:rPr>
          <w:rtl/>
        </w:rPr>
        <w:t xml:space="preserve"> חס </w:t>
      </w:r>
      <w:ins w:id="91132" w:author="מנוע מכני" w:date="2026-10-11T12:04:39Z">
        <w:r>
          <w:rPr>
            <w:rtl/>
          </w:rPr>
          <w:t xml:space="preserve">התורה</w:t>
        </w:r>
      </w:ins>
      <w:del w:id="91133" w:author="מנוע מכני" w:date="2026-10-11T12:04:39Z">
        <w:r>
          <w:rPr>
            <w:rtl/>
          </w:rPr>
          <w:delText xml:space="preserve">רחמנא</w:delText>
        </w:r>
      </w:del>
      <w:r>
        <w:rPr>
          <w:rtl/>
        </w:rPr>
        <w:t xml:space="preserve">, אמדירו </w:t>
      </w:r>
      <w:r>
        <w:rPr>
          <w:rtl/>
        </w:rPr>
        <w:t xml:space="preserve">לא</w:t>
      </w:r>
      <w:r>
        <w:rPr>
          <w:rtl/>
        </w:rPr>
        <w:t xml:space="preserve">, דהכתיב: הוא! </w:t>
      </w:r>
    </w:p>
    <w:p>
      <w:pPr>
        <w:pStyle w:val="38"/>
        <w:rPr>
          <w:ins w:id="93495" w:author="מנוע מכני" w:date="2026-10-11T12:04:39Z"/>
        </w:rPr>
      </w:pPr>
      <w:r>
        <w:t>אר</w:t>
      </w:r>
      <w:r w:rsidRPr="00217260">
        <w:t>אב</w:t>
      </w:r>
      <w:r w:rsidRPr="00217260">
        <w:t>"</w:t>
      </w:r>
      <w:r w:rsidRPr="00217260">
        <w:t>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496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ואין ידו משגת - לרבות את הנודר.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אבל מדירו עשיר, </w:t>
      </w:r>
      <w:ins w:id="91138" w:author="מנוע מכני" w:date="2026-10-11T12:04:39Z">
        <w:r>
          <w:rPr>
            <w:rtl/>
          </w:rPr>
          <w:t xml:space="preserve">כך</w:t>
        </w:r>
      </w:ins>
      <w:del w:id="91139" w:author="מנוע מכני" w:date="2026-10-11T12:04:39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0440" w:author="מנוע מכני" w:date="2026-10-11T12:04:39Z">
        <w:r>
          <w:rPr>
            <w:rtl/>
          </w:rPr>
          <w:t xml:space="preserve">גם</w:t>
        </w:r>
      </w:ins>
      <w:del w:id="90441" w:author="מנוע מכני" w:date="2026-10-11T12:04:39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ins w:id="92722" w:author="מנוע מכני" w:date="2026-10-11T12:04:39Z">
        <w:r>
          <w:rPr>
            <w:rtl/>
          </w:rPr>
          <w:t xml:space="preserve">דמביא</w:t>
        </w:r>
      </w:ins>
      <w:del w:id="92723" w:author="מנוע מכני" w:date="2026-10-11T12:04:39Z">
        <w:r>
          <w:rPr>
            <w:rtl/>
          </w:rPr>
          <w:delText xml:space="preserve">דמייתי</w:delText>
        </w:r>
      </w:del>
      <w:r>
        <w:rPr>
          <w:rtl/>
        </w:rPr>
        <w:t xml:space="preserve"> בעשירות, </w:t>
      </w:r>
      <w:r>
        <w:rPr>
          <w:rtl/>
        </w:rPr>
        <w:t xml:space="preserve">א"כ</w:t>
      </w:r>
      <w:r>
        <w:rPr>
          <w:rtl/>
        </w:rPr>
        <w:t xml:space="preserve">, </w:t>
      </w:r>
      <w:ins w:id="91136" w:author="מנוע מכני" w:date="2026-10-11T12:04:39Z">
        <w:r>
          <w:rPr>
            <w:rtl/>
          </w:rPr>
          <w:t xml:space="preserve">מה</w:t>
        </w:r>
      </w:ins>
      <w:del w:id="91137" w:author="מנוע מכני" w:date="2026-10-11T12:04:39Z">
        <w:r>
          <w:rPr>
            <w:rtl/>
          </w:rPr>
          <w:delText xml:space="preserve">מאי</w:delText>
        </w:r>
      </w:del>
      <w:r>
        <w:rPr>
          <w:rtl/>
        </w:rPr>
        <w:t xml:space="preserve"> אבל בקרבנות אינו כן? 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יז:</w:t>
      </w:r>
    </w:p>
    <w:p w:rsidR="00E403F0" w:rsidRPr="00AD695E" w:rsidRDefault="00E403F0" w:rsidP="00E403F0">
      <w:pPr>
        <w:rPr>
          <w:rtl/>
        </w:rPr>
      </w:pPr>
      <w:ins w:id="91140" w:author="מנוע מכני" w:date="2026-10-11T12:04:39Z">
        <w:r>
          <w:rPr>
            <w:rtl/>
          </w:rPr>
          <w:t xml:space="preserve">אחת</w:t>
        </w:r>
      </w:ins>
      <w:del w:id="91141" w:author="מנוע מכני" w:date="2026-10-11T12:04:39Z">
        <w:r>
          <w:rPr>
            <w:rtl/>
          </w:rPr>
          <w:delText xml:space="preserve">חדא</w:delText>
        </w:r>
      </w:del>
      <w:r>
        <w:rPr>
          <w:rtl/>
        </w:rPr>
        <w:t xml:space="preserve"> אמצורע עני ומדירו עני, </w:t>
      </w:r>
      <w:ins w:id="91142" w:author="מנוע מכני" w:date="2026-10-11T12:04:39Z">
        <w:r>
          <w:rPr>
            <w:rtl/>
          </w:rPr>
          <w:t xml:space="preserve">ואחת</w:t>
        </w:r>
      </w:ins>
      <w:del w:id="91143" w:author="מנוע מכני" w:date="2026-10-11T12:04:39Z">
        <w:r>
          <w:rPr>
            <w:rtl/>
          </w:rPr>
          <w:delText xml:space="preserve">וחדא</w:delText>
        </w:r>
      </w:del>
      <w:r>
        <w:rPr>
          <w:rtl/>
        </w:rPr>
        <w:t xml:space="preserve"> </w:t>
      </w:r>
      <w:ins w:id="92514" w:author="מנוע מכני" w:date="2026-10-11T12:04:39Z">
        <w:r>
          <w:rPr>
            <w:rtl/>
          </w:rPr>
          <w:t xml:space="preserve">למעט</w:t>
        </w:r>
      </w:ins>
      <w:del w:id="92515" w:author="מנוע מכני" w:date="2026-10-11T12:04:39Z">
        <w:r>
          <w:rPr>
            <w:rtl/>
          </w:rPr>
          <w:delText xml:space="preserve">למעוטי</w:delText>
        </w:r>
      </w:del>
      <w:r>
        <w:rPr>
          <w:rtl/>
        </w:rPr>
        <w:t xml:space="preserve"> מצורע עשיר ומדירו עני, </w:t>
      </w:r>
      <w:r>
        <w:rPr>
          <w:rFonts w:hint="cs"/>
          <w:rtl/>
        </w:rPr>
        <w:t>סד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הואיל ואיתרבו </w:t>
      </w:r>
      <w:ins w:id="90091" w:author="Claude - סמנטי" w:date="2026-10-11T12:14:28Z">
        <w:r>
          <w:rPr>
            <w:rtl/>
          </w:rPr>
          <w:t xml:space="preserve">נתרבו</w:t>
        </w:r>
      </w:ins>
      <w:del w:id="90092" w:author="Claude - סמנטי" w:date="2026-10-11T12:14:28Z">
        <w:r>
          <w:rPr>
            <w:rtl/>
          </w:rPr>
          <w:delText xml:space="preserve">איתרבו</w:delText>
        </w:r>
      </w:del>
      <w:r>
        <w:rPr>
          <w:rtl/>
        </w:rPr>
        <w:t xml:space="preserve">, </w:t>
      </w:r>
      <w:r>
        <w:rPr>
          <w:rtl/>
        </w:rPr>
        <w:t xml:space="preserve">קמ"ל</w:t>
      </w:r>
      <w:r>
        <w:rPr>
          <w:rtl/>
        </w:rPr>
        <w:t xml:space="preserve">: לפי שמצינו בערכין עני שהעריך את העשיר נותן ערך עני, יכול אף זה כן? </w:t>
      </w:r>
      <w:r>
        <w:rPr>
          <w:rtl/>
        </w:rPr>
        <w:t xml:space="preserve">ת"ל</w:t>
      </w:r>
      <w:r>
        <w:rPr>
          <w:rtl/>
        </w:rPr>
        <w:t xml:space="preserve">: </w:t>
      </w:r>
      <w:r>
        <w:rPr>
          <w:rFonts w:hint="cs"/>
          <w:rtl/>
        </w:rPr>
        <w:t>'</w:t>
      </w:r>
      <w:r>
        <w:rPr>
          <w:rStyle w:val="afffff0"/>
          <w:rtl/>
        </w:rPr>
        <w:t>אם דל הוא</w:t>
      </w:r>
      <w:r>
        <w:rPr>
          <w:rFonts w:hint="cs"/>
          <w:rtl/>
        </w:rPr>
        <w:t>'</w:t>
      </w:r>
      <w:r>
        <w:rPr>
          <w:rtl/>
        </w:rPr>
        <w:t>.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tl/>
        </w:rPr>
        <w:t xml:space="preserve">ולרבי</w:t>
      </w:r>
      <w:r>
        <w:rPr>
          <w:rtl/>
        </w:rPr>
        <w:t xml:space="preserve"> דאומר אני אף בערכין כן, </w:t>
      </w:r>
      <w:ins w:id="91980" w:author="מנוע מכני" w:date="2026-10-11T12:04:39Z">
        <w:r>
          <w:rPr>
            <w:rtl/>
          </w:rPr>
          <w:t xml:space="preserve">ומשמע ש</w:t>
        </w:r>
      </w:ins>
      <w:del w:id="91981" w:author="מנוע מכני" w:date="2026-10-11T12:04:39Z">
        <w:r>
          <w:rPr>
            <w:rtl/>
          </w:rPr>
          <w:delText xml:space="preserve">אלמא </w:delText>
        </w:r>
      </w:del>
      <w:r>
        <w:rPr>
          <w:rtl/>
        </w:rPr>
        <w:t xml:space="preserve">אמר: </w:t>
      </w:r>
      <w:ins w:id="92516" w:author="מנוע מכני" w:date="2026-10-11T12:04:39Z">
        <w:r>
          <w:rPr>
            <w:rtl/>
          </w:rPr>
          <w:t xml:space="preserve">אחר</w:t>
        </w:r>
      </w:ins>
      <w:del w:id="92517" w:author="מנוע מכני" w:date="2026-10-11T12:04:39Z">
        <w:r>
          <w:rPr>
            <w:rtl/>
          </w:rPr>
          <w:delText xml:space="preserve">בתר</w:delText>
        </w:r>
      </w:del>
      <w:r>
        <w:rPr>
          <w:rtl/>
        </w:rPr>
        <w:t xml:space="preserve"> חיובא </w:t>
      </w:r>
      <w:ins w:id="92724" w:author="מנוע מכני" w:date="2026-10-11T12:04:39Z">
        <w:r>
          <w:rPr>
            <w:rtl/>
          </w:rPr>
          <w:t xml:space="preserve">דאדם</w:t>
        </w:r>
      </w:ins>
      <w:del w:id="92725" w:author="מנוע מכני" w:date="2026-10-11T12:04:39Z">
        <w:r>
          <w:rPr>
            <w:rtl/>
          </w:rPr>
          <w:delText xml:space="preserve">דגברא</w:delText>
        </w:r>
      </w:del>
      <w:r>
        <w:rPr>
          <w:rtl/>
        </w:rPr>
        <w:t xml:space="preserve"> </w:t>
      </w:r>
      <w:ins w:id="90442" w:author="מנוע מכני" w:date="2026-10-11T12:04:39Z">
        <w:r>
          <w:rPr>
            <w:rtl/>
          </w:rPr>
          <w:t xml:space="preserve">הולכים</w:t>
        </w:r>
      </w:ins>
      <w:del w:id="90443" w:author="מנוע מכני" w:date="2026-10-11T12:04:39Z">
        <w:r>
          <w:rPr>
            <w:rtl/>
          </w:rPr>
          <w:delText xml:space="preserve">אזלינן</w:delText>
        </w:r>
      </w:del>
      <w:r>
        <w:rPr>
          <w:rtl/>
        </w:rPr>
        <w:t xml:space="preserve">, </w:t>
      </w:r>
      <w:r>
        <w:rPr>
          <w:rFonts w:hint="cs"/>
          <w:rtl/>
        </w:rPr>
        <w:t>וא</w:t>
      </w:r>
      <w:r>
        <w:rPr>
          <w:rtl/>
        </w:rPr>
        <w:t>"</w:t>
      </w:r>
      <w:r>
        <w:rPr>
          <w:rFonts w:hint="cs"/>
          <w:rtl/>
        </w:rPr>
        <w:t xml:space="preserve">צ למעט 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 xml:space="preserve">הוא </w:t>
      </w:r>
      <w:ins w:id="92518" w:author="מנוע מכני" w:date="2026-10-11T12:04:39Z">
        <w:r>
          <w:rPr>
            <w:rtl/>
          </w:rPr>
          <w:t xml:space="preserve">למעט</w:t>
        </w:r>
      </w:ins>
      <w:del w:id="92519" w:author="מנוע מכני" w:date="2026-10-11T12:04:39Z">
        <w:r>
          <w:rPr>
            <w:rtl/>
          </w:rPr>
          <w:delText xml:space="preserve">למעוטי</w:delText>
        </w:r>
      </w:del>
      <w:r>
        <w:rPr>
          <w:rtl/>
        </w:rPr>
        <w:t xml:space="preserve"> מצורע עני ומדירו עשיר,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סד"א</w:t>
      </w:r>
      <w:r>
        <w:rPr>
          <w:rtl/>
        </w:rPr>
        <w:t xml:space="preserve">: הואיל ואמר </w:t>
      </w:r>
      <w:r>
        <w:rPr>
          <w:rStyle w:val="2fb"/>
          <w:rtl/>
        </w:rPr>
        <w:t xml:space="preserve">רבי</w:t>
      </w:r>
      <w:r>
        <w:rPr>
          <w:rtl/>
        </w:rPr>
        <w:t xml:space="preserve"> </w:t>
      </w:r>
      <w:ins w:id="92520" w:author="מנוע מכני" w:date="2026-10-11T12:04:39Z">
        <w:r>
          <w:rPr>
            <w:rtl/>
          </w:rPr>
          <w:t xml:space="preserve">אחר</w:t>
        </w:r>
      </w:ins>
      <w:del w:id="92521" w:author="מנוע מכני" w:date="2026-10-11T12:04:39Z">
        <w:r>
          <w:rPr>
            <w:rtl/>
          </w:rPr>
          <w:delText xml:space="preserve">בתר</w:delText>
        </w:r>
      </w:del>
      <w:r>
        <w:rPr>
          <w:rtl/>
        </w:rPr>
        <w:t xml:space="preserve"> חיובא </w:t>
      </w:r>
      <w:ins w:id="92726" w:author="מנוע מכני" w:date="2026-10-11T12:04:39Z">
        <w:r>
          <w:rPr>
            <w:rtl/>
          </w:rPr>
          <w:t xml:space="preserve">דאדם</w:t>
        </w:r>
      </w:ins>
      <w:del w:id="92727" w:author="מנוע מכני" w:date="2026-10-11T12:04:39Z">
        <w:r>
          <w:rPr>
            <w:rtl/>
          </w:rPr>
          <w:delText xml:space="preserve">דגברא</w:delText>
        </w:r>
      </w:del>
      <w:r>
        <w:rPr>
          <w:rtl/>
        </w:rPr>
        <w:t xml:space="preserve"> </w:t>
      </w:r>
      <w:ins w:id="90444" w:author="מנוע מכני" w:date="2026-10-11T12:04:39Z">
        <w:r>
          <w:rPr>
            <w:rtl/>
          </w:rPr>
          <w:t xml:space="preserve">הולכים</w:t>
        </w:r>
      </w:ins>
      <w:del w:id="90445" w:author="מנוע מכני" w:date="2026-10-11T12:04:39Z">
        <w:r>
          <w:rPr>
            <w:rtl/>
          </w:rPr>
          <w:delText xml:space="preserve">אזלינן</w:delText>
        </w:r>
      </w:del>
      <w:r>
        <w:rPr>
          <w:rtl/>
        </w:rPr>
        <w:t xml:space="preserve">, </w:t>
      </w:r>
      <w:r>
        <w:rPr>
          <w:rtl/>
        </w:rPr>
        <w:t xml:space="preserve">קמ"ל</w:t>
      </w:r>
      <w:r>
        <w:rPr>
          <w:rtl/>
        </w:rPr>
        <w:t xml:space="preserve">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16" w:author="קלוד" w:date="2026-10-11T09:07:13Z"/>
        </w:rPr>
      </w:pPr>
      <w:ins w:id="20215" w:author="קלוד" w:date="2026-10-11T09:07:13Z">
        <w:r>
          <w:t xml:space="preserve">משנה ב</w:t>
        </w:r>
      </w:ins>
    </w:p>
    <w:p w:rsidR="00E403F0" w:rsidRPr="00D65BEC" w:rsidRDefault="00E403F0" w:rsidP="00E403F0">
      <w:pPr>
        <w:pStyle w:val="afff9"/>
        <w:rPr>
          <w:del w:id="20114" w:author="קלוד" w:date="2026-10-11T09:07:13Z"/>
          <w:rtl/>
        </w:rPr>
      </w:pPr>
      <w:del w:id="20113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19" w:author="קלוד" w:date="2026-10-11T12:09:42Z">
          <w:pPr>
            <w:pStyle w:val="afff9"/>
          </w:pPr>
        </w:pPrChange>
      </w:pPr>
      <w:r w:rsidRPr="00D65BEC">
        <w:rPr>
          <w:rtl/>
        </w:rPr>
        <w:t>היה עני והעשיר, עשיר והעני - נותן ערך עשיר;</w:t>
      </w:r>
    </w:p>
    <w:p w:rsidR="00E403F0" w:rsidRPr="00D65BEC" w:rsidRDefault="00E403F0" w:rsidP="00E403F0">
      <w:pPr>
        <w:pStyle w:val="afff9"/>
        <w:rPr>
          <w:rtl/>
        </w:rPr>
      </w:pPr>
      <w:r>
        <w:rPr>
          <w:rStyle w:val="TanaimMishna"/>
          <w:rtl/>
          <w:rPrChange w:id="95243" w:author="Claude" w:date="2026-10-11T09:08:00Z">
            <w:rPr>
              <w:rtl/>
            </w:rPr>
          </w:rPrChange>
        </w:rPr>
        <w:t xml:space="preserve">ר"</w:t>
      </w:r>
      <w:r>
        <w:rPr>
          <w:rStyle w:val="TanaimMishna"/>
          <w:rFonts w:hint="cs"/>
          <w:rtl/>
          <w:rPrChange w:id="95244" w:author="Claude" w:date="2026-10-11T09:08:00Z">
            <w:rPr>
              <w:rFonts w:hint="cs"/>
              <w:rtl/>
            </w:rPr>
          </w:rPrChange>
        </w:rPr>
        <w:t xml:space="preserve">י</w:t>
      </w:r>
      <w:r>
        <w:rPr>
          <w:rFonts w:hint="cs"/>
          <w:rtl/>
        </w:rPr>
        <w:t xml:space="preserve"> </w:t>
      </w:r>
      <w:r>
        <w:rPr>
          <w:rtl/>
        </w:rPr>
        <w:t xml:space="preserve">אומר</w:t>
      </w:r>
      <w:r>
        <w:rPr>
          <w:rStyle w:val="TanaimMishna"/>
          <w:rtl/>
          <w:rPrChange w:id="95245" w:author="Claude" w:date="2026-10-11T09:08:00Z">
            <w:rPr>
              <w:rtl/>
            </w:rPr>
          </w:rPrChange>
        </w:rPr>
        <w:t xml:space="preserve">:</w:t>
      </w:r>
      <w:r>
        <w:rPr>
          <w:rtl/>
        </w:rPr>
        <w:t xml:space="preserve"> עני והעשיר וחזר והעני - נותן ערך עשיר, אבל בקרבנות אינו כן.</w:t>
      </w:r>
    </w:p>
    <w:p w:rsidR="00E403F0" w:rsidRPr="00DC5F70" w:rsidRDefault="00E403F0" w:rsidP="00E403F0">
      <w:pPr>
        <w:pStyle w:val="afff9"/>
        <w:rPr>
          <w:spacing w:val="0"/>
          <w:rtl/>
        </w:rPr>
      </w:pPr>
      <w:r w:rsidRPr="00DC5F70">
        <w:rPr>
          <w:spacing w:val="0"/>
          <w:rtl/>
        </w:rPr>
        <w:t>אפי' מת אביו והניח לו ריבוא או ספינתו בים ובאה לו ברבואות אין להקדש בה כלום.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עני והעשיר – </w:t>
      </w:r>
      <w:r>
        <w:rPr>
          <w:rFonts w:hint="cs"/>
          <w:rtl/>
        </w:rPr>
        <w:t>'</w:t>
      </w:r>
      <w:r>
        <w:rPr>
          <w:rStyle w:val="afffff0"/>
          <w:rtl/>
        </w:rPr>
        <w:t>אשר תשיג יד הנודר</w:t>
      </w:r>
      <w:r>
        <w:rPr>
          <w:rFonts w:hint="cs"/>
          <w:rtl/>
        </w:rPr>
        <w:t>'</w:t>
      </w:r>
      <w:r>
        <w:rPr>
          <w:rtl/>
        </w:rPr>
        <w:t xml:space="preserve">, עשיר והעני – </w:t>
      </w:r>
      <w:r>
        <w:rPr>
          <w:rFonts w:hint="cs"/>
          <w:rtl/>
        </w:rPr>
        <w:t>'</w:t>
      </w:r>
      <w:ins w:id="90431" w:author="Claude - סמנטי" w:date="2026-10-11T12:14:28Z">
        <w:r>
          <w:rPr>
            <w:rStyle w:val="afffff0"/>
            <w:rtl/>
          </w:rPr>
          <w:t xml:space="preserve">עַל פִּי אֲשֶׁר תַּשִּׂיג</w:t>
        </w:r>
      </w:ins>
      <w:del w:id="90432" w:author="Claude - סמנטי" w:date="2026-10-11T12:14:28Z">
        <w:r>
          <w:rPr>
            <w:rtl/>
          </w:rPr>
          <w:delText xml:space="preserve">על פי אשר תשיג</w:delText>
        </w:r>
      </w:del>
      <w:r>
        <w:rPr>
          <w:rFonts w:hint="cs"/>
          <w:rtl/>
        </w:rPr>
        <w:t>'</w:t>
      </w:r>
      <w:r>
        <w:rPr>
          <w:rtl/>
        </w:rPr>
        <w:t>.</w:t>
      </w:r>
    </w:p>
    <w:p w:rsidR="00E403F0" w:rsidRPr="00AD695E" w:rsidRDefault="00E403F0" w:rsidP="00E403F0">
      <w:pPr>
        <w:jc w:val="center"/>
        <w:rPr>
          <w:del w:id="90028" w:author="מנוע עיצוב" w:date="2026-10-11T12:09:26Z"/>
          <w:rtl/>
        </w:rPr>
      </w:pPr>
      <w:del w:id="90027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33" w:author="קלוד" w:date="2026-10-11T09:07:13Z">
          <w:pPr>
            <w:pStyle w:val="affff1"/>
            <w:rPr>
              <w:rtl/>
            </w:rPr>
          </w:pPr>
        </w:pPrChange>
      </w:pPr>
      <w:ins w:id="9817" w:author="מספור קטעי משנה" w:date="2026-10-11T09:19:26Z">
        <w:r>
          <w:rPr>
            <w:rStyle w:val="MisparKeta"/>
          </w:rPr>
          <w:t xml:space="preserve">א. </w:t>
        </w:r>
      </w:ins>
      <w:r>
        <w:rPr>
          <w:rtl/>
        </w:rPr>
        <w:t>ר' יהודה אומר: אפי' עני והעשיר וחזר והעני - נותן ערך עשיר.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ד'</w:t>
      </w:r>
      <w:ins w:id="90433" w:author="Claude - סמנטי" w:date="2026-10-11T12:14:28Z">
        <w:r>
          <w:rPr>
            <w:rStyle w:val="afffff0"/>
            <w:rtl/>
          </w:rPr>
          <w:t xml:space="preserve">וְאִם מָךְ הוּא מֵעֶרְכֶּךָ</w:t>
        </w:r>
      </w:ins>
      <w:del w:id="90434" w:author="Claude - סמנטי" w:date="2026-10-11T12:14:28Z">
        <w:r>
          <w:rPr>
            <w:rtl/>
          </w:rPr>
          <w:delText xml:space="preserve">ואם מך הוא מערכך</w:delText>
        </w:r>
      </w:del>
      <w:r>
        <w:rPr>
          <w:rFonts w:hint="cs"/>
          <w:rtl/>
        </w:rPr>
        <w:t>'</w:t>
      </w:r>
      <w:r>
        <w:rPr>
          <w:rtl/>
        </w:rPr>
        <w:t>, עד שיהא במכותו מתחלתו ועד סופו.</w:t>
      </w:r>
    </w:p>
    <w:p>
      <w:pPr>
        <w:pStyle w:val="38"/>
        <w:rPr>
          <w:ins w:id="93497" w:author="מנוע מכני" w:date="2026-10-11T12:04:39Z"/>
        </w:rPr>
      </w:pPr>
      <w:r>
        <w:t xml:space="preserve">אלא</w:t>
      </w:r>
    </w:p>
    <w:p w:rsidR="00E403F0" w:rsidRPr="00AD695E" w:rsidRDefault="00E403F0" w:rsidP="00E403F0">
      <w:pPr>
        <w:rPr>
          <w:rtl/>
        </w:rPr>
      </w:pPr>
      <w:del w:id="93498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מעתה, ואם דל הוא, </w:t>
      </w:r>
      <w:r>
        <w:rPr>
          <w:rtl/>
        </w:rPr>
        <w:t xml:space="preserve">ה"</w:t>
      </w:r>
      <w:r>
        <w:rPr>
          <w:rFonts w:hint="cs"/>
          <w:rtl/>
        </w:rPr>
        <w:t xml:space="preserve">נ</w:t>
      </w:r>
      <w:r>
        <w:rPr>
          <w:rFonts w:hint="cs"/>
          <w:rtl/>
        </w:rPr>
        <w:t xml:space="preserve"> </w:t>
      </w:r>
      <w:r>
        <w:rPr>
          <w:rtl/>
        </w:rPr>
        <w:t xml:space="preserve">עד שיהא בדלותו מתחלתו ועד סופו! וכי </w:t>
      </w:r>
      <w:ins w:id="92522" w:author="מנוע מכני" w:date="2026-10-11T12:04:39Z">
        <w:r>
          <w:rPr>
            <w:rtl/>
          </w:rPr>
          <w:t xml:space="preserve">תאמר</w:t>
        </w:r>
      </w:ins>
      <w:del w:id="92523" w:author="מנוע מכני" w:date="2026-10-11T12:04:39Z">
        <w:r>
          <w:rPr>
            <w:rtl/>
          </w:rPr>
          <w:delText xml:space="preserve">תימא</w:delText>
        </w:r>
      </w:del>
      <w:r>
        <w:rPr>
          <w:rtl/>
        </w:rPr>
        <w:t xml:space="preserve"> </w:t>
      </w:r>
      <w:ins w:id="91144" w:author="מנוע מכני" w:date="2026-10-11T12:04:39Z">
        <w:r>
          <w:rPr>
            <w:rtl/>
          </w:rPr>
          <w:t xml:space="preserve">כך</w:t>
        </w:r>
      </w:ins>
      <w:del w:id="91145" w:author="מנוע מכני" w:date="2026-10-11T12:04:39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0446" w:author="מנוע מכני" w:date="2026-10-11T12:04:39Z">
        <w:r>
          <w:rPr>
            <w:rtl/>
          </w:rPr>
          <w:t xml:space="preserve">גם</w:t>
        </w:r>
      </w:ins>
      <w:del w:id="90447" w:author="מנוע מכני" w:date="2026-10-11T12:04:39Z">
        <w:r>
          <w:rPr>
            <w:rtl/>
          </w:rPr>
          <w:delText xml:space="preserve">נמי</w:delText>
        </w:r>
      </w:del>
      <w:r>
        <w:rPr>
          <w:rtl/>
        </w:rPr>
        <w:t xml:space="preserve">, </w:t>
      </w:r>
    </w:p>
    <w:p>
      <w:pPr>
        <w:pStyle w:val="afffff8"/>
        <w:rPr>
          <w:ins w:id="90131" w:author="קלוד" w:date="2026-10-11T12:18:15Z"/>
        </w:rPr>
      </w:pPr>
      <w:ins w:id="90132" w:author="קלוד" w:date="2026-10-11T12:18:15Z">
        <w:r>
          <w:rPr>
            <w:color w:val="7B3F00"/>
          </w:rPr>
          <w:t xml:space="preserve">מצורע שהעני והעשיר - הכל הולך אחר חטאת, אשם או צפרים</w:t>
        </w:r>
      </w:ins>
    </w:p>
    <w:p>
      <w:pPr>
        <w:pStyle w:val="38"/>
        <w:rPr>
          <w:ins w:id="93499" w:author="מנוע מכני" w:date="2026-10-11T12:04:39Z"/>
        </w:rPr>
      </w:pPr>
      <w:r>
        <w:t xml:space="preserve">והתנן:</w:t>
      </w:r>
    </w:p>
    <w:p w:rsidR="00E403F0" w:rsidRPr="00AD695E" w:rsidRDefault="00E403F0" w:rsidP="00E403F0">
      <w:pPr>
        <w:rPr>
          <w:rtl/>
        </w:rPr>
      </w:pPr>
      <w:del w:id="93500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מצורע שהביא קרבנותיו, עני והעשיר, עשיר והעני 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Fonts w:hint="cs"/>
          <w:rtl/>
        </w:rPr>
        <w:t>לר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ש</w:t>
      </w:r>
      <w:r>
        <w:rPr>
          <w:rtl/>
        </w:rPr>
        <w:t>- הכל הולך אחר חטאת,</w:t>
      </w:r>
    </w:p>
    <w:p>
      <w:pPr>
        <w:pStyle w:val="38"/>
        <w:rPr>
          <w:ins w:id="93501" w:author="מנוע מכני" w:date="2026-10-11T12:04:39Z"/>
        </w:rPr>
      </w:pPr>
      <w:r>
        <w:t>לר</w:t>
      </w:r>
      <w:r>
        <w:t>"</w:t>
      </w:r>
      <w:r>
        <w:t>י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502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הכל הולך אחר אשם</w:t>
      </w:r>
      <w:ins w:id="91736" w:author="מנוע מכני" w:date="2026-10-11T12:04:39Z">
        <w:r>
          <w:rPr>
            <w:rtl/>
          </w:rPr>
          <w:t xml:space="preserve">,</w:t>
        </w:r>
      </w:ins>
      <w:del w:id="91737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3503" w:author="מנוע מכני" w:date="2026-10-11T12:04:39Z"/>
        </w:rPr>
      </w:pPr>
      <w:r>
        <w:t>ותניא, ר</w:t>
      </w:r>
      <w:r>
        <w:t>אב</w:t>
      </w:r>
      <w:r>
        <w:t>"</w:t>
      </w:r>
      <w:r>
        <w:t>י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50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הכל הולך אחר צפרים! </w:t>
      </w:r>
    </w:p>
    <w:p>
      <w:pPr>
        <w:pStyle w:val="38"/>
        <w:rPr>
          <w:ins w:id="93505" w:author="מנוע מכני" w:date="2026-10-11T12:04:39Z"/>
        </w:rPr>
      </w:pPr>
      <w:r>
        <w:lastRenderedPageBreak/>
        <w:t xml:space="preserve">- הא אתמר עלה:</w:t>
      </w:r>
    </w:p>
    <w:p w:rsidR="00E403F0" w:rsidRPr="00AD695E" w:rsidRDefault="00E403F0" w:rsidP="00E403F0">
      <w:pPr>
        <w:pStyle w:val="affffb"/>
        <w:rPr>
          <w:rtl/>
        </w:rPr>
      </w:pPr>
      <w:del w:id="93506" w:author="מנוע מכני" w:date="2026-10-11T12:04:39Z">
        <w:r>
          <w:rPr>
            <w:rtl/>
          </w:rPr>
          <w:lastRenderedPageBreak/>
          <w:delText xml:space="preserve"> </w:delText>
        </w:r>
      </w:del>
      <w:r>
        <w:rPr>
          <w:rStyle w:val="2fb"/>
          <w:rFonts w:hint="cs"/>
          <w:rtl/>
        </w:rPr>
        <w:t>אריא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ר</w:t>
      </w:r>
      <w:r>
        <w:rPr>
          <w:rtl/>
        </w:rPr>
        <w:t xml:space="preserve">, ושלשתן מקרא אחד דרשו: </w:t>
      </w:r>
      <w:r>
        <w:rPr>
          <w:rFonts w:hint="cs"/>
          <w:rtl/>
        </w:rPr>
        <w:t>'</w:t>
      </w:r>
      <w:ins w:id="90435" w:author="Claude - סמנטי" w:date="2026-10-11T12:14:28Z">
        <w:r>
          <w:rPr>
            <w:rStyle w:val="afffff0"/>
            <w:rtl/>
          </w:rPr>
          <w:t xml:space="preserve">אֲשֶׁר לֹא תַשִּׂיג יָדוֹ בְּטָהֳרָתוֹ</w:t>
        </w:r>
      </w:ins>
      <w:del w:id="90436" w:author="Claude - סמנטי" w:date="2026-10-11T12:14:28Z">
        <w:r>
          <w:rPr>
            <w:rtl/>
          </w:rPr>
          <w:delText xml:space="preserve">אשר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תשיג ידו בטהרתו</w:delText>
        </w:r>
      </w:del>
      <w:r>
        <w:rPr>
          <w:rFonts w:hint="cs"/>
          <w:rtl/>
        </w:rPr>
        <w:t>'</w:t>
      </w:r>
      <w:r>
        <w:rPr>
          <w:rtl/>
        </w:rPr>
        <w:t xml:space="preserve"> – </w:t>
      </w:r>
    </w:p>
    <w:p>
      <w:pPr>
        <w:pStyle w:val="38"/>
        <w:rPr>
          <w:ins w:id="93507" w:author="מנוע מכני" w:date="2026-10-11T12:04:39Z"/>
        </w:rPr>
      </w:pPr>
      <w:r>
        <w:t>לר</w:t>
      </w:r>
      <w:r>
        <w:t>"</w:t>
      </w:r>
      <w:r>
        <w:t>ש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508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דבר המכפר</w:t>
      </w:r>
      <w:r>
        <w:rPr>
          <w:rFonts w:hint="cs"/>
          <w:rtl/>
        </w:rPr>
        <w:t xml:space="preserve"> והיינו</w:t>
      </w:r>
      <w:r>
        <w:rPr>
          <w:rtl/>
        </w:rPr>
        <w:t xml:space="preserve"> חטאת: </w:t>
      </w:r>
      <w:r>
        <w:rPr>
          <w:rStyle w:val="2fb"/>
          <w:rtl/>
        </w:rPr>
        <w:t xml:space="preserve">ו</w:t>
      </w:r>
      <w:r>
        <w:rPr>
          <w:rStyle w:val="2fb"/>
          <w:rFonts w:hint="cs"/>
          <w:rtl/>
        </w:rPr>
        <w:t>לר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י</w:t>
      </w:r>
      <w:r>
        <w:rPr>
          <w:rtl/>
        </w:rPr>
        <w:t>: דבר המכשיר, ו</w:t>
      </w:r>
      <w:r>
        <w:rPr>
          <w:rFonts w:hint="cs"/>
          <w:rtl/>
        </w:rPr>
        <w:t xml:space="preserve">היינו </w:t>
      </w:r>
      <w:r>
        <w:rPr>
          <w:rtl/>
        </w:rPr>
        <w:t xml:space="preserve">אשם</w:t>
      </w:r>
      <w:ins w:id="91738" w:author="מנוע מכני" w:date="2026-10-11T12:04:39Z">
        <w:r>
          <w:rPr>
            <w:rtl/>
          </w:rPr>
          <w:t xml:space="preserve">,</w:t>
        </w:r>
      </w:ins>
      <w:del w:id="91739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3509" w:author="מנוע מכני" w:date="2026-10-11T12:04:39Z"/>
        </w:rPr>
      </w:pPr>
      <w:r>
        <w:t>ראב</w:t>
      </w:r>
      <w:r>
        <w:t>"</w:t>
      </w:r>
      <w:r>
        <w:t>י</w:t>
      </w:r>
      <w:r>
        <w:t xml:space="preserve"> סבר:</w:t>
      </w:r>
    </w:p>
    <w:p w:rsidR="00E403F0" w:rsidRPr="00AD695E" w:rsidRDefault="00E403F0" w:rsidP="00E403F0">
      <w:pPr>
        <w:rPr>
          <w:rtl/>
        </w:rPr>
      </w:pPr>
      <w:del w:id="93510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הגורם לו טהרה, ו</w:t>
      </w:r>
      <w:r>
        <w:rPr>
          <w:rFonts w:hint="cs"/>
          <w:rtl/>
        </w:rPr>
        <w:t xml:space="preserve">היינו </w:t>
      </w:r>
      <w:r>
        <w:rPr>
          <w:rtl/>
        </w:rPr>
        <w:t>ציפרים.</w:t>
      </w:r>
    </w:p>
    <w:p w:rsidR="00E403F0" w:rsidRPr="00AD695E" w:rsidRDefault="00E403F0" w:rsidP="00E403F0">
      <w:pPr>
        <w:rPr>
          <w:rtl/>
        </w:rPr>
      </w:pP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ואלא הוא למה לי? </w:t>
      </w:r>
      <w:r>
        <w:rPr>
          <w:rStyle w:val="2fb"/>
          <w:rtl/>
        </w:rPr>
        <w:t xml:space="preserve">לרבי</w:t>
      </w:r>
      <w:r>
        <w:rPr>
          <w:rtl/>
        </w:rPr>
        <w:t xml:space="preserve"> </w:t>
      </w:r>
      <w:ins w:id="91148" w:author="מנוע מכני" w:date="2026-10-11T12:04:39Z">
        <w:r>
          <w:rPr>
            <w:rtl/>
          </w:rPr>
          <w:t xml:space="preserve">כדיש</w:t>
        </w:r>
      </w:ins>
      <w:del w:id="91149" w:author="מנוע מכני" w:date="2026-10-11T12:04:39Z">
        <w:r>
          <w:rPr>
            <w:rtl/>
          </w:rPr>
          <w:delText xml:space="preserve">כדאית</w:delText>
        </w:r>
      </w:del>
      <w:r>
        <w:rPr>
          <w:rtl/>
        </w:rPr>
        <w:t xml:space="preserve"> </w:t>
      </w:r>
      <w:ins w:id="91146" w:author="מנוע מכני" w:date="2026-10-11T12:04:39Z">
        <w:r>
          <w:rPr>
            <w:rtl/>
          </w:rPr>
          <w:t xml:space="preserve">לו</w:t>
        </w:r>
      </w:ins>
      <w:del w:id="91147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, ולרבנן </w:t>
      </w:r>
      <w:ins w:id="91150" w:author="מנוע מכני" w:date="2026-10-11T12:04:39Z">
        <w:r>
          <w:rPr>
            <w:rtl/>
          </w:rPr>
          <w:t xml:space="preserve">כדיש</w:t>
        </w:r>
      </w:ins>
      <w:del w:id="91151" w:author="מנוע מכני" w:date="2026-10-11T12:04:39Z">
        <w:r>
          <w:rPr>
            <w:rtl/>
          </w:rPr>
          <w:delText xml:space="preserve">כדאית</w:delText>
        </w:r>
      </w:del>
      <w:r>
        <w:rPr>
          <w:rtl/>
        </w:rPr>
        <w:t xml:space="preserve"> </w:t>
      </w:r>
      <w:ins w:id="92024" w:author="מנוע מכני" w:date="2026-10-11T12:04:39Z">
        <w:r>
          <w:rPr>
            <w:rtl/>
          </w:rPr>
          <w:t xml:space="preserve">להם</w:t>
        </w:r>
      </w:ins>
      <w:del w:id="92025" w:author="מנוע מכני" w:date="2026-10-11T12:04:39Z">
        <w:r>
          <w:rPr>
            <w:rtl/>
          </w:rPr>
          <w:delText xml:space="preserve">להו</w:delText>
        </w:r>
      </w:del>
      <w:r>
        <w:rPr>
          <w:rtl/>
        </w:rPr>
        <w:t xml:space="preserve">.</w:t>
      </w:r>
    </w:p>
    <w:p>
      <w:pPr>
        <w:pStyle w:val="afffff8"/>
        <w:rPr>
          <w:ins w:id="90129" w:author="קלוד" w:date="2026-10-11T12:18:15Z"/>
        </w:rPr>
      </w:pPr>
      <w:ins w:id="90130" w:author="קלוד" w:date="2026-10-11T12:18:15Z">
        <w:r>
          <w:rPr>
            <w:color w:val="7B3F00"/>
          </w:rPr>
          <w:t xml:space="preserve">האם צריך כשרות מתחלה ועד סוף - 'והוא עד'</w:t>
        </w:r>
      </w:ins>
    </w:p>
    <w:p>
      <w:pPr>
        <w:pStyle w:val="38"/>
        <w:rPr>
          <w:ins w:id="93511" w:author="מנוע מכני" w:date="2026-10-11T12:04:39Z"/>
        </w:rPr>
      </w:pPr>
      <w:r>
        <w:t xml:space="preserve">אלא</w:t>
      </w:r>
    </w:p>
    <w:p w:rsidR="00E403F0" w:rsidRPr="00AD695E" w:rsidRDefault="00E403F0" w:rsidP="00E403F0">
      <w:pPr>
        <w:rPr>
          <w:rtl/>
        </w:rPr>
      </w:pPr>
      <w:del w:id="93512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מעתה, והוא עד, עד שיהא כשר מתחלתו ועד סופו!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וכי </w:t>
      </w:r>
      <w:ins w:id="92524" w:author="מנוע מכני" w:date="2026-10-11T12:04:39Z">
        <w:r>
          <w:rPr>
            <w:rtl/>
          </w:rPr>
          <w:t xml:space="preserve">תאמר</w:t>
        </w:r>
      </w:ins>
      <w:del w:id="92525" w:author="מנוע מכני" w:date="2026-10-11T12:04:39Z">
        <w:r>
          <w:rPr>
            <w:rtl/>
          </w:rPr>
          <w:delText xml:space="preserve">תימא</w:delText>
        </w:r>
      </w:del>
      <w:r>
        <w:rPr>
          <w:rtl/>
        </w:rPr>
        <w:t xml:space="preserve"> </w:t>
      </w:r>
      <w:r>
        <w:rPr>
          <w:rtl/>
        </w:rPr>
        <w:t xml:space="preserve">ה"</w:t>
      </w:r>
      <w:r>
        <w:rPr>
          <w:rFonts w:hint="cs"/>
          <w:rtl/>
        </w:rPr>
        <w:t>נ</w:t>
      </w:r>
      <w:r>
        <w:rPr>
          <w:rtl/>
        </w:rPr>
        <w:t xml:space="preserve"> והא </w:t>
      </w:r>
      <w:r>
        <w:rPr>
          <w:rtl/>
        </w:rPr>
        <w:t xml:space="preserve">תניא</w:t>
      </w:r>
      <w:r>
        <w:rPr>
          <w:rtl/>
        </w:rPr>
        <w:t xml:space="preserve">: היה יודע לו בעדות עד שלא נעשה חתנו ונעשה חתנו, פקח ונתחרש, פתוח ונסתמא, שפוי ונשתטה - הרי זה פסול</w:t>
      </w:r>
      <w:ins w:id="91740" w:author="מנוע מכני" w:date="2026-10-11T12:04:39Z">
        <w:r>
          <w:rPr>
            <w:rtl/>
          </w:rPr>
          <w:t xml:space="preserve">,</w:t>
        </w:r>
      </w:ins>
      <w:del w:id="91741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יח.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אבל היה יודע לו עדות עד שלא נעשה חתנו, ונעשה חתנו </w:t>
      </w:r>
      <w:r>
        <w:rPr>
          <w:rtl/>
        </w:rPr>
        <w:t xml:space="preserve">ואח"כ</w:t>
      </w:r>
      <w:r>
        <w:rPr>
          <w:rtl/>
        </w:rPr>
        <w:t xml:space="preserve"> מתה בתו, פקח ונתחרש וחזר ונתפקח, פתוח ונסתמא </w:t>
      </w:r>
      <w:r>
        <w:rPr>
          <w:rtl/>
        </w:rPr>
        <w:t xml:space="preserve">ואח"כ</w:t>
      </w:r>
      <w:r>
        <w:rPr>
          <w:rtl/>
        </w:rPr>
        <w:t xml:space="preserve"> נתפתח, שפוי ונשתטה וחזר ונשתפה - כשר,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זה הכלל, כל שתחילתו וסופו בכשרות - כשר!</w:t>
      </w:r>
    </w:p>
    <w:p>
      <w:pPr>
        <w:pStyle w:val="38"/>
        <w:rPr>
          <w:ins w:id="93513" w:author="מנוע מכני" w:date="2026-10-11T12:04:39Z"/>
        </w:rPr>
      </w:pPr>
      <w:del w:id="90059" w:author="מנוע מכני" w:date="2026-10-11T12:04:39Z">
        <w:r w:rsidRPr="00D65BEC">
          <w:delText xml:space="preserve"> </w:delText>
        </w:r>
      </w:del>
      <w:r w:rsidRPr="00D65BEC">
        <w:t xml:space="preserve">שאני </w:t>
      </w:r>
      <w:ins w:id="90452" w:author="מנוע מכני" w:date="2026-10-11T12:04:39Z">
        <w:r>
          <w:t xml:space="preserve">שם</w:t>
        </w:r>
      </w:ins>
      <w:del w:id="90453" w:author="מנוע מכני" w:date="2026-10-11T12:04:39Z">
        <w:r w:rsidRPr="00D65BEC">
          <w:delText xml:space="preserve">התם</w:delText>
        </w:r>
      </w:del>
      <w:r w:rsidRPr="00D65BEC">
        <w:t xml:space="preserve">, דאמר קרא:</w:t>
      </w:r>
    </w:p>
    <w:p w:rsidR="00E403F0" w:rsidRPr="00D65BEC" w:rsidRDefault="00E403F0" w:rsidP="00E403F0">
      <w:pPr>
        <w:rPr>
          <w:spacing w:val="-6"/>
          <w:rtl/>
        </w:rPr>
      </w:pPr>
      <w:del w:id="93514" w:author="מנוע מכני" w:date="2026-10-11T12:04:39Z">
        <w:r w:rsidRPr="00D65BEC">
          <w:rPr>
            <w:spacing w:val="-6"/>
            <w:rtl/>
          </w:rPr>
          <w:delText xml:space="preserve"> </w:delText>
        </w:r>
      </w:del>
      <w:r w:rsidRPr="00D65BEC">
        <w:rPr>
          <w:rFonts w:hint="cs"/>
          <w:spacing w:val="-6"/>
          <w:rtl/>
        </w:rPr>
        <w:t>'</w:t>
      </w:r>
      <w:ins w:id="90439" w:author="Claude - סמנטי" w:date="2026-10-11T12:14:28Z">
        <w:r>
          <w:rPr>
            <w:rStyle w:val="afffff0"/>
            <w:spacing w:val="-6"/>
            <w:rtl/>
          </w:rPr>
          <w:t xml:space="preserve">אוֹ רָאָה</w:t>
        </w:r>
      </w:ins>
      <w:del w:id="90440" w:author="Claude - סמנטי" w:date="2026-10-11T12:14:28Z">
        <w:r w:rsidRPr="00D65BEC">
          <w:rPr>
            <w:spacing w:val="-6"/>
            <w:rtl/>
          </w:rPr>
          <w:delText xml:space="preserve">או ראה</w:delText>
        </w:r>
      </w:del>
      <w:r w:rsidRPr="00D65BEC">
        <w:rPr>
          <w:rFonts w:hint="cs"/>
          <w:spacing w:val="-6"/>
          <w:rtl/>
        </w:rPr>
        <w:t>'. '</w:t>
      </w:r>
      <w:ins w:id="90437" w:author="Claude - סמנטי" w:date="2026-10-11T12:14:28Z">
        <w:r>
          <w:rPr>
            <w:rStyle w:val="afffff0"/>
            <w:spacing w:val="-6"/>
            <w:rtl/>
          </w:rPr>
          <w:t xml:space="preserve">אִם לֹא יַגִּיד</w:t>
        </w:r>
      </w:ins>
      <w:del w:id="90438" w:author="Claude - סמנטי" w:date="2026-10-11T12:14:28Z">
        <w:r w:rsidRPr="00D65BEC">
          <w:rPr>
            <w:spacing w:val="-6"/>
            <w:rtl/>
          </w:rPr>
          <w:delText xml:space="preserve">אם </w:delText>
        </w:r>
        <w:r w:rsidRPr="00D65BEC">
          <w:rPr>
            <w:spacing w:val="-6"/>
            <w:rtl/>
          </w:rPr>
          <w:delText xml:space="preserve">לא</w:delText>
        </w:r>
        <w:r w:rsidRPr="00D65BEC">
          <w:rPr>
            <w:spacing w:val="-6"/>
            <w:rtl/>
          </w:rPr>
          <w:delText xml:space="preserve"> יגיד</w:delText>
        </w:r>
      </w:del>
      <w:r w:rsidRPr="00D65BEC">
        <w:rPr>
          <w:rFonts w:hint="cs"/>
          <w:spacing w:val="-6"/>
          <w:rtl/>
        </w:rPr>
        <w:t>'</w:t>
      </w:r>
      <w:r w:rsidRPr="00D65BEC">
        <w:rPr>
          <w:spacing w:val="-6"/>
          <w:rtl/>
        </w:rPr>
        <w:t xml:space="preserve">, בראייה והגדה תלא </w:t>
      </w:r>
      <w:ins w:id="91152" w:author="מנוע מכני" w:date="2026-10-11T12:04:39Z">
        <w:r>
          <w:rPr>
            <w:spacing w:val="-6"/>
            <w:rtl/>
          </w:rPr>
          <w:t xml:space="preserve">התורה</w:t>
        </w:r>
      </w:ins>
      <w:del w:id="91153" w:author="מנוע מכני" w:date="2026-10-11T12:04:39Z">
        <w:r w:rsidRPr="00D65BEC">
          <w:rPr>
            <w:spacing w:val="-6"/>
            <w:rtl/>
          </w:rPr>
          <w:delText xml:space="preserve">רחמנא</w:delText>
        </w:r>
      </w:del>
      <w:r w:rsidRPr="00D65BEC">
        <w:rPr>
          <w:spacing w:val="-6"/>
          <w:rtl/>
        </w:rPr>
        <w:t xml:space="preserve"> </w:t>
      </w:r>
      <w:ins w:id="90448" w:author="מנוע מכני" w:date="2026-10-11T12:04:39Z">
        <w:r>
          <w:rPr>
            <w:spacing w:val="-6"/>
            <w:rtl/>
          </w:rPr>
          <w:t xml:space="preserve">דבר</w:t>
        </w:r>
      </w:ins>
      <w:del w:id="90449" w:author="מנוע מכני" w:date="2026-10-11T12:04:39Z">
        <w:r w:rsidRPr="00D65BEC">
          <w:rPr>
            <w:spacing w:val="-6"/>
            <w:rtl/>
          </w:rPr>
          <w:delText xml:space="preserve">מילתא</w:delText>
        </w:r>
      </w:del>
      <w:r w:rsidRPr="00D65BEC">
        <w:rPr>
          <w:spacing w:val="-6"/>
          <w:rtl/>
        </w:rPr>
        <w:t xml:space="preserve"> והא </w:t>
      </w:r>
      <w:ins w:id="90450" w:author="מנוע מכני" w:date="2026-10-11T12:04:39Z">
        <w:r>
          <w:rPr>
            <w:spacing w:val="-6"/>
            <w:rtl/>
          </w:rPr>
          <w:t xml:space="preserve">יש</w:t>
        </w:r>
      </w:ins>
      <w:del w:id="90451" w:author="מנוע מכני" w:date="2026-10-11T12:04:39Z">
        <w:r w:rsidRPr="00D65BEC">
          <w:rPr>
            <w:spacing w:val="-6"/>
            <w:rtl/>
          </w:rPr>
          <w:delText xml:space="preserve">איכא</w:delText>
        </w:r>
      </w:del>
      <w:r w:rsidRPr="00D65BEC">
        <w:rPr>
          <w:spacing w:val="-6"/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 xml:space="preserve">'</w:t>
      </w:r>
      <w:r>
        <w:rPr>
          <w:rStyle w:val="afffff0"/>
          <w:rFonts w:hint="cs"/>
          <w:rtl/>
        </w:rPr>
        <w:t xml:space="preserve">והוא</w:t>
      </w:r>
      <w:r>
        <w:rPr>
          <w:rFonts w:hint="cs"/>
          <w:rtl/>
        </w:rPr>
        <w:t xml:space="preserve">'</w:t>
      </w:r>
      <w:r>
        <w:rPr>
          <w:rtl/>
        </w:rPr>
        <w:t xml:space="preserve"> לכדתניא: ראה סיאה של בני אדם עומדין ועידיו ביניהן, ואמר משביעני עליכם אם יודעים אתם לי עדות שתבואו ותעידוני, יכול יהו חייבין? </w:t>
      </w:r>
      <w:r>
        <w:rPr>
          <w:rtl/>
        </w:rPr>
        <w:t xml:space="preserve">ת"ל</w:t>
      </w:r>
      <w:r>
        <w:rPr>
          <w:rtl/>
        </w:rPr>
        <w:t xml:space="preserve">: והוא עד, והרי </w:t>
      </w:r>
      <w:r>
        <w:rPr>
          <w:rtl/>
        </w:rPr>
        <w:t xml:space="preserve">לא</w:t>
      </w:r>
      <w:r>
        <w:rPr>
          <w:rtl/>
        </w:rPr>
        <w:t xml:space="preserve"> ייחד עידיו</w:t>
      </w:r>
      <w:ins w:id="91742" w:author="מנוע מכני" w:date="2026-10-11T12:04:39Z">
        <w:r>
          <w:rPr>
            <w:rtl/>
          </w:rPr>
          <w:t xml:space="preserve">,</w:t>
        </w:r>
      </w:ins>
      <w:del w:id="91743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יכול </w:t>
      </w:r>
      <w:ins w:id="90128" w:author="מנוע מכני" w:date="2026-10-11T12:04:39Z">
        <w:r>
          <w:rPr>
            <w:rtl/>
          </w:rPr>
          <w:t xml:space="preserve">אפי'</w:t>
        </w:r>
      </w:ins>
      <w:del w:id="90129" w:author="מנוע מכני" w:date="2026-10-11T12:04:39Z">
        <w:r>
          <w:rPr>
            <w:rtl/>
          </w:rPr>
          <w:delText xml:space="preserve">אפילו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כל מי? </w:t>
      </w:r>
      <w:r>
        <w:rPr>
          <w:rtl/>
        </w:rPr>
        <w:t xml:space="preserve">ת"ל</w:t>
      </w:r>
      <w:r>
        <w:rPr>
          <w:rtl/>
        </w:rPr>
        <w:t xml:space="preserve">: והוא עד, והרי ייחד עידיו.</w:t>
      </w:r>
    </w:p>
    <w:p w:rsidR="00E403F0" w:rsidRPr="00AD695E" w:rsidRDefault="00E403F0" w:rsidP="00E403F0">
      <w:pPr>
        <w:jc w:val="center"/>
        <w:rPr>
          <w:del w:id="90030" w:author="מנוע עיצוב" w:date="2026-10-11T12:09:26Z"/>
          <w:rtl/>
        </w:rPr>
      </w:pPr>
      <w:del w:id="90029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34" w:author="קלוד" w:date="2026-10-11T09:07:13Z">
          <w:pPr>
            <w:pStyle w:val="affff1"/>
            <w:rPr>
              <w:rtl/>
            </w:rPr>
          </w:pPr>
        </w:pPrChange>
      </w:pPr>
      <w:ins w:id="9818" w:author="מספור קטעי משנה" w:date="2026-10-11T09:19:26Z">
        <w:r>
          <w:rPr>
            <w:rStyle w:val="MisparKeta"/>
          </w:rPr>
          <w:t xml:space="preserve">א. </w:t>
        </w:r>
      </w:ins>
      <w:r>
        <w:rPr>
          <w:rtl/>
        </w:rPr>
        <w:t>אבל בקרבנות אינו כן וכו'.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אביו מת והניח לו ריבוא עשיר הוא!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ר' אבהו</w:t>
      </w:r>
      <w:r>
        <w:rPr>
          <w:rtl/>
        </w:rPr>
        <w:t xml:space="preserve">, אימא: מניח לו ריבוא.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פשיטא! כשהיה אביו גוסס, מהו </w:t>
      </w:r>
      <w:ins w:id="92526" w:author="מנוע מכני" w:date="2026-10-11T12:04:39Z">
        <w:r>
          <w:rPr>
            <w:rtl/>
          </w:rPr>
          <w:t xml:space="preserve">דתאמר</w:t>
        </w:r>
      </w:ins>
      <w:del w:id="92527" w:author="מנוע מכני" w:date="2026-10-11T12:04:39Z">
        <w:r>
          <w:rPr>
            <w:rtl/>
          </w:rPr>
          <w:delText xml:space="preserve">דתימא</w:delText>
        </w:r>
      </w:del>
      <w:r>
        <w:rPr>
          <w:rtl/>
        </w:rPr>
        <w:t xml:space="preserve">: רוב גוססין למיתה, </w:t>
      </w:r>
      <w:r>
        <w:rPr>
          <w:rtl/>
        </w:rPr>
        <w:t xml:space="preserve">קמ"ל</w:t>
      </w:r>
      <w:r>
        <w:rPr>
          <w:rtl/>
        </w:rPr>
        <w:t xml:space="preserve">.</w:t>
      </w:r>
    </w:p>
    <w:p>
      <w:pPr>
        <w:pStyle w:val="afffff8"/>
        <w:rPr>
          <w:ins w:id="90127" w:author="קלוד" w:date="2026-10-11T12:18:15Z"/>
        </w:rPr>
      </w:pPr>
      <w:ins w:id="90128" w:author="קלוד" w:date="2026-10-11T12:18:15Z">
        <w:r>
          <w:rPr>
            <w:color w:val="7B3F00"/>
          </w:rPr>
          <w:t xml:space="preserve">ספינתו בים ובאה לו ברבואות - כשהיתה מוחכרת</w:t>
        </w:r>
      </w:ins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ספינתו בים ובאה לו בריבואות עשיר הוא! </w:t>
      </w:r>
    </w:p>
    <w:p>
      <w:pPr>
        <w:pStyle w:val="38"/>
        <w:rPr>
          <w:ins w:id="93515" w:author="מנוע מכני" w:date="2026-10-11T12:04:39Z"/>
        </w:rPr>
      </w:pPr>
      <w:r>
        <w:t>אר</w:t>
      </w:r>
      <w:r>
        <w:t>"</w:t>
      </w:r>
      <w:r>
        <w:t>ח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516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כשהיתה מוחכרת ומושכרת ביד אחרים.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והאיכא שכירות! שכירות אינה משתלמת אלא לבסוף.</w:t>
      </w:r>
    </w:p>
    <w:p w:rsidR="00E403F0" w:rsidRPr="00DC5F70" w:rsidRDefault="00E403F0" w:rsidP="00E403F0">
      <w:pPr>
        <w:rPr>
          <w:spacing w:val="-6"/>
          <w:rtl/>
        </w:rPr>
      </w:pPr>
      <w:r w:rsidRPr="00DC5F70">
        <w:rPr>
          <w:spacing w:val="-6"/>
          <w:rtl/>
        </w:rPr>
        <w:t xml:space="preserve">ותיפוק </w:t>
      </w:r>
      <w:ins w:id="91154" w:author="מנוע מכני" w:date="2026-10-11T12:04:39Z">
        <w:r>
          <w:rPr>
            <w:spacing w:val="-6"/>
            <w:rtl/>
          </w:rPr>
          <w:t xml:space="preserve">לו</w:t>
        </w:r>
      </w:ins>
      <w:del w:id="91155" w:author="מנוע מכני" w:date="2026-10-11T12:04:39Z">
        <w:r w:rsidRPr="00DC5F70">
          <w:rPr>
            <w:spacing w:val="-6"/>
            <w:rtl/>
          </w:rPr>
          <w:delText xml:space="preserve">ליה</w:delText>
        </w:r>
      </w:del>
      <w:r w:rsidRPr="00DC5F70">
        <w:rPr>
          <w:spacing w:val="-6"/>
          <w:rtl/>
        </w:rPr>
        <w:t xml:space="preserve"> משום ספינה! הא מני? </w:t>
      </w:r>
      <w:r w:rsidRPr="00DC5F70">
        <w:rPr>
          <w:rStyle w:val="2fb"/>
          <w:spacing w:val="-6"/>
          <w:rtl/>
        </w:rPr>
        <w:t xml:space="preserve">ר"א</w:t>
      </w:r>
      <w:r w:rsidRPr="00DC5F70">
        <w:rPr>
          <w:spacing w:val="-6"/>
          <w:rtl/>
        </w:rPr>
        <w:t xml:space="preserve"> היא</w:t>
      </w:r>
      <w:ins w:id="91744" w:author="מנוע מכני" w:date="2026-10-11T12:04:39Z">
        <w:r>
          <w:rPr>
            <w:spacing w:val="-6"/>
            <w:rtl/>
          </w:rPr>
          <w:t xml:space="preserve">,</w:t>
        </w:r>
      </w:ins>
      <w:del w:id="91745" w:author="מנוע מכני" w:date="2026-10-11T12:04:39Z">
        <w:r w:rsidRPr="00DC5F70">
          <w:rPr>
            <w:spacing w:val="-6"/>
            <w:rtl/>
          </w:rPr>
          <w:delText xml:space="preserve">;</w:delText>
        </w:r>
      </w:del>
      <w:r w:rsidRPr="00DC5F70">
        <w:rPr>
          <w:rFonts w:hint="cs"/>
          <w:spacing w:val="-6"/>
          <w:rtl/>
        </w:rPr>
        <w:t xml:space="preserve"> ד</w:t>
      </w:r>
      <w:r w:rsidRPr="00DC5F70">
        <w:rPr>
          <w:spacing w:val="-6"/>
          <w:rtl/>
        </w:rPr>
        <w:t>אם היה איכר - נותן לו צמדו, וחמר - נותן לו חמורו.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18" w:author="קלוד" w:date="2026-10-11T09:07:13Z"/>
        </w:rPr>
      </w:pPr>
      <w:ins w:id="20217" w:author="קלוד" w:date="2026-10-11T09:07:13Z">
        <w:r>
          <w:t xml:space="preserve">משנה ד</w:t>
        </w:r>
      </w:ins>
    </w:p>
    <w:p w:rsidR="00E403F0" w:rsidRPr="00D65BEC" w:rsidRDefault="00E403F0" w:rsidP="00E403F0">
      <w:pPr>
        <w:pStyle w:val="afff9"/>
        <w:rPr>
          <w:del w:id="20116" w:author="קלוד" w:date="2026-10-11T09:07:13Z"/>
          <w:rtl/>
        </w:rPr>
      </w:pPr>
      <w:del w:id="20115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20" w:author="קלוד" w:date="2026-10-11T12:09:42Z">
          <w:pPr>
            <w:pStyle w:val="afff9"/>
          </w:pPr>
        </w:pPrChange>
      </w:pPr>
      <w:r w:rsidRPr="00D65BEC">
        <w:rPr>
          <w:rtl/>
        </w:rPr>
        <w:t xml:space="preserve">השנים בנידר, כיצד?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ילד שהעריך זקן - נותן ערך זקן, וזקן שהעריך את הילד - נותן ערך ילד.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הערכין בנערך, כיצד? </w:t>
      </w:r>
      <w:r w:rsidRPr="00D65BEC">
        <w:rPr>
          <w:rtl/>
        </w:rPr>
        <w:tab/>
        <w:t>איש שהעריך האשה</w:t>
      </w:r>
      <w:r w:rsidRPr="00D65BEC">
        <w:rPr>
          <w:rFonts w:hint="cs"/>
          <w:rtl/>
        </w:rPr>
        <w:t xml:space="preserve"> </w:t>
      </w:r>
      <w:r w:rsidRPr="00D65BEC">
        <w:rPr>
          <w:rtl/>
        </w:rPr>
        <w:t xml:space="preserve">נותן ערך אשה,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ab/>
      </w:r>
      <w:r w:rsidRPr="00D65BEC">
        <w:rPr>
          <w:rtl/>
        </w:rPr>
        <w:tab/>
      </w:r>
      <w:r w:rsidRPr="00D65BEC">
        <w:rPr>
          <w:rtl/>
        </w:rPr>
        <w:tab/>
      </w:r>
      <w:r w:rsidRPr="00D65BEC">
        <w:rPr>
          <w:rtl/>
        </w:rPr>
        <w:tab/>
      </w:r>
      <w:r w:rsidRPr="00D65BEC">
        <w:rPr>
          <w:rtl/>
        </w:rPr>
        <w:tab/>
        <w:t>ואשה שהעריכה איש - נותנת ערך איש.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והערך בזמן הערך, כיצד? העריכו פחות מבן חמש ונעשה יתר על בן חמש,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פחות מבן עשרים ונעשה יתר על בן עשרים - נותן בזמן הערך.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125" w:author="קלוד" w:date="2026-10-11T12:18:15Z"/>
        </w:rPr>
      </w:pPr>
      <w:ins w:id="90126" w:author="קלוד" w:date="2026-10-11T12:18:15Z">
        <w:r>
          <w:rPr>
            <w:color w:val="7B3F00"/>
          </w:rPr>
          <w:t xml:space="preserve">ערכין בזמן הערך - 'כערכך יקום'</w:t>
        </w:r>
      </w:ins>
    </w:p>
    <w:p>
      <w:pPr>
        <w:pStyle w:val="38"/>
        <w:rPr>
          <w:ins w:id="93517" w:author="מנוע מכני" w:date="2026-10-11T12:04:39Z"/>
        </w:rPr>
      </w:pPr>
      <w:r w:rsidRPr="002D69EF">
        <w:t>ת"ר</w:t>
      </w:r>
      <w:r w:rsidRPr="00A757C8">
        <w:t xml:space="preserve">:</w:t>
      </w:r>
    </w:p>
    <w:p w:rsidR="00E403F0" w:rsidRPr="00AD695E" w:rsidRDefault="00E403F0" w:rsidP="00E403F0">
      <w:pPr>
        <w:rPr>
          <w:rtl/>
        </w:rPr>
      </w:pPr>
      <w:del w:id="93518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אתה הקשית דמים לערכין, מרגלית לקלים ולידון בכבודו, יכול נקיש ערכין לדמים שיתן כשעת נתינה? </w:t>
      </w:r>
    </w:p>
    <w:p>
      <w:pPr>
        <w:pStyle w:val="38"/>
        <w:rPr>
          <w:ins w:id="93519" w:author="מנוע מכני" w:date="2026-10-11T12:04:39Z"/>
        </w:rPr>
      </w:pPr>
      <w:r>
        <w:t xml:space="preserve">ת"ל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520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441" w:author="Claude - סמנטי" w:date="2026-10-11T12:14:28Z">
        <w:r>
          <w:rPr>
            <w:rStyle w:val="afffff0"/>
            <w:rtl/>
          </w:rPr>
          <w:t xml:space="preserve">כְּעֶרְכְּךָ יָקוּם</w:t>
        </w:r>
      </w:ins>
      <w:del w:id="90442" w:author="Claude - סמנטי" w:date="2026-10-11T12:14:28Z">
        <w:r>
          <w:rPr>
            <w:rtl/>
          </w:rPr>
          <w:delText xml:space="preserve">כערכך יקום</w:delText>
        </w:r>
      </w:del>
      <w:r>
        <w:rPr>
          <w:rFonts w:hint="cs"/>
          <w:rtl/>
        </w:rPr>
        <w:t>'</w:t>
      </w:r>
      <w:r>
        <w:rPr>
          <w:rtl/>
        </w:rPr>
        <w:t>, אינו נותן אלא בזמן הערך.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20" w:author="קלוד" w:date="2026-10-11T09:07:13Z"/>
        </w:rPr>
      </w:pPr>
      <w:ins w:id="20219" w:author="קלוד" w:date="2026-10-11T09:07:13Z">
        <w:r>
          <w:t xml:space="preserve">משנה ד</w:t>
        </w:r>
      </w:ins>
    </w:p>
    <w:p w:rsidR="00E403F0" w:rsidRPr="00D65BEC" w:rsidRDefault="00E403F0" w:rsidP="00E403F0">
      <w:pPr>
        <w:pStyle w:val="afff9"/>
        <w:rPr>
          <w:del w:id="20118" w:author="קלוד" w:date="2026-10-11T09:07:13Z"/>
          <w:rtl/>
        </w:rPr>
      </w:pPr>
      <w:del w:id="20117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21" w:author="קלוד" w:date="2026-10-11T12:09:42Z">
          <w:pPr>
            <w:pStyle w:val="afff9"/>
          </w:pPr>
        </w:pPrChange>
      </w:pPr>
      <w:r w:rsidRPr="00D65BEC">
        <w:rPr>
          <w:rtl/>
        </w:rPr>
        <w:t xml:space="preserve">יום שלשים כלמטה הימנה, שנת חמש ושנת עשרים כלמטה מהם,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שנאמר: ואם מבן ששים שנה ומעלה, הרי אנו למדים בכולן משנת ששים,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מה שנת ששים כלמטה הימנה, אף שנת חמש ושנת עשרים כלמטה הימנה;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lastRenderedPageBreak/>
        <w:t xml:space="preserve">הן אם עשה שנת ששים כלמטה ממנה להחמיר, נעשה שנת חמש ושנת עשרים כלמטה ממנו להקל?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ת"ל שנה שנה לגזירה שוה, מה שנה האמורה בשנת ששים כלמטה, אף שנה האמורה משנת חמש ושנת עשרים </w:t>
      </w:r>
      <w:r w:rsidRPr="00D65BEC">
        <w:rPr>
          <w:rStyle w:val="afffa"/>
          <w:b w:val="0"/>
          <w:bCs/>
          <w:spacing w:val="14"/>
          <w:rtl/>
        </w:rPr>
        <w:t>כלמטה ממנו בין להקל ובין להחמיר;</w:t>
      </w:r>
    </w:p>
    <w:p w:rsidR="00E403F0" w:rsidRPr="00D65BEC" w:rsidRDefault="00E403F0" w:rsidP="00E403F0">
      <w:pPr>
        <w:pStyle w:val="afff9"/>
        <w:rPr>
          <w:rtl/>
        </w:rPr>
      </w:pPr>
      <w:r>
        <w:rPr>
          <w:rStyle w:val="TanaimMishna"/>
          <w:rtl/>
          <w:rPrChange w:id="95246" w:author="Claude" w:date="2026-10-11T09:08:00Z">
            <w:rPr>
              <w:rtl/>
            </w:rPr>
          </w:rPrChange>
        </w:rPr>
        <w:t xml:space="preserve">ר"א</w:t>
      </w:r>
      <w:r>
        <w:rPr>
          <w:rtl/>
        </w:rPr>
        <w:t xml:space="preserve"> אומר</w:t>
      </w:r>
      <w:r>
        <w:rPr>
          <w:rStyle w:val="TanaimMishna"/>
          <w:rtl/>
          <w:rPrChange w:id="95247" w:author="Claude" w:date="2026-10-11T09:08:00Z">
            <w:rPr>
              <w:rtl/>
            </w:rPr>
          </w:rPrChange>
        </w:rPr>
        <w:t xml:space="preserve">:</w:t>
      </w:r>
      <w:r>
        <w:rPr>
          <w:rtl/>
        </w:rPr>
        <w:t xml:space="preserve"> עד שיהו יתירות על השנים חדש ויום אחד.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מופנה, </w:t>
      </w:r>
      <w:ins w:id="92174" w:author="מנוע מכני" w:date="2026-10-11T12:04:39Z">
        <w:r>
          <w:rPr>
            <w:rtl/>
          </w:rPr>
          <w:t xml:space="preserve">דאם </w:t>
        </w:r>
      </w:ins>
      <w:del w:id="92175" w:author="מנוע מכני" w:date="2026-10-11T12:04:39Z">
        <w:r>
          <w:rPr>
            <w:rtl/>
          </w:rPr>
          <w:delText xml:space="preserve">דאי </w:delText>
        </w:r>
      </w:del>
      <w:r>
        <w:rPr>
          <w:rtl/>
        </w:rPr>
        <w:t xml:space="preserve">לא</w:t>
      </w:r>
      <w:r>
        <w:rPr>
          <w:rtl/>
        </w:rPr>
        <w:t xml:space="preserve"> מופנה </w:t>
      </w:r>
      <w:ins w:id="90454" w:author="מנוע מכני" w:date="2026-10-11T12:04:39Z">
        <w:r>
          <w:rPr>
            <w:rtl/>
          </w:rPr>
          <w:t xml:space="preserve">יש</w:t>
        </w:r>
      </w:ins>
      <w:del w:id="90455" w:author="מנוע מכני" w:date="2026-10-11T12:04:39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2848" w:author="מנוע מכני" w:date="2026-10-11T12:04:39Z">
        <w:r>
          <w:rPr>
            <w:rtl/>
          </w:rPr>
          <w:t xml:space="preserve">להקשות</w:t>
        </w:r>
      </w:ins>
      <w:del w:id="92849" w:author="מנוע מכני" w:date="2026-10-11T12:04:39Z">
        <w:r>
          <w:rPr>
            <w:rtl/>
          </w:rPr>
          <w:delText xml:space="preserve">למיפרך</w:delText>
        </w:r>
      </w:del>
      <w:r>
        <w:rPr>
          <w:rtl/>
        </w:rPr>
        <w:t xml:space="preserve"> </w:t>
      </w:r>
      <w:ins w:id="91156" w:author="מנוע מכני" w:date="2026-10-11T12:04:39Z">
        <w:r>
          <w:rPr>
            <w:rtl/>
          </w:rPr>
          <w:t xml:space="preserve">כדמקשים</w:t>
        </w:r>
      </w:ins>
      <w:del w:id="91157" w:author="מנוע מכני" w:date="2026-10-11T12:04:39Z">
        <w:r>
          <w:rPr>
            <w:rtl/>
          </w:rPr>
          <w:delText xml:space="preserve">כדפרכינן</w:delText>
        </w:r>
      </w:del>
      <w:r>
        <w:rPr>
          <w:rtl/>
        </w:rPr>
        <w:t xml:space="preserve">! שנה שנה יתירי כתיבי.</w:t>
      </w:r>
    </w:p>
    <w:p>
      <w:pPr>
        <w:pStyle w:val="afffff8"/>
        <w:rPr>
          <w:ins w:id="90123" w:author="קלוד" w:date="2026-10-11T12:18:15Z"/>
        </w:rPr>
      </w:pPr>
      <w:ins w:id="90124" w:author="קלוד" w:date="2026-10-11T12:18:15Z">
        <w:r>
          <w:rPr>
            <w:color w:val="7B3F00"/>
          </w:rPr>
          <w:t xml:space="preserve">'עד ועד בכלל' - האם מתני' דלא כרבי</w:t>
        </w:r>
      </w:ins>
    </w:p>
    <w:p>
      <w:pPr>
        <w:pStyle w:val="38"/>
        <w:rPr>
          <w:ins w:id="94161" w:author="מנוע מכני" w:date="2026-10-11T12:04:39Z"/>
        </w:rPr>
      </w:pPr>
      <w:r>
        <w:t xml:space="preserve">לימא מתני' דלא כרבי,</w:t>
      </w:r>
    </w:p>
    <w:p w:rsidR="00E403F0" w:rsidRPr="00AD695E" w:rsidRDefault="00E403F0" w:rsidP="00E403F0">
      <w:pPr>
        <w:rPr>
          <w:rtl/>
        </w:rPr>
      </w:pPr>
      <w:del w:id="94162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ד</w:t>
      </w:r>
      <w:r>
        <w:rPr>
          <w:rtl/>
        </w:rPr>
        <w:t xml:space="preserve">עד ועד בכלל! </w:t>
      </w:r>
      <w:r>
        <w:rPr>
          <w:rtl/>
        </w:rPr>
        <w:t xml:space="preserve">דתניא</w:t>
      </w:r>
      <w:r>
        <w:rPr>
          <w:rtl/>
        </w:rPr>
        <w:t xml:space="preserve">: מיום הראשון ועד יום השביעי יכול ראשון ולא ראשון בכלל, שביעי ולא שביעי בכלל,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כענין </w:t>
      </w:r>
      <w:ins w:id="92446" w:author="מנוע מכני" w:date="2026-10-11T12:04:39Z">
        <w:r>
          <w:rPr>
            <w:rtl/>
          </w:rPr>
          <w:t xml:space="preserve">ד'</w:t>
        </w:r>
      </w:ins>
      <w:del w:id="92447" w:author="מנוע מכני" w:date="2026-10-11T12:04:39Z">
        <w:r>
          <w:rPr>
            <w:rtl/>
          </w:rPr>
          <w:delText xml:space="preserve">שנאמר: </w:delText>
        </w:r>
        <w:r>
          <w:rPr>
            <w:rFonts w:hint="cs"/>
            <w:rtl/>
          </w:rPr>
          <w:delText xml:space="preserve">'</w:delText>
        </w:r>
      </w:del>
      <w:r>
        <w:rPr>
          <w:rStyle w:val="afffff0"/>
          <w:rtl/>
          <w:rPrChange w:id="9045" w:author="מנוע פסוקים" w:date="2026-10-11T09:22:04Z">
            <w:rPr>
              <w:rtl/>
            </w:rPr>
          </w:rPrChange>
        </w:rPr>
        <w:t xml:space="preserve">מראשו ועד רגליו</w:t>
      </w:r>
      <w:r>
        <w:rPr>
          <w:rFonts w:hint="cs"/>
          <w:rtl/>
        </w:rPr>
        <w:t>'</w:t>
      </w:r>
      <w:r>
        <w:rPr>
          <w:rtl/>
        </w:rPr>
        <w:t xml:space="preserve">, ראשו ולא ראשו בכלל, רגליו ולא רגליו בכלל? </w:t>
      </w:r>
    </w:p>
    <w:p>
      <w:pPr>
        <w:pStyle w:val="38"/>
        <w:rPr>
          <w:ins w:id="93521" w:author="מנוע מכני" w:date="2026-10-11T12:04:39Z"/>
        </w:rPr>
      </w:pPr>
      <w:r>
        <w:t xml:space="preserve">ת"ל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522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443" w:author="Claude - סמנטי" w:date="2026-10-11T12:14:28Z">
        <w:r>
          <w:rPr>
            <w:rStyle w:val="afffff0"/>
            <w:rtl/>
          </w:rPr>
          <w:t xml:space="preserve">עַד יוֹם הָאֶחָד וְעֶשְׂרִים לַחוֹדֶשׁ בָּעָרֶב</w:t>
        </w:r>
      </w:ins>
      <w:del w:id="90444" w:author="Claude - סמנטי" w:date="2026-10-11T12:14:28Z">
        <w:r>
          <w:rPr>
            <w:rtl/>
          </w:rPr>
          <w:delText xml:space="preserve">עד יום האחד ועשרים לחודש בערב</w:delText>
        </w:r>
      </w:del>
      <w:r>
        <w:rPr>
          <w:rFonts w:hint="cs"/>
          <w:rtl/>
        </w:rPr>
        <w:t>'</w:t>
      </w:r>
      <w:ins w:id="91746" w:author="מנוע מכני" w:date="2026-10-11T12:04:39Z">
        <w:r>
          <w:rPr>
            <w:rtl/>
          </w:rPr>
          <w:t xml:space="preserve">,</w:t>
        </w:r>
      </w:ins>
      <w:del w:id="91747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יח:</w:t>
      </w:r>
    </w:p>
    <w:p w:rsidR="00E403F0" w:rsidRPr="00AD695E" w:rsidRDefault="00E403F0" w:rsidP="00E403F0">
      <w:pPr>
        <w:rPr>
          <w:rtl/>
        </w:rPr>
      </w:pPr>
    </w:p>
    <w:p>
      <w:pPr>
        <w:pStyle w:val="38"/>
        <w:rPr>
          <w:ins w:id="93523" w:author="מנוע מכני" w:date="2026-10-11T12:04:39Z"/>
        </w:rPr>
      </w:pPr>
      <w:r>
        <w:t xml:space="preserve">רבי:</w:t>
      </w:r>
    </w:p>
    <w:p w:rsidR="00E403F0" w:rsidRPr="00AD695E" w:rsidRDefault="00E403F0" w:rsidP="00E403F0">
      <w:pPr>
        <w:rPr>
          <w:rtl/>
        </w:rPr>
      </w:pPr>
      <w:del w:id="9352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אינו צריך, ראשון וראשון בכלל, שביעי ושביעי בכלל! אפי' </w:t>
      </w:r>
      <w:ins w:id="92528" w:author="מנוע מכני" w:date="2026-10-11T12:04:39Z">
        <w:r>
          <w:rPr>
            <w:rtl/>
          </w:rPr>
          <w:t xml:space="preserve">תאמר</w:t>
        </w:r>
      </w:ins>
      <w:del w:id="92529" w:author="מנוע מכני" w:date="2026-10-11T12:04:39Z">
        <w:r>
          <w:rPr>
            <w:rtl/>
          </w:rPr>
          <w:delText xml:space="preserve">תימא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רבי</w:t>
      </w:r>
      <w:r>
        <w:rPr>
          <w:rtl/>
        </w:rPr>
        <w:t xml:space="preserve">, שקולי משקלי קראי, </w:t>
      </w:r>
      <w:r>
        <w:rPr>
          <w:rFonts w:hint="cs"/>
          <w:rtl/>
        </w:rPr>
        <w:t>ד'</w:t>
      </w:r>
      <w:r>
        <w:rPr>
          <w:rStyle w:val="afffff0"/>
          <w:rtl/>
          <w:rPrChange w:id="9046" w:author="מנוע פסוקים" w:date="2026-10-11T09:22:04Z">
            <w:rPr>
              <w:rtl/>
            </w:rPr>
          </w:rPrChange>
        </w:rPr>
        <w:t xml:space="preserve">מבן חודש ועד בן חמש שנים</w:t>
      </w:r>
      <w:r>
        <w:rPr>
          <w:rFonts w:hint="cs"/>
          <w:rtl/>
        </w:rPr>
        <w:t>'</w:t>
      </w:r>
      <w:r>
        <w:rPr>
          <w:rtl/>
        </w:rPr>
        <w:t xml:space="preserve">, תו מבן חמש למה לי? </w:t>
      </w:r>
      <w:ins w:id="92728" w:author="מנוע מכני" w:date="2026-10-11T12:04:39Z">
        <w:r>
          <w:rPr>
            <w:rtl/>
          </w:rPr>
          <w:t xml:space="preserve">לפיכך</w:t>
        </w:r>
      </w:ins>
      <w:del w:id="92729" w:author="מנוע מכני" w:date="2026-10-11T12:04:39Z">
        <w:r>
          <w:rPr>
            <w:rtl/>
          </w:rPr>
          <w:delText xml:space="preserve">הילכך</w:delText>
        </w:r>
      </w:del>
      <w:r>
        <w:rPr>
          <w:rtl/>
        </w:rPr>
        <w:t xml:space="preserve"> אישתקלו </w:t>
      </w:r>
      <w:ins w:id="92026" w:author="מנוע מכני" w:date="2026-10-11T12:04:39Z">
        <w:r>
          <w:rPr>
            <w:rtl/>
          </w:rPr>
          <w:t xml:space="preserve">להם</w:t>
        </w:r>
      </w:ins>
      <w:del w:id="92027" w:author="מנוע מכני" w:date="2026-10-11T12:04:39Z">
        <w:r>
          <w:rPr>
            <w:rtl/>
          </w:rPr>
          <w:delText xml:space="preserve">להו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</w:p>
    <w:p>
      <w:pPr>
        <w:pStyle w:val="afffff8"/>
        <w:rPr>
          <w:ins w:id="90121" w:author="קלוד" w:date="2026-10-11T12:18:15Z"/>
        </w:rPr>
      </w:pPr>
      <w:ins w:id="90122" w:author="קלוד" w:date="2026-10-11T12:18:15Z">
        <w:r>
          <w:rPr>
            <w:color w:val="7B3F00"/>
          </w:rPr>
          <w:t xml:space="preserve">'ראשו ולא ראשו בכלל' - מנין, 'לכל מראה עיני הכהן'</w:t>
        </w:r>
      </w:ins>
    </w:p>
    <w:p>
      <w:pPr>
        <w:pStyle w:val="38"/>
        <w:rPr>
          <w:ins w:id="93525" w:author="מנוע מכני" w:date="2026-10-11T12:04:39Z"/>
        </w:rPr>
      </w:pPr>
      <w:r>
        <w:t xml:space="preserve">אמר</w:t>
      </w:r>
      <w:r>
        <w:t xml:space="preserve"> מר:</w:t>
      </w:r>
    </w:p>
    <w:p w:rsidR="00E403F0" w:rsidRPr="00AD695E" w:rsidRDefault="00E403F0" w:rsidP="00E403F0">
      <w:pPr>
        <w:rPr>
          <w:rtl/>
        </w:rPr>
      </w:pPr>
      <w:del w:id="93526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ראשו ולא ראשו בכלל, רגליו ולא רגליו בכלל.</w:t>
      </w:r>
    </w:p>
    <w:p>
      <w:pPr>
        <w:pStyle w:val="38"/>
        <w:rPr>
          <w:ins w:id="93527" w:author="מנוע מכני" w:date="2026-10-11T12:04:39Z"/>
        </w:rPr>
      </w:pPr>
      <w:r>
        <w:t xml:space="preserve">מנלן? </w:t>
      </w:r>
      <w:r>
        <w:tab/>
      </w:r>
      <w:r w:rsidRPr="00217260">
        <w:t>אב"א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528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שאני סימנים דגופו מסימנים דראשו</w:t>
      </w:r>
      <w:ins w:id="91748" w:author="מנוע מכני" w:date="2026-10-11T12:04:39Z">
        <w:r>
          <w:rPr>
            <w:rtl/>
          </w:rPr>
          <w:t xml:space="preserve">,</w:t>
        </w:r>
      </w:ins>
      <w:del w:id="91749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3529" w:author="מנוע מכני" w:date="2026-10-11T12:04:39Z"/>
        </w:rPr>
      </w:pPr>
      <w:r>
        <w:tab/>
      </w:r>
      <w:r w:rsidRPr="00217260">
        <w:t>אב"א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530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לכל מראה עיני הכהן.</w:t>
      </w:r>
    </w:p>
    <w:p w:rsidR="00E403F0" w:rsidRPr="00AD695E" w:rsidRDefault="00E403F0" w:rsidP="00E403F0">
      <w:pPr>
        <w:jc w:val="center"/>
        <w:rPr>
          <w:del w:id="90032" w:author="מנוע עיצוב" w:date="2026-10-11T12:09:26Z"/>
          <w:rtl/>
        </w:rPr>
      </w:pPr>
      <w:del w:id="90031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35" w:author="קלוד" w:date="2026-10-11T09:07:13Z">
          <w:pPr>
            <w:pStyle w:val="affff1"/>
            <w:rPr>
              <w:rtl/>
            </w:rPr>
          </w:pPr>
        </w:pPrChange>
      </w:pPr>
      <w:ins w:id="9819" w:author="מספור קטעי משנה" w:date="2026-10-11T09:19:26Z">
        <w:r>
          <w:rPr>
            <w:rStyle w:val="MisparKeta"/>
          </w:rPr>
          <w:t xml:space="preserve">א. </w:t>
        </w:r>
      </w:ins>
      <w:r>
        <w:rPr>
          <w:rtl/>
        </w:rPr>
        <w:t>ר"א אומר: עד שיהו יתירות על השנים חודש ויום אחד.</w:t>
      </w:r>
    </w:p>
    <w:p>
      <w:pPr>
        <w:pStyle w:val="38"/>
        <w:rPr>
          <w:ins w:id="93531" w:author="מנוע מכני" w:date="2026-10-11T12:04:39Z"/>
        </w:rPr>
      </w:pPr>
      <w:r w:rsidRPr="00D65BEC">
        <w:t xml:space="preserve">תניא</w:t>
      </w:r>
      <w:r w:rsidRPr="00D65BEC">
        <w:t xml:space="preserve">, ר"א:</w:t>
      </w:r>
    </w:p>
    <w:p w:rsidR="00E403F0" w:rsidRPr="00D65BEC" w:rsidRDefault="00E403F0" w:rsidP="00E403F0">
      <w:pPr>
        <w:rPr>
          <w:spacing w:val="-6"/>
          <w:rtl/>
        </w:rPr>
      </w:pPr>
      <w:del w:id="93532" w:author="מנוע מכני" w:date="2026-10-11T12:04:39Z">
        <w:r w:rsidRPr="00D65BEC">
          <w:rPr>
            <w:spacing w:val="-6"/>
            <w:rtl/>
          </w:rPr>
          <w:delText xml:space="preserve"> </w:delText>
        </w:r>
      </w:del>
      <w:r w:rsidRPr="00D65BEC">
        <w:rPr>
          <w:spacing w:val="-6"/>
          <w:rtl/>
        </w:rPr>
        <w:t xml:space="preserve">נאמר כאן </w:t>
      </w:r>
      <w:r w:rsidRPr="00D65BEC">
        <w:rPr>
          <w:rFonts w:hint="cs"/>
          <w:spacing w:val="-6"/>
          <w:rtl/>
        </w:rPr>
        <w:t>ול</w:t>
      </w:r>
      <w:r w:rsidRPr="00D65BEC">
        <w:rPr>
          <w:spacing w:val="-6"/>
          <w:rtl/>
        </w:rPr>
        <w:t xml:space="preserve">הלן חודש </w:t>
      </w:r>
      <w:r w:rsidRPr="00D65BEC">
        <w:rPr>
          <w:b/>
          <w:bCs/>
          <w:spacing w:val="-6"/>
          <w:rtl/>
        </w:rPr>
        <w:t>ומעלה</w:t>
      </w:r>
      <w:r w:rsidRPr="00D65BEC">
        <w:rPr>
          <w:spacing w:val="-6"/>
          <w:rtl/>
        </w:rPr>
        <w:t>, מה להלן מבן חודש ויום אחד, אף כאן חודש ויום אחד.</w:t>
      </w:r>
    </w:p>
    <w:p>
      <w:pPr>
        <w:pStyle w:val="38"/>
        <w:rPr>
          <w:ins w:id="93533" w:author="מנוע מכני" w:date="2026-10-11T12:04:39Z"/>
        </w:rPr>
      </w:pPr>
      <w:r>
        <w:t xml:space="preserve">ואימא:</w:t>
      </w:r>
    </w:p>
    <w:p w:rsidR="00E403F0" w:rsidRPr="00AD695E" w:rsidRDefault="00E403F0" w:rsidP="00E403F0">
      <w:pPr>
        <w:rPr>
          <w:rtl/>
        </w:rPr>
      </w:pPr>
      <w:del w:id="9353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כי </w:t>
      </w:r>
      <w:ins w:id="90456" w:author="מנוע מכני" w:date="2026-10-11T12:04:39Z">
        <w:r>
          <w:rPr>
            <w:rtl/>
          </w:rPr>
          <w:t xml:space="preserve">שם</w:t>
        </w:r>
      </w:ins>
      <w:del w:id="90457" w:author="מנוע מכני" w:date="2026-10-11T12:04:39Z">
        <w:r>
          <w:rPr>
            <w:rtl/>
          </w:rPr>
          <w:delText xml:space="preserve">התם</w:delText>
        </w:r>
      </w:del>
      <w:r>
        <w:rPr>
          <w:rFonts w:hint="cs"/>
          <w:rtl/>
        </w:rPr>
        <w:t xml:space="preserve"> דחד יומא</w:t>
      </w:r>
      <w:r>
        <w:rPr>
          <w:rtl/>
        </w:rPr>
        <w:t xml:space="preserve"> </w:t>
      </w:r>
      <w:r>
        <w:rPr>
          <w:rFonts w:hint="cs"/>
          <w:rtl/>
        </w:rPr>
        <w:t xml:space="preserve">- </w:t>
      </w:r>
      <w:r>
        <w:rPr>
          <w:rtl/>
        </w:rPr>
        <w:t xml:space="preserve">א"כ</w:t>
      </w:r>
      <w:r>
        <w:rPr>
          <w:rtl/>
        </w:rPr>
        <w:t xml:space="preserve">, ג"ש </w:t>
      </w:r>
      <w:ins w:id="91158" w:author="מנוע מכני" w:date="2026-10-11T12:04:39Z">
        <w:r>
          <w:rPr>
            <w:rtl/>
          </w:rPr>
          <w:t xml:space="preserve">מה</w:t>
        </w:r>
      </w:ins>
      <w:del w:id="91159" w:author="מנוע מכני" w:date="2026-10-11T12:04:39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2530" w:author="מנוע מכני" w:date="2026-10-11T12:04:39Z">
        <w:r>
          <w:rPr>
            <w:rtl/>
          </w:rPr>
          <w:t xml:space="preserve">הועיל</w:t>
        </w:r>
      </w:ins>
      <w:del w:id="92531" w:author="מנוע מכני" w:date="2026-10-11T12:04:39Z">
        <w:r>
          <w:rPr>
            <w:rtl/>
          </w:rPr>
          <w:delText xml:space="preserve">אהני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</w:p>
    <w:p>
      <w:pPr>
        <w:pStyle w:val="afffff8"/>
        <w:rPr>
          <w:ins w:id="90119" w:author="קלוד" w:date="2026-10-11T12:18:15Z"/>
        </w:rPr>
      </w:pPr>
      <w:ins w:id="90120" w:author="קלוד" w:date="2026-10-11T12:18:15Z">
        <w:r>
          <w:rPr>
            <w:color w:val="7B3F00"/>
          </w:rPr>
          <w:t xml:space="preserve">שנה בקדשים, בבתים, בשדה ובעבד עברי - מעת לעת</w:t>
        </w:r>
      </w:ins>
    </w:p>
    <w:p>
      <w:pPr>
        <w:pStyle w:val="38"/>
        <w:rPr>
          <w:ins w:id="93535" w:author="מנוע מכני" w:date="2026-10-11T12:04:39Z"/>
        </w:rPr>
      </w:pPr>
      <w:del w:id="90060" w:author="מנוע מכני" w:date="2026-10-11T12:04:39Z">
        <w:r>
          <w:delText xml:space="preserve"> </w:delText>
        </w:r>
      </w:del>
      <w:r w:rsidRPr="00217260">
        <w:t>ת"ר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536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שנה האמורה בקדשים, שנה האמורה בבתי ערי חומה, שתי שנים שבשדה אחוזה, ושש שנים שבעבד עברי, וכן שבבן ושבבת - כולן מעת לעת.</w:t>
      </w:r>
    </w:p>
    <w:p>
      <w:pPr>
        <w:pStyle w:val="38"/>
        <w:rPr>
          <w:ins w:id="93537" w:author="מנוע מכני" w:date="2026-10-11T12:04:39Z"/>
        </w:rPr>
      </w:pPr>
      <w:r w:rsidRPr="00217260">
        <w:t>שנה האמורה בקדשים</w:t>
      </w:r>
      <w:r>
        <w:t xml:space="preserve">, </w:t>
      </w:r>
      <w:r>
        <w:t>אראב</w:t>
      </w:r>
      <w:r>
        <w:t>"</w:t>
      </w:r>
      <w:r>
        <w:t>י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538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445" w:author="Claude - סמנטי" w:date="2026-10-11T12:14:28Z">
        <w:r>
          <w:rPr>
            <w:rStyle w:val="afffff0"/>
            <w:rtl/>
          </w:rPr>
          <w:t xml:space="preserve">כֶּבֶשׂ בֶּן שְׁנָתוֹ</w:t>
        </w:r>
      </w:ins>
      <w:del w:id="90446" w:author="Claude - סמנטי" w:date="2026-10-11T12:14:28Z">
        <w:r>
          <w:rPr>
            <w:rtl/>
          </w:rPr>
          <w:delText xml:space="preserve">כבש בן שנתו</w:delText>
        </w:r>
      </w:del>
      <w:r>
        <w:rPr>
          <w:rFonts w:hint="cs"/>
          <w:rtl/>
        </w:rPr>
        <w:t>'</w:t>
      </w:r>
      <w:r>
        <w:rPr>
          <w:rtl/>
        </w:rPr>
        <w:t>, שנתו שלו ולא של מנין עולם.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שנה האמורה בבתי ערי חומה,</w:t>
      </w:r>
      <w:r>
        <w:rPr>
          <w:rtl/>
        </w:rPr>
        <w:t xml:space="preserve"> ד</w:t>
      </w:r>
      <w:r>
        <w:rPr>
          <w:rFonts w:hint="cs"/>
          <w:rtl/>
        </w:rPr>
        <w:t>'</w:t>
      </w:r>
      <w:ins w:id="90447" w:author="Claude - סמנטי" w:date="2026-10-11T12:14:28Z">
        <w:r>
          <w:rPr>
            <w:rStyle w:val="afffff0"/>
            <w:rtl/>
          </w:rPr>
          <w:t xml:space="preserve">עַד תּוֹם שְׁנַת מִמְכָּרוֹ</w:t>
        </w:r>
      </w:ins>
      <w:del w:id="90448" w:author="Claude - סמנטי" w:date="2026-10-11T12:14:28Z">
        <w:r>
          <w:rPr>
            <w:rtl/>
          </w:rPr>
          <w:delText xml:space="preserve">עד תום שנת ממכרו</w:delText>
        </w:r>
      </w:del>
      <w:r>
        <w:rPr>
          <w:rFonts w:hint="cs"/>
          <w:rtl/>
        </w:rPr>
        <w:t>'</w:t>
      </w:r>
      <w:r>
        <w:rPr>
          <w:rtl/>
        </w:rPr>
        <w:t>, ממכרו שלו ולא שנה למנין עולם.</w:t>
      </w:r>
    </w:p>
    <w:p w:rsidR="00E403F0" w:rsidRPr="00AD695E" w:rsidRDefault="00E403F0" w:rsidP="00E403F0">
      <w:pPr>
        <w:rPr>
          <w:rtl/>
        </w:rPr>
      </w:pPr>
      <w:r w:rsidRPr="00A757C8">
        <w:rPr>
          <w:rtl/>
        </w:rPr>
        <w:t>שתי שנים שבשדה אחוזה ד</w:t>
      </w:r>
      <w:r w:rsidRPr="00A757C8">
        <w:rPr>
          <w:rFonts w:hint="cs"/>
          <w:rtl/>
        </w:rPr>
        <w:t>'</w:t>
      </w:r>
      <w:ins w:id="90449" w:author="Claude - סמנטי" w:date="2026-10-11T12:14:28Z">
        <w:r>
          <w:rPr>
            <w:rStyle w:val="afffff0"/>
            <w:rtl/>
          </w:rPr>
          <w:t xml:space="preserve">בְּמִסְפַּר שְׁנֵי תְבוּאוֹת יִמְכָּר לָךְ</w:t>
        </w:r>
      </w:ins>
      <w:del w:id="90450" w:author="Claude - סמנטי" w:date="2026-10-11T12:14:28Z">
        <w:r w:rsidRPr="00A757C8">
          <w:rPr>
            <w:rtl/>
          </w:rPr>
          <w:delText xml:space="preserve">במספר שני תבואות ימכר לך</w:delText>
        </w:r>
      </w:del>
      <w:r w:rsidRPr="00A757C8">
        <w:rPr>
          <w:rFonts w:hint="cs"/>
          <w:rtl/>
        </w:rPr>
        <w:t>'</w:t>
      </w:r>
      <w:r w:rsidRPr="00A757C8">
        <w:rPr>
          <w:rtl/>
        </w:rPr>
        <w:t xml:space="preserve">, פעמים שאדם אוכל </w:t>
      </w:r>
      <w:r w:rsidRPr="00A757C8">
        <w:rPr>
          <w:rFonts w:hint="cs"/>
          <w:rtl/>
        </w:rPr>
        <w:t>ג'</w:t>
      </w:r>
      <w:r w:rsidRPr="00A757C8">
        <w:rPr>
          <w:rtl/>
        </w:rPr>
        <w:t xml:space="preserve"> תבואות</w:t>
      </w:r>
      <w:r w:rsidRPr="00A757C8">
        <w:rPr>
          <w:rFonts w:hint="cs"/>
          <w:rtl/>
        </w:rPr>
        <w:t xml:space="preserve"> בב'</w:t>
      </w:r>
      <w:r w:rsidRPr="00A757C8">
        <w:rPr>
          <w:rtl/>
        </w:rPr>
        <w:t>י שנים.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שש שבעבד עברי, ד</w:t>
      </w:r>
      <w:r>
        <w:rPr>
          <w:rFonts w:hint="cs"/>
          <w:rtl/>
        </w:rPr>
        <w:t>'</w:t>
      </w:r>
      <w:ins w:id="90451" w:author="Claude - סמנטי" w:date="2026-10-11T12:14:28Z">
        <w:r>
          <w:rPr>
            <w:rStyle w:val="afffff0"/>
            <w:rtl/>
          </w:rPr>
          <w:t xml:space="preserve">שֵׁשׁ שָׁנִים יַעֲבוֹד וּבַשְּׁבִיעִית</w:t>
        </w:r>
      </w:ins>
      <w:del w:id="90452" w:author="Claude - סמנטי" w:date="2026-10-11T12:14:28Z">
        <w:r>
          <w:rPr>
            <w:rtl/>
          </w:rPr>
          <w:delText xml:space="preserve">שש שנים יעבוד ובשביעית</w:delText>
        </w:r>
      </w:del>
      <w:r>
        <w:rPr>
          <w:rFonts w:hint="cs"/>
          <w:rtl/>
        </w:rPr>
        <w:t>'</w:t>
      </w:r>
      <w:r>
        <w:rPr>
          <w:rtl/>
        </w:rPr>
        <w:t xml:space="preserve">, </w:t>
      </w:r>
      <w:ins w:id="92070" w:author="מנוע מכני" w:date="2026-10-11T12:04:39Z">
        <w:r>
          <w:rPr>
            <w:rtl/>
          </w:rPr>
          <w:t xml:space="preserve">פעמים</w:t>
        </w:r>
      </w:ins>
      <w:del w:id="92071" w:author="מנוע מכני" w:date="2026-10-11T12:04:39Z">
        <w:r>
          <w:rPr>
            <w:rtl/>
          </w:rPr>
          <w:delText xml:space="preserve">זימנין</w:delText>
        </w:r>
      </w:del>
      <w:r>
        <w:rPr>
          <w:rtl/>
        </w:rPr>
        <w:t xml:space="preserve"> דבשביעית </w:t>
      </w:r>
      <w:ins w:id="90458" w:author="מנוע מכני" w:date="2026-10-11T12:04:39Z">
        <w:r>
          <w:rPr>
            <w:rtl/>
          </w:rPr>
          <w:t xml:space="preserve">גם</w:t>
        </w:r>
      </w:ins>
      <w:del w:id="90459" w:author="מנוע מכני" w:date="2026-10-11T12:04:39Z">
        <w:r>
          <w:rPr>
            <w:rtl/>
          </w:rPr>
          <w:delText xml:space="preserve">נמי</w:delText>
        </w:r>
      </w:del>
      <w:r>
        <w:rPr>
          <w:rtl/>
        </w:rPr>
        <w:t xml:space="preserve"> יעבוד.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ושבבן ושבבת כולן מעת לעת.</w:t>
      </w:r>
    </w:p>
    <w:p>
      <w:pPr>
        <w:pStyle w:val="afffff8"/>
        <w:rPr>
          <w:ins w:id="90117" w:author="קלוד" w:date="2026-10-11T12:18:15Z"/>
        </w:rPr>
      </w:pPr>
      <w:ins w:id="90118" w:author="קלוד" w:date="2026-10-11T12:18:15Z">
        <w:r>
          <w:rPr>
            <w:color w:val="7B3F00"/>
          </w:rPr>
          <w:t xml:space="preserve">הלכה - מעת לעת לערכין בלבד או לכל הפרק</w:t>
        </w:r>
      </w:ins>
    </w:p>
    <w:p>
      <w:pPr>
        <w:pStyle w:val="38"/>
        <w:rPr>
          <w:ins w:id="93539" w:author="מנוע מכני" w:date="2026-10-11T12:04:39Z"/>
        </w:rPr>
      </w:pPr>
      <w:r w:rsidRPr="00217260">
        <w:t>הילכתא</w:t>
      </w:r>
      <w:r>
        <w:t xml:space="preserve">? </w:t>
      </w:r>
      <w:r>
        <w:tab/>
      </w:r>
      <w:r>
        <w:t>ר</w:t>
      </w:r>
      <w:r>
        <w:t>"</w:t>
      </w:r>
      <w:r>
        <w:t xml:space="preserve">ג</w:t>
      </w:r>
      <w:ins w:id="91750" w:author="מנוע מכני" w:date="2026-10-11T12:04:39Z">
        <w:r>
          <w:t xml:space="preserve"> </w:t>
        </w:r>
      </w:ins>
      <w:del w:id="91751" w:author="מנוע מכני" w:date="2026-10-11T12:04:39Z">
        <w:r>
          <w:delText xml:space="preserve"> </w:delText>
        </w:r>
        <w:r>
          <w:delText xml:space="preserve"> </w:delText>
        </w:r>
      </w:del>
      <w:r>
        <w:t>מ</w:t>
      </w:r>
      <w:r>
        <w:t xml:space="preserve">רב:</w:t>
      </w:r>
    </w:p>
    <w:p w:rsidR="00E403F0" w:rsidRPr="00AD695E" w:rsidRDefault="00E403F0" w:rsidP="00E403F0">
      <w:pPr>
        <w:rPr>
          <w:rtl/>
        </w:rPr>
      </w:pPr>
      <w:del w:id="93540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לערכין.</w:t>
      </w:r>
    </w:p>
    <w:p>
      <w:pPr>
        <w:pStyle w:val="38"/>
        <w:rPr>
          <w:ins w:id="93541" w:author="מנוע מכני" w:date="2026-10-11T12:04:39Z"/>
        </w:rPr>
      </w:pPr>
      <w:r>
        <w:tab/>
      </w:r>
      <w:r>
        <w:tab/>
        <w:t xml:space="preserve">רב יוסף:</w:t>
      </w:r>
    </w:p>
    <w:p w:rsidR="00E403F0" w:rsidRPr="00AD695E" w:rsidRDefault="00E403F0" w:rsidP="00E403F0">
      <w:pPr>
        <w:rPr>
          <w:rtl/>
        </w:rPr>
      </w:pPr>
      <w:del w:id="93542" w:author="מנוע מכני" w:date="2026-10-11T12:04:39Z">
        <w:r>
          <w:rPr>
            <w:rtl/>
          </w:rPr>
          <w:tab/>
          <w:delText xml:space="preserve"> </w:delText>
        </w:r>
      </w:del>
      <w:r>
        <w:rPr>
          <w:rtl/>
        </w:rPr>
        <w:tab/>
        <w:t xml:space="preserve">לפרקין דיוצא דופן.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 xml:space="preserve">ולא </w:t>
      </w:r>
      <w:ins w:id="90460" w:author="מנוע מכני" w:date="2026-10-11T12:04:39Z">
        <w:r>
          <w:rPr>
            <w:rFonts w:hint="cs"/>
            <w:rtl/>
          </w:rPr>
          <w:t xml:space="preserve">חלקו</w:t>
        </w:r>
      </w:ins>
      <w:del w:id="90461" w:author="מנוע מכני" w:date="2026-10-11T12:04:39Z">
        <w:r>
          <w:rPr>
            <w:rFonts w:hint="cs"/>
            <w:rtl/>
          </w:rPr>
          <w:delText xml:space="preserve">פליגי</w:delText>
        </w:r>
      </w:del>
      <w:r>
        <w:rPr>
          <w:rFonts w:hint="cs"/>
          <w:rtl/>
        </w:rPr>
        <w:t xml:space="preserve"> דכל אחד </w:t>
      </w: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</w:t>
      </w:r>
      <w:ins w:id="91160" w:author="מנוע מכני" w:date="2026-10-11T12:04:39Z">
        <w:r>
          <w:rPr>
            <w:rFonts w:hint="cs"/>
            <w:rtl/>
          </w:rPr>
          <w:t xml:space="preserve">אחת</w:t>
        </w:r>
      </w:ins>
      <w:del w:id="91161" w:author="מנוע מכני" w:date="2026-10-11T12:04:39Z">
        <w:r>
          <w:rPr>
            <w:rFonts w:hint="cs"/>
            <w:rtl/>
          </w:rPr>
          <w:delText xml:space="preserve">חדא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וה</w:t>
      </w:r>
      <w:r>
        <w:rPr>
          <w:rtl/>
        </w:rPr>
        <w:t>"</w:t>
      </w:r>
      <w:r>
        <w:rPr>
          <w:rFonts w:hint="cs"/>
          <w:rtl/>
        </w:rPr>
        <w:t xml:space="preserve">נ</w:t>
      </w:r>
      <w:r>
        <w:rPr>
          <w:rFonts w:hint="cs"/>
          <w:rtl/>
        </w:rPr>
        <w:t xml:space="preserve"> משמע </w:t>
      </w:r>
      <w:ins w:id="92176" w:author="מנוע מכני" w:date="2026-10-11T12:04:39Z">
        <w:r>
          <w:rPr>
            <w:rFonts w:hint="cs"/>
            <w:rtl/>
          </w:rPr>
          <w:t xml:space="preserve">דאם </w:t>
        </w:r>
      </w:ins>
      <w:del w:id="92177" w:author="מנוע מכני" w:date="2026-10-11T12:04:39Z">
        <w:r>
          <w:rPr>
            <w:rFonts w:hint="cs"/>
            <w:rtl/>
          </w:rPr>
          <w:delText xml:space="preserve">דאי </w:delText>
        </w:r>
      </w:del>
      <w:ins w:id="90462" w:author="מנוע מכני" w:date="2026-10-11T12:04:39Z">
        <w:r>
          <w:rPr>
            <w:rFonts w:hint="cs"/>
            <w:rtl/>
          </w:rPr>
          <w:t xml:space="preserve">חלקו</w:t>
        </w:r>
      </w:ins>
      <w:del w:id="90463" w:author="מנוע מכני" w:date="2026-10-11T12:04:39Z">
        <w:r>
          <w:rPr>
            <w:rFonts w:hint="cs"/>
            <w:rtl/>
          </w:rPr>
          <w:delText xml:space="preserve">פליגי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מ"ד</w:t>
      </w:r>
      <w:r>
        <w:rPr>
          <w:rtl/>
        </w:rPr>
        <w:t xml:space="preserve"> לערכין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ליוצא דופן, </w:t>
      </w:r>
    </w:p>
    <w:p>
      <w:pPr>
        <w:pStyle w:val="38"/>
        <w:rPr>
          <w:ins w:id="93543" w:author="מנוע מכני" w:date="2026-10-11T12:04:39Z"/>
        </w:rPr>
      </w:pPr>
      <w:r>
        <w:t xml:space="preserve">ורב:</w:t>
      </w:r>
    </w:p>
    <w:p w:rsidR="00E403F0" w:rsidRPr="00AD695E" w:rsidRDefault="00E403F0" w:rsidP="00E403F0">
      <w:pPr>
        <w:rPr>
          <w:rtl/>
        </w:rPr>
      </w:pPr>
      <w:del w:id="9354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הילכתא בכולה פירקא מעת לעת.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ומ"ד לערכין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ליוצא דופן</w:t>
      </w:r>
      <w:r>
        <w:rPr>
          <w:rFonts w:hint="cs"/>
          <w:rtl/>
        </w:rPr>
        <w:t>-</w:t>
      </w:r>
      <w:r>
        <w:rPr>
          <w:rtl/>
        </w:rPr>
        <w:t xml:space="preserve"> דומיא דהנך דכתיבא, אף הנך דכתיבא.</w:t>
      </w:r>
    </w:p>
    <w:p>
      <w:pPr>
        <w:pStyle w:val="38"/>
        <w:rPr>
          <w:ins w:id="93545" w:author="מנוע מכני" w:date="2026-10-11T12:04:39Z"/>
        </w:rPr>
      </w:pPr>
      <w:r>
        <w:t xml:space="preserve">ואידך?</w:t>
      </w:r>
    </w:p>
    <w:p w:rsidR="00E403F0" w:rsidRPr="00AD695E" w:rsidRDefault="00E403F0" w:rsidP="00E403F0">
      <w:pPr>
        <w:rPr>
          <w:rtl/>
        </w:rPr>
      </w:pPr>
      <w:del w:id="93546" w:author="מנוע מכני" w:date="2026-10-11T12:04:39Z">
        <w:r>
          <w:rPr>
            <w:rtl/>
          </w:rPr>
          <w:delText xml:space="preserve"> </w:delText>
        </w:r>
      </w:del>
      <w:ins w:id="92178" w:author="מנוע מכני" w:date="2026-10-11T12:04:39Z">
        <w:r>
          <w:rPr>
            <w:rtl/>
          </w:rPr>
          <w:t xml:space="preserve">אם </w:t>
        </w:r>
      </w:ins>
      <w:del w:id="92179" w:author="מנוע מכני" w:date="2026-10-11T12:04:39Z">
        <w:r>
          <w:rPr>
            <w:rtl/>
          </w:rPr>
          <w:delText xml:space="preserve">אי </w:delText>
        </w:r>
      </w:del>
      <w:r>
        <w:rPr>
          <w:rtl/>
        </w:rPr>
        <w:t xml:space="preserve">ס"</w:t>
      </w:r>
      <w:r>
        <w:rPr>
          <w:rFonts w:hint="cs"/>
          <w:rtl/>
        </w:rPr>
        <w:t xml:space="preserve">ד</w:t>
      </w:r>
      <w:r>
        <w:rPr>
          <w:rFonts w:hint="cs"/>
          <w:rtl/>
        </w:rPr>
        <w:t xml:space="preserve"> </w:t>
      </w:r>
      <w:r>
        <w:rPr>
          <w:rtl/>
        </w:rPr>
        <w:t xml:space="preserve">דכתיבא, </w:t>
      </w:r>
      <w:ins w:id="91162" w:author="מנוע מכני" w:date="2026-10-11T12:04:39Z">
        <w:r>
          <w:rPr>
            <w:rtl/>
          </w:rPr>
          <w:t xml:space="preserve">זה</w:t>
        </w:r>
      </w:ins>
      <w:del w:id="91163" w:author="מנוע מכני" w:date="2026-10-11T12:04:39Z">
        <w:r>
          <w:rPr>
            <w:rtl/>
          </w:rPr>
          <w:delText xml:space="preserve">האי</w:delText>
        </w:r>
      </w:del>
      <w:r>
        <w:rPr>
          <w:rtl/>
        </w:rPr>
        <w:t xml:space="preserve"> שבבן ושבבת, שבזכר ושבנקבה </w:t>
      </w:r>
      <w:ins w:id="92730" w:author="מנוע מכני" w:date="2026-10-11T12:04:39Z">
        <w:r>
          <w:rPr>
            <w:rtl/>
          </w:rPr>
          <w:t xml:space="preserve">צריך</w:t>
        </w:r>
      </w:ins>
      <w:del w:id="92731" w:author="מנוע מכני" w:date="2026-10-11T12:04:39Z">
        <w:r>
          <w:rPr>
            <w:rtl/>
          </w:rPr>
          <w:delText xml:space="preserve">מיבעי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יט.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ונקבה דכ</w:t>
      </w:r>
      <w:r>
        <w:rPr>
          <w:rFonts w:hint="cs"/>
          <w:rtl/>
        </w:rPr>
        <w:t xml:space="preserve">שמזקנת עומדת בשליש, וזכר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, </w:t>
      </w:r>
    </w:p>
    <w:p>
      <w:pPr>
        <w:pStyle w:val="38"/>
        <w:rPr>
          <w:ins w:id="93547" w:author="מנוע מכני" w:date="2026-10-11T12:04:39Z"/>
        </w:rPr>
      </w:pPr>
      <w:r>
        <w:t xml:space="preserve">- </w:t>
      </w:r>
      <w:r>
        <w:t>כ</w:t>
      </w:r>
      <w:r>
        <w:t xml:space="preserve">חזקיה, </w:t>
      </w:r>
      <w:ins w:id="90464" w:author="מנוע מכני" w:date="2026-10-11T12:04:39Z">
        <w:r>
          <w:t xml:space="preserve">אמרו</w:t>
        </w:r>
      </w:ins>
      <w:del w:id="90465" w:author="מנוע מכני" w:date="2026-10-11T12:04:39Z">
        <w:r>
          <w:delText xml:space="preserve">אמרי</w:delText>
        </w:r>
      </w:del>
      <w:r>
        <w:t xml:space="preserve"> </w:t>
      </w:r>
      <w:ins w:id="92732" w:author="מנוע מכני" w:date="2026-10-11T12:04:39Z">
        <w:r>
          <w:t xml:space="preserve">אנשים</w:t>
        </w:r>
      </w:ins>
      <w:del w:id="92733" w:author="מנוע מכני" w:date="2026-10-11T12:04:39Z">
        <w:r>
          <w:delText xml:space="preserve">אינשי</w:delText>
        </w:r>
      </w:del>
      <w:r>
        <w:t xml:space="preserve">:</w:t>
      </w:r>
    </w:p>
    <w:p w:rsidR="00E403F0" w:rsidRPr="00AD695E" w:rsidRDefault="00E403F0" w:rsidP="00E403F0">
      <w:pPr>
        <w:pStyle w:val="affffb"/>
        <w:rPr>
          <w:rtl/>
        </w:rPr>
      </w:pPr>
      <w:del w:id="93548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סבא בביתא פאחא בביתא, סבתא בביתא סימא בביתא.</w:t>
      </w:r>
    </w:p>
    <w:p w:rsidR="00E403F0" w:rsidRPr="00AD695E" w:rsidRDefault="00E403F0" w:rsidP="00D07C84">
      <w:pPr>
        <w:pStyle w:val="Hadran"/>
        <w:rPr>
          <w:rtl/>
        </w:rPr>
        <w:pPrChange w:id="96354" w:author="Claude" w:date="2026-10-11T09:08:20Z">
          <w:pPr>
            <w:pStyle w:val="affff"/>
            <w:rPr>
              <w:rtl/>
            </w:rPr>
          </w:pPr>
        </w:pPrChange>
      </w:pPr>
      <w:r w:rsidRPr="00673473">
        <w:rPr>
          <w:rtl/>
        </w:rPr>
        <w:t>הדרן עלך השג יד.</w:t>
      </w:r>
      <w:r>
        <w:rPr>
          <w:rtl/>
        </w:rPr>
        <w:br w:type="page"/>
      </w:r>
    </w:p>
    <w:p w:rsidR="00E403F0" w:rsidRPr="00AD695E" w:rsidRDefault="00E403F0" w:rsidP="00E403F0">
      <w:pPr>
        <w:pStyle w:val="afff6"/>
        <w:framePr w:wrap="around"/>
        <w:spacing w:line="240" w:lineRule="exact"/>
        <w:rPr>
          <w:del w:id="95320" w:author="Claude" w:date="2026-10-11T09:08:00Z"/>
          <w:rtl/>
        </w:rPr>
      </w:pPr>
      <w:del w:id="95319" w:author="Claude" w:date="2026-10-11T09:08:00Z">
        <w:r>
          <w:rPr>
            <w:rFonts w:hint="cs"/>
            <w:rtl/>
          </w:rPr>
          <w:lastRenderedPageBreak/>
          <w:delText xml:space="preserve">פרק חמישי </w:delText>
        </w:r>
      </w:del>
    </w:p>
    <w:p w:rsidR="00E403F0" w:rsidRPr="00AD695E" w:rsidRDefault="00E403F0" w:rsidP="00E403F0">
      <w:pPr>
        <w:pStyle w:val="afff7"/>
        <w:framePr w:wrap="around"/>
        <w:spacing w:line="240" w:lineRule="exact"/>
        <w:rPr>
          <w:del w:id="95322" w:author="Claude" w:date="2026-10-11T09:08:00Z"/>
          <w:rtl/>
        </w:rPr>
      </w:pPr>
      <w:del w:id="95321" w:author="Claude" w:date="2026-10-11T09:08:00Z">
        <w:r>
          <w:rPr>
            <w:rFonts w:hint="cs"/>
            <w:rtl/>
          </w:rPr>
          <w:delText xml:space="preserve">האומר משקלי עלי </w:delText>
        </w:r>
      </w:del>
    </w:p>
    <w:p w:rsidR="00E403F0" w:rsidRPr="00AD695E" w:rsidRDefault="00E403F0" w:rsidP="00E403F0">
      <w:pPr>
        <w:pStyle w:val="afff8"/>
        <w:framePr w:wrap="around"/>
        <w:rPr>
          <w:rtl/>
        </w:rPr>
      </w:pPr>
      <w:r>
        <w:rPr>
          <w:rFonts w:hint="cs"/>
          <w:rtl/>
        </w:rPr>
        <w:t>יט.-כא:</w:t>
      </w:r>
    </w:p>
    <w:p>
      <w:pPr>
        <w:pStyle w:val="PetichatPerek"/>
        <w:rPr>
          <w:ins w:id="95318" w:author="Claude" w:date="2026-10-11T09:08:00Z"/>
        </w:rPr>
      </w:pPr>
      <w:ins w:id="95317" w:author="Claude" w:date="2026-10-11T09:08:00Z">
        <w:r>
          <w:rPr>
            <w:rFonts w:hint="cs"/>
            <w:rtl/>
          </w:rPr>
          <w:t xml:space="preserve">פרק חמישי</w:t>
        </w:r>
        <w:r>
          <w:rPr>
            <w:rFonts w:hint="cs"/>
            <w:rtl/>
          </w:rPr>
          <w:t xml:space="preserve"> - </w:t>
        </w:r>
        <w:r>
          <w:rPr>
            <w:rFonts w:hint="cs"/>
            <w:rtl/>
          </w:rPr>
          <w:t xml:space="preserve">האומר משקלי עלי</w:t>
        </w:r>
      </w:ins>
    </w:p>
    <w:p>
      <w:pPr>
        <w:pStyle w:val="MishnaBatzad"/>
        <w:rPr>
          <w:ins w:id="20222" w:author="קלוד" w:date="2026-10-11T09:07:13Z"/>
        </w:rPr>
      </w:pPr>
      <w:ins w:id="20221" w:author="קלוד" w:date="2026-10-11T09:07:13Z">
        <w:r>
          <w:t xml:space="preserve">משנה א</w:t>
        </w:r>
      </w:ins>
    </w:p>
    <w:p w:rsidR="00E403F0" w:rsidRPr="00D65BEC" w:rsidRDefault="00E403F0" w:rsidP="00E403F0">
      <w:pPr>
        <w:pStyle w:val="afff9"/>
        <w:rPr>
          <w:del w:id="20120" w:author="קלוד" w:date="2026-10-11T09:07:13Z"/>
          <w:rtl/>
        </w:rPr>
      </w:pPr>
      <w:del w:id="20119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22" w:author="קלוד" w:date="2026-10-11T12:09:42Z">
          <w:pPr>
            <w:pStyle w:val="afff9"/>
          </w:pPr>
        </w:pPrChange>
      </w:pPr>
      <w:r w:rsidRPr="00D65BEC">
        <w:rPr>
          <w:rtl/>
        </w:rPr>
        <w:t>האומר משקלי עלי - נותן משקלו, אם כסף כסף, ואם זהב זהב.</w:t>
      </w:r>
    </w:p>
    <w:p w:rsidR="00E403F0" w:rsidRPr="00DC5F70" w:rsidRDefault="00E403F0" w:rsidP="00E403F0">
      <w:pPr>
        <w:pStyle w:val="afff9"/>
        <w:rPr>
          <w:spacing w:val="0"/>
          <w:rtl/>
        </w:rPr>
      </w:pPr>
      <w:r w:rsidRPr="00DC5F70">
        <w:rPr>
          <w:spacing w:val="0"/>
          <w:rtl/>
        </w:rPr>
        <w:t>מעשה באמה של ירמטיא שאמרה משקל בתי עלי, ועלתה לירושלים ושקלה משקלה זהב.</w:t>
      </w:r>
    </w:p>
    <w:p w:rsidR="00E403F0" w:rsidRPr="00D65BEC" w:rsidRDefault="00E403F0" w:rsidP="00E403F0">
      <w:pPr>
        <w:pStyle w:val="afff9"/>
        <w:rPr>
          <w:rtl/>
        </w:rPr>
      </w:pPr>
      <w:r>
        <w:rPr>
          <w:rtl/>
        </w:rPr>
        <w:t xml:space="preserve">משקל ידי עלי </w:t>
      </w:r>
      <w:r>
        <w:rPr>
          <w:rStyle w:val="TanaimMishna"/>
          <w:rtl/>
          <w:rPrChange w:id="20008" w:author="קלוד" w:date="2026-10-11T09:07:13Z">
            <w:rPr>
              <w:rtl/>
            </w:rPr>
          </w:rPrChange>
        </w:rPr>
        <w:t xml:space="preserve">רבי יהודה</w:t>
      </w:r>
      <w:r>
        <w:rPr>
          <w:rtl/>
        </w:rPr>
        <w:t xml:space="preserve"> אומר</w:t>
      </w:r>
      <w:r>
        <w:rPr>
          <w:rStyle w:val="TanaimMishna"/>
          <w:rtl/>
          <w:rPrChange w:id="95248" w:author="Claude" w:date="2026-10-11T09:08:00Z">
            <w:rPr>
              <w:rtl/>
            </w:rPr>
          </w:rPrChange>
        </w:rPr>
        <w:t xml:space="preserve">:</w:t>
      </w:r>
      <w:r>
        <w:rPr>
          <w:rtl/>
        </w:rPr>
        <w:t xml:space="preserve"> ממלא חבית מים ומכניסה עד מרפיקו, ושוקל מבשר חמור ועצמות וגידים ונותן לתוכה עד שתתמלא.</w:t>
      </w:r>
    </w:p>
    <w:p w:rsidR="00E403F0" w:rsidRPr="00D65BEC" w:rsidRDefault="00E403F0" w:rsidP="00E403F0">
      <w:pPr>
        <w:pStyle w:val="afff9"/>
        <w:rPr>
          <w:rtl/>
        </w:rPr>
      </w:pPr>
      <w:r>
        <w:rPr>
          <w:rtl/>
        </w:rPr>
        <w:t xml:space="preserve">אמר </w:t>
      </w:r>
      <w:r>
        <w:rPr>
          <w:rStyle w:val="TanaimMishna"/>
          <w:rtl/>
          <w:rPrChange w:id="95249" w:author="Claude" w:date="2026-10-11T09:08:00Z">
            <w:rPr>
              <w:rtl/>
            </w:rPr>
          </w:rPrChange>
        </w:rPr>
        <w:t xml:space="preserve">ר' יוסי</w:t>
      </w:r>
      <w:r>
        <w:rPr>
          <w:rStyle w:val="TanaimMishna"/>
          <w:rtl/>
          <w:rPrChange w:id="95250" w:author="Claude" w:date="2026-10-11T09:08:00Z">
            <w:rPr>
              <w:rtl/>
            </w:rPr>
          </w:rPrChange>
        </w:rPr>
        <w:t xml:space="preserve">:</w:t>
      </w:r>
      <w:r>
        <w:rPr>
          <w:rtl/>
        </w:rPr>
        <w:t xml:space="preserve"> וכי היאך אפשר לכוין בשר כנגד בשר ועצמות כנגד עצמות?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אלא שמין את היד כמה היא ראויה לשקול.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115" w:author="קלוד" w:date="2026-10-11T12:18:15Z"/>
        </w:rPr>
      </w:pPr>
      <w:ins w:id="90116" w:author="קלוד" w:date="2026-10-11T12:18:15Z">
        <w:r>
          <w:rPr>
            <w:color w:val="7B3F00"/>
          </w:rPr>
          <w:t xml:space="preserve">משקלי עלי - פירש כסף או זהב, ושלא פירש</w:t>
        </w:r>
      </w:ins>
    </w:p>
    <w:p>
      <w:pPr>
        <w:pStyle w:val="38"/>
        <w:rPr>
          <w:ins w:id="93549" w:author="מנוע מכני" w:date="2026-10-11T12:04:39Z"/>
        </w:rPr>
      </w:pPr>
      <w:r w:rsidRPr="00E87E21">
        <w:t>אר</w:t>
      </w:r>
      <w:r w:rsidRPr="00E87E21">
        <w:t>"</w:t>
      </w:r>
      <w:r w:rsidRPr="00E87E21">
        <w:t>י</w:t>
      </w:r>
      <w:r w:rsidRPr="00E87E21">
        <w:t xml:space="preserve">:</w:t>
      </w:r>
    </w:p>
    <w:p w:rsidR="00E403F0" w:rsidRPr="00E87E21" w:rsidRDefault="00E403F0" w:rsidP="00E403F0">
      <w:pPr>
        <w:rPr>
          <w:spacing w:val="-4"/>
          <w:rtl/>
        </w:rPr>
      </w:pPr>
      <w:del w:id="93550" w:author="מנוע מכני" w:date="2026-10-11T12:04:39Z">
        <w:r w:rsidRPr="00E87E21">
          <w:rPr>
            <w:spacing w:val="-4"/>
            <w:rtl/>
          </w:rPr>
          <w:delText xml:space="preserve"> </w:delText>
        </w:r>
      </w:del>
      <w:r w:rsidRPr="00E87E21">
        <w:rPr>
          <w:spacing w:val="-4"/>
          <w:rtl/>
        </w:rPr>
        <w:t xml:space="preserve">פירש כסף - כסף, פירש זהב - זהב.</w:t>
      </w:r>
      <w:r w:rsidRPr="00E87E21">
        <w:rPr>
          <w:rFonts w:hint="cs"/>
          <w:spacing w:val="-4"/>
          <w:rtl/>
        </w:rPr>
        <w:t xml:space="preserve"> וקמ'ל טעמא דפירש</w:t>
      </w:r>
      <w:r w:rsidRPr="00E87E21">
        <w:rPr>
          <w:spacing w:val="-4"/>
          <w:rtl/>
        </w:rPr>
        <w:t xml:space="preserve"> הא </w:t>
      </w:r>
      <w:r w:rsidRPr="00E87E21">
        <w:rPr>
          <w:spacing w:val="-4"/>
          <w:rtl/>
        </w:rPr>
        <w:t xml:space="preserve">לא</w:t>
      </w:r>
      <w:r w:rsidRPr="00E87E21">
        <w:rPr>
          <w:spacing w:val="-4"/>
          <w:rtl/>
        </w:rPr>
        <w:t xml:space="preserve"> פירש פטר </w:t>
      </w:r>
      <w:r w:rsidRPr="00E87E21">
        <w:rPr>
          <w:rFonts w:hint="cs"/>
          <w:spacing w:val="-4"/>
          <w:rtl/>
        </w:rPr>
        <w:t>עצמו</w:t>
      </w:r>
      <w:r w:rsidRPr="00E87E21">
        <w:rPr>
          <w:spacing w:val="-4"/>
          <w:rtl/>
        </w:rPr>
        <w:t xml:space="preserve"> בכל </w:t>
      </w:r>
      <w:ins w:id="90093" w:author="Claude - סמנטי" w:date="2026-10-11T12:14:28Z">
        <w:r>
          <w:rPr>
            <w:spacing w:val="-4"/>
            <w:rtl/>
          </w:rPr>
          <w:t xml:space="preserve">שהוא</w:t>
        </w:r>
      </w:ins>
      <w:del w:id="90094" w:author="Claude - סמנטי" w:date="2026-10-11T12:14:28Z">
        <w:r w:rsidRPr="00E87E21">
          <w:rPr>
            <w:spacing w:val="-4"/>
            <w:rtl/>
          </w:rPr>
          <w:delText xml:space="preserve">דהו</w:delText>
        </w:r>
      </w:del>
      <w:ins w:id="91752" w:author="מנוע מכני" w:date="2026-10-11T12:04:39Z">
        <w:r>
          <w:rPr>
            <w:spacing w:val="-4"/>
            <w:rtl/>
          </w:rPr>
          <w:t xml:space="preserve">,</w:t>
        </w:r>
      </w:ins>
      <w:del w:id="91753" w:author="מנוע מכני" w:date="2026-10-11T12:04:39Z">
        <w:r w:rsidRPr="00E87E21">
          <w:rPr>
            <w:spacing w:val="-4"/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כרחבה, </w:t>
      </w:r>
      <w:r>
        <w:rPr>
          <w:rFonts w:hint="cs"/>
          <w:rtl/>
        </w:rPr>
        <w:t>ד</w:t>
      </w:r>
      <w:r>
        <w:rPr>
          <w:rtl/>
        </w:rPr>
        <w:t xml:space="preserve">באתרא </w:t>
      </w:r>
      <w:r>
        <w:rPr>
          <w:rFonts w:hint="cs"/>
          <w:rtl/>
        </w:rPr>
        <w:t>ששוקלים בזפת</w:t>
      </w:r>
      <w:r>
        <w:rPr>
          <w:rtl/>
        </w:rPr>
        <w:t xml:space="preserve">, פטר </w:t>
      </w:r>
      <w:r>
        <w:rPr>
          <w:rFonts w:hint="cs"/>
          <w:rtl/>
        </w:rPr>
        <w:t>עצמו אפי' בזפת</w:t>
      </w:r>
      <w:r>
        <w:rPr>
          <w:rtl/>
        </w:rPr>
        <w:t>.</w:t>
      </w:r>
    </w:p>
    <w:p w:rsidR="00E403F0" w:rsidRPr="00AD695E" w:rsidRDefault="00E403F0" w:rsidP="00E403F0">
      <w:pPr>
        <w:rPr>
          <w:rtl/>
        </w:rPr>
      </w:pPr>
      <w:r w:rsidRPr="00217260">
        <w:rPr>
          <w:rFonts w:hint="cs"/>
          <w:b/>
          <w:bCs/>
          <w:rtl/>
        </w:rPr>
        <w:t>ב.</w:t>
      </w:r>
      <w:r>
        <w:rPr>
          <w:rFonts w:hint="cs"/>
          <w:rtl/>
        </w:rPr>
        <w:t xml:space="preserve"> ל</w:t>
      </w:r>
      <w:r>
        <w:rPr>
          <w:rtl/>
        </w:rPr>
        <w:t>"</w:t>
      </w:r>
      <w:r>
        <w:rPr>
          <w:rFonts w:hint="cs"/>
          <w:rtl/>
        </w:rPr>
        <w:t>צ</w:t>
      </w:r>
      <w:r>
        <w:rPr>
          <w:rtl/>
        </w:rPr>
        <w:t xml:space="preserve"> </w:t>
      </w:r>
      <w:ins w:id="90468" w:author="מנוע מכני" w:date="2026-10-11T12:04:39Z">
        <w:r>
          <w:rPr>
            <w:rtl/>
          </w:rPr>
          <w:t xml:space="preserve">דיש</w:t>
        </w:r>
      </w:ins>
      <w:del w:id="90469" w:author="מנוע מכני" w:date="2026-10-11T12:04:39Z">
        <w:r>
          <w:rPr>
            <w:rtl/>
          </w:rPr>
          <w:delText xml:space="preserve">דאיכא</w:delText>
        </w:r>
      </w:del>
      <w:r>
        <w:rPr>
          <w:rtl/>
        </w:rPr>
        <w:t xml:space="preserve"> דתקל </w:t>
      </w:r>
      <w:ins w:id="90470" w:author="מנוע מכני" w:date="2026-10-11T12:04:39Z">
        <w:r>
          <w:rPr>
            <w:rtl/>
          </w:rPr>
          <w:t xml:space="preserve">ויש</w:t>
        </w:r>
      </w:ins>
      <w:del w:id="90471" w:author="מנוע מכני" w:date="2026-10-11T12:04:39Z">
        <w:r>
          <w:rPr>
            <w:rtl/>
          </w:rPr>
          <w:delText xml:space="preserve">ואיכא</w:delText>
        </w:r>
      </w:del>
      <w:r>
        <w:rPr>
          <w:rtl/>
        </w:rPr>
        <w:t xml:space="preserve"> דכייל, מהו </w:t>
      </w:r>
      <w:ins w:id="92532" w:author="מנוע מכני" w:date="2026-10-11T12:04:39Z">
        <w:r>
          <w:rPr>
            <w:rtl/>
          </w:rPr>
          <w:t xml:space="preserve">דתאמר</w:t>
        </w:r>
      </w:ins>
      <w:del w:id="92533" w:author="מנוע מכני" w:date="2026-10-11T12:04:39Z">
        <w:r>
          <w:rPr>
            <w:rtl/>
          </w:rPr>
          <w:delText xml:space="preserve">דתימא</w:delText>
        </w:r>
      </w:del>
      <w:r>
        <w:rPr>
          <w:rtl/>
        </w:rPr>
        <w:t xml:space="preserve">: כיון </w:t>
      </w:r>
      <w:ins w:id="90466" w:author="מנוע מכני" w:date="2026-10-11T12:04:39Z">
        <w:r>
          <w:rPr>
            <w:rtl/>
          </w:rPr>
          <w:t xml:space="preserve">דכולם</w:t>
        </w:r>
      </w:ins>
      <w:del w:id="90467" w:author="מנוע מכני" w:date="2026-10-11T12:04:39Z">
        <w:r>
          <w:rPr>
            <w:rtl/>
          </w:rPr>
          <w:delText xml:space="preserve">דכולהו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תקלי </w:t>
      </w:r>
      <w:r>
        <w:rPr>
          <w:rtl/>
        </w:rPr>
        <w:t xml:space="preserve">לא</w:t>
      </w:r>
      <w:r>
        <w:rPr>
          <w:rtl/>
        </w:rPr>
        <w:t xml:space="preserve">, </w:t>
      </w:r>
      <w:r>
        <w:rPr>
          <w:rtl/>
        </w:rPr>
        <w:t xml:space="preserve">קמ"ל</w:t>
      </w:r>
      <w:r>
        <w:rPr>
          <w:rtl/>
        </w:rPr>
        <w:t xml:space="preserve">.</w:t>
      </w:r>
    </w:p>
    <w:p>
      <w:pPr>
        <w:pStyle w:val="38"/>
        <w:rPr>
          <w:ins w:id="93551" w:author="מנוע מכני" w:date="2026-10-11T12:04:39Z"/>
        </w:rPr>
      </w:pPr>
      <w:r w:rsidRPr="00217260">
        <w:t>ג.</w:t>
      </w:r>
      <w:r>
        <w:t xml:space="preserve"> אר</w:t>
      </w:r>
      <w:r>
        <w:t>"</w:t>
      </w:r>
      <w:r>
        <w:t>פ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552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ב</w:t>
      </w:r>
      <w:r>
        <w:rPr>
          <w:rFonts w:hint="cs"/>
          <w:rtl/>
        </w:rPr>
        <w:t xml:space="preserve">מקום ששוקלים בצלים פטר עצמו אפי' בבצלים ואחר ששקלו זדו שני שליש </w:t>
      </w:r>
      <w:r>
        <w:rPr>
          <w:rFonts w:hint="cs"/>
          <w:rtl/>
        </w:rPr>
        <w:t xml:space="preserve">וקמ</w:t>
      </w:r>
      <w:r>
        <w:rPr>
          <w:rtl/>
        </w:rPr>
        <w:t>"</w:t>
      </w:r>
      <w:r>
        <w:rPr>
          <w:rFonts w:hint="cs"/>
          <w:rtl/>
        </w:rPr>
        <w:t xml:space="preserve">ל</w:t>
      </w:r>
      <w:r>
        <w:rPr>
          <w:rFonts w:hint="cs"/>
          <w:rtl/>
        </w:rPr>
        <w:t xml:space="preserve"> שלא בטיל תורת משקל</w:t>
      </w:r>
    </w:p>
    <w:p w:rsidR="00E403F0" w:rsidRPr="00AD695E" w:rsidRDefault="00E403F0" w:rsidP="00E403F0">
      <w:pPr>
        <w:jc w:val="center"/>
        <w:rPr>
          <w:del w:id="90034" w:author="מנוע עיצוב" w:date="2026-10-11T12:09:26Z"/>
          <w:rtl/>
        </w:rPr>
      </w:pPr>
      <w:del w:id="90033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36" w:author="קלוד" w:date="2026-10-11T09:07:13Z">
          <w:pPr>
            <w:pStyle w:val="affff1"/>
            <w:rPr>
              <w:rtl/>
            </w:rPr>
          </w:pPr>
        </w:pPrChange>
      </w:pPr>
      <w:ins w:id="9820" w:author="מספור קטעי משנה" w:date="2026-10-11T09:19:26Z">
        <w:r>
          <w:rPr>
            <w:rStyle w:val="MisparKeta"/>
          </w:rPr>
          <w:t xml:space="preserve">ג. </w:t>
        </w:r>
      </w:ins>
      <w:r>
        <w:rPr>
          <w:rtl/>
        </w:rPr>
        <w:t>מעשה באמה של ירמטיא וכו'.</w:t>
      </w:r>
    </w:p>
    <w:p>
      <w:pPr>
        <w:pStyle w:val="38"/>
        <w:rPr>
          <w:ins w:id="93553" w:author="מנוע מכני" w:date="2026-10-11T12:04:39Z"/>
        </w:rPr>
      </w:pPr>
      <w:r>
        <w:t>וה</w:t>
      </w:r>
      <w:r>
        <w:t>"</w:t>
      </w:r>
      <w:r>
        <w:t>ק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55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ואם אדם חשוב הוא, אף </w:t>
      </w:r>
      <w:r>
        <w:rPr>
          <w:rtl/>
        </w:rPr>
        <w:t xml:space="preserve">ע"ג</w:t>
      </w:r>
      <w:r>
        <w:rPr>
          <w:rtl/>
        </w:rPr>
        <w:t xml:space="preserve"> דלא פריש - לפי כבודו </w:t>
      </w:r>
      <w:ins w:id="90472" w:author="מנוע מכני" w:date="2026-10-11T12:04:39Z">
        <w:r>
          <w:rPr>
            <w:rtl/>
          </w:rPr>
          <w:t xml:space="preserve">אומרים</w:t>
        </w:r>
      </w:ins>
      <w:del w:id="90473" w:author="מנוע מכני" w:date="2026-10-11T12:04:39Z">
        <w:r>
          <w:rPr>
            <w:rtl/>
          </w:rPr>
          <w:delText xml:space="preserve">אמרינן</w:delText>
        </w:r>
      </w:del>
      <w:r>
        <w:rPr>
          <w:rtl/>
        </w:rPr>
        <w:t xml:space="preserve">, </w:t>
      </w:r>
    </w:p>
    <w:p w:rsidR="00E403F0" w:rsidRPr="00E87E21" w:rsidRDefault="00E403F0" w:rsidP="00E403F0">
      <w:pPr>
        <w:rPr>
          <w:spacing w:val="-4"/>
          <w:rtl/>
        </w:rPr>
      </w:pPr>
      <w:r w:rsidRPr="00E87E21">
        <w:rPr>
          <w:spacing w:val="-4"/>
          <w:rtl/>
        </w:rPr>
        <w:t>ומעשה באמה של ירמטיא שאמרה משקל בתי עלי, ועלתה לירושלים ושקלוה ונתנה משקלה זהב.</w:t>
      </w:r>
    </w:p>
    <w:p>
      <w:pPr>
        <w:pStyle w:val="afffff8"/>
        <w:rPr>
          <w:ins w:id="90113" w:author="קלוד" w:date="2026-10-11T12:18:15Z"/>
        </w:rPr>
      </w:pPr>
      <w:ins w:id="90114" w:author="קלוד" w:date="2026-10-11T12:18:15Z">
        <w:r>
          <w:rPr>
            <w:color w:val="7B3F00"/>
          </w:rPr>
          <w:t xml:space="preserve">קומתי עלי - שרביט שאינו נכפף, 'מלא קומתי' - נכפף</w:t>
        </w:r>
      </w:ins>
    </w:p>
    <w:p>
      <w:pPr>
        <w:pStyle w:val="38"/>
        <w:rPr>
          <w:ins w:id="93555" w:author="מנוע מכני" w:date="2026-10-11T12:04:39Z"/>
        </w:rPr>
      </w:pPr>
      <w:r>
        <w:t>אר</w:t>
      </w:r>
      <w:r>
        <w:t>"</w:t>
      </w:r>
      <w:r>
        <w:t>י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556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האומר קומתי עלי - נותן שרביט שאינו נכפף, </w:t>
      </w:r>
      <w:r w:rsidRPr="00217260">
        <w:rPr>
          <w:rFonts w:hint="cs"/>
          <w:b/>
          <w:bCs/>
          <w:rtl/>
        </w:rPr>
        <w:t>'</w:t>
      </w:r>
      <w:r w:rsidRPr="00217260">
        <w:rPr>
          <w:b/>
          <w:bCs/>
          <w:rtl/>
        </w:rPr>
        <w:t>מלא</w:t>
      </w:r>
      <w:r>
        <w:rPr>
          <w:rtl/>
        </w:rPr>
        <w:t xml:space="preserve"> קומתי עלי</w:t>
      </w:r>
      <w:r>
        <w:rPr>
          <w:rFonts w:hint="cs"/>
          <w:rtl/>
        </w:rPr>
        <w:t>'</w:t>
      </w:r>
      <w:r>
        <w:rPr>
          <w:rtl/>
        </w:rPr>
        <w:t xml:space="preserve"> - נותן שרביט הנכפף.</w:t>
      </w:r>
    </w:p>
    <w:p>
      <w:pPr>
        <w:pStyle w:val="38"/>
        <w:rPr>
          <w:ins w:id="93557" w:author="מנוע מכני" w:date="2026-10-11T12:04:39Z"/>
        </w:rPr>
      </w:pPr>
      <w:r>
        <w:t xml:space="preserve">והך</w:t>
      </w:r>
    </w:p>
    <w:p w:rsidR="00E403F0" w:rsidRPr="00AD695E" w:rsidRDefault="00E403F0" w:rsidP="00E403F0">
      <w:pPr>
        <w:rPr>
          <w:rtl/>
        </w:rPr>
      </w:pPr>
      <w:del w:id="93558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ד'</w:t>
      </w:r>
      <w:r>
        <w:rPr>
          <w:rtl/>
        </w:rPr>
        <w:t>קומתי עלי מלא קומתי עלי נותן שרביט שאינו נכפף! –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כר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ע</w:t>
      </w:r>
      <w:r>
        <w:rPr>
          <w:rtl/>
        </w:rPr>
        <w:t xml:space="preserve"> דדייק לישנא יתירא</w:t>
      </w:r>
      <w:ins w:id="91754" w:author="מנוע מכני" w:date="2026-10-11T12:04:39Z">
        <w:r>
          <w:rPr>
            <w:rtl/>
          </w:rPr>
          <w:t xml:space="preserve">,</w:t>
        </w:r>
      </w:ins>
      <w:del w:id="91755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3559" w:author="מנוע מכני" w:date="2026-10-11T12:04:39Z"/>
        </w:rPr>
      </w:pPr>
      <w:r>
        <w:t xml:space="preserve">דתנן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560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את הבור ולא את הדות </w:t>
      </w:r>
      <w:r>
        <w:rPr>
          <w:rStyle w:val="2fb"/>
          <w:rFonts w:hint="cs"/>
          <w:rtl/>
        </w:rPr>
        <w:t>לר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ע</w:t>
      </w:r>
      <w:r>
        <w:rPr>
          <w:rFonts w:hint="cs"/>
          <w:rtl/>
        </w:rPr>
        <w:t xml:space="preserve"> </w:t>
      </w:r>
      <w:ins w:id="91528" w:author="מנוע מכני" w:date="2026-10-11T12:04:39Z">
        <w:r>
          <w:rPr>
            <w:rtl/>
          </w:rPr>
          <w:t xml:space="preserve">אף</w:t>
        </w:r>
      </w:ins>
      <w:del w:id="91529" w:author="מנוע מכני" w:date="2026-10-11T12:04:39Z">
        <w:r>
          <w:rPr>
            <w:rtl/>
          </w:rPr>
          <w:delText xml:space="preserve">אע"פ</w:delText>
        </w:r>
      </w:del>
      <w:r>
        <w:rPr>
          <w:rtl/>
        </w:rPr>
        <w:t xml:space="preserve"> שכתב עומקה ורומה, וצריך ליקח לו דרך, </w:t>
      </w:r>
    </w:p>
    <w:p>
      <w:pPr>
        <w:pStyle w:val="38"/>
        <w:rPr>
          <w:ins w:id="93561" w:author="מנוע מכני" w:date="2026-10-11T12:04:39Z"/>
        </w:rPr>
      </w:pPr>
      <w:r>
        <w:t xml:space="preserve">וחכ"א:</w:t>
      </w:r>
    </w:p>
    <w:p w:rsidR="00E403F0" w:rsidRPr="00AD695E" w:rsidRDefault="00E403F0" w:rsidP="00E403F0">
      <w:pPr>
        <w:rPr>
          <w:rtl/>
        </w:rPr>
      </w:pPr>
      <w:del w:id="93562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א"</w:t>
      </w:r>
      <w:r>
        <w:rPr>
          <w:rFonts w:hint="cs"/>
          <w:rtl/>
        </w:rPr>
        <w:t xml:space="preserve">צ</w:t>
      </w:r>
      <w:ins w:id="91758" w:author="מנוע מכני" w:date="2026-10-11T12:04:39Z">
        <w:r>
          <w:rPr>
            <w:rFonts w:hint="cs"/>
            <w:rtl/>
          </w:rPr>
          <w:t xml:space="preserve"> </w:t>
        </w:r>
      </w:ins>
      <w:del w:id="91759" w:author="מנוע מכני" w:date="2026-10-11T12:04:39Z">
        <w:r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ומודה </w:t>
      </w:r>
      <w:r>
        <w:rPr>
          <w:rStyle w:val="2fb"/>
          <w:rtl/>
        </w:rPr>
        <w:t xml:space="preserve">ר"</w:t>
      </w:r>
      <w:r>
        <w:rPr>
          <w:rStyle w:val="2fb"/>
          <w:rFonts w:hint="cs"/>
          <w:rtl/>
        </w:rPr>
        <w:t>ע</w:t>
      </w:r>
      <w:r>
        <w:rPr>
          <w:rtl/>
        </w:rPr>
        <w:t xml:space="preserve">, בזמן שאמר לו חוץ מאלו - שאין צריך ליקח לו דרך</w:t>
      </w:r>
      <w:ins w:id="91756" w:author="מנוע מכני" w:date="2026-10-11T12:04:39Z">
        <w:r>
          <w:rPr>
            <w:rtl/>
          </w:rPr>
          <w:t xml:space="preserve">,</w:t>
        </w:r>
      </w:ins>
      <w:del w:id="91757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ins w:id="91982" w:author="מנוע מכני" w:date="2026-10-11T12:04:39Z">
        <w:r>
          <w:rPr>
            <w:rtl/>
          </w:rPr>
          <w:t xml:space="preserve">ומשמע</w:t>
        </w:r>
        <w:r>
          <w:rPr>
            <w:rtl/>
          </w:rPr>
          <w:t xml:space="preserve"> ש</w:t>
        </w:r>
      </w:ins>
      <w:del w:id="91983" w:author="מנוע מכני" w:date="2026-10-11T12:04:39Z">
        <w:r>
          <w:rPr>
            <w:rtl/>
          </w:rPr>
          <w:delText xml:space="preserve">אלמא </w:delText>
        </w:r>
      </w:del>
      <w:r>
        <w:rPr>
          <w:rtl/>
        </w:rPr>
        <w:t xml:space="preserve">כיון ד</w:t>
      </w:r>
      <w:r>
        <w:rPr>
          <w:rFonts w:hint="cs"/>
          <w:rtl/>
        </w:rPr>
        <w:t>א</w:t>
      </w:r>
      <w:r>
        <w:rPr>
          <w:rtl/>
        </w:rPr>
        <w:t>"</w:t>
      </w:r>
      <w:r>
        <w:rPr>
          <w:rFonts w:hint="cs"/>
          <w:rtl/>
        </w:rPr>
        <w:t xml:space="preserve">צ ואמר </w:t>
      </w:r>
      <w:r>
        <w:rPr>
          <w:rtl/>
        </w:rPr>
        <w:t xml:space="preserve">לטפויי </w:t>
      </w:r>
      <w:ins w:id="90474" w:author="מנוע מכני" w:date="2026-10-11T12:04:39Z">
        <w:r>
          <w:rPr>
            <w:rtl/>
          </w:rPr>
          <w:t xml:space="preserve">דבר</w:t>
        </w:r>
      </w:ins>
      <w:del w:id="90475" w:author="מנוע מכני" w:date="2026-10-11T12:04:39Z">
        <w:r>
          <w:rPr>
            <w:rtl/>
          </w:rPr>
          <w:delText xml:space="preserve">מילתא</w:delText>
        </w:r>
      </w:del>
      <w:r>
        <w:rPr>
          <w:rtl/>
        </w:rPr>
        <w:t xml:space="preserve"> אתי, </w:t>
      </w:r>
      <w:r>
        <w:rPr>
          <w:rtl/>
        </w:rPr>
        <w:t xml:space="preserve">ה"</w:t>
      </w:r>
      <w:r>
        <w:rPr>
          <w:rFonts w:hint="cs"/>
          <w:rtl/>
        </w:rPr>
        <w:t xml:space="preserve">נ</w:t>
      </w:r>
      <w:r>
        <w:rPr>
          <w:rFonts w:hint="cs"/>
          <w:rtl/>
        </w:rPr>
        <w:t xml:space="preserve"> </w:t>
      </w:r>
      <w:r>
        <w:rPr>
          <w:rtl/>
        </w:rPr>
        <w:t>כיון ד</w:t>
      </w:r>
      <w:r>
        <w:rPr>
          <w:rFonts w:hint="cs"/>
          <w:rtl/>
        </w:rPr>
        <w:t>א</w:t>
      </w:r>
      <w:r>
        <w:rPr>
          <w:rtl/>
        </w:rPr>
        <w:t>"</w:t>
      </w:r>
      <w:r>
        <w:rPr>
          <w:rFonts w:hint="cs"/>
          <w:rtl/>
        </w:rPr>
        <w:t>צ וא</w:t>
      </w:r>
      <w:r>
        <w:rPr>
          <w:rtl/>
        </w:rPr>
        <w:t xml:space="preserve">מר, לטפויי </w:t>
      </w:r>
      <w:ins w:id="90476" w:author="מנוע מכני" w:date="2026-10-11T12:04:39Z">
        <w:r>
          <w:rPr>
            <w:rtl/>
          </w:rPr>
          <w:t xml:space="preserve">דבר</w:t>
        </w:r>
      </w:ins>
      <w:del w:id="90477" w:author="מנוע מכני" w:date="2026-10-11T12:04:39Z">
        <w:r>
          <w:rPr>
            <w:rtl/>
          </w:rPr>
          <w:delText xml:space="preserve">מילתא</w:delText>
        </w:r>
      </w:del>
      <w:r>
        <w:rPr>
          <w:rtl/>
        </w:rPr>
        <w:t xml:space="preserve"> </w:t>
      </w:r>
      <w:ins w:id="90095" w:author="Claude - סמנטי" w:date="2026-10-11T12:14:28Z">
        <w:r>
          <w:rPr>
            <w:rtl/>
          </w:rPr>
          <w:t xml:space="preserve">בא</w:t>
        </w:r>
      </w:ins>
      <w:del w:id="90096" w:author="Claude - סמנטי" w:date="2026-10-11T12:14:28Z">
        <w:r>
          <w:rPr>
            <w:rtl/>
          </w:rPr>
          <w:delText xml:space="preserve">קאתי</w:delText>
        </w:r>
      </w:del>
      <w:r>
        <w:rPr>
          <w:rtl/>
        </w:rPr>
        <w:t xml:space="preserve">.</w:t>
      </w:r>
    </w:p>
    <w:p>
      <w:pPr>
        <w:pStyle w:val="afffff8"/>
        <w:rPr>
          <w:ins w:id="90111" w:author="קלוד" w:date="2026-10-11T12:18:15Z"/>
        </w:rPr>
      </w:pPr>
      <w:ins w:id="90112" w:author="קלוד" w:date="2026-10-11T12:18:15Z">
        <w:r>
          <w:rPr>
            <w:color w:val="7B3F00"/>
          </w:rPr>
          <w:t xml:space="preserve">האם עומדי, רוחבו, ישיבתו, עוביו והיקיפו ככמות - תיקו</w:t>
        </w:r>
      </w:ins>
    </w:p>
    <w:p>
      <w:pPr>
        <w:pStyle w:val="38"/>
        <w:rPr>
          <w:ins w:id="93564" w:author="מנוע מכני" w:date="2026-10-11T12:04:39Z"/>
        </w:rPr>
      </w:pPr>
      <w:r w:rsidRPr="00217260">
        <w:t>איבעיא להו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56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עומדי, מהו? רוחבו, מהו? ישיבתו, מהו? עוביו, מהו? היקיפו, מהו? </w:t>
      </w:r>
      <w:r w:rsidRPr="00217260">
        <w:rPr>
          <w:b/>
          <w:bCs/>
          <w:rtl/>
        </w:rPr>
        <w:t>תיקו</w:t>
      </w:r>
      <w:r>
        <w:rPr>
          <w:rtl/>
        </w:rPr>
        <w:t>.</w:t>
      </w:r>
    </w:p>
    <w:p w:rsidR="00E403F0" w:rsidRPr="00AD695E" w:rsidRDefault="00E403F0" w:rsidP="00E403F0">
      <w:pPr>
        <w:jc w:val="center"/>
        <w:rPr>
          <w:del w:id="90036" w:author="מנוע עיצוב" w:date="2026-10-11T12:09:26Z"/>
          <w:rtl/>
        </w:rPr>
      </w:pPr>
      <w:del w:id="90035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יט:</w:t>
      </w:r>
    </w:p>
    <w:p w:rsidR="00E403F0" w:rsidRPr="00AD695E" w:rsidRDefault="00E403F0" w:rsidP="00E403F0">
      <w:pPr>
        <w:pStyle w:val="affff1"/>
        <w:ind w:end="0"/>
        <w:rPr>
          <w:rtl/>
        </w:rPr>
        <w:pPrChange w:id="20037" w:author="קלוד" w:date="2026-10-11T09:07:13Z">
          <w:pPr>
            <w:pStyle w:val="affff1"/>
            <w:rPr>
              <w:rtl/>
            </w:rPr>
          </w:pPr>
        </w:pPrChange>
      </w:pPr>
      <w:ins w:id="9821" w:author="מספור קטעי משנה" w:date="2026-10-11T09:19:26Z">
        <w:r>
          <w:rPr>
            <w:rStyle w:val="MisparKeta"/>
          </w:rPr>
          <w:t xml:space="preserve">א. </w:t>
        </w:r>
      </w:ins>
      <w:r>
        <w:rPr>
          <w:rtl/>
        </w:rPr>
        <w:t>משקל ידי עלי וכו'.</w:t>
      </w:r>
    </w:p>
    <w:p>
      <w:pPr>
        <w:pStyle w:val="38"/>
        <w:rPr>
          <w:ins w:id="93566" w:author="מנוע מכני" w:date="2026-10-11T12:04:39Z"/>
        </w:rPr>
      </w:pPr>
      <w:r w:rsidRPr="00217260">
        <w:t>ת"ר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56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משקל ידי ומשקל רגלי עלי</w:t>
      </w:r>
      <w:ins w:id="91762" w:author="מנוע מכני" w:date="2026-10-11T12:04:39Z">
        <w:r>
          <w:rPr>
            <w:rtl/>
          </w:rPr>
          <w:t xml:space="preserve"> </w:t>
        </w:r>
      </w:ins>
      <w:del w:id="91763" w:author="מנוע מכני" w:date="2026-10-11T12:04:39Z">
        <w:r>
          <w:rPr>
            <w:rtl/>
          </w:rPr>
          <w:delText xml:space="preserve"> </w:delText>
        </w:r>
        <w:r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י</w:t>
      </w:r>
      <w:r>
        <w:rPr>
          <w:rtl/>
        </w:rPr>
        <w:t>: מביא חבית וממלא מים ומכניס ביד עד האציל, וברגל עד הארכובה, ושוקל בשר חמור גידים ועצמות ונותן לתוכה עד שתתמלא, וא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שאין ראיה לדבר - זכר לדבר, </w:t>
      </w:r>
      <w:ins w:id="92448" w:author="מנוע מכני" w:date="2026-10-11T12:04:39Z">
        <w:r>
          <w:rPr>
            <w:rtl/>
          </w:rPr>
          <w:t xml:space="preserve">ד'</w:t>
        </w:r>
      </w:ins>
      <w:del w:id="92449" w:author="מנוע מכני" w:date="2026-10-11T12:04:39Z">
        <w:r>
          <w:rPr>
            <w:rtl/>
          </w:rPr>
          <w:delText xml:space="preserve">שנאמר: </w:delText>
        </w:r>
        <w:r>
          <w:rPr>
            <w:rFonts w:hint="cs"/>
            <w:rtl/>
          </w:rPr>
          <w:delText xml:space="preserve">'</w:delText>
        </w:r>
      </w:del>
      <w:ins w:id="90453" w:author="Claude - סמנטי" w:date="2026-10-11T12:14:28Z">
        <w:r>
          <w:rPr>
            <w:rStyle w:val="afffff0"/>
            <w:rtl/>
          </w:rPr>
          <w:t xml:space="preserve">אֲשֶׁר בְּשַׂר חֲמוֹרִים בְּשָׂרָם</w:t>
        </w:r>
      </w:ins>
      <w:del w:id="90454" w:author="Claude - סמנטי" w:date="2026-10-11T12:14:28Z">
        <w:r>
          <w:rPr>
            <w:rtl/>
          </w:rPr>
          <w:delText xml:space="preserve">אשר בשר חמורים בשרם</w:delText>
        </w:r>
      </w:del>
      <w:r>
        <w:rPr>
          <w:rFonts w:hint="cs"/>
          <w:rtl/>
        </w:rPr>
        <w:t>'</w:t>
      </w:r>
      <w:ins w:id="91760" w:author="מנוע מכני" w:date="2026-10-11T12:04:39Z">
        <w:r>
          <w:rPr>
            <w:rtl/>
          </w:rPr>
          <w:t xml:space="preserve">,</w:t>
        </w:r>
      </w:ins>
      <w:del w:id="91761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3568" w:author="מנוע מכני" w:date="2026-10-11T12:04:39Z"/>
        </w:rPr>
      </w:pPr>
      <w:r w:rsidRPr="00A757C8">
        <w:t xml:space="preserve">א"ל</w:t>
      </w:r>
      <w:r w:rsidRPr="00A757C8">
        <w:t xml:space="preserve"> ר' יוסי:</w:t>
      </w:r>
    </w:p>
    <w:p w:rsidR="00E403F0" w:rsidRPr="00AD695E" w:rsidRDefault="00E403F0" w:rsidP="00E403F0">
      <w:pPr>
        <w:rPr>
          <w:rtl/>
        </w:rPr>
      </w:pPr>
      <w:del w:id="93569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היאך אפשר לכוין בשר כנגד בשר, גידים כנגד גידים, עצמות כנגד עצמות? </w:t>
      </w:r>
      <w:r w:rsidRPr="00A757C8">
        <w:rPr>
          <w:rtl/>
        </w:rPr>
        <w:t xml:space="preserve">א"ל</w:t>
      </w:r>
      <w:r w:rsidRPr="00A757C8">
        <w:rPr>
          <w:rtl/>
        </w:rPr>
        <w:t xml:space="preserve"> </w:t>
      </w:r>
      <w:r w:rsidRPr="00A757C8">
        <w:rPr>
          <w:rStyle w:val="2fb"/>
          <w:rtl/>
        </w:rPr>
        <w:t xml:space="preserve">ר"</w:t>
      </w:r>
      <w:r w:rsidRPr="00A757C8">
        <w:rPr>
          <w:rStyle w:val="2fb"/>
          <w:rFonts w:hint="cs"/>
          <w:rtl/>
        </w:rPr>
        <w:t>י</w:t>
      </w:r>
      <w:r w:rsidRPr="00A757C8">
        <w:rPr>
          <w:rtl/>
        </w:rPr>
        <w:t xml:space="preserve">: אומדין</w:t>
      </w:r>
      <w:ins w:id="91764" w:author="מנוע מכני" w:date="2026-10-11T12:04:39Z">
        <w:r>
          <w:rPr>
            <w:rtl/>
          </w:rPr>
          <w:t xml:space="preserve">,</w:t>
        </w:r>
      </w:ins>
      <w:del w:id="91765" w:author="מנוע מכני" w:date="2026-10-11T12:04:39Z">
        <w:r w:rsidRPr="00A757C8">
          <w:rPr>
            <w:rtl/>
          </w:rPr>
          <w:delText xml:space="preserve">;</w:delText>
        </w:r>
      </w:del>
    </w:p>
    <w:p>
      <w:pPr>
        <w:pStyle w:val="38"/>
        <w:rPr>
          <w:ins w:id="93570" w:author="מנוע מכני" w:date="2026-10-11T12:04:39Z"/>
        </w:rPr>
      </w:pPr>
      <w:r>
        <w:t xml:space="preserve">א"ל</w:t>
      </w:r>
      <w:r>
        <w:t xml:space="preserve"> ר' יוסי:</w:t>
      </w:r>
    </w:p>
    <w:p w:rsidR="00E403F0" w:rsidRPr="00AD695E" w:rsidRDefault="00E403F0" w:rsidP="00E403F0">
      <w:pPr>
        <w:rPr>
          <w:rtl/>
        </w:rPr>
      </w:pPr>
      <w:del w:id="9357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עד שאומדין, ימודו את היד.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Fonts w:hint="cs"/>
          <w:rtl/>
        </w:rPr>
        <w:t>ור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י</w:t>
      </w:r>
      <w:r>
        <w:rPr>
          <w:rtl/>
        </w:rPr>
        <w:t xml:space="preserve"> כמה דאפשר </w:t>
      </w:r>
      <w:ins w:id="90097" w:author="Claude - סמנטי" w:date="2026-10-11T12:14:28Z">
        <w:r>
          <w:rPr>
            <w:rtl/>
          </w:rPr>
          <w:t xml:space="preserve">עושים</w:t>
        </w:r>
      </w:ins>
      <w:del w:id="90098" w:author="Claude - סמנטי" w:date="2026-10-11T12:14:28Z">
        <w:r>
          <w:rPr>
            <w:rtl/>
          </w:rPr>
          <w:delText xml:space="preserve">עבדינן</w:delText>
        </w:r>
      </w:del>
      <w:r>
        <w:rPr>
          <w:rtl/>
        </w:rPr>
        <w:t xml:space="preserve">.</w:t>
      </w:r>
      <w:ins w:id="91766" w:author="מנוע מכני" w:date="2026-10-11T12:04:39Z">
        <w:r>
          <w:rPr>
            <w:rFonts w:hint="cs"/>
            <w:rtl/>
          </w:rPr>
          <w:t xml:space="preserve"> </w:t>
        </w:r>
      </w:ins>
      <w:del w:id="91767" w:author="מנוע מכני" w:date="2026-10-11T12:04:39Z">
        <w:r>
          <w:rPr>
            <w:rFonts w:hint="cs"/>
            <w:rtl/>
          </w:rPr>
          <w:delText xml:space="preserve">  </w:delText>
        </w:r>
      </w:del>
    </w:p>
    <w:p w:rsidR="00E403F0" w:rsidRPr="00AD695E" w:rsidRDefault="00E403F0" w:rsidP="00E403F0">
      <w:pPr>
        <w:rPr>
          <w:rtl/>
        </w:rPr>
      </w:pPr>
    </w:p>
    <w:p w:rsidR="00E403F0" w:rsidRPr="00AD695E" w:rsidRDefault="00E403F0" w:rsidP="00E403F0">
      <w:pPr>
        <w:pStyle w:val="affff1"/>
        <w:ind w:end="0"/>
        <w:rPr>
          <w:rtl/>
        </w:rPr>
        <w:pPrChange w:id="20038" w:author="קלוד" w:date="2026-10-11T09:07:13Z">
          <w:pPr>
            <w:pStyle w:val="affff1"/>
            <w:rPr>
              <w:rtl/>
            </w:rPr>
          </w:pPr>
        </w:pPrChange>
      </w:pPr>
      <w:ins w:id="9822" w:author="מספור קטעי משנה" w:date="2026-10-11T09:19:26Z">
        <w:r>
          <w:rPr>
            <w:rStyle w:val="MisparKeta"/>
          </w:rPr>
          <w:t xml:space="preserve">א. </w:t>
        </w:r>
      </w:ins>
      <w:r w:rsidRPr="00260C8B">
        <w:rPr>
          <w:rtl/>
        </w:rPr>
        <w:t>ביד עד האציל.</w:t>
      </w:r>
    </w:p>
    <w:p>
      <w:pPr>
        <w:pStyle w:val="38"/>
        <w:rPr>
          <w:ins w:id="93572" w:author="מנוע מכני" w:date="2026-10-11T12:04:39Z"/>
        </w:rPr>
      </w:pPr>
      <w:r w:rsidRPr="00A757C8">
        <w:t>ו</w:t>
      </w:r>
      <w:r w:rsidRPr="00A757C8">
        <w:t xml:space="preserve">הך</w:t>
      </w:r>
    </w:p>
    <w:p w:rsidR="00E403F0" w:rsidRPr="00AD695E" w:rsidRDefault="00E403F0" w:rsidP="00E403F0">
      <w:pPr>
        <w:rPr>
          <w:rtl/>
        </w:rPr>
      </w:pPr>
      <w:del w:id="93573" w:author="מנוע מכני" w:date="2026-10-11T12:04:39Z">
        <w:r w:rsidRPr="00A757C8">
          <w:rPr>
            <w:rFonts w:hint="cs"/>
            <w:rtl/>
          </w:rPr>
          <w:delText xml:space="preserve"> </w:delText>
        </w:r>
      </w:del>
      <w:r w:rsidRPr="00A757C8">
        <w:rPr>
          <w:rFonts w:hint="cs"/>
          <w:rtl/>
        </w:rPr>
        <w:t xml:space="preserve">ד</w:t>
      </w:r>
      <w:r w:rsidRPr="00A757C8">
        <w:rPr>
          <w:rtl/>
        </w:rPr>
        <w:t xml:space="preserve">קידוש ידים ורגלים במקדש עד הפרק! </w:t>
      </w:r>
      <w:r w:rsidRPr="00A757C8">
        <w:rPr>
          <w:rFonts w:hint="cs"/>
          <w:rtl/>
        </w:rPr>
        <w:t>-מ</w:t>
      </w:r>
      <w:r w:rsidRPr="00A757C8">
        <w:rPr>
          <w:rtl/>
        </w:rPr>
        <w:t>דאורייתא עד הפרק, בנדרים הלך אחר לשון בני אדם.</w:t>
      </w:r>
    </w:p>
    <w:p>
      <w:pPr>
        <w:pStyle w:val="38"/>
        <w:rPr>
          <w:ins w:id="93574" w:author="מנוע מכני" w:date="2026-10-11T12:04:39Z"/>
        </w:rPr>
      </w:pPr>
      <w:r>
        <w:t xml:space="preserve">והך</w:t>
      </w:r>
    </w:p>
    <w:p w:rsidR="00E403F0" w:rsidRPr="00AD695E" w:rsidRDefault="00E403F0" w:rsidP="00E403F0">
      <w:pPr>
        <w:rPr>
          <w:rtl/>
        </w:rPr>
      </w:pPr>
      <w:del w:id="93575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דתפילין דקרא '</w:t>
      </w:r>
      <w:r>
        <w:rPr>
          <w:rStyle w:val="afffff0"/>
          <w:rFonts w:hint="cs"/>
          <w:rtl/>
        </w:rPr>
        <w:t xml:space="preserve">ידך</w:t>
      </w:r>
      <w:r>
        <w:rPr>
          <w:rFonts w:hint="cs"/>
          <w:rtl/>
        </w:rPr>
        <w:t xml:space="preserve">'</w:t>
      </w:r>
      <w:r>
        <w:rPr>
          <w:rtl/>
        </w:rPr>
        <w:t xml:space="preserve"> ותנא דבי מנשה: ידך - זו קיבורית!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דאורייתא קיבורית כולה, בנדרים הלך אחר לשון בני אדם,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וקידוש ידים ורגלים במקדש הילכתא גמירי לה.</w:t>
      </w:r>
    </w:p>
    <w:p w:rsidR="00E403F0" w:rsidRPr="00AD695E" w:rsidRDefault="00E403F0" w:rsidP="00E403F0">
      <w:pPr>
        <w:pStyle w:val="affff1"/>
        <w:ind w:end="0"/>
        <w:rPr>
          <w:rtl/>
        </w:rPr>
        <w:pPrChange w:id="20039" w:author="קלוד" w:date="2026-10-11T09:07:13Z">
          <w:pPr>
            <w:pStyle w:val="affff1"/>
            <w:rPr>
              <w:rtl/>
            </w:rPr>
          </w:pPr>
        </w:pPrChange>
      </w:pPr>
      <w:ins w:id="9823" w:author="מספור קטעי משנה" w:date="2026-10-11T09:19:26Z">
        <w:r>
          <w:rPr>
            <w:rStyle w:val="MisparKeta"/>
          </w:rPr>
          <w:t xml:space="preserve">א. </w:t>
        </w:r>
      </w:ins>
      <w:r w:rsidRPr="00260C8B">
        <w:rPr>
          <w:rtl/>
        </w:rPr>
        <w:t>ברגל עד הארכובה.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ורמינהו: רגלים - פרט לבעלי קבין! בנדרים הלך אחר לשון בני אדם.</w:t>
      </w:r>
    </w:p>
    <w:p w:rsidR="00E403F0" w:rsidRPr="00AD695E" w:rsidRDefault="00E403F0" w:rsidP="00E403F0">
      <w:pPr>
        <w:rPr>
          <w:rtl/>
        </w:rPr>
      </w:pPr>
      <w:r w:rsidRPr="00A757C8">
        <w:rPr>
          <w:rtl/>
        </w:rPr>
        <w:lastRenderedPageBreak/>
        <w:t>ודאורייתא פרט לבעלי קבין? והא גבי חליצה ד</w:t>
      </w:r>
      <w:r w:rsidRPr="00A757C8">
        <w:rPr>
          <w:rFonts w:hint="cs"/>
          <w:rtl/>
        </w:rPr>
        <w:t>'</w:t>
      </w:r>
      <w:ins w:id="90455" w:author="Claude - סמנטי" w:date="2026-10-11T12:14:28Z">
        <w:r>
          <w:rPr>
            <w:rStyle w:val="afffff0"/>
            <w:rtl/>
          </w:rPr>
          <w:t xml:space="preserve">רַגְלוֹ</w:t>
        </w:r>
      </w:ins>
      <w:del w:id="90456" w:author="Claude - סמנטי" w:date="2026-10-11T12:14:28Z">
        <w:r w:rsidRPr="00A757C8">
          <w:rPr>
            <w:rtl/>
          </w:rPr>
          <w:delText xml:space="preserve">רגלו</w:delText>
        </w:r>
      </w:del>
      <w:r w:rsidRPr="00A757C8">
        <w:rPr>
          <w:rFonts w:hint="cs"/>
          <w:rtl/>
        </w:rPr>
        <w:t>'</w:t>
      </w:r>
      <w:r w:rsidRPr="00A757C8">
        <w:rPr>
          <w:rtl/>
        </w:rPr>
        <w:t xml:space="preserve">, ותנא: חלצה מן הארכובה ולמטה חליצתה כשרה! </w:t>
      </w:r>
    </w:p>
    <w:p>
      <w:pPr>
        <w:pStyle w:val="38"/>
        <w:rPr>
          <w:ins w:id="94163" w:author="מנוע מכני" w:date="2026-10-11T12:04:39Z"/>
        </w:rPr>
      </w:pPr>
      <w:r>
        <w:t xml:space="preserve">שאני </w:t>
      </w:r>
      <w:ins w:id="90478" w:author="מנוע מכני" w:date="2026-10-11T12:04:39Z">
        <w:r>
          <w:t xml:space="preserve">שם</w:t>
        </w:r>
      </w:ins>
      <w:del w:id="90479" w:author="מנוע מכני" w:date="2026-10-11T12:04:39Z">
        <w:r>
          <w:delText xml:space="preserve">התם</w:delText>
        </w:r>
      </w:del>
      <w:r>
        <w:t xml:space="preserve">,</w:t>
      </w:r>
    </w:p>
    <w:p w:rsidR="00E403F0" w:rsidRPr="00AD695E" w:rsidRDefault="00E403F0" w:rsidP="00E403F0">
      <w:pPr>
        <w:rPr>
          <w:rtl/>
        </w:rPr>
      </w:pPr>
      <w:del w:id="9416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ד</w:t>
      </w:r>
      <w:r>
        <w:rPr>
          <w:rFonts w:hint="cs"/>
          <w:rtl/>
        </w:rPr>
        <w:t>'</w:t>
      </w:r>
      <w:ins w:id="90457" w:author="Claude - סמנטי" w:date="2026-10-11T12:14:28Z">
        <w:r>
          <w:rPr>
            <w:rStyle w:val="afffff0"/>
            <w:rtl/>
          </w:rPr>
          <w:t xml:space="preserve">מֵעַל רַגְלוֹ</w:t>
        </w:r>
      </w:ins>
      <w:del w:id="90458" w:author="Claude - סמנטי" w:date="2026-10-11T12:14:28Z">
        <w:r>
          <w:rPr>
            <w:rtl/>
          </w:rPr>
          <w:delText xml:space="preserve">מעל רגלו</w:delText>
        </w:r>
      </w:del>
      <w:r>
        <w:rPr>
          <w:rFonts w:hint="cs"/>
          <w:rtl/>
        </w:rPr>
        <w:t>'</w:t>
      </w:r>
      <w:r>
        <w:rPr>
          <w:rtl/>
        </w:rPr>
        <w:t>.</w:t>
      </w:r>
      <w:r>
        <w:rPr>
          <w:rFonts w:hint="cs"/>
          <w:rtl/>
        </w:rPr>
        <w:t xml:space="preserve"> ולא מעל הארכובה דלא מעל דמעל</w:t>
      </w:r>
    </w:p>
    <w:p w:rsidR="00E403F0" w:rsidRPr="00AD695E" w:rsidRDefault="00E403F0" w:rsidP="00E403F0">
      <w:pPr>
        <w:rPr>
          <w:rtl/>
        </w:rPr>
      </w:pPr>
    </w:p>
    <w:p>
      <w:pPr>
        <w:pStyle w:val="afffff8"/>
        <w:rPr>
          <w:ins w:id="90109" w:author="קלוד" w:date="2026-10-11T12:18:15Z"/>
        </w:rPr>
      </w:pPr>
      <w:ins w:id="90110" w:author="קלוד" w:date="2026-10-11T12:18:15Z">
        <w:r>
          <w:rPr>
            <w:color w:val="7B3F00"/>
          </w:rPr>
          <w:t xml:space="preserve">'כל דבהדי כרעא ככרעא דמי' - איסתוירא היורד עד הארץ</w:t>
        </w:r>
      </w:ins>
    </w:p>
    <w:p>
      <w:pPr>
        <w:pStyle w:val="38"/>
        <w:rPr>
          <w:ins w:id="93576" w:author="מנוע מכני" w:date="2026-10-11T12:04:39Z"/>
        </w:rPr>
      </w:pPr>
      <w:r w:rsidRPr="00DC5F70">
        <w:t>אר</w:t>
      </w:r>
      <w:r w:rsidRPr="00DC5F70">
        <w:t>"</w:t>
      </w:r>
      <w:r w:rsidRPr="00DC5F70">
        <w:t xml:space="preserve">פ </w:t>
      </w:r>
      <w:r w:rsidRPr="00DC5F70">
        <w:t xml:space="preserve">ש"מ</w:t>
      </w:r>
      <w:r w:rsidRPr="00DC5F70">
        <w:t xml:space="preserve">:</w:t>
      </w:r>
    </w:p>
    <w:p w:rsidR="00E403F0" w:rsidRPr="00DC5F70" w:rsidRDefault="00E403F0" w:rsidP="00E403F0">
      <w:pPr>
        <w:rPr>
          <w:spacing w:val="-4"/>
          <w:rtl/>
        </w:rPr>
      </w:pPr>
      <w:del w:id="93577" w:author="מנוע מכני" w:date="2026-10-11T12:04:39Z">
        <w:r w:rsidRPr="00DC5F70">
          <w:rPr>
            <w:spacing w:val="-4"/>
            <w:rtl/>
          </w:rPr>
          <w:delText xml:space="preserve"> </w:delText>
        </w:r>
      </w:del>
      <w:ins w:id="91164" w:author="מנוע מכני" w:date="2026-10-11T12:04:39Z">
        <w:r>
          <w:rPr>
            <w:spacing w:val="-4"/>
            <w:rtl/>
          </w:rPr>
          <w:t xml:space="preserve">זה</w:t>
        </w:r>
      </w:ins>
      <w:del w:id="91165" w:author="מנוע מכני" w:date="2026-10-11T12:04:39Z">
        <w:r w:rsidRPr="00DC5F70">
          <w:rPr>
            <w:spacing w:val="-4"/>
            <w:rtl/>
          </w:rPr>
          <w:delText xml:space="preserve">האי</w:delText>
        </w:r>
      </w:del>
      <w:r w:rsidRPr="00DC5F70">
        <w:rPr>
          <w:spacing w:val="-4"/>
          <w:rtl/>
        </w:rPr>
        <w:t xml:space="preserve"> איסתוירא עד ארעא נחית, </w:t>
      </w:r>
      <w:ins w:id="92180" w:author="מנוע מכני" w:date="2026-10-11T12:04:39Z">
        <w:r>
          <w:rPr>
            <w:spacing w:val="-4"/>
            <w:rtl/>
          </w:rPr>
          <w:t xml:space="preserve">דאם </w:t>
        </w:r>
      </w:ins>
      <w:del w:id="92181" w:author="מנוע מכני" w:date="2026-10-11T12:04:39Z">
        <w:r w:rsidRPr="00DC5F70">
          <w:rPr>
            <w:spacing w:val="-4"/>
            <w:rtl/>
          </w:rPr>
          <w:delText xml:space="preserve">דאי </w:delText>
        </w:r>
      </w:del>
      <w:r w:rsidRPr="00DC5F70">
        <w:rPr>
          <w:spacing w:val="-4"/>
          <w:rtl/>
        </w:rPr>
        <w:t xml:space="preserve">ס"</w:t>
      </w:r>
      <w:r w:rsidRPr="00DC5F70">
        <w:rPr>
          <w:rFonts w:hint="cs"/>
          <w:spacing w:val="-4"/>
          <w:rtl/>
        </w:rPr>
        <w:t>ד</w:t>
      </w:r>
      <w:r w:rsidRPr="00DC5F70">
        <w:rPr>
          <w:spacing w:val="-4"/>
          <w:rtl/>
        </w:rPr>
        <w:t xml:space="preserve"> מיפסק </w:t>
      </w:r>
      <w:r w:rsidRPr="00DC5F70">
        <w:rPr>
          <w:rFonts w:hint="cs"/>
          <w:spacing w:val="-4"/>
          <w:rtl/>
        </w:rPr>
        <w:t>הו</w:t>
      </w:r>
      <w:r w:rsidRPr="00DC5F70">
        <w:rPr>
          <w:spacing w:val="-4"/>
          <w:rtl/>
        </w:rPr>
        <w:t>"</w:t>
      </w:r>
      <w:r w:rsidRPr="00DC5F70">
        <w:rPr>
          <w:rFonts w:hint="cs"/>
          <w:spacing w:val="-4"/>
          <w:rtl/>
        </w:rPr>
        <w:t>ל</w:t>
      </w:r>
      <w:r w:rsidRPr="00DC5F70">
        <w:rPr>
          <w:spacing w:val="-4"/>
          <w:rtl/>
        </w:rPr>
        <w:t xml:space="preserve"> איסתוירא מעל, ושקא מעל דמעל</w:t>
      </w:r>
    </w:p>
    <w:p>
      <w:pPr>
        <w:pStyle w:val="38"/>
        <w:rPr>
          <w:ins w:id="93578" w:author="מנוע מכני" w:date="2026-10-11T12:04:39Z"/>
        </w:rPr>
      </w:pPr>
      <w:r>
        <w:t xml:space="preserve">רב אשי</w:t>
      </w:r>
      <w:del w:id="94197" w:author="מנוע מכני" w:date="2026-10-11T12:04:39Z">
        <w:r>
          <w:delText xml:space="preserve"> אמר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579" w:author="מנוע מכני" w:date="2026-10-11T12:04:39Z">
        <w:r>
          <w:rPr>
            <w:rtl/>
          </w:rPr>
          <w:delText xml:space="preserve"> </w:delText>
        </w:r>
      </w:del>
      <w:ins w:id="90130" w:author="מנוע מכני" w:date="2026-10-11T12:04:39Z">
        <w:r>
          <w:rPr>
            <w:rtl/>
          </w:rPr>
          <w:t xml:space="preserve">אפי'</w:t>
        </w:r>
      </w:ins>
      <w:del w:id="90131" w:author="מנוע מכני" w:date="2026-10-11T12:04:39Z">
        <w:r>
          <w:rPr>
            <w:rtl/>
          </w:rPr>
          <w:delText xml:space="preserve">אפילו</w:delText>
        </w:r>
      </w:del>
      <w:r>
        <w:rPr>
          <w:rtl/>
        </w:rPr>
        <w:t xml:space="preserve"> </w:t>
      </w:r>
      <w:ins w:id="92534" w:author="מנוע מכני" w:date="2026-10-11T12:04:39Z">
        <w:r>
          <w:rPr>
            <w:rtl/>
          </w:rPr>
          <w:t xml:space="preserve">תאמר</w:t>
        </w:r>
      </w:ins>
      <w:del w:id="92535" w:author="מנוע מכני" w:date="2026-10-11T12:04:39Z">
        <w:r>
          <w:rPr>
            <w:rtl/>
          </w:rPr>
          <w:delText xml:space="preserve">תימא</w:delText>
        </w:r>
      </w:del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>מיפסק, כל דבהדי כרעא ככרעא דמי.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24" w:author="קלוד" w:date="2026-10-11T09:07:13Z"/>
        </w:rPr>
      </w:pPr>
      <w:ins w:id="20223" w:author="קלוד" w:date="2026-10-11T09:07:13Z">
        <w:r>
          <w:t xml:space="preserve">משנה ב</w:t>
        </w:r>
      </w:ins>
    </w:p>
    <w:p w:rsidR="00E403F0" w:rsidRPr="00D65BEC" w:rsidRDefault="00E403F0" w:rsidP="00E403F0">
      <w:pPr>
        <w:pStyle w:val="afff9"/>
        <w:rPr>
          <w:del w:id="20122" w:author="קלוד" w:date="2026-10-11T09:07:13Z"/>
          <w:rtl/>
        </w:rPr>
      </w:pPr>
      <w:del w:id="20121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23" w:author="קלוד" w:date="2026-10-11T12:09:42Z">
          <w:pPr>
            <w:pStyle w:val="afff9"/>
          </w:pPr>
        </w:pPrChange>
      </w:pPr>
      <w:r w:rsidRPr="00D65BEC">
        <w:rPr>
          <w:rtl/>
        </w:rPr>
        <w:t>דמי ידי עלי - שמין אותו כמה הוא שוה ביד ובלא יד;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זה חומר בנדרים מבערכין.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107" w:author="קלוד" w:date="2026-10-11T12:18:15Z"/>
        </w:rPr>
      </w:pPr>
      <w:ins w:id="90108" w:author="קלוד" w:date="2026-10-11T12:18:15Z">
        <w:r>
          <w:rPr>
            <w:color w:val="7B3F00"/>
          </w:rPr>
          <w:t xml:space="preserve">דמי ידי עלי - האם אומדין כאומד של נזקין</w:t>
        </w:r>
      </w:ins>
    </w:p>
    <w:p>
      <w:pPr>
        <w:pStyle w:val="38"/>
        <w:rPr>
          <w:ins w:id="93580" w:author="מנוע מכני" w:date="2026-10-11T12:04:39Z"/>
        </w:rPr>
      </w:pPr>
      <w:r w:rsidRPr="00217260">
        <w:t>א.</w:t>
      </w:r>
      <w:r>
        <w:t xml:space="preserve"> </w:t>
      </w:r>
      <w:r w:rsidRPr="00217260">
        <w:t>רבא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58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אומדין אותו אומד של נזקין.</w:t>
      </w:r>
    </w:p>
    <w:p>
      <w:pPr>
        <w:pStyle w:val="38"/>
        <w:rPr>
          <w:ins w:id="93582" w:author="מנוע מכני" w:date="2026-10-11T12:04:39Z"/>
        </w:rPr>
      </w:pPr>
      <w:r>
        <w:t xml:space="preserve">א"ל</w:t>
      </w:r>
      <w:r>
        <w:t xml:space="preserve"> אביי:</w:t>
      </w:r>
    </w:p>
    <w:p w:rsidR="00E403F0" w:rsidRPr="00AD695E" w:rsidRDefault="00E403F0" w:rsidP="00E403F0">
      <w:pPr>
        <w:rPr>
          <w:rtl/>
        </w:rPr>
      </w:pPr>
      <w:del w:id="9358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מי דמי? </w:t>
      </w:r>
      <w:ins w:id="90480" w:author="מנוע מכני" w:date="2026-10-11T12:04:39Z">
        <w:r>
          <w:rPr>
            <w:rtl/>
          </w:rPr>
          <w:t xml:space="preserve">שם</w:t>
        </w:r>
      </w:ins>
      <w:del w:id="90481" w:author="מנוע מכני" w:date="2026-10-11T12:04:39Z">
        <w:r>
          <w:rPr>
            <w:rtl/>
          </w:rPr>
          <w:delText xml:space="preserve">התם</w:delText>
        </w:r>
      </w:del>
      <w:r>
        <w:rPr>
          <w:rtl/>
        </w:rPr>
        <w:t xml:space="preserve"> </w:t>
      </w:r>
      <w:ins w:id="92734" w:author="מנוע מכני" w:date="2026-10-11T12:04:39Z">
        <w:r>
          <w:rPr>
            <w:rtl/>
          </w:rPr>
          <w:t xml:space="preserve">אדם</w:t>
        </w:r>
      </w:ins>
      <w:del w:id="92735" w:author="מנוע מכני" w:date="2026-10-11T12:04:39Z">
        <w:r>
          <w:rPr>
            <w:rtl/>
          </w:rPr>
          <w:delText xml:space="preserve">גברא</w:delText>
        </w:r>
      </w:del>
      <w:r>
        <w:rPr>
          <w:rtl/>
        </w:rPr>
        <w:t xml:space="preserve"> זילא הוא</w:t>
      </w:r>
      <w:r>
        <w:rPr>
          <w:rFonts w:hint="cs"/>
          <w:rtl/>
        </w:rPr>
        <w:t>[שכבר בתחילה הוזלו דמיו]</w:t>
      </w:r>
      <w:r>
        <w:rPr>
          <w:rtl/>
        </w:rPr>
        <w:t xml:space="preserve">, </w:t>
      </w:r>
      <w:ins w:id="90482" w:author="מנוע מכני" w:date="2026-10-11T12:04:39Z">
        <w:r>
          <w:rPr>
            <w:rtl/>
          </w:rPr>
          <w:t xml:space="preserve">כאן</w:t>
        </w:r>
      </w:ins>
      <w:del w:id="90483" w:author="מנוע מכני" w:date="2026-10-11T12:04:39Z">
        <w:r>
          <w:rPr>
            <w:rtl/>
          </w:rPr>
          <w:delText xml:space="preserve">הכא</w:delText>
        </w:r>
      </w:del>
      <w:r>
        <w:rPr>
          <w:rtl/>
        </w:rPr>
        <w:t xml:space="preserve"> </w:t>
      </w:r>
      <w:ins w:id="92736" w:author="מנוע מכני" w:date="2026-10-11T12:04:39Z">
        <w:r>
          <w:rPr>
            <w:rtl/>
          </w:rPr>
          <w:t xml:space="preserve">אדם</w:t>
        </w:r>
      </w:ins>
      <w:del w:id="92737" w:author="מנוע מכני" w:date="2026-10-11T12:04:39Z">
        <w:r>
          <w:rPr>
            <w:rtl/>
          </w:rPr>
          <w:delText xml:space="preserve">גברא</w:delText>
        </w:r>
      </w:del>
      <w:r>
        <w:rPr>
          <w:rtl/>
        </w:rPr>
        <w:t xml:space="preserve"> שביח הוא! </w:t>
      </w:r>
    </w:p>
    <w:p>
      <w:pPr>
        <w:pStyle w:val="38"/>
        <w:rPr>
          <w:ins w:id="93584" w:author="מנוע מכני" w:date="2026-10-11T12:04:39Z"/>
        </w:rPr>
      </w:pPr>
      <w:r w:rsidRPr="00217260">
        <w:t>ב.</w:t>
      </w:r>
      <w:r>
        <w:t xml:space="preserve"> </w:t>
      </w:r>
      <w:r w:rsidRPr="00217260">
        <w:t>אביי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58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אומדין כמה אדם רוצה ליתן בעבד העושה מלאכה בידו אחת לעושה בשתי ידיו.</w:t>
      </w:r>
    </w:p>
    <w:p>
      <w:pPr>
        <w:pStyle w:val="38"/>
        <w:rPr>
          <w:ins w:id="93586" w:author="מנוע מכני" w:date="2026-10-11T12:04:39Z"/>
        </w:rPr>
      </w:pPr>
      <w:r>
        <w:t xml:space="preserve">ויקשה</w:t>
      </w:r>
    </w:p>
    <w:p w:rsidR="00E403F0" w:rsidRPr="00AD695E" w:rsidRDefault="00E403F0" w:rsidP="00E403F0">
      <w:pPr>
        <w:rPr>
          <w:rtl/>
        </w:rPr>
      </w:pPr>
      <w:del w:id="93587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>
        <w:rPr>
          <w:rtl/>
        </w:rPr>
        <w:t xml:space="preserve">ידו אחת ואידך פסיקא, </w:t>
      </w:r>
      <w:r>
        <w:rPr>
          <w:rFonts w:hint="cs"/>
          <w:rtl/>
        </w:rPr>
        <w:t xml:space="preserve">זה אומד של נזיקין </w:t>
      </w:r>
      <w:r>
        <w:rPr>
          <w:rtl/>
        </w:rPr>
        <w:t>אלא ידו מוכתבת לרבו ראשון.</w:t>
      </w:r>
    </w:p>
    <w:p w:rsidR="00E403F0" w:rsidRPr="00AD695E" w:rsidRDefault="00E403F0" w:rsidP="00E403F0">
      <w:pPr>
        <w:rPr>
          <w:rtl/>
        </w:rPr>
      </w:pPr>
    </w:p>
    <w:p>
      <w:pPr>
        <w:pStyle w:val="afffff8"/>
        <w:rPr>
          <w:ins w:id="90105" w:author="קלוד" w:date="2026-10-11T12:18:15Z"/>
        </w:rPr>
      </w:pPr>
      <w:ins w:id="90106" w:author="קלוד" w:date="2026-10-11T12:18:15Z">
        <w:r>
          <w:rPr>
            <w:color w:val="7B3F00"/>
          </w:rPr>
          <w:t xml:space="preserve">אמדוהו וחזר ואמר דמי עלי - האם אומדין שנית</w:t>
        </w:r>
      </w:ins>
    </w:p>
    <w:p>
      <w:pPr>
        <w:pStyle w:val="38"/>
        <w:rPr>
          <w:ins w:id="93588" w:author="מנוע מכני" w:date="2026-10-11T12:04:39Z"/>
        </w:rPr>
      </w:pPr>
      <w:r w:rsidRPr="00217260">
        <w:t>בעי רבא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58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אמדוהו אומד של נזקין ואמר דמי עלי, מהו? מי </w:t>
      </w:r>
      <w:r>
        <w:rPr>
          <w:rtl/>
        </w:rPr>
        <w:t xml:space="preserve">אמר</w:t>
      </w:r>
      <w:r>
        <w:rPr>
          <w:rtl/>
        </w:rPr>
        <w:t xml:space="preserve"> הא אמדוהו </w:t>
      </w:r>
      <w:ins w:id="91166" w:author="מנוע מכני" w:date="2026-10-11T12:04:39Z">
        <w:r>
          <w:rPr>
            <w:rtl/>
          </w:rPr>
          <w:t xml:space="preserve">אחת</w:t>
        </w:r>
      </w:ins>
      <w:del w:id="91167" w:author="מנוע מכני" w:date="2026-10-11T12:04:39Z">
        <w:r>
          <w:rPr>
            <w:rtl/>
          </w:rPr>
          <w:delText xml:space="preserve">חדא</w:delText>
        </w:r>
      </w:del>
      <w:r>
        <w:rPr>
          <w:rtl/>
        </w:rPr>
        <w:t xml:space="preserve"> </w:t>
      </w:r>
      <w:ins w:id="92072" w:author="מנוע מכני" w:date="2026-10-11T12:04:39Z">
        <w:r>
          <w:rPr>
            <w:rtl/>
          </w:rPr>
          <w:t xml:space="preserve">פעם</w:t>
        </w:r>
      </w:ins>
      <w:del w:id="92073" w:author="מנוע מכני" w:date="2026-10-11T12:04:39Z">
        <w:r>
          <w:rPr>
            <w:rtl/>
          </w:rPr>
          <w:delText xml:space="preserve">זימנא</w:delText>
        </w:r>
      </w:del>
      <w:r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r w:rsidRPr="00217260">
        <w:rPr>
          <w:rFonts w:hint="cs"/>
          <w:b/>
          <w:bCs/>
          <w:rtl/>
        </w:rPr>
        <w:t>או</w:t>
      </w:r>
      <w:r w:rsidRPr="00217260">
        <w:rPr>
          <w:b/>
          <w:bCs/>
          <w:rtl/>
        </w:rPr>
        <w:t>"</w:t>
      </w:r>
      <w:r w:rsidRPr="00217260">
        <w:rPr>
          <w:rFonts w:hint="cs"/>
          <w:b/>
          <w:bCs/>
          <w:rtl/>
        </w:rPr>
        <w:t>ד</w:t>
      </w:r>
      <w:r>
        <w:rPr>
          <w:rtl/>
        </w:rPr>
        <w:t xml:space="preserve"> שאני אומדנא דבי עשרה מאומדנא דבי </w:t>
      </w:r>
      <w:ins w:id="91168" w:author="מנוע מכני" w:date="2026-10-11T12:04:39Z">
        <w:r>
          <w:rPr>
            <w:rtl/>
          </w:rPr>
          <w:t xml:space="preserve">שלושה</w:t>
        </w:r>
      </w:ins>
      <w:del w:id="91169" w:author="מנוע מכני" w:date="2026-10-11T12:04:39Z">
        <w:r>
          <w:rPr>
            <w:rtl/>
          </w:rPr>
          <w:delText xml:space="preserve">תלתא</w:delText>
        </w:r>
      </w:del>
      <w:r>
        <w:rPr>
          <w:rtl/>
        </w:rPr>
        <w:t xml:space="preserve">? </w:t>
      </w:r>
    </w:p>
    <w:p w:rsidR="00E403F0" w:rsidRPr="00AD695E" w:rsidRDefault="00E403F0" w:rsidP="00E403F0">
      <w:pPr>
        <w:rPr>
          <w:rtl/>
        </w:rPr>
      </w:pPr>
      <w:r w:rsidRPr="00A757C8">
        <w:rPr>
          <w:rFonts w:hint="cs"/>
          <w:rtl/>
        </w:rPr>
        <w:t>את</w:t>
      </w:r>
      <w:r w:rsidRPr="00A757C8">
        <w:rPr>
          <w:rtl/>
        </w:rPr>
        <w:t>"</w:t>
      </w:r>
      <w:r w:rsidRPr="00A757C8">
        <w:rPr>
          <w:rFonts w:hint="cs"/>
          <w:rtl/>
        </w:rPr>
        <w:t>ל</w:t>
      </w:r>
      <w:r w:rsidRPr="00A757C8">
        <w:rPr>
          <w:rtl/>
        </w:rPr>
        <w:t>: שאני</w:t>
      </w:r>
      <w:r w:rsidRPr="00A757C8">
        <w:rPr>
          <w:rFonts w:hint="cs"/>
          <w:rtl/>
        </w:rPr>
        <w:t xml:space="preserve"> </w:t>
      </w:r>
      <w:r w:rsidRPr="00A757C8">
        <w:rPr>
          <w:rtl/>
        </w:rPr>
        <w:t xml:space="preserve">אמר</w:t>
      </w:r>
      <w:r w:rsidRPr="00A757C8">
        <w:rPr>
          <w:rtl/>
        </w:rPr>
        <w:t xml:space="preserve"> דמי עלי ואמדוהו וחזר ואמר דמי עלי, מהו? </w:t>
      </w:r>
      <w:ins w:id="90484" w:author="מנוע מכני" w:date="2026-10-11T12:04:39Z">
        <w:r>
          <w:rPr>
            <w:rtl/>
          </w:rPr>
          <w:t xml:space="preserve">כאן</w:t>
        </w:r>
      </w:ins>
      <w:del w:id="90485" w:author="מנוע מכני" w:date="2026-10-11T12:04:39Z">
        <w:r w:rsidRPr="00A757C8">
          <w:rPr>
            <w:rtl/>
          </w:rPr>
          <w:delText xml:space="preserve">הכא</w:delText>
        </w:r>
      </w:del>
      <w:r w:rsidRPr="00A757C8">
        <w:rPr>
          <w:rtl/>
        </w:rPr>
        <w:t xml:space="preserve"> ודאי אמדוהו עשרה, </w:t>
      </w:r>
      <w:r w:rsidRPr="00A757C8">
        <w:rPr>
          <w:rFonts w:hint="cs"/>
          <w:rtl/>
        </w:rPr>
        <w:t>או</w:t>
      </w:r>
      <w:r w:rsidRPr="00A757C8">
        <w:rPr>
          <w:rtl/>
        </w:rPr>
        <w:t>"</w:t>
      </w:r>
      <w:r w:rsidRPr="00A757C8">
        <w:rPr>
          <w:rFonts w:hint="cs"/>
          <w:rtl/>
        </w:rPr>
        <w:t>ד</w:t>
      </w:r>
      <w:r w:rsidRPr="00A757C8">
        <w:rPr>
          <w:rtl/>
        </w:rPr>
        <w:t xml:space="preserve"> שבח ב</w:t>
      </w:r>
      <w:r w:rsidRPr="00A757C8">
        <w:rPr>
          <w:rFonts w:hint="cs"/>
          <w:rtl/>
        </w:rPr>
        <w:t>נתיים</w:t>
      </w:r>
      <w:r w:rsidRPr="00A757C8">
        <w:rPr>
          <w:rtl/>
        </w:rPr>
        <w:t xml:space="preserve">? 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כ.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אמר</w:t>
      </w:r>
      <w:r>
        <w:rPr>
          <w:rtl/>
        </w:rPr>
        <w:t xml:space="preserve"> דמי עלי ולא אמדוהו וחזר ואמר דמי עלי, מהו? </w:t>
      </w:r>
      <w:ins w:id="90486" w:author="מנוע מכני" w:date="2026-10-11T12:04:39Z">
        <w:r>
          <w:rPr>
            <w:rtl/>
          </w:rPr>
          <w:t xml:space="preserve">כאן</w:t>
        </w:r>
      </w:ins>
      <w:del w:id="90487" w:author="מנוע מכני" w:date="2026-10-11T12:04:39Z">
        <w:r>
          <w:rPr>
            <w:rtl/>
          </w:rPr>
          <w:delText xml:space="preserve">הכא</w:delText>
        </w:r>
      </w:del>
      <w:r>
        <w:rPr>
          <w:rtl/>
        </w:rPr>
        <w:t xml:space="preserve"> ודאי בחד </w:t>
      </w:r>
      <w:ins w:id="92074" w:author="מנוע מכני" w:date="2026-10-11T12:04:39Z">
        <w:r>
          <w:rPr>
            <w:rtl/>
          </w:rPr>
          <w:t xml:space="preserve">פעם</w:t>
        </w:r>
      </w:ins>
      <w:del w:id="92075" w:author="מנוע מכני" w:date="2026-10-11T12:04:39Z">
        <w:r>
          <w:rPr>
            <w:rtl/>
          </w:rPr>
          <w:delText xml:space="preserve">זימנא</w:delText>
        </w:r>
      </w:del>
      <w:r>
        <w:rPr>
          <w:rtl/>
        </w:rPr>
        <w:t xml:space="preserve"> </w:t>
      </w:r>
      <w:ins w:id="90099" w:author="Claude - סמנטי" w:date="2026-10-11T12:14:28Z">
        <w:r>
          <w:rPr>
            <w:rtl/>
          </w:rPr>
          <w:t xml:space="preserve">אומדים</w:t>
        </w:r>
      </w:ins>
      <w:del w:id="90100" w:author="Claude - סמנטי" w:date="2026-10-11T12:14:28Z">
        <w:r>
          <w:rPr>
            <w:rtl/>
          </w:rPr>
          <w:delText xml:space="preserve">אמדינן</w:delText>
        </w:r>
      </w:del>
      <w:r>
        <w:rPr>
          <w:rtl/>
        </w:rPr>
        <w:t xml:space="preserve"> </w:t>
      </w:r>
      <w:ins w:id="91170" w:author="מנוע מכני" w:date="2026-10-11T12:04:39Z">
        <w:r>
          <w:rPr>
            <w:rtl/>
          </w:rPr>
          <w:t xml:space="preserve">לו</w:t>
        </w:r>
      </w:ins>
      <w:del w:id="91171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או</w:t>
      </w:r>
      <w:r>
        <w:rPr>
          <w:rtl/>
        </w:rPr>
        <w:t xml:space="preserve">"ד</w:t>
      </w:r>
      <w:r>
        <w:rPr>
          <w:rtl/>
        </w:rPr>
        <w:t xml:space="preserve"> כיון דבזה אחר זה נדר, </w:t>
      </w:r>
      <w:ins w:id="91172" w:author="מנוע מכני" w:date="2026-10-11T12:04:39Z">
        <w:r>
          <w:rPr>
            <w:rtl/>
          </w:rPr>
          <w:t xml:space="preserve">שני</w:t>
        </w:r>
      </w:ins>
      <w:del w:id="91173" w:author="מנוע מכני" w:date="2026-10-11T12:04:39Z">
        <w:r>
          <w:rPr>
            <w:rtl/>
          </w:rPr>
          <w:delText xml:space="preserve">תרי</w:delText>
        </w:r>
      </w:del>
      <w:r>
        <w:rPr>
          <w:rtl/>
        </w:rPr>
        <w:t xml:space="preserve"> זימני </w:t>
      </w:r>
      <w:ins w:id="90101" w:author="Claude - סמנטי" w:date="2026-10-11T12:14:28Z">
        <w:r>
          <w:rPr>
            <w:rtl/>
          </w:rPr>
          <w:t xml:space="preserve">אומדים</w:t>
        </w:r>
      </w:ins>
      <w:del w:id="90102" w:author="Claude - סמנטי" w:date="2026-10-11T12:14:28Z">
        <w:r>
          <w:rPr>
            <w:rtl/>
          </w:rPr>
          <w:delText xml:space="preserve">אמדינן</w:delText>
        </w:r>
      </w:del>
      <w:r>
        <w:rPr>
          <w:rtl/>
        </w:rPr>
        <w:t xml:space="preserve"> </w:t>
      </w:r>
    </w:p>
    <w:p w:rsidR="00E403F0" w:rsidRPr="00AD695E" w:rsidRDefault="00E403F0" w:rsidP="00E403F0">
      <w:pPr>
        <w:rPr>
          <w:rtl/>
        </w:rPr>
      </w:pPr>
      <w:r w:rsidRPr="00217260">
        <w:rPr>
          <w:rFonts w:hint="cs"/>
          <w:b/>
          <w:bCs/>
          <w:rtl/>
        </w:rPr>
        <w:t>ואת</w:t>
      </w:r>
      <w:r w:rsidRPr="00217260">
        <w:rPr>
          <w:b/>
          <w:bCs/>
          <w:rtl/>
        </w:rPr>
        <w:t>"</w:t>
      </w:r>
      <w:r w:rsidRPr="00217260">
        <w:rPr>
          <w:rFonts w:hint="cs"/>
          <w:b/>
          <w:bCs/>
          <w:rtl/>
        </w:rPr>
        <w:t>ל</w:t>
      </w:r>
      <w:r>
        <w:rPr>
          <w:rtl/>
        </w:rPr>
        <w:t xml:space="preserve">: כיון דבזה אחר זה נדר, </w:t>
      </w:r>
      <w:ins w:id="91174" w:author="מנוע מכני" w:date="2026-10-11T12:04:39Z">
        <w:r>
          <w:rPr>
            <w:rtl/>
          </w:rPr>
          <w:t xml:space="preserve">שני</w:t>
        </w:r>
      </w:ins>
      <w:del w:id="91175" w:author="מנוע מכני" w:date="2026-10-11T12:04:39Z">
        <w:r>
          <w:rPr>
            <w:rtl/>
          </w:rPr>
          <w:delText xml:space="preserve">תרי</w:delText>
        </w:r>
      </w:del>
      <w:r>
        <w:rPr>
          <w:rtl/>
        </w:rPr>
        <w:t xml:space="preserve"> זימני </w:t>
      </w:r>
      <w:ins w:id="90103" w:author="Claude - סמנטי" w:date="2026-10-11T12:14:28Z">
        <w:r>
          <w:rPr>
            <w:rtl/>
          </w:rPr>
          <w:t xml:space="preserve">אומדים</w:t>
        </w:r>
      </w:ins>
      <w:del w:id="90104" w:author="Claude - סמנטי" w:date="2026-10-11T12:14:28Z">
        <w:r>
          <w:rPr>
            <w:rtl/>
          </w:rPr>
          <w:delText xml:space="preserve">אמדינן</w:delText>
        </w:r>
      </w:del>
      <w:r>
        <w:rPr>
          <w:rtl/>
        </w:rPr>
        <w:t xml:space="preserve">, </w:t>
      </w:r>
      <w:r>
        <w:rPr>
          <w:rtl/>
        </w:rPr>
        <w:t xml:space="preserve">אמר</w:t>
      </w:r>
      <w:r>
        <w:rPr>
          <w:rtl/>
        </w:rPr>
        <w:t xml:space="preserve"> שני דמי עלי בבת אחת, מהו? </w:t>
      </w:r>
    </w:p>
    <w:p w:rsidR="00E403F0" w:rsidRPr="00AD695E" w:rsidRDefault="00E403F0" w:rsidP="00E403F0">
      <w:pPr>
        <w:rPr>
          <w:rtl/>
        </w:rPr>
      </w:pPr>
      <w:ins w:id="90488" w:author="מנוע מכני" w:date="2026-10-11T12:04:39Z">
        <w:r>
          <w:rPr>
            <w:rtl/>
          </w:rPr>
          <w:t xml:space="preserve">כאן</w:t>
        </w:r>
      </w:ins>
      <w:del w:id="90489" w:author="מנוע מכני" w:date="2026-10-11T12:04:39Z">
        <w:r>
          <w:rPr>
            <w:rtl/>
          </w:rPr>
          <w:delText xml:space="preserve">הכא</w:delText>
        </w:r>
      </w:del>
      <w:r>
        <w:rPr>
          <w:rtl/>
        </w:rPr>
        <w:t xml:space="preserve"> ודאי בבת אחת נדר, בבת אחת </w:t>
      </w:r>
      <w:ins w:id="90105" w:author="Claude - סמנטי" w:date="2026-10-11T12:14:28Z">
        <w:r>
          <w:rPr>
            <w:rtl/>
          </w:rPr>
          <w:t xml:space="preserve">אומדים</w:t>
        </w:r>
      </w:ins>
      <w:del w:id="90106" w:author="Claude - סמנטי" w:date="2026-10-11T12:14:28Z">
        <w:r>
          <w:rPr>
            <w:rtl/>
          </w:rPr>
          <w:delText xml:space="preserve">אמדינן</w:delText>
        </w:r>
      </w:del>
      <w:r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r w:rsidRPr="00A757C8">
        <w:rPr>
          <w:rtl/>
        </w:rPr>
        <w:t xml:space="preserve">או"ד</w:t>
      </w:r>
      <w:r w:rsidRPr="00A757C8">
        <w:rPr>
          <w:rtl/>
        </w:rPr>
        <w:t xml:space="preserve"> כיון דאמר שני, כזה אחר זה דמי? </w:t>
      </w:r>
      <w:r w:rsidRPr="00A757C8">
        <w:rPr>
          <w:rFonts w:hint="cs"/>
          <w:rtl/>
        </w:rPr>
        <w:t>את</w:t>
      </w:r>
      <w:r w:rsidRPr="00A757C8">
        <w:rPr>
          <w:rtl/>
        </w:rPr>
        <w:t>"</w:t>
      </w:r>
      <w:r w:rsidRPr="00A757C8">
        <w:rPr>
          <w:rFonts w:hint="cs"/>
          <w:rtl/>
        </w:rPr>
        <w:t>ל</w:t>
      </w:r>
      <w:r w:rsidRPr="00A757C8">
        <w:rPr>
          <w:rtl/>
        </w:rPr>
        <w:t xml:space="preserve">: כיון דאמר שני, כזה אחר זה דמי, אמדוהו מאליו, מהו?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מי </w:t>
      </w:r>
      <w:ins w:id="90490" w:author="מנוע מכני" w:date="2026-10-11T12:04:39Z">
        <w:r>
          <w:rPr>
            <w:rtl/>
          </w:rPr>
          <w:t xml:space="preserve">אומרים</w:t>
        </w:r>
      </w:ins>
      <w:del w:id="90491" w:author="מנוע מכני" w:date="2026-10-11T12:04:39Z">
        <w:r>
          <w:rPr>
            <w:rtl/>
          </w:rPr>
          <w:delText xml:space="preserve">אמרינן</w:delText>
        </w:r>
      </w:del>
      <w:r>
        <w:rPr>
          <w:rtl/>
        </w:rPr>
        <w:t xml:space="preserve">: הא אמיד מאליו </w:t>
      </w:r>
      <w:ins w:id="92738" w:author="מנוע מכני" w:date="2026-10-11T12:04:39Z">
        <w:r>
          <w:rPr>
            <w:rtl/>
          </w:rPr>
          <w:t xml:space="preserve">ועומד</w:t>
        </w:r>
      </w:ins>
      <w:del w:id="92739" w:author="מנוע מכני" w:date="2026-10-11T12:04:39Z">
        <w:r>
          <w:rPr>
            <w:rtl/>
          </w:rPr>
          <w:delText xml:space="preserve">וקאי</w:delText>
        </w:r>
      </w:del>
      <w:r>
        <w:rPr>
          <w:rtl/>
        </w:rPr>
        <w:t xml:space="preserve">, </w:t>
      </w:r>
      <w:r w:rsidRPr="00217260">
        <w:rPr>
          <w:b/>
          <w:bCs/>
          <w:rtl/>
        </w:rPr>
        <w:t xml:space="preserve">או"ד</w:t>
      </w:r>
      <w:r w:rsidRPr="00217260">
        <w:rPr>
          <w:b/>
          <w:bCs/>
          <w:rtl/>
        </w:rPr>
        <w:t xml:space="preserve"> </w:t>
      </w:r>
      <w:ins w:id="90492" w:author="מנוע מכני" w:date="2026-10-11T12:04:39Z">
        <w:r>
          <w:rPr>
            <w:rtl/>
          </w:rPr>
          <w:t xml:space="preserve">צריך</w:t>
        </w:r>
      </w:ins>
      <w:del w:id="90493" w:author="מנוע מכני" w:date="2026-10-11T12:04:39Z">
        <w:r>
          <w:rPr>
            <w:rtl/>
          </w:rPr>
          <w:delText xml:space="preserve">בעינן</w:delText>
        </w:r>
      </w:del>
      <w:r>
        <w:rPr>
          <w:rtl/>
        </w:rPr>
        <w:t xml:space="preserve"> כוונה לאומדנא? </w:t>
      </w:r>
    </w:p>
    <w:p w:rsidR="00E403F0" w:rsidRPr="00AD695E" w:rsidRDefault="00E403F0" w:rsidP="00E403F0">
      <w:pPr>
        <w:rPr>
          <w:rtl/>
        </w:rPr>
      </w:pP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 xml:space="preserve">פשוט מהא </w:t>
      </w:r>
      <w:ins w:id="91176" w:author="מנוע מכני" w:date="2026-10-11T12:04:39Z">
        <w:r>
          <w:rPr>
            <w:b/>
            <w:bCs/>
            <w:rtl/>
          </w:rPr>
          <w:t xml:space="preserve">אחת</w:t>
        </w:r>
      </w:ins>
      <w:del w:id="91177" w:author="מנוע מכני" w:date="2026-10-11T12:04:39Z">
        <w:r w:rsidRPr="00217260">
          <w:rPr>
            <w:b/>
            <w:bCs/>
            <w:rtl/>
          </w:rPr>
          <w:delText xml:space="preserve">חדא</w:delText>
        </w:r>
      </w:del>
      <w:r>
        <w:rPr>
          <w:rtl/>
        </w:rPr>
        <w:t xml:space="preserve">, </w:t>
      </w:r>
      <w:r>
        <w:rPr>
          <w:rtl/>
        </w:rPr>
        <w:t xml:space="preserve">דתנן</w:t>
      </w:r>
      <w:r>
        <w:rPr>
          <w:rtl/>
        </w:rPr>
        <w:t xml:space="preserve">: דמי עלי ומת </w:t>
      </w:r>
      <w:r>
        <w:rPr>
          <w:rtl/>
        </w:rPr>
        <w:t xml:space="preserve">לא</w:t>
      </w:r>
      <w:r>
        <w:rPr>
          <w:rtl/>
        </w:rPr>
        <w:t xml:space="preserve"> יתנו יורשין, שאין דמים למתים, </w:t>
      </w:r>
    </w:p>
    <w:p w:rsidR="00E403F0" w:rsidRPr="00AD695E" w:rsidRDefault="00E403F0" w:rsidP="00E403F0">
      <w:pPr>
        <w:rPr>
          <w:rtl/>
        </w:rPr>
      </w:pPr>
      <w:ins w:id="92182" w:author="מנוע מכני" w:date="2026-10-11T12:04:39Z">
        <w:r>
          <w:rPr>
            <w:rtl/>
          </w:rPr>
          <w:t xml:space="preserve">ואם </w:t>
        </w:r>
      </w:ins>
      <w:del w:id="92183" w:author="מנוע מכני" w:date="2026-10-11T12:04:39Z">
        <w:r>
          <w:rPr>
            <w:rtl/>
          </w:rPr>
          <w:delText xml:space="preserve">ואי </w:delText>
        </w:r>
      </w:del>
      <w:r>
        <w:rPr>
          <w:rtl/>
        </w:rPr>
        <w:t xml:space="preserve">ס"ד</w:t>
      </w:r>
      <w:r>
        <w:rPr>
          <w:rtl/>
        </w:rPr>
        <w:t xml:space="preserve"> אמדוהו מאליו הוי אומדנא, הא אמיד </w:t>
      </w:r>
      <w:ins w:id="92742" w:author="מנוע מכני" w:date="2026-10-11T12:04:39Z">
        <w:r>
          <w:rPr>
            <w:rtl/>
          </w:rPr>
          <w:t xml:space="preserve">ועומד</w:t>
        </w:r>
      </w:ins>
      <w:del w:id="92743" w:author="מנוע מכני" w:date="2026-10-11T12:04:39Z">
        <w:r>
          <w:rPr>
            <w:rtl/>
          </w:rPr>
          <w:delText xml:space="preserve">וקאי</w:delText>
        </w:r>
      </w:del>
      <w:r>
        <w:rPr>
          <w:rtl/>
        </w:rPr>
        <w:t xml:space="preserve">! מי </w:t>
      </w:r>
      <w:ins w:id="90494" w:author="מנוע מכני" w:date="2026-10-11T12:04:39Z">
        <w:r>
          <w:rPr>
            <w:rtl/>
          </w:rPr>
          <w:t xml:space="preserve">יש</w:t>
        </w:r>
      </w:ins>
      <w:del w:id="90495" w:author="מנוע מכני" w:date="2026-10-11T12:04:39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2740" w:author="מנוע מכני" w:date="2026-10-11T12:04:39Z">
        <w:r>
          <w:rPr>
            <w:rtl/>
          </w:rPr>
          <w:t xml:space="preserve">אדם</w:t>
        </w:r>
      </w:ins>
      <w:del w:id="92741" w:author="מנוע מכני" w:date="2026-10-11T12:04:39Z">
        <w:r>
          <w:rPr>
            <w:rtl/>
          </w:rPr>
          <w:delText xml:space="preserve">גברא</w:delText>
        </w:r>
      </w:del>
      <w:r>
        <w:rPr>
          <w:rtl/>
        </w:rPr>
        <w:t xml:space="preserve"> דלא שוי ארבעה זוזי?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אמדוהו מאליו נחית לאומדנא, </w:t>
      </w:r>
      <w:r w:rsidRPr="00217260">
        <w:rPr>
          <w:b/>
          <w:bCs/>
          <w:rtl/>
        </w:rPr>
        <w:t>דמי עלי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נחית לאומדנא.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26" w:author="קלוד" w:date="2026-10-11T09:07:13Z"/>
        </w:rPr>
      </w:pPr>
      <w:ins w:id="20225" w:author="קלוד" w:date="2026-10-11T09:07:13Z">
        <w:r>
          <w:t xml:space="preserve">משנה ב</w:t>
        </w:r>
      </w:ins>
    </w:p>
    <w:p w:rsidR="00E403F0" w:rsidRPr="00D65BEC" w:rsidRDefault="00E403F0" w:rsidP="00E403F0">
      <w:pPr>
        <w:pStyle w:val="afff9"/>
        <w:rPr>
          <w:del w:id="20124" w:author="קלוד" w:date="2026-10-11T09:07:13Z"/>
          <w:rtl/>
        </w:rPr>
      </w:pPr>
      <w:del w:id="20123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24" w:author="קלוד" w:date="2026-10-11T12:09:42Z">
          <w:pPr>
            <w:pStyle w:val="afff9"/>
          </w:pPr>
        </w:pPrChange>
      </w:pPr>
      <w:r w:rsidRPr="00D65BEC">
        <w:rPr>
          <w:rtl/>
        </w:rPr>
        <w:t xml:space="preserve">חומר בערכין מבנדרים, כיצד?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האומר ערכי עלי ומת - יתנו היורשים,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דמי עלי ומת - לא יתנו היורשים, שאין דמים למתים: </w:t>
      </w:r>
    </w:p>
    <w:p w:rsidR="00E403F0" w:rsidRPr="00C20F97" w:rsidRDefault="00E403F0" w:rsidP="00E403F0">
      <w:pPr>
        <w:pStyle w:val="afff9"/>
        <w:rPr>
          <w:spacing w:val="8"/>
          <w:rtl/>
        </w:rPr>
      </w:pPr>
      <w:r w:rsidRPr="00C20F97">
        <w:rPr>
          <w:spacing w:val="8"/>
          <w:rtl/>
        </w:rPr>
        <w:t>ערך ידי וערך רגלי עלי - לא אמר כלום, ערך ראשי וערך כבידי עלי נותן ערך כולו;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זה הכלל: דבר שהנשמה תלויה בו - נותן ערך כולו.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חצי ערכי עלי - נותן חצי ערכו, ערך חציי עלי - נותן ערך כולו;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חצי דמי עלי - נותן חצי דמיו, דמי חציי עלי - נותן דמי כולו;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זה הכלל: דבר שהנשמה תלויה בו - נותן דמי כולו.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האומר ערכו של פלוני עלי, מת הנודר והנידר - יתנו היורשין.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lastRenderedPageBreak/>
        <w:t>דמיו של פלוני עלי, ומת הנודר יתנו היורשין, מת הנידר</w:t>
      </w:r>
      <w:r w:rsidRPr="00D65BEC">
        <w:rPr>
          <w:rFonts w:hint="cs"/>
          <w:rtl/>
        </w:rPr>
        <w:t xml:space="preserve"> </w:t>
      </w:r>
      <w:r w:rsidRPr="00D65BEC">
        <w:rPr>
          <w:rtl/>
        </w:rPr>
        <w:t>לא יתנו היורשין, שאין דמים למתים.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38"/>
        <w:rPr>
          <w:ins w:id="93590" w:author="מנוע מכני" w:date="2026-10-11T12:04:39Z"/>
        </w:rPr>
      </w:pPr>
      <w:r w:rsidRPr="002D69EF">
        <w:t>ת"ר</w:t>
      </w:r>
      <w:r w:rsidRPr="00A757C8">
        <w:t xml:space="preserve">:</w:t>
      </w:r>
    </w:p>
    <w:p w:rsidR="00E403F0" w:rsidRPr="00AD695E" w:rsidRDefault="00E403F0" w:rsidP="00E403F0">
      <w:pPr>
        <w:rPr>
          <w:rtl/>
        </w:rPr>
      </w:pPr>
      <w:del w:id="93591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חומר בנדרים מבערכין, שהנדרים חלין על בהמה חיה ועוף ואין נדונים בהשג יד, </w:t>
      </w:r>
      <w:r w:rsidRPr="00A757C8">
        <w:rPr>
          <w:rtl/>
        </w:rPr>
        <w:t xml:space="preserve">משא"כ</w:t>
      </w:r>
      <w:r w:rsidRPr="00A757C8">
        <w:rPr>
          <w:rtl/>
        </w:rPr>
        <w:t xml:space="preserve"> בערכין.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חומר בערכין מבנדרים, כיצד? </w:t>
      </w:r>
      <w:r>
        <w:rPr>
          <w:rtl/>
        </w:rPr>
        <w:t xml:space="preserve">אמר</w:t>
      </w:r>
      <w:r>
        <w:rPr>
          <w:rtl/>
        </w:rPr>
        <w:t xml:space="preserve"> ערכי עלי ומת - יתנו יורשין,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 xml:space="preserve">דמי עלי ומת - </w:t>
      </w:r>
      <w:r>
        <w:rPr>
          <w:rtl/>
        </w:rPr>
        <w:tab/>
        <w:t xml:space="preserve">לא</w:t>
      </w:r>
      <w:r>
        <w:rPr>
          <w:rtl/>
        </w:rPr>
        <w:tab/>
        <w:t xml:space="preserve"> יתנו יורשין, שאין דמים למתים.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 xml:space="preserve">אמר</w:t>
      </w:r>
      <w:r w:rsidRPr="00217260">
        <w:rPr>
          <w:b/>
          <w:bCs/>
          <w:rtl/>
        </w:rPr>
        <w:t xml:space="preserve"> ערכי עלי ומת - יתנו יורשין.</w:t>
      </w:r>
    </w:p>
    <w:p>
      <w:pPr>
        <w:pStyle w:val="afffff8"/>
        <w:rPr>
          <w:ins w:id="90103" w:author="קלוד" w:date="2026-10-11T12:18:15Z"/>
        </w:rPr>
      </w:pPr>
      <w:ins w:id="90104" w:author="קלוד" w:date="2026-10-11T12:18:15Z">
        <w:r>
          <w:rPr>
            <w:color w:val="7B3F00"/>
          </w:rPr>
          <w:t xml:space="preserve">ערכי עלי ומת - האם מלוה על פה גובה מן היורשין</w:t>
        </w:r>
      </w:ins>
    </w:p>
    <w:p>
      <w:pPr>
        <w:pStyle w:val="38"/>
        <w:rPr>
          <w:ins w:id="93592" w:author="מנוע מכני" w:date="2026-10-11T12:04:39Z"/>
        </w:rPr>
      </w:pPr>
      <w:r>
        <w:t xml:space="preserve">ש"מ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59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מלוה על פה גובה מן היורשין! שאני </w:t>
      </w:r>
      <w:ins w:id="90496" w:author="מנוע מכני" w:date="2026-10-11T12:04:39Z">
        <w:r>
          <w:rPr>
            <w:rtl/>
          </w:rPr>
          <w:t xml:space="preserve">כאן</w:t>
        </w:r>
      </w:ins>
      <w:del w:id="90497" w:author="מנוע מכני" w:date="2026-10-11T12:04:39Z">
        <w:r>
          <w:rPr>
            <w:rtl/>
          </w:rPr>
          <w:delText xml:space="preserve">הכא</w:delText>
        </w:r>
      </w:del>
      <w:r>
        <w:rPr>
          <w:rtl/>
        </w:rPr>
        <w:t xml:space="preserve">, דמלוה כתובה בתורה היא.</w:t>
      </w:r>
    </w:p>
    <w:p>
      <w:pPr>
        <w:pStyle w:val="38"/>
        <w:rPr>
          <w:ins w:id="93594" w:author="מנוע מכני" w:date="2026-10-11T12:04:39Z"/>
        </w:rPr>
      </w:pPr>
      <w:r>
        <w:t xml:space="preserve">ש"מ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59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מלוה הכתובה בתורה ככתובה בשטר דמיא! </w:t>
      </w:r>
      <w:r>
        <w:rPr>
          <w:rtl/>
        </w:rPr>
        <w:t xml:space="preserve">הב"ע</w:t>
      </w:r>
      <w:r>
        <w:rPr>
          <w:rtl/>
        </w:rPr>
        <w:t xml:space="preserve"> - כשעמד בדין.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דכוותה גבי דמי עלי שעמד בדין </w:t>
      </w:r>
      <w:ins w:id="91178" w:author="מנוע מכני" w:date="2026-10-11T12:04:39Z">
        <w:r>
          <w:rPr>
            <w:rtl/>
          </w:rPr>
          <w:t xml:space="preserve">למה</w:t>
        </w:r>
      </w:ins>
      <w:del w:id="91179" w:author="מנוע מכני" w:date="2026-10-11T12:04:39Z">
        <w:r>
          <w:rPr>
            <w:rtl/>
          </w:rPr>
          <w:delText xml:space="preserve">אמאי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יתנו יורשין?</w:t>
      </w:r>
    </w:p>
    <w:p w:rsidR="00E403F0" w:rsidRPr="00AD695E" w:rsidRDefault="00E403F0" w:rsidP="00E403F0">
      <w:pPr>
        <w:pStyle w:val="affffb"/>
        <w:rPr>
          <w:rtl/>
        </w:rPr>
      </w:pPr>
      <w:r>
        <w:rPr>
          <w:rtl/>
        </w:rPr>
        <w:t xml:space="preserve">-</w:t>
      </w:r>
      <w:ins w:id="91768" w:author="מנוע מכני" w:date="2026-10-11T12:04:39Z">
        <w:r>
          <w:rPr>
            <w:rtl/>
          </w:rPr>
          <w:t xml:space="preserve"> </w:t>
        </w:r>
      </w:ins>
      <w:del w:id="91769" w:author="מנוע מכני" w:date="2026-10-11T12:04:39Z">
        <w:r>
          <w:rPr>
            <w:rtl/>
          </w:rPr>
          <w:delText xml:space="preserve">  </w:delText>
        </w:r>
      </w:del>
      <w:r>
        <w:rPr>
          <w:rtl/>
        </w:rPr>
        <w:t xml:space="preserve">דמי עלי מחוסר אומדנא, ערכי עלי </w:t>
      </w:r>
      <w:r>
        <w:rPr>
          <w:rtl/>
        </w:rPr>
        <w:t xml:space="preserve">לא</w:t>
      </w:r>
      <w:r>
        <w:rPr>
          <w:rtl/>
        </w:rPr>
        <w:t xml:space="preserve"> מחוסר ולא כלום.</w:t>
      </w:r>
    </w:p>
    <w:p w:rsidR="00E403F0" w:rsidRPr="00AD695E" w:rsidRDefault="00E403F0" w:rsidP="00E403F0">
      <w:pPr>
        <w:jc w:val="center"/>
        <w:rPr>
          <w:del w:id="90038" w:author="מנוע עיצוב" w:date="2026-10-11T12:09:26Z"/>
          <w:rtl/>
        </w:rPr>
      </w:pPr>
      <w:del w:id="90037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40" w:author="קלוד" w:date="2026-10-11T09:07:13Z">
          <w:pPr>
            <w:pStyle w:val="affff1"/>
            <w:rPr>
              <w:rtl/>
            </w:rPr>
          </w:pPr>
        </w:pPrChange>
      </w:pPr>
      <w:ins w:id="9824" w:author="מספור קטעי משנה" w:date="2026-10-11T09:19:26Z">
        <w:r>
          <w:rPr>
            <w:rStyle w:val="MisparKeta"/>
          </w:rPr>
          <w:t xml:space="preserve">ג. </w:t>
        </w:r>
      </w:ins>
      <w:r>
        <w:rPr>
          <w:rtl/>
        </w:rPr>
        <w:t>ערך ידי ורגלי עלי וכו'.</w:t>
      </w:r>
    </w:p>
    <w:p>
      <w:pPr>
        <w:pStyle w:val="38"/>
        <w:rPr>
          <w:ins w:id="93596" w:author="מנוע מכני" w:date="2026-10-11T12:04:39Z"/>
        </w:rPr>
      </w:pPr>
      <w:r>
        <w:t>א</w:t>
      </w:r>
      <w:r>
        <w:t>ר</w:t>
      </w:r>
      <w:r>
        <w:t>"</w:t>
      </w:r>
      <w:r>
        <w:t>ג מ</w:t>
      </w:r>
      <w:r>
        <w:t xml:space="preserve">רב:</w:t>
      </w:r>
    </w:p>
    <w:p w:rsidR="00E403F0" w:rsidRPr="00AD695E" w:rsidRDefault="00E403F0" w:rsidP="00E403F0">
      <w:pPr>
        <w:rPr>
          <w:rtl/>
        </w:rPr>
      </w:pPr>
      <w:del w:id="9359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ונותן </w:t>
      </w:r>
      <w:ins w:id="92536" w:author="מנוע מכני" w:date="2026-10-11T12:04:39Z">
        <w:r>
          <w:rPr>
            <w:rtl/>
          </w:rPr>
          <w:t xml:space="preserve">ושנה</w:t>
        </w:r>
      </w:ins>
      <w:del w:id="92537" w:author="מנוע מכני" w:date="2026-10-11T12:04:39Z">
        <w:r>
          <w:rPr>
            <w:rtl/>
          </w:rPr>
          <w:delText xml:space="preserve">דמיה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והא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כלום קתני!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כלום - לרבנן, ונותן </w:t>
      </w:r>
      <w:ins w:id="92538" w:author="מנוע מכני" w:date="2026-10-11T12:04:39Z">
        <w:r>
          <w:rPr>
            <w:rtl/>
          </w:rPr>
          <w:t xml:space="preserve">ושנה</w:t>
        </w:r>
      </w:ins>
      <w:del w:id="92539" w:author="מנוע מכני" w:date="2026-10-11T12:04:39Z">
        <w:r>
          <w:rPr>
            <w:rtl/>
          </w:rPr>
          <w:delText xml:space="preserve">דמיה</w:delText>
        </w:r>
      </w:del>
      <w:r>
        <w:rPr>
          <w:rtl/>
        </w:rPr>
        <w:t xml:space="preserve"> - </w:t>
      </w:r>
      <w:r>
        <w:rPr>
          <w:rStyle w:val="2fb"/>
          <w:rtl/>
        </w:rPr>
        <w:t xml:space="preserve">לר"מ</w:t>
      </w:r>
      <w:r>
        <w:rPr>
          <w:rtl/>
        </w:rPr>
        <w:t xml:space="preserve">.</w:t>
      </w:r>
    </w:p>
    <w:p>
      <w:pPr>
        <w:pStyle w:val="38"/>
        <w:rPr>
          <w:ins w:id="93598" w:author="מנוע מכני" w:date="2026-10-11T12:04:39Z"/>
        </w:rPr>
      </w:pPr>
      <w:r>
        <w:t xml:space="preserve">והך</w:t>
      </w:r>
    </w:p>
    <w:p w:rsidR="00E403F0" w:rsidRPr="00AD695E" w:rsidRDefault="00E403F0" w:rsidP="00E403F0">
      <w:pPr>
        <w:rPr>
          <w:rtl/>
        </w:rPr>
      </w:pPr>
      <w:del w:id="93599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דכבר אמרה </w:t>
      </w:r>
      <w:r>
        <w:rPr>
          <w:rStyle w:val="2fb"/>
          <w:rFonts w:hint="cs"/>
          <w:rtl/>
        </w:rPr>
        <w:t xml:space="preserve">רב</w:t>
      </w:r>
      <w:r>
        <w:rPr>
          <w:rFonts w:hint="cs"/>
          <w:rtl/>
        </w:rPr>
        <w:t xml:space="preserve"> דהאומר כלי זה עלי </w:t>
      </w:r>
      <w:r>
        <w:rPr>
          <w:rtl/>
        </w:rPr>
        <w:t xml:space="preserve">נותן דמיו! </w:t>
      </w:r>
    </w:p>
    <w:p w:rsidR="00E403F0" w:rsidRPr="00AD695E" w:rsidRDefault="00E403F0" w:rsidP="00E403F0">
      <w:pPr>
        <w:rPr>
          <w:rtl/>
        </w:rPr>
      </w:pPr>
      <w:r w:rsidRPr="00A757C8">
        <w:rPr>
          <w:rFonts w:hint="cs"/>
          <w:rtl/>
        </w:rPr>
        <w:t xml:space="preserve">שאני </w:t>
      </w:r>
      <w:ins w:id="90498" w:author="מנוע מכני" w:date="2026-10-11T12:04:39Z">
        <w:r>
          <w:rPr>
            <w:rFonts w:hint="cs"/>
            <w:rtl/>
          </w:rPr>
          <w:t xml:space="preserve">שם</w:t>
        </w:r>
      </w:ins>
      <w:del w:id="90499" w:author="מנוע מכני" w:date="2026-10-11T12:04:39Z">
        <w:r w:rsidRPr="00A757C8">
          <w:rPr>
            <w:rFonts w:hint="cs"/>
            <w:rtl/>
          </w:rPr>
          <w:delText xml:space="preserve">התם</w:delText>
        </w:r>
      </w:del>
      <w:r w:rsidRPr="00A757C8">
        <w:rPr>
          <w:rFonts w:hint="cs"/>
          <w:rtl/>
        </w:rPr>
        <w:t xml:space="preserve"> דאדם יודע שאין ערך לכלי </w:t>
      </w:r>
      <w:r w:rsidRPr="00A757C8">
        <w:rPr>
          <w:rFonts w:hint="cs"/>
          <w:rtl/>
        </w:rPr>
        <w:t xml:space="preserve">משא</w:t>
      </w:r>
      <w:r w:rsidRPr="00A757C8">
        <w:rPr>
          <w:rtl/>
        </w:rPr>
        <w:t>"</w:t>
      </w:r>
      <w:r w:rsidRPr="00A757C8">
        <w:rPr>
          <w:rFonts w:hint="cs"/>
          <w:rtl/>
        </w:rPr>
        <w:t xml:space="preserve">כ</w:t>
      </w:r>
      <w:r w:rsidRPr="00A757C8">
        <w:rPr>
          <w:rFonts w:hint="cs"/>
          <w:rtl/>
        </w:rPr>
        <w:t xml:space="preserve"> </w:t>
      </w:r>
      <w:ins w:id="90500" w:author="מנוע מכני" w:date="2026-10-11T12:04:39Z">
        <w:r>
          <w:rPr>
            <w:rFonts w:hint="cs"/>
            <w:rtl/>
          </w:rPr>
          <w:t xml:space="preserve">כאן</w:t>
        </w:r>
      </w:ins>
      <w:del w:id="90501" w:author="מנוע מכני" w:date="2026-10-11T12:04:39Z">
        <w:r w:rsidRPr="00A757C8">
          <w:rPr>
            <w:rFonts w:hint="cs"/>
            <w:rtl/>
          </w:rPr>
          <w:delText xml:space="preserve">הכא</w:delText>
        </w:r>
      </w:del>
      <w:r w:rsidRPr="00A757C8">
        <w:rPr>
          <w:rFonts w:hint="cs"/>
          <w:rtl/>
        </w:rPr>
        <w:t xml:space="preserve"> </w:t>
      </w:r>
      <w:ins w:id="92282" w:author="מנוע מכני" w:date="2026-10-11T12:04:39Z">
        <w:r>
          <w:rPr>
            <w:rFonts w:hint="cs"/>
            <w:rtl/>
          </w:rPr>
          <w:t xml:space="preserve">סבר</w:t>
        </w:r>
      </w:ins>
      <w:del w:id="92283" w:author="מנוע מכני" w:date="2026-10-11T12:04:39Z">
        <w:r w:rsidRPr="00A757C8">
          <w:rPr>
            <w:rFonts w:hint="cs"/>
            <w:rtl/>
          </w:rPr>
          <w:delText xml:space="preserve">ס</w:delText>
        </w:r>
        <w:r w:rsidRPr="00A757C8">
          <w:rPr>
            <w:rtl/>
          </w:rPr>
          <w:delText xml:space="preserve">"</w:delText>
        </w:r>
        <w:r w:rsidRPr="00A757C8">
          <w:rPr>
            <w:rFonts w:hint="cs"/>
            <w:rtl/>
          </w:rPr>
          <w:delText xml:space="preserve">ל</w:delText>
        </w:r>
      </w:del>
      <w:r w:rsidRPr="00A757C8">
        <w:rPr>
          <w:rFonts w:hint="cs"/>
          <w:rtl/>
        </w:rPr>
        <w:t xml:space="preserve"> כמו בערך ראשי וכבדי </w:t>
      </w:r>
      <w:r w:rsidRPr="00A757C8">
        <w:rPr>
          <w:rFonts w:hint="cs"/>
          <w:rtl/>
        </w:rPr>
        <w:t xml:space="preserve">ה</w:t>
      </w:r>
      <w:r w:rsidRPr="00A757C8">
        <w:rPr>
          <w:rtl/>
        </w:rPr>
        <w:t>"</w:t>
      </w:r>
      <w:r w:rsidRPr="00A757C8">
        <w:rPr>
          <w:rFonts w:hint="cs"/>
          <w:rtl/>
        </w:rPr>
        <w:t xml:space="preserve">נ</w:t>
      </w:r>
      <w:r w:rsidRPr="00A757C8">
        <w:rPr>
          <w:rFonts w:hint="cs"/>
          <w:rtl/>
        </w:rPr>
        <w:t xml:space="preserve"> בידי ורגלי </w:t>
      </w:r>
      <w:r w:rsidRPr="00A757C8">
        <w:rPr>
          <w:rFonts w:hint="cs"/>
          <w:rtl/>
        </w:rPr>
        <w:t xml:space="preserve">קמ</w:t>
      </w:r>
      <w:r w:rsidRPr="00A757C8">
        <w:rPr>
          <w:rtl/>
        </w:rPr>
        <w:t>"</w:t>
      </w:r>
      <w:r w:rsidRPr="00A757C8">
        <w:rPr>
          <w:rFonts w:hint="cs"/>
          <w:rtl/>
        </w:rPr>
        <w:t xml:space="preserve">ל</w:t>
      </w:r>
      <w:r w:rsidRPr="00A757C8">
        <w:rPr>
          <w:rFonts w:hint="cs"/>
          <w:rtl/>
        </w:rPr>
        <w:t xml:space="preserve"> </w:t>
      </w:r>
    </w:p>
    <w:p w:rsidR="00E403F0" w:rsidRPr="00AD695E" w:rsidRDefault="00E403F0" w:rsidP="00E403F0">
      <w:pPr>
        <w:jc w:val="center"/>
        <w:rPr>
          <w:del w:id="90040" w:author="מנוע עיצוב" w:date="2026-10-11T12:09:26Z"/>
          <w:rtl/>
        </w:rPr>
      </w:pPr>
      <w:del w:id="90039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41" w:author="קלוד" w:date="2026-10-11T09:07:13Z">
          <w:pPr>
            <w:pStyle w:val="affff1"/>
            <w:rPr>
              <w:rtl/>
            </w:rPr>
          </w:pPr>
        </w:pPrChange>
      </w:pPr>
      <w:ins w:id="9825" w:author="מספור קטעי משנה" w:date="2026-10-11T09:19:26Z">
        <w:r>
          <w:rPr>
            <w:rStyle w:val="MisparKeta"/>
          </w:rPr>
          <w:t xml:space="preserve">ג. </w:t>
        </w:r>
      </w:ins>
      <w:r>
        <w:rPr>
          <w:rtl/>
        </w:rPr>
        <w:t>ערך ראשי וערך כבידי - נותן ערך כולו.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ד'</w:t>
      </w:r>
      <w:r>
        <w:rPr>
          <w:rStyle w:val="afffff0"/>
          <w:rtl/>
        </w:rPr>
        <w:t>נפשות</w:t>
      </w:r>
      <w:r>
        <w:rPr>
          <w:rFonts w:hint="cs"/>
          <w:rtl/>
        </w:rPr>
        <w:t>'</w:t>
      </w:r>
      <w:r>
        <w:rPr>
          <w:rtl/>
        </w:rPr>
        <w:t xml:space="preserve"> </w:t>
      </w:r>
      <w:ins w:id="91182" w:author="מנוע מכני" w:date="2026-10-11T12:04:39Z">
        <w:r>
          <w:rPr>
            <w:rtl/>
          </w:rPr>
          <w:t xml:space="preserve">אומר</w:t>
        </w:r>
      </w:ins>
      <w:del w:id="91183" w:author="מנוע מכני" w:date="2026-10-11T12:04:39Z">
        <w:r>
          <w:rPr>
            <w:rtl/>
          </w:rPr>
          <w:delText xml:space="preserve">קאמר</w:delText>
        </w:r>
      </w:del>
      <w:r>
        <w:rPr>
          <w:rtl/>
        </w:rPr>
        <w:t xml:space="preserve"> </w:t>
      </w:r>
      <w:ins w:id="91180" w:author="מנוע מכני" w:date="2026-10-11T12:04:39Z">
        <w:r>
          <w:rPr>
            <w:rtl/>
          </w:rPr>
          <w:t xml:space="preserve">התורה</w:t>
        </w:r>
      </w:ins>
      <w:del w:id="91181" w:author="מנוע מכני" w:date="2026-10-11T12:04:39Z">
        <w:r>
          <w:rPr>
            <w:rtl/>
          </w:rPr>
          <w:delText xml:space="preserve">רחמנא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jc w:val="center"/>
        <w:rPr>
          <w:del w:id="90042" w:author="מנוע עיצוב" w:date="2026-10-11T12:09:26Z"/>
          <w:rtl/>
        </w:rPr>
      </w:pPr>
      <w:del w:id="90041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42" w:author="קלוד" w:date="2026-10-11T09:07:13Z">
          <w:pPr>
            <w:pStyle w:val="affff1"/>
            <w:rPr>
              <w:rtl/>
            </w:rPr>
          </w:pPr>
        </w:pPrChange>
      </w:pPr>
      <w:ins w:id="9826" w:author="מספור קטעי משנה" w:date="2026-10-11T09:19:26Z">
        <w:r>
          <w:rPr>
            <w:rStyle w:val="MisparKeta"/>
          </w:rPr>
          <w:t xml:space="preserve">ג. </w:t>
        </w:r>
      </w:ins>
      <w:r>
        <w:rPr>
          <w:rtl/>
        </w:rPr>
        <w:t>זה הכלל: דבר שהנשמה תלויה בו כו'.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לאתויי מן הארכובה ולמעלה.</w:t>
      </w:r>
    </w:p>
    <w:p w:rsidR="00E403F0" w:rsidRPr="00AD695E" w:rsidRDefault="00E403F0" w:rsidP="00E403F0">
      <w:pPr>
        <w:jc w:val="center"/>
        <w:rPr>
          <w:del w:id="90044" w:author="מנוע עיצוב" w:date="2026-10-11T12:09:26Z"/>
          <w:rtl/>
        </w:rPr>
      </w:pPr>
      <w:del w:id="90043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43" w:author="קלוד" w:date="2026-10-11T09:07:13Z">
          <w:pPr>
            <w:pStyle w:val="affff1"/>
            <w:rPr>
              <w:rtl/>
            </w:rPr>
          </w:pPr>
        </w:pPrChange>
      </w:pPr>
      <w:ins w:id="9827" w:author="מספור קטעי משנה" w:date="2026-10-11T09:19:26Z">
        <w:r>
          <w:rPr>
            <w:rStyle w:val="MisparKeta"/>
          </w:rPr>
          <w:t xml:space="preserve">ג. </w:t>
        </w:r>
      </w:ins>
      <w:r>
        <w:rPr>
          <w:rtl/>
        </w:rPr>
        <w:t>חצי ערכי עלי - נותן כו'.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ת"ר</w:t>
      </w:r>
      <w:r>
        <w:rPr>
          <w:rtl/>
        </w:rPr>
        <w:t xml:space="preserve"> חצי ערכי עלי - נותן חצי ערכו</w:t>
      </w:r>
      <w:ins w:id="91770" w:author="מנוע מכני" w:date="2026-10-11T12:04:39Z">
        <w:r>
          <w:rPr>
            <w:rtl/>
          </w:rPr>
          <w:t xml:space="preserve">,</w:t>
        </w:r>
      </w:ins>
      <w:del w:id="91771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3600" w:author="מנוע מכני" w:date="2026-10-11T12:04:39Z"/>
        </w:rPr>
      </w:pPr>
      <w:r>
        <w:t>ר</w:t>
      </w:r>
      <w:r>
        <w:t>יב</w:t>
      </w:r>
      <w:r>
        <w:t>"</w:t>
      </w:r>
      <w:r>
        <w:t xml:space="preserve">י</w:t>
      </w:r>
      <w:del w:id="94198" w:author="מנוע מכני" w:date="2026-10-11T12:04:39Z">
        <w:r>
          <w:delText xml:space="preserve"> אומר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60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לוקה ונותן ערך שלם.</w:t>
      </w:r>
    </w:p>
    <w:p>
      <w:pPr>
        <w:pStyle w:val="38"/>
        <w:rPr>
          <w:ins w:id="93602" w:author="מנוע מכני" w:date="2026-10-11T12:04:39Z"/>
        </w:rPr>
      </w:pPr>
      <w:r>
        <w:t xml:space="preserve">לוקה </w:t>
      </w:r>
      <w:ins w:id="91184" w:author="מנוע מכני" w:date="2026-10-11T12:04:39Z">
        <w:r>
          <w:t xml:space="preserve">למה</w:t>
        </w:r>
      </w:ins>
      <w:del w:id="91185" w:author="מנוע מכני" w:date="2026-10-11T12:04:39Z">
        <w:r>
          <w:delText xml:space="preserve">אמאי</w:delText>
        </w:r>
      </w:del>
      <w:r>
        <w:t xml:space="preserve">? א</w:t>
      </w:r>
      <w:r>
        <w:t>ר</w:t>
      </w:r>
      <w:r>
        <w:t>"</w:t>
      </w:r>
      <w:r>
        <w:t>פ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60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לוקה בערך שלם</w:t>
      </w:r>
      <w:ins w:id="91772" w:author="מנוע מכני" w:date="2026-10-11T12:04:39Z">
        <w:r>
          <w:rPr>
            <w:rtl/>
          </w:rPr>
          <w:t xml:space="preserve">,</w:t>
        </w:r>
      </w:ins>
      <w:del w:id="91773" w:author="מנוע מכני" w:date="2026-10-11T12:04:39Z">
        <w:r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</w:p>
    <w:p w:rsidR="00E403F0" w:rsidRPr="00AD695E" w:rsidRDefault="00E403F0" w:rsidP="00C20F97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0061" w:author="מנוע מכני" w:date="2026-10-11T12:04:39Z">
        <w:r>
          <w:rPr>
            <w:rFonts w:hint="cs"/>
            <w:rtl/>
          </w:rPr>
          <w:delText xml:space="preserve">   </w:delText>
        </w:r>
      </w:del>
      <w:r>
        <w:rPr>
          <w:rFonts w:hint="cs"/>
          <w:rtl/>
        </w:rPr>
        <w:t xml:space="preserve">ד</w:t>
      </w:r>
      <w:r>
        <w:rPr>
          <w:rtl/>
        </w:rPr>
        <w:t>גזירה חצי ערכי אטו ערך חציו, וערך חציו הוי דבר שהנשמה תלויה בו.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חצי דמי עלי - נותן כו', דמי חציי עלי - נותן דמי כולו.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ד</w:t>
      </w:r>
      <w:r>
        <w:rPr>
          <w:rtl/>
        </w:rPr>
        <w:t>נדר בערכך נפשות כתיב.</w:t>
      </w:r>
    </w:p>
    <w:p w:rsidR="00E403F0" w:rsidRPr="00AD695E" w:rsidRDefault="00E403F0" w:rsidP="00E403F0">
      <w:pPr>
        <w:jc w:val="center"/>
        <w:rPr>
          <w:del w:id="90046" w:author="מנוע עיצוב" w:date="2026-10-11T12:09:26Z"/>
          <w:rtl/>
        </w:rPr>
      </w:pPr>
      <w:del w:id="90045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44" w:author="קלוד" w:date="2026-10-11T09:07:13Z">
          <w:pPr>
            <w:pStyle w:val="affff1"/>
            <w:rPr>
              <w:rtl/>
            </w:rPr>
          </w:pPr>
        </w:pPrChange>
      </w:pPr>
      <w:ins w:id="9828" w:author="מספור קטעי משנה" w:date="2026-10-11T09:19:26Z">
        <w:r>
          <w:rPr>
            <w:rStyle w:val="MisparKeta"/>
          </w:rPr>
          <w:t xml:space="preserve">ג. </w:t>
        </w:r>
      </w:ins>
      <w:r>
        <w:rPr>
          <w:rtl/>
        </w:rPr>
        <w:t>זה הכלל: דבר שהנשמה תלויה בו.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לאתויי מן הארכובה ולמעלה.</w:t>
      </w:r>
    </w:p>
    <w:p>
      <w:pPr>
        <w:pStyle w:val="38"/>
        <w:rPr>
          <w:ins w:id="93604" w:author="מנוע מכני" w:date="2026-10-11T12:04:39Z"/>
        </w:rPr>
      </w:pPr>
      <w:r w:rsidRPr="00217260">
        <w:t>ת"ר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60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המעריך חצי ערך כלי - </w:t>
      </w:r>
      <w:r>
        <w:rPr>
          <w:rStyle w:val="2fb"/>
          <w:rtl/>
        </w:rPr>
        <w:t xml:space="preserve">ר"מ</w:t>
      </w:r>
      <w:r>
        <w:rPr>
          <w:rtl/>
        </w:rPr>
        <w:t xml:space="preserve"> אומר: נותן דמיו, וחכ"א: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כלום.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tl/>
        </w:rPr>
        <w:t xml:space="preserve">רבא</w:t>
      </w:r>
      <w:r>
        <w:rPr>
          <w:rtl/>
        </w:rPr>
        <w:t xml:space="preserve"> חלש, עול </w:t>
      </w:r>
      <w:r>
        <w:rPr>
          <w:rStyle w:val="2fb"/>
          <w:rFonts w:hint="cs"/>
          <w:rtl/>
        </w:rPr>
        <w:t>ל</w:t>
      </w:r>
      <w:r>
        <w:rPr>
          <w:rStyle w:val="2fb"/>
          <w:rtl/>
        </w:rPr>
        <w:t xml:space="preserve">אביי</w:t>
      </w:r>
      <w:r>
        <w:rPr>
          <w:rtl/>
        </w:rPr>
        <w:t xml:space="preserve"> ורבנן, ויתבי </w:t>
      </w:r>
      <w:ins w:id="90502" w:author="מנוע מכני" w:date="2026-10-11T12:04:39Z">
        <w:r>
          <w:rPr>
            <w:rtl/>
          </w:rPr>
          <w:t xml:space="preserve">ואמרו</w:t>
        </w:r>
      </w:ins>
      <w:del w:id="90503" w:author="מנוע מכני" w:date="2026-10-11T12:04:39Z">
        <w:r>
          <w:rPr>
            <w:rtl/>
          </w:rPr>
          <w:delText xml:space="preserve">ואמרי</w:delText>
        </w:r>
      </w:del>
      <w:r>
        <w:rPr>
          <w:rtl/>
        </w:rPr>
        <w:t xml:space="preserve">: בשלמא </w:t>
      </w:r>
      <w:r>
        <w:rPr>
          <w:rStyle w:val="2fb"/>
          <w:rtl/>
        </w:rPr>
        <w:t xml:space="preserve">ר"מ</w:t>
      </w:r>
      <w:r>
        <w:rPr>
          <w:rtl/>
        </w:rPr>
        <w:t xml:space="preserve">, סבר: אין אדם מוציא דבריו לבטלה, </w:t>
      </w:r>
      <w:r>
        <w:rPr>
          <w:rtl/>
        </w:rPr>
        <w:t xml:space="preserve">ל"</w:t>
      </w:r>
      <w:r>
        <w:rPr>
          <w:rFonts w:hint="cs"/>
          <w:rtl/>
        </w:rPr>
        <w:t>ש</w:t>
      </w:r>
      <w:r>
        <w:rPr>
          <w:rtl/>
        </w:rPr>
        <w:t xml:space="preserve"> כולו ול"ש חציו, </w:t>
      </w:r>
    </w:p>
    <w:p>
      <w:pPr>
        <w:pStyle w:val="38"/>
        <w:rPr>
          <w:ins w:id="93606" w:author="מנוע מכני" w:date="2026-10-11T12:04:39Z"/>
        </w:rPr>
      </w:pPr>
      <w:r w:rsidRPr="00A757C8">
        <w:t xml:space="preserve">אלא</w:t>
      </w:r>
    </w:p>
    <w:p w:rsidR="00E403F0" w:rsidRPr="00AD695E" w:rsidRDefault="00E403F0" w:rsidP="00E403F0">
      <w:pPr>
        <w:rPr>
          <w:rtl/>
        </w:rPr>
      </w:pPr>
      <w:del w:id="93607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Fonts w:hint="cs"/>
          <w:rtl/>
        </w:rPr>
        <w:t>ל</w:t>
      </w:r>
      <w:r w:rsidRPr="00A757C8">
        <w:rPr>
          <w:rtl/>
        </w:rPr>
        <w:t xml:space="preserve">רבנן </w:t>
      </w:r>
      <w:ins w:id="92184" w:author="מנוע מכני" w:date="2026-10-11T12:04:39Z">
        <w:r>
          <w:rPr>
            <w:rtl/>
          </w:rPr>
          <w:t xml:space="preserve">אם </w:t>
        </w:r>
      </w:ins>
      <w:del w:id="92185" w:author="מנוע מכני" w:date="2026-10-11T12:04:39Z">
        <w:r w:rsidRPr="00A757C8">
          <w:rPr>
            <w:rtl/>
          </w:rPr>
          <w:delText xml:space="preserve">אי </w:delText>
        </w:r>
      </w:del>
      <w:r w:rsidRPr="00A757C8">
        <w:rPr>
          <w:rtl/>
        </w:rPr>
        <w:t xml:space="preserve">אדם מוציא דבריו לבטלה, אפי' כולו </w:t>
      </w:r>
      <w:ins w:id="90504" w:author="מנוע מכני" w:date="2026-10-11T12:04:39Z">
        <w:r>
          <w:rPr>
            <w:rtl/>
          </w:rPr>
          <w:t xml:space="preserve">גם</w:t>
        </w:r>
      </w:ins>
      <w:del w:id="90505" w:author="מנוע מכני" w:date="2026-10-11T12:04:39Z">
        <w:r w:rsidRPr="00A757C8">
          <w:rPr>
            <w:rtl/>
          </w:rPr>
          <w:delText xml:space="preserve">נמי</w:delText>
        </w:r>
      </w:del>
      <w:r w:rsidRPr="00A757C8">
        <w:rPr>
          <w:rtl/>
        </w:rPr>
        <w:t xml:space="preserve">! </w:t>
      </w:r>
      <w:ins w:id="92186" w:author="מנוע מכני" w:date="2026-10-11T12:04:39Z">
        <w:r>
          <w:rPr>
            <w:rtl/>
          </w:rPr>
          <w:t xml:space="preserve">ואם </w:t>
        </w:r>
      </w:ins>
      <w:del w:id="92187" w:author="מנוע מכני" w:date="2026-10-11T12:04:39Z">
        <w:r w:rsidRPr="00A757C8">
          <w:rPr>
            <w:rtl/>
          </w:rPr>
          <w:delText xml:space="preserve">ואי </w:delText>
        </w:r>
      </w:del>
      <w:r w:rsidRPr="00A757C8">
        <w:rPr>
          <w:rtl/>
        </w:rPr>
        <w:t xml:space="preserve">אין אדם מוציא דבריו לבטלה, אפי' חציו </w:t>
      </w:r>
      <w:ins w:id="90506" w:author="מנוע מכני" w:date="2026-10-11T12:04:39Z">
        <w:r>
          <w:rPr>
            <w:rtl/>
          </w:rPr>
          <w:t xml:space="preserve">גם</w:t>
        </w:r>
      </w:ins>
      <w:del w:id="90507" w:author="מנוע מכני" w:date="2026-10-11T12:04:39Z">
        <w:r w:rsidRPr="00A757C8">
          <w:rPr>
            <w:rtl/>
          </w:rPr>
          <w:delText xml:space="preserve">נמי</w:delText>
        </w:r>
      </w:del>
      <w:r w:rsidRPr="00A757C8">
        <w:rPr>
          <w:rtl/>
        </w:rPr>
        <w:t xml:space="preserve">! </w:t>
      </w:r>
    </w:p>
    <w:p>
      <w:pPr>
        <w:pStyle w:val="38"/>
        <w:rPr>
          <w:ins w:id="93608" w:author="מנוע מכני" w:date="2026-10-11T12:04:39Z"/>
        </w:rPr>
      </w:pPr>
      <w:r>
        <w:lastRenderedPageBreak/>
        <w:t>א"</w:t>
      </w:r>
      <w:r>
        <w:t>ל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609" w:author="מנוע מכני" w:date="2026-10-11T12:04:39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אביי</w:t>
      </w:r>
      <w:r>
        <w:rPr>
          <w:rtl/>
        </w:rPr>
        <w:t xml:space="preserve"> </w:t>
      </w:r>
      <w:r>
        <w:rPr>
          <w:rStyle w:val="2fb"/>
          <w:rtl/>
        </w:rPr>
        <w:t xml:space="preserve">ורבא</w:t>
      </w:r>
      <w:r>
        <w:rPr>
          <w:rtl/>
        </w:rPr>
        <w:t xml:space="preserve"> רבנן </w:t>
      </w:r>
      <w:ins w:id="90508" w:author="מנוע מכני" w:date="2026-10-11T12:04:39Z">
        <w:r>
          <w:rPr>
            <w:rtl/>
          </w:rPr>
          <w:t xml:space="preserve">דכאן</w:t>
        </w:r>
      </w:ins>
      <w:del w:id="90509" w:author="מנוע מכני" w:date="2026-10-11T12:04:39Z">
        <w:r>
          <w:rPr>
            <w:rtl/>
          </w:rPr>
          <w:delText xml:space="preserve">דהכא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כר"מ</w:t>
      </w:r>
      <w:r>
        <w:rPr>
          <w:rtl/>
        </w:rPr>
        <w:t xml:space="preserve"> </w:t>
      </w:r>
      <w:ins w:id="92284" w:author="מנוע מכני" w:date="2026-10-11T12:04:39Z">
        <w:r>
          <w:rPr>
            <w:rFonts w:hint="cs"/>
            <w:rtl/>
          </w:rPr>
          <w:t xml:space="preserve">סבר</w:t>
        </w:r>
      </w:ins>
      <w:del w:id="92285" w:author="מנוע מכני" w:date="2026-10-11T12:04:39Z">
        <w:r>
          <w:rPr>
            <w:rFonts w:hint="cs"/>
            <w:rtl/>
          </w:rPr>
          <w:delText xml:space="preserve">ס</w:delText>
        </w:r>
        <w:r>
          <w:rPr>
            <w:rtl/>
          </w:rPr>
          <w:delText xml:space="preserve">"</w:delText>
        </w:r>
        <w:r>
          <w:rPr>
            <w:rFonts w:hint="cs"/>
            <w:rtl/>
          </w:rPr>
          <w:delText xml:space="preserve">ל</w:delText>
        </w:r>
      </w:del>
      <w:r>
        <w:rPr>
          <w:rtl/>
        </w:rPr>
        <w:t xml:space="preserve"> דאין אדם מוציא דבריו לבטלה: </w:t>
      </w:r>
    </w:p>
    <w:p w:rsidR="00E403F0" w:rsidRPr="00AD695E" w:rsidRDefault="00E403F0" w:rsidP="00E403F0">
      <w:pPr>
        <w:rPr>
          <w:rtl/>
        </w:rPr>
      </w:pPr>
      <w:ins w:id="92288" w:author="מנוע מכני" w:date="2026-10-11T12:04:39Z">
        <w:r>
          <w:rPr>
            <w:rtl/>
          </w:rPr>
          <w:t xml:space="preserve">וסבר</w:t>
        </w:r>
      </w:ins>
      <w:del w:id="92289" w:author="מנוע מכני" w:date="2026-10-11T12:04:39Z">
        <w:r>
          <w:rPr>
            <w:rtl/>
          </w:rPr>
          <w:delText xml:space="preserve">וס"</w:delText>
        </w:r>
        <w:r>
          <w:rPr>
            <w:rFonts w:hint="cs"/>
            <w:rtl/>
          </w:rPr>
          <w:delText xml:space="preserve">ל</w:delText>
        </w:r>
      </w:del>
      <w:r>
        <w:rPr>
          <w:rFonts w:hint="cs"/>
          <w:rtl/>
        </w:rPr>
        <w:t xml:space="preserve"> </w:t>
      </w:r>
      <w:r>
        <w:rPr>
          <w:rStyle w:val="2fb"/>
          <w:rtl/>
        </w:rPr>
        <w:t xml:space="preserve">כר"ש</w:t>
      </w:r>
      <w:r>
        <w:rPr>
          <w:rtl/>
        </w:rPr>
        <w:t xml:space="preserve">, דשלא התנדב כדרך המתנדבים, </w:t>
      </w:r>
      <w:r>
        <w:rPr>
          <w:rFonts w:hint="cs"/>
          <w:rtl/>
        </w:rPr>
        <w:t xml:space="preserve">- </w:t>
      </w:r>
      <w:ins w:id="92286" w:author="מנוע מכני" w:date="2026-10-11T12:04:39Z">
        <w:r>
          <w:rPr>
            <w:rtl/>
          </w:rPr>
          <w:t xml:space="preserve">כולו</w:t>
        </w:r>
      </w:ins>
      <w:del w:id="92287" w:author="מנוע מכני" w:date="2026-10-11T12:04:39Z">
        <w:r>
          <w:rPr>
            <w:rtl/>
          </w:rPr>
          <w:delText xml:space="preserve">כוליה</w:delText>
        </w:r>
      </w:del>
      <w:r>
        <w:rPr>
          <w:rtl/>
        </w:rPr>
        <w:t xml:space="preserve"> </w:t>
      </w:r>
      <w:r>
        <w:rPr>
          <w:rFonts w:hint="cs"/>
          <w:rtl/>
        </w:rPr>
        <w:t xml:space="preserve">דרך להתנדב, חצי אין דרך בכך </w:t>
      </w:r>
    </w:p>
    <w:p w:rsidR="00E403F0" w:rsidRPr="00AD695E" w:rsidRDefault="00E403F0" w:rsidP="00E403F0">
      <w:pPr>
        <w:jc w:val="center"/>
        <w:rPr>
          <w:del w:id="90048" w:author="מנוע עיצוב" w:date="2026-10-11T12:09:26Z"/>
          <w:rtl/>
        </w:rPr>
      </w:pPr>
      <w:del w:id="90047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45" w:author="קלוד" w:date="2026-10-11T09:07:13Z">
          <w:pPr>
            <w:pStyle w:val="affff1"/>
            <w:rPr>
              <w:rtl/>
            </w:rPr>
          </w:pPr>
        </w:pPrChange>
      </w:pPr>
      <w:ins w:id="9829" w:author="מספור קטעי משנה" w:date="2026-10-11T09:19:26Z">
        <w:r>
          <w:rPr>
            <w:rStyle w:val="MisparKeta"/>
          </w:rPr>
          <w:t xml:space="preserve">ה. </w:t>
        </w:r>
      </w:ins>
      <w:r>
        <w:rPr>
          <w:rtl/>
        </w:rPr>
        <w:t>האומר ערכו של פלוני עלי ומת הנודר כו'.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שעמד בדין, היינו הך! סיפא </w:t>
      </w:r>
      <w:ins w:id="92744" w:author="מנוע מכני" w:date="2026-10-11T12:04:39Z">
        <w:r>
          <w:rPr>
            <w:rtl/>
          </w:rPr>
          <w:t xml:space="preserve">הוצרך</w:t>
        </w:r>
      </w:ins>
      <w:del w:id="92745" w:author="מנוע מכני" w:date="2026-10-11T12:04:39Z">
        <w:r>
          <w:rPr>
            <w:rtl/>
          </w:rPr>
          <w:delText xml:space="preserve">איצטריך</w:delText>
        </w:r>
      </w:del>
      <w:r>
        <w:rPr>
          <w:rtl/>
        </w:rPr>
        <w:t xml:space="preserve"> </w:t>
      </w:r>
      <w:ins w:id="91186" w:author="מנוע מכני" w:date="2026-10-11T12:04:39Z">
        <w:r>
          <w:rPr>
            <w:rtl/>
          </w:rPr>
          <w:t xml:space="preserve">לו</w:t>
        </w:r>
      </w:ins>
      <w:del w:id="91187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: דמיו של פלוני עליו ומת הנודר - יתנו היורשים, 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כ:</w:t>
      </w:r>
    </w:p>
    <w:p>
      <w:pPr>
        <w:pStyle w:val="38"/>
        <w:rPr>
          <w:ins w:id="93610" w:author="מנוע מכני" w:date="2026-10-11T12:04:39Z"/>
        </w:rPr>
      </w:pPr>
      <w:r>
        <w:t>מ"</w:t>
      </w:r>
      <w:r>
        <w:t>ד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61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כיון דלא אמדוהו </w:t>
      </w:r>
      <w:r>
        <w:rPr>
          <w:rtl/>
        </w:rPr>
        <w:t xml:space="preserve">לא</w:t>
      </w:r>
      <w:r>
        <w:rPr>
          <w:rtl/>
        </w:rPr>
        <w:t xml:space="preserve"> אישתעבוד נכסי, </w:t>
      </w:r>
      <w:r>
        <w:rPr>
          <w:rtl/>
        </w:rPr>
        <w:t xml:space="preserve">קמ"ל</w:t>
      </w:r>
      <w:r>
        <w:rPr>
          <w:rtl/>
        </w:rPr>
        <w:t xml:space="preserve">: כיון דעמד בדין אישתעבודי נכסי, ואומדנא גלויי </w:t>
      </w:r>
      <w:ins w:id="90510" w:author="מנוע מכני" w:date="2026-10-11T12:04:39Z">
        <w:r>
          <w:rPr>
            <w:rtl/>
          </w:rPr>
          <w:t xml:space="preserve">דבר</w:t>
        </w:r>
      </w:ins>
      <w:del w:id="90511" w:author="מנוע מכני" w:date="2026-10-11T12:04:39Z">
        <w:r>
          <w:rPr>
            <w:rtl/>
          </w:rPr>
          <w:delText xml:space="preserve">מילתא</w:delText>
        </w:r>
      </w:del>
      <w:r>
        <w:rPr>
          <w:rtl/>
        </w:rPr>
        <w:t xml:space="preserve"> </w:t>
      </w:r>
      <w:ins w:id="91188" w:author="מנוע מכני" w:date="2026-10-11T12:04:39Z">
        <w:r>
          <w:rPr>
            <w:rtl/>
          </w:rPr>
          <w:t xml:space="preserve">סתם</w:t>
        </w:r>
      </w:ins>
      <w:del w:id="91189" w:author="מנוע מכני" w:date="2026-10-11T12:04:39Z">
        <w:r>
          <w:rPr>
            <w:rtl/>
          </w:rPr>
          <w:delText xml:space="preserve">בעלמא</w:delText>
        </w:r>
      </w:del>
      <w:r>
        <w:rPr>
          <w:rtl/>
        </w:rPr>
        <w:t xml:space="preserve"> הוא.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28" w:author="קלוד" w:date="2026-10-11T09:07:13Z"/>
        </w:rPr>
      </w:pPr>
      <w:ins w:id="20227" w:author="קלוד" w:date="2026-10-11T09:07:13Z">
        <w:r>
          <w:t xml:space="preserve">משנה ה</w:t>
        </w:r>
      </w:ins>
    </w:p>
    <w:p w:rsidR="00E403F0" w:rsidRPr="00D65BEC" w:rsidRDefault="00E403F0" w:rsidP="00E403F0">
      <w:pPr>
        <w:pStyle w:val="afff9"/>
        <w:rPr>
          <w:del w:id="20126" w:author="קלוד" w:date="2026-10-11T09:07:13Z"/>
          <w:rtl/>
        </w:rPr>
      </w:pPr>
      <w:del w:id="20125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25" w:author="קלוד" w:date="2026-10-11T12:09:42Z">
          <w:pPr>
            <w:pStyle w:val="afff9"/>
          </w:pPr>
        </w:pPrChange>
      </w:pPr>
      <w:r w:rsidRPr="00D65BEC">
        <w:rPr>
          <w:rtl/>
        </w:rPr>
        <w:t>שור זה עולה ובית זה קרבן, ומת השור ונפל הבית - פטור מלשלם.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שור זה עלי עולה ובית זה עלי קרבן, מת השור ונפל הבית - חייב לשלם.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101" w:author="קלוד" w:date="2026-10-11T12:18:15Z"/>
        </w:rPr>
      </w:pPr>
      <w:ins w:id="90102" w:author="קלוד" w:date="2026-10-11T12:18:15Z">
        <w:r>
          <w:rPr>
            <w:color w:val="7B3F00"/>
          </w:rPr>
          <w:t xml:space="preserve">שור זה עלי עולה - חייב באחריות רק באומר 'דמי'</w:t>
        </w:r>
      </w:ins>
    </w:p>
    <w:p w:rsidR="00E403F0" w:rsidRPr="00AD695E" w:rsidRDefault="00E403F0" w:rsidP="00E403F0">
      <w:pPr>
        <w:rPr>
          <w:rtl/>
        </w:rPr>
      </w:pPr>
      <w:r>
        <w:rPr>
          <w:rStyle w:val="2fb"/>
          <w:rFonts w:hint="cs"/>
          <w:rtl/>
        </w:rPr>
        <w:t>ארחב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ר</w:t>
      </w:r>
      <w:r>
        <w:rPr>
          <w:rtl/>
        </w:rPr>
        <w:t xml:space="preserve">: </w:t>
      </w:r>
      <w:ins w:id="92394" w:author="מנוע מכני" w:date="2026-10-11T12:04:39Z">
        <w:r>
          <w:rPr>
            <w:rtl/>
          </w:rPr>
          <w:t xml:space="preserve">דווקא </w:t>
        </w:r>
      </w:ins>
      <w:del w:id="92395" w:author="מנוע מכני" w:date="2026-10-11T12:04:39Z">
        <w:r>
          <w:rPr>
            <w:rtl/>
          </w:rPr>
          <w:delText xml:space="preserve">לא שנו אלא </w:delText>
        </w:r>
      </w:del>
      <w:r>
        <w:rPr>
          <w:rtl/>
        </w:rPr>
        <w:t xml:space="preserve">דאמר </w:t>
      </w:r>
      <w:r w:rsidRPr="00217260">
        <w:rPr>
          <w:b/>
          <w:bCs/>
          <w:rtl/>
        </w:rPr>
        <w:t>דמי</w:t>
      </w:r>
      <w:r>
        <w:rPr>
          <w:rtl/>
        </w:rPr>
        <w:t xml:space="preserve"> שור זה עלי עולה, אבל </w:t>
      </w:r>
      <w:r>
        <w:rPr>
          <w:rtl/>
        </w:rPr>
        <w:t xml:space="preserve">אמר</w:t>
      </w:r>
      <w:r>
        <w:rPr>
          <w:rtl/>
        </w:rPr>
        <w:t xml:space="preserve"> שור </w:t>
      </w:r>
      <w:r w:rsidRPr="00217260">
        <w:rPr>
          <w:b/>
          <w:bCs/>
          <w:rtl/>
        </w:rPr>
        <w:t>זה</w:t>
      </w:r>
      <w:r>
        <w:rPr>
          <w:rtl/>
        </w:rPr>
        <w:t xml:space="preserve"> עלי עולה, כיון דאמר זה ומת - אינו חייב באחריותו, עלי להביאו </w:t>
      </w:r>
      <w:ins w:id="91190" w:author="מנוע מכני" w:date="2026-10-11T12:04:39Z">
        <w:r>
          <w:rPr>
            <w:rtl/>
          </w:rPr>
          <w:t xml:space="preserve">אומר</w:t>
        </w:r>
      </w:ins>
      <w:del w:id="91191" w:author="מנוע מכני" w:date="2026-10-11T12:04:39Z">
        <w:r>
          <w:rPr>
            <w:rtl/>
          </w:rPr>
          <w:delText xml:space="preserve">קאמר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</w:p>
    <w:p>
      <w:pPr>
        <w:pStyle w:val="38"/>
        <w:rPr>
          <w:ins w:id="93612" w:author="מנוע מכני" w:date="2026-10-11T12:04:39Z"/>
        </w:rPr>
      </w:pPr>
      <w:r>
        <w:t xml:space="preserve">והך</w:t>
      </w:r>
    </w:p>
    <w:p w:rsidR="00E403F0" w:rsidRPr="00AD695E" w:rsidRDefault="00E403F0" w:rsidP="00E403F0">
      <w:pPr>
        <w:rPr>
          <w:rtl/>
        </w:rPr>
      </w:pPr>
      <w:del w:id="93613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>
        <w:rPr>
          <w:rtl/>
        </w:rPr>
        <w:t xml:space="preserve">שור </w:t>
      </w:r>
      <w:r w:rsidRPr="00217260">
        <w:rPr>
          <w:b/>
          <w:bCs/>
          <w:rtl/>
        </w:rPr>
        <w:t>זה</w:t>
      </w:r>
      <w:r>
        <w:rPr>
          <w:rtl/>
        </w:rPr>
        <w:t xml:space="preserve"> עולה - השור הקדש ומועלין בו, מת או נגנב - אינו חייב באחריותו</w:t>
      </w:r>
      <w:ins w:id="91774" w:author="מנוע מכני" w:date="2026-10-11T12:04:39Z">
        <w:r>
          <w:rPr>
            <w:rtl/>
          </w:rPr>
          <w:t xml:space="preserve">,</w:t>
        </w:r>
      </w:ins>
      <w:del w:id="91775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שור זה עלי עולה - השור הקדש ומועלין בו, מת או נגנב - חייב באחריותו! </w:t>
      </w:r>
    </w:p>
    <w:p w:rsidR="00E403F0" w:rsidRPr="00AD695E" w:rsidRDefault="00E403F0" w:rsidP="00E403F0">
      <w:pPr>
        <w:pStyle w:val="affffb"/>
      </w:pPr>
      <w:r>
        <w:rPr>
          <w:rtl/>
        </w:rPr>
        <w:t xml:space="preserve">- </w:t>
      </w:r>
      <w:r>
        <w:rPr>
          <w:rFonts w:hint="cs"/>
          <w:rtl/>
        </w:rPr>
        <w:t xml:space="preserve">רישא וסיפא מיירי דאמר דמי כבמתני' </w:t>
      </w:r>
    </w:p>
    <w:p w:rsidR="00E403F0" w:rsidRPr="00AD695E" w:rsidRDefault="00E403F0" w:rsidP="00E403F0">
      <w:pPr>
        <w:pStyle w:val="affffb"/>
        <w:rPr>
          <w:rtl/>
        </w:rPr>
      </w:pPr>
      <w:r>
        <w:rPr>
          <w:rtl/>
        </w:rPr>
        <w:t xml:space="preserve">- </w:t>
      </w:r>
      <w:r>
        <w:rPr>
          <w:rtl/>
        </w:rPr>
        <w:tab/>
      </w:r>
      <w:r>
        <w:rPr>
          <w:rtl/>
        </w:rPr>
        <w:tab/>
        <w:t xml:space="preserve">רישא דאמר יקדיש השור לדמיו, וסיפא </w:t>
      </w:r>
      <w:ins w:id="91192" w:author="מנוע מכני" w:date="2026-10-11T12:04:39Z">
        <w:r>
          <w:rPr>
            <w:rtl/>
          </w:rPr>
          <w:t xml:space="preserve">דאומר</w:t>
        </w:r>
      </w:ins>
      <w:del w:id="91193" w:author="מנוע מכני" w:date="2026-10-11T12:04:39Z">
        <w:r>
          <w:rPr>
            <w:rtl/>
          </w:rPr>
          <w:tab/>
          <w:delText xml:space="preserve">דקאמר</w:delText>
        </w:r>
      </w:del>
      <w:r>
        <w:rPr>
          <w:rtl/>
        </w:rPr>
        <w:tab/>
        <w:t xml:space="preserve"> לכשיבאו דמיו יקדשו.</w:t>
      </w:r>
    </w:p>
    <w:p w:rsidR="00E403F0" w:rsidRPr="00DC5F70" w:rsidRDefault="00E403F0" w:rsidP="00E403F0">
      <w:pPr>
        <w:rPr>
          <w:rtl/>
        </w:rPr>
      </w:pPr>
      <w:r w:rsidRPr="00DC5F70">
        <w:rPr>
          <w:rtl/>
        </w:rPr>
        <w:tab/>
      </w:r>
      <w:r w:rsidRPr="00DC5F70">
        <w:rPr>
          <w:rtl/>
        </w:rPr>
        <w:tab/>
      </w:r>
      <w:r w:rsidRPr="00DC5F70">
        <w:rPr>
          <w:rStyle w:val="2fb"/>
          <w:rFonts w:hint="cs"/>
          <w:rtl/>
        </w:rPr>
        <w:t>וכר</w:t>
      </w:r>
      <w:r w:rsidRPr="00DC5F70">
        <w:rPr>
          <w:rStyle w:val="2fb"/>
          <w:rtl/>
        </w:rPr>
        <w:t>"</w:t>
      </w:r>
      <w:r w:rsidRPr="00DC5F70">
        <w:rPr>
          <w:rStyle w:val="2fb"/>
          <w:rFonts w:hint="cs"/>
          <w:rtl/>
        </w:rPr>
        <w:t xml:space="preserve">מ</w:t>
      </w:r>
      <w:r w:rsidRPr="00DC5F70">
        <w:rPr>
          <w:rFonts w:hint="cs"/>
          <w:rtl/>
        </w:rPr>
        <w:t xml:space="preserve"> דאדם מקדיש דבר שלא בא לעולם [</w:t>
      </w:r>
      <w:r w:rsidRPr="00DC5F70">
        <w:rPr>
          <w:rFonts w:hint="cs"/>
          <w:rtl/>
        </w:rPr>
        <w:t xml:space="preserve">וא</w:t>
      </w:r>
      <w:r w:rsidRPr="00DC5F70">
        <w:rPr>
          <w:rtl/>
        </w:rPr>
        <w:t>"</w:t>
      </w:r>
      <w:r w:rsidRPr="00DC5F70">
        <w:rPr>
          <w:rFonts w:hint="cs"/>
          <w:rtl/>
        </w:rPr>
        <w:t xml:space="preserve">ד</w:t>
      </w:r>
      <w:r w:rsidRPr="00DC5F70">
        <w:rPr>
          <w:rFonts w:hint="cs"/>
          <w:rtl/>
        </w:rPr>
        <w:t xml:space="preserve"> </w:t>
      </w:r>
      <w:r w:rsidRPr="00DC5F70">
        <w:rPr>
          <w:rFonts w:hint="cs"/>
          <w:rtl/>
        </w:rPr>
        <w:t xml:space="preserve">א</w:t>
      </w:r>
      <w:r w:rsidRPr="00DC5F70">
        <w:rPr>
          <w:rtl/>
        </w:rPr>
        <w:t>"</w:t>
      </w:r>
      <w:r w:rsidRPr="00DC5F70">
        <w:rPr>
          <w:rFonts w:hint="cs"/>
          <w:rtl/>
        </w:rPr>
        <w:t xml:space="preserve">ל</w:t>
      </w:r>
      <w:r w:rsidRPr="00DC5F70">
        <w:rPr>
          <w:rFonts w:hint="cs"/>
          <w:rtl/>
        </w:rPr>
        <w:t xml:space="preserve"> </w:t>
      </w:r>
      <w:r w:rsidRPr="00DC5F70">
        <w:rPr>
          <w:rStyle w:val="2fb"/>
          <w:rFonts w:hint="cs"/>
          <w:rtl/>
        </w:rPr>
        <w:t xml:space="preserve">ר</w:t>
      </w:r>
      <w:r w:rsidRPr="00DC5F70">
        <w:rPr>
          <w:rStyle w:val="2fb"/>
          <w:rtl/>
        </w:rPr>
        <w:t>"</w:t>
      </w:r>
      <w:r w:rsidRPr="00DC5F70">
        <w:rPr>
          <w:rStyle w:val="2fb"/>
          <w:rFonts w:hint="cs"/>
          <w:rtl/>
        </w:rPr>
        <w:t xml:space="preserve">פ</w:t>
      </w:r>
      <w:r w:rsidRPr="00DC5F70">
        <w:rPr>
          <w:rFonts w:hint="cs"/>
          <w:rtl/>
        </w:rPr>
        <w:t xml:space="preserve"> </w:t>
      </w:r>
      <w:r w:rsidRPr="00DC5F70">
        <w:rPr>
          <w:rStyle w:val="2fb"/>
          <w:rFonts w:hint="cs"/>
          <w:rtl/>
        </w:rPr>
        <w:t xml:space="preserve">לאביי</w:t>
      </w:r>
      <w:r w:rsidRPr="00DC5F70">
        <w:rPr>
          <w:rFonts w:hint="cs"/>
          <w:rtl/>
        </w:rPr>
        <w:t xml:space="preserve">] [</w:t>
      </w:r>
      <w:r w:rsidRPr="00DC5F70">
        <w:rPr>
          <w:rStyle w:val="2fb"/>
          <w:rFonts w:hint="cs"/>
          <w:rtl/>
        </w:rPr>
        <w:t xml:space="preserve">רב</w:t>
      </w:r>
      <w:r w:rsidRPr="00DC5F70">
        <w:rPr>
          <w:rStyle w:val="2fb"/>
          <w:rtl/>
        </w:rPr>
        <w:t>"</w:t>
      </w:r>
      <w:r w:rsidRPr="00DC5F70">
        <w:rPr>
          <w:rStyle w:val="2fb"/>
          <w:rFonts w:hint="cs"/>
          <w:rtl/>
        </w:rPr>
        <w:t xml:space="preserve">ח</w:t>
      </w:r>
      <w:r w:rsidRPr="00DC5F70">
        <w:rPr>
          <w:rFonts w:hint="cs"/>
          <w:rtl/>
        </w:rPr>
        <w:t xml:space="preserve"> </w:t>
      </w:r>
      <w:r w:rsidRPr="00DC5F70">
        <w:rPr>
          <w:rStyle w:val="2fb"/>
          <w:rFonts w:hint="cs"/>
          <w:rtl/>
        </w:rPr>
        <w:t xml:space="preserve">לר</w:t>
      </w:r>
      <w:r w:rsidRPr="00DC5F70">
        <w:rPr>
          <w:rStyle w:val="2fb"/>
          <w:rtl/>
        </w:rPr>
        <w:t>"</w:t>
      </w:r>
      <w:r w:rsidRPr="00DC5F70">
        <w:rPr>
          <w:rStyle w:val="2fb"/>
          <w:rFonts w:hint="cs"/>
          <w:rtl/>
        </w:rPr>
        <w:t xml:space="preserve">ח</w:t>
      </w:r>
      <w:r w:rsidRPr="00DC5F70">
        <w:rPr>
          <w:rFonts w:hint="cs"/>
          <w:rtl/>
        </w:rPr>
        <w:t xml:space="preserve"> </w:t>
      </w:r>
      <w:r w:rsidRPr="00DC5F70">
        <w:rPr>
          <w:rFonts w:hint="cs"/>
          <w:rtl/>
        </w:rPr>
        <w:t xml:space="preserve">וא</w:t>
      </w:r>
      <w:r w:rsidRPr="00DC5F70">
        <w:rPr>
          <w:rtl/>
        </w:rPr>
        <w:t>"</w:t>
      </w:r>
      <w:r w:rsidRPr="00DC5F70">
        <w:rPr>
          <w:rFonts w:hint="cs"/>
          <w:rtl/>
        </w:rPr>
        <w:t xml:space="preserve">ל</w:t>
      </w:r>
      <w:r w:rsidRPr="00DC5F70">
        <w:rPr>
          <w:rFonts w:hint="cs"/>
          <w:rtl/>
        </w:rPr>
        <w:t xml:space="preserve"> אלא כמאן]</w:t>
      </w:r>
    </w:p>
    <w:p>
      <w:pPr>
        <w:pStyle w:val="afffff8"/>
        <w:rPr>
          <w:ins w:id="90099" w:author="קלוד" w:date="2026-10-11T12:18:15Z"/>
        </w:rPr>
      </w:pPr>
      <w:ins w:id="90100" w:author="קלוד" w:date="2026-10-11T12:18:15Z">
        <w:r>
          <w:rPr>
            <w:color w:val="7B3F00"/>
          </w:rPr>
          <w:t xml:space="preserve">המשכיר בית שנתנגע והקדישו - הדר בו מעלה שכר להקדש</w:t>
        </w:r>
      </w:ins>
    </w:p>
    <w:p w:rsidR="00E403F0" w:rsidRPr="00DC5F70" w:rsidRDefault="00E403F0" w:rsidP="00E403F0">
      <w:pPr>
        <w:rPr>
          <w:spacing w:val="-4"/>
          <w:rtl/>
        </w:rPr>
      </w:pPr>
      <w:ins w:id="90512" w:author="מנוע מכני" w:date="2026-10-11T12:04:39Z">
        <w:r>
          <w:rPr>
            <w:spacing w:val="-4"/>
            <w:rtl/>
          </w:rPr>
          <w:t xml:space="preserve">ויש</w:t>
        </w:r>
      </w:ins>
      <w:del w:id="90513" w:author="מנוע מכני" w:date="2026-10-11T12:04:39Z">
        <w:r w:rsidRPr="00DC5F70">
          <w:rPr>
            <w:spacing w:val="-4"/>
            <w:rtl/>
          </w:rPr>
          <w:delText xml:space="preserve">ואיכא</w:delText>
        </w:r>
      </w:del>
      <w:r w:rsidRPr="00DC5F70">
        <w:rPr>
          <w:spacing w:val="-4"/>
          <w:rtl/>
        </w:rPr>
        <w:t xml:space="preserve"> </w:t>
      </w:r>
      <w:ins w:id="92540" w:author="מנוע מכני" w:date="2026-10-11T12:04:39Z">
        <w:r>
          <w:rPr>
            <w:spacing w:val="-4"/>
            <w:rtl/>
          </w:rPr>
          <w:t xml:space="preserve">דשונה</w:t>
        </w:r>
      </w:ins>
      <w:del w:id="92541" w:author="מנוע מכני" w:date="2026-10-11T12:04:39Z">
        <w:r w:rsidRPr="00DC5F70">
          <w:rPr>
            <w:spacing w:val="-4"/>
            <w:rtl/>
          </w:rPr>
          <w:delText xml:space="preserve">דמתני</w:delText>
        </w:r>
      </w:del>
      <w:r w:rsidRPr="00DC5F70">
        <w:rPr>
          <w:spacing w:val="-4"/>
          <w:rtl/>
        </w:rPr>
        <w:t xml:space="preserve"> לה אהא: המשכיר בית לחברו ונתנגע, </w:t>
      </w:r>
      <w:ins w:id="91530" w:author="מנוע מכני" w:date="2026-10-11T12:04:39Z">
        <w:r>
          <w:rPr>
            <w:rFonts w:hint="cs"/>
            <w:spacing w:val="-4"/>
            <w:rtl/>
          </w:rPr>
          <w:t xml:space="preserve">אף</w:t>
        </w:r>
      </w:ins>
      <w:del w:id="91531" w:author="מנוע מכני" w:date="2026-10-11T12:04:39Z">
        <w:r w:rsidRPr="00DC5F70">
          <w:rPr>
            <w:rFonts w:hint="cs"/>
            <w:spacing w:val="-4"/>
            <w:rtl/>
          </w:rPr>
          <w:delText xml:space="preserve">אע</w:delText>
        </w:r>
        <w:r w:rsidRPr="00DC5F70">
          <w:rPr>
            <w:spacing w:val="-4"/>
            <w:rtl/>
          </w:rPr>
          <w:delText xml:space="preserve">"</w:delText>
        </w:r>
        <w:r w:rsidRPr="00DC5F70">
          <w:rPr>
            <w:rFonts w:hint="cs"/>
            <w:spacing w:val="-4"/>
            <w:rtl/>
          </w:rPr>
          <w:delText xml:space="preserve">פ</w:delText>
        </w:r>
      </w:del>
      <w:r w:rsidRPr="00DC5F70">
        <w:rPr>
          <w:spacing w:val="-4"/>
          <w:rtl/>
        </w:rPr>
        <w:t xml:space="preserve"> שחלטו כהן - אומר לו הרי שלך לפניך, </w:t>
      </w:r>
    </w:p>
    <w:p w:rsidR="00E403F0" w:rsidRPr="00027215" w:rsidRDefault="00E403F0" w:rsidP="00C20F97">
      <w:pPr>
        <w:rPr>
          <w:rtl/>
        </w:rPr>
      </w:pPr>
      <w:r w:rsidRPr="00027215">
        <w:rPr>
          <w:rtl/>
        </w:rPr>
        <w:tab/>
      </w:r>
      <w:r w:rsidRPr="00027215">
        <w:rPr>
          <w:rtl/>
        </w:rPr>
        <w:tab/>
      </w:r>
      <w:r w:rsidRPr="00027215">
        <w:rPr>
          <w:rtl/>
        </w:rPr>
        <w:tab/>
        <w:t>נתצו - חייב להעמיד לו בית, הקדישו הדר בו מעלה שכר להקדש.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כא: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הקדישו הדר בו</w:t>
      </w:r>
      <w:r>
        <w:rPr>
          <w:rtl/>
        </w:rPr>
        <w:t xml:space="preserve">, </w:t>
      </w:r>
      <w:r>
        <w:rPr>
          <w:rFonts w:hint="cs"/>
          <w:rtl/>
        </w:rPr>
        <w:t xml:space="preserve">היינו הקדישו משכיר </w:t>
      </w:r>
      <w:r>
        <w:rPr>
          <w:rtl/>
        </w:rPr>
        <w:t>–</w:t>
      </w:r>
      <w:r>
        <w:rPr>
          <w:rFonts w:hint="cs"/>
          <w:rtl/>
        </w:rPr>
        <w:t xml:space="preserve"> הדר בו מעלה שכר להקדש ובמעילה </w:t>
      </w:r>
      <w:ins w:id="92746" w:author="מנוע מכני" w:date="2026-10-11T12:04:39Z">
        <w:r>
          <w:rPr>
            <w:rFonts w:hint="cs"/>
            <w:rtl/>
          </w:rPr>
          <w:t xml:space="preserve">עומד</w:t>
        </w:r>
      </w:ins>
      <w:del w:id="92747" w:author="מנוע מכני" w:date="2026-10-11T12:04:39Z">
        <w:r>
          <w:rPr>
            <w:rFonts w:hint="cs"/>
            <w:rtl/>
          </w:rPr>
          <w:delText xml:space="preserve">קאי</w:delText>
        </w:r>
      </w:del>
      <w:r>
        <w:rPr>
          <w:rFonts w:hint="cs"/>
          <w:rtl/>
        </w:rPr>
        <w:t xml:space="preserve"> ולא נפיק שכרו לחולין שאמר דלכשיבוא שכרו יקדש, </w:t>
      </w:r>
      <w:r>
        <w:rPr>
          <w:rStyle w:val="2fb"/>
          <w:rFonts w:hint="cs"/>
          <w:rtl/>
        </w:rPr>
        <w:t xml:space="preserve">וכר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מ</w:t>
      </w:r>
      <w:r>
        <w:rPr>
          <w:rFonts w:hint="cs"/>
          <w:rtl/>
        </w:rPr>
        <w:t xml:space="preserve"> דאדם מקדיש דבר שלא בא לעולם </w:t>
      </w:r>
    </w:p>
    <w:p>
      <w:pPr>
        <w:pStyle w:val="38"/>
        <w:rPr>
          <w:ins w:id="93614" w:author="מנוע מכני" w:date="2026-10-11T12:04:39Z"/>
        </w:rPr>
      </w:pPr>
      <w:r>
        <w:t>א</w:t>
      </w:r>
      <w:r>
        <w:t>"</w:t>
      </w:r>
      <w:r>
        <w:t>ד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615" w:author="מנוע מכני" w:date="2026-10-11T12:04:39Z">
        <w:r>
          <w:rPr>
            <w:rtl/>
          </w:rPr>
          <w:delText xml:space="preserve"> </w:delText>
        </w:r>
      </w:del>
      <w:del w:id="94218" w:author="מנוע מכני" w:date="2026-10-11T12:04:39Z">
        <w:r>
          <w:rPr>
            <w:rtl/>
          </w:rPr>
          <w:delText xml:space="preserve">א"ל </w:delText>
        </w:r>
      </w:del>
      <w:r>
        <w:rPr>
          <w:rStyle w:val="2fb"/>
          <w:rtl/>
        </w:rPr>
        <w:t xml:space="preserve">ר"</w:t>
      </w:r>
      <w:r>
        <w:rPr>
          <w:rStyle w:val="2fb"/>
          <w:rFonts w:hint="cs"/>
          <w:rtl/>
        </w:rPr>
        <w:t xml:space="preserve">פ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לאביי</w:t>
      </w:r>
      <w:r>
        <w:rPr>
          <w:rFonts w:hint="cs"/>
          <w:rtl/>
        </w:rPr>
        <w:t xml:space="preserve"> [</w:t>
      </w:r>
      <w:r>
        <w:rPr>
          <w:rStyle w:val="2fb"/>
          <w:rFonts w:hint="cs"/>
          <w:rtl/>
        </w:rPr>
        <w:t xml:space="preserve">רב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ח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לר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ח</w:t>
      </w:r>
      <w:r>
        <w:rPr>
          <w:rFonts w:hint="cs"/>
          <w:rtl/>
        </w:rPr>
        <w:t xml:space="preserve">]</w:t>
      </w:r>
      <w:r>
        <w:rPr>
          <w:rtl/>
        </w:rPr>
        <w:t xml:space="preserve"> 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30" w:author="קלוד" w:date="2026-10-11T09:07:13Z"/>
        </w:rPr>
      </w:pPr>
      <w:ins w:id="20229" w:author="קלוד" w:date="2026-10-11T09:07:13Z">
        <w:r>
          <w:t xml:space="preserve">משנה ו</w:t>
        </w:r>
      </w:ins>
    </w:p>
    <w:p w:rsidR="00E403F0" w:rsidRPr="00D65BEC" w:rsidRDefault="00E403F0" w:rsidP="00E403F0">
      <w:pPr>
        <w:pStyle w:val="afff9"/>
        <w:rPr>
          <w:del w:id="20128" w:author="קלוד" w:date="2026-10-11T09:07:13Z"/>
          <w:rtl/>
        </w:rPr>
      </w:pPr>
      <w:del w:id="20127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26" w:author="קלוד" w:date="2026-10-11T12:09:42Z">
          <w:pPr>
            <w:pStyle w:val="afff9"/>
          </w:pPr>
        </w:pPrChange>
      </w:pPr>
      <w:r w:rsidRPr="00D65BEC">
        <w:rPr>
          <w:rtl/>
        </w:rPr>
        <w:t xml:space="preserve">חייבי ערכין - ממשכנין אותן,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חייבי חטאות ואשמות - אין ממשכנין אותן,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חייבי עולות ושלמים - ממשכנין אותן, </w:t>
      </w:r>
    </w:p>
    <w:p w:rsidR="00E403F0" w:rsidRPr="00C20F97" w:rsidRDefault="00E403F0" w:rsidP="00E403F0">
      <w:pPr>
        <w:pStyle w:val="afff9"/>
        <w:rPr>
          <w:spacing w:val="8"/>
          <w:rtl/>
        </w:rPr>
      </w:pPr>
      <w:r w:rsidRPr="00C20F97">
        <w:rPr>
          <w:rFonts w:hint="cs"/>
          <w:spacing w:val="8"/>
          <w:rtl/>
        </w:rPr>
        <w:t>אע</w:t>
      </w:r>
      <w:r w:rsidRPr="00C20F97">
        <w:rPr>
          <w:spacing w:val="8"/>
          <w:rtl/>
        </w:rPr>
        <w:t>"</w:t>
      </w:r>
      <w:r w:rsidRPr="00C20F97">
        <w:rPr>
          <w:rFonts w:hint="cs"/>
          <w:spacing w:val="8"/>
          <w:rtl/>
        </w:rPr>
        <w:t>פ</w:t>
      </w:r>
      <w:r w:rsidRPr="00C20F97">
        <w:rPr>
          <w:spacing w:val="8"/>
          <w:rtl/>
        </w:rPr>
        <w:t xml:space="preserve"> שאין מתכפר לו עד שיתרצה, שנא</w:t>
      </w:r>
      <w:r w:rsidRPr="00C20F97">
        <w:rPr>
          <w:rFonts w:hint="cs"/>
          <w:spacing w:val="8"/>
          <w:rtl/>
        </w:rPr>
        <w:t>'</w:t>
      </w:r>
      <w:r w:rsidRPr="00C20F97">
        <w:rPr>
          <w:spacing w:val="8"/>
          <w:rtl/>
        </w:rPr>
        <w:t>: לרצונו, כופין אותו עד שיאמר רוצה אני.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וכן אתה אומר בגיטי נשים, כופין אותו עד שיאמר רוצה אני.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097" w:author="קלוד" w:date="2026-10-11T12:18:15Z"/>
        </w:rPr>
      </w:pPr>
      <w:ins w:id="90098" w:author="קלוד" w:date="2026-10-11T12:18:15Z">
        <w:r>
          <w:rPr>
            <w:color w:val="7B3F00"/>
          </w:rPr>
          <w:t xml:space="preserve">פעמים שחייבי חטאות ממשכנין וחייבי עולות אין</w:t>
        </w:r>
      </w:ins>
    </w:p>
    <w:p>
      <w:pPr>
        <w:pStyle w:val="38"/>
        <w:rPr>
          <w:ins w:id="93616" w:author="מנוע מכני" w:date="2026-10-11T12:04:39Z"/>
        </w:rPr>
      </w:pPr>
      <w:r>
        <w:t xml:space="preserve">א</w:t>
      </w:r>
      <w:ins w:id="90011" w:author="מנוע מכני" w:date="2026-10-11T12:04:39Z">
        <w:r>
          <w:t xml:space="preserve">ר"פ</w:t>
        </w:r>
      </w:ins>
      <w:del w:id="90012" w:author="מנוע מכני" w:date="2026-10-11T12:04:39Z">
        <w:r>
          <w:delText xml:space="preserve">ר</w:delText>
        </w:r>
        <w:r>
          <w:delText xml:space="preserve">"</w:delText>
        </w:r>
        <w:r>
          <w:delText xml:space="preserve">'פ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61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פעמים שחייבי חטאות ממשכנין אותן, חייבי עולות אין ממשכנין אותן</w:t>
      </w:r>
      <w:ins w:id="91776" w:author="מנוע מכני" w:date="2026-10-11T12:04:39Z">
        <w:r>
          <w:rPr>
            <w:rtl/>
          </w:rPr>
          <w:t xml:space="preserve">,</w:t>
        </w:r>
      </w:ins>
      <w:del w:id="91777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חייבי חטאות ממשכנין אותן בחטאת נזיר, דכיון דאמר: אם גילח על אחד משלשתן - יצא, </w:t>
      </w:r>
      <w:r w:rsidRPr="00E87E21">
        <w:rPr>
          <w:spacing w:val="-6"/>
          <w:rtl/>
        </w:rPr>
        <w:t xml:space="preserve">ואם נזרק עליו אחד מן הדמים - הותר הנזיר לשתות יין וליטמא למתים, פשע בה ולא </w:t>
      </w:r>
      <w:ins w:id="92748" w:author="מנוע מכני" w:date="2026-10-11T12:04:39Z">
        <w:r>
          <w:rPr>
            <w:spacing w:val="-6"/>
            <w:rtl/>
          </w:rPr>
          <w:t xml:space="preserve">מביא</w:t>
        </w:r>
      </w:ins>
      <w:del w:id="92749" w:author="מנוע מכני" w:date="2026-10-11T12:04:39Z">
        <w:r w:rsidRPr="00E87E21">
          <w:rPr>
            <w:spacing w:val="-6"/>
            <w:rtl/>
          </w:rPr>
          <w:delText xml:space="preserve">מייתי</w:delText>
        </w:r>
      </w:del>
      <w:ins w:id="91778" w:author="מנוע מכני" w:date="2026-10-11T12:04:39Z">
        <w:r>
          <w:rPr>
            <w:spacing w:val="-6"/>
            <w:rtl/>
          </w:rPr>
          <w:t xml:space="preserve">,</w:t>
        </w:r>
      </w:ins>
      <w:del w:id="91779" w:author="מנוע מכני" w:date="2026-10-11T12:04:39Z">
        <w:r w:rsidRPr="00E87E21">
          <w:rPr>
            <w:spacing w:val="-6"/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>חייבי עולות אין ממשכנין אותן - בעולת יולדת.</w:t>
      </w:r>
    </w:p>
    <w:p>
      <w:pPr>
        <w:pStyle w:val="38"/>
        <w:rPr>
          <w:ins w:id="93618" w:author="מנוע מכני" w:date="2026-10-11T12:04:39Z"/>
        </w:rPr>
      </w:pPr>
      <w:r>
        <w:t xml:space="preserve">והיינו</w:t>
      </w:r>
    </w:p>
    <w:p w:rsidR="00E403F0" w:rsidRPr="00AD695E" w:rsidRDefault="00E403F0" w:rsidP="00E403F0">
      <w:pPr>
        <w:rPr>
          <w:rtl/>
        </w:rPr>
      </w:pPr>
      <w:del w:id="93619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דאקדמיה קרא, והאמר </w:t>
      </w:r>
      <w:r>
        <w:rPr>
          <w:rStyle w:val="2fb"/>
          <w:rtl/>
        </w:rPr>
        <w:t xml:space="preserve">רבא</w:t>
      </w:r>
      <w:r>
        <w:rPr>
          <w:rtl/>
        </w:rPr>
        <w:t xml:space="preserve">: למקראה הקדימה הכתוב! אלא בעולת מצורע</w:t>
      </w:r>
      <w:ins w:id="91780" w:author="מנוע מכני" w:date="2026-10-11T12:04:39Z">
        <w:r>
          <w:rPr>
            <w:rtl/>
          </w:rPr>
          <w:t xml:space="preserve">,</w:t>
        </w:r>
      </w:ins>
      <w:del w:id="91781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3620" w:author="מנוע מכני" w:date="2026-10-11T12:04:39Z"/>
        </w:rPr>
      </w:pPr>
      <w:r>
        <w:t xml:space="preserve">דתניא</w:t>
      </w:r>
      <w:r>
        <w:t xml:space="preserve">, ר</w:t>
      </w:r>
      <w:r>
        <w:t>יברב</w:t>
      </w:r>
      <w:r>
        <w:t>"</w:t>
      </w:r>
      <w:r>
        <w:t>ב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62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כשם שחטאתו ואשמו עיכבתו, כך עולתו עיכבתו.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וא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 xml:space="preserve">פ </w:t>
      </w:r>
      <w:r>
        <w:rPr>
          <w:rtl/>
        </w:rPr>
        <w:t>שאין מתכפר לו עד שיתרצה.</w:t>
      </w:r>
    </w:p>
    <w:p w:rsidR="00E403F0" w:rsidRPr="00AD695E" w:rsidRDefault="00E403F0" w:rsidP="00E403F0">
      <w:pPr>
        <w:rPr>
          <w:rtl/>
        </w:rPr>
      </w:pPr>
    </w:p>
    <w:p>
      <w:pPr>
        <w:pStyle w:val="afffff8"/>
        <w:rPr>
          <w:ins w:id="90095" w:author="קלוד" w:date="2026-10-11T12:18:15Z"/>
        </w:rPr>
      </w:pPr>
      <w:ins w:id="90096" w:author="קלוד" w:date="2026-10-11T12:18:15Z">
        <w:r>
          <w:rPr>
            <w:color w:val="7B3F00"/>
          </w:rPr>
          <w:t xml:space="preserve">'לרצונו' - כופין אותו עד שיאמר רוצה אני</w:t>
        </w:r>
      </w:ins>
    </w:p>
    <w:p>
      <w:pPr>
        <w:pStyle w:val="38"/>
        <w:rPr>
          <w:ins w:id="93622" w:author="מנוע מכני" w:date="2026-10-11T12:04:39Z"/>
        </w:rPr>
      </w:pPr>
      <w:r w:rsidRPr="00217260">
        <w:lastRenderedPageBreak/>
        <w:t>ת"ר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623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461" w:author="Claude - סמנטי" w:date="2026-10-11T12:14:28Z">
        <w:r>
          <w:rPr>
            <w:rStyle w:val="afffff0"/>
            <w:rtl/>
          </w:rPr>
          <w:t xml:space="preserve">יַקְרִיב אוֹתוֹ</w:t>
        </w:r>
      </w:ins>
      <w:del w:id="90462" w:author="Claude - סמנטי" w:date="2026-10-11T12:14:28Z">
        <w:r>
          <w:rPr>
            <w:rtl/>
          </w:rPr>
          <w:delText xml:space="preserve">יקריב אותו</w:delText>
        </w:r>
      </w:del>
      <w:r>
        <w:rPr>
          <w:rFonts w:hint="cs"/>
          <w:rtl/>
        </w:rPr>
        <w:t>'</w:t>
      </w:r>
      <w:r>
        <w:rPr>
          <w:rtl/>
        </w:rPr>
        <w:t xml:space="preserve"> מלמד שכופין אותו, יכול בעל כרחו? </w:t>
      </w:r>
      <w:r>
        <w:rPr>
          <w:rtl/>
        </w:rPr>
        <w:t xml:space="preserve">ת"ל</w:t>
      </w:r>
      <w:r>
        <w:rPr>
          <w:rtl/>
        </w:rPr>
        <w:t xml:space="preserve">: </w:t>
      </w:r>
      <w:r>
        <w:rPr>
          <w:rFonts w:hint="cs"/>
          <w:rtl/>
        </w:rPr>
        <w:t>'</w:t>
      </w:r>
      <w:ins w:id="90459" w:author="Claude - סמנטי" w:date="2026-10-11T12:14:28Z">
        <w:r>
          <w:rPr>
            <w:rStyle w:val="afffff0"/>
            <w:rtl/>
          </w:rPr>
          <w:t xml:space="preserve">לִרְצוֹנוֹ</w:t>
        </w:r>
      </w:ins>
      <w:del w:id="90460" w:author="Claude - סמנטי" w:date="2026-10-11T12:14:28Z">
        <w:r>
          <w:rPr>
            <w:rtl/>
          </w:rPr>
          <w:delText xml:space="preserve">לרצונו</w:delText>
        </w:r>
      </w:del>
      <w:r>
        <w:rPr>
          <w:rFonts w:hint="cs"/>
          <w:rtl/>
        </w:rPr>
        <w:t>'</w:t>
      </w:r>
      <w:r>
        <w:rPr>
          <w:rtl/>
        </w:rPr>
        <w:t>, הא כיצד? כופין אותו עד שיאמר רוצה אני.</w:t>
      </w:r>
    </w:p>
    <w:p>
      <w:pPr>
        <w:pStyle w:val="38"/>
        <w:rPr>
          <w:ins w:id="93624" w:author="מנוע מכני" w:date="2026-10-11T12:04:39Z"/>
        </w:rPr>
      </w:pPr>
      <w:r>
        <w:t xml:space="preserve">שמואל:</w:t>
      </w:r>
    </w:p>
    <w:p w:rsidR="00E403F0" w:rsidRPr="00AD695E" w:rsidRDefault="00E403F0" w:rsidP="00E403F0">
      <w:pPr>
        <w:rPr>
          <w:rtl/>
        </w:rPr>
      </w:pPr>
      <w:del w:id="9362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עולה צריכה דעת, </w:t>
      </w:r>
      <w:ins w:id="92450" w:author="מנוע מכני" w:date="2026-10-11T12:04:39Z">
        <w:r>
          <w:rPr>
            <w:rtl/>
          </w:rPr>
          <w:t xml:space="preserve">ד'</w:t>
        </w:r>
      </w:ins>
      <w:del w:id="92451" w:author="מנוע מכני" w:date="2026-10-11T12:04:39Z">
        <w:r>
          <w:rPr>
            <w:rtl/>
          </w:rPr>
          <w:delText xml:space="preserve">שנאמר: </w:delText>
        </w:r>
        <w:r>
          <w:rPr>
            <w:rFonts w:hint="cs"/>
            <w:rtl/>
          </w:rPr>
          <w:delText xml:space="preserve">'</w:delText>
        </w:r>
      </w:del>
      <w:ins w:id="90463" w:author="Claude - סמנטי" w:date="2026-10-11T12:14:28Z">
        <w:r>
          <w:rPr>
            <w:rStyle w:val="afffff0"/>
            <w:rtl/>
          </w:rPr>
          <w:t xml:space="preserve">לִרְצוֹנוֹ</w:t>
        </w:r>
      </w:ins>
      <w:del w:id="90464" w:author="Claude - סמנטי" w:date="2026-10-11T12:14:28Z">
        <w:r>
          <w:rPr>
            <w:rtl/>
          </w:rPr>
          <w:delText xml:space="preserve">לרצונו</w:delText>
        </w:r>
      </w:del>
      <w:r>
        <w:rPr>
          <w:rFonts w:hint="cs"/>
          <w:rtl/>
        </w:rPr>
        <w:t>'</w:t>
      </w:r>
      <w:r>
        <w:rPr>
          <w:rtl/>
        </w:rPr>
        <w:t>.</w:t>
      </w:r>
    </w:p>
    <w:p>
      <w:pPr>
        <w:pStyle w:val="38"/>
        <w:rPr>
          <w:ins w:id="93626" w:author="מנוע מכני" w:date="2026-10-11T12:04:39Z"/>
        </w:rPr>
      </w:pPr>
      <w:r>
        <w:t>וקמ</w:t>
      </w:r>
      <w:r>
        <w:t>"</w:t>
      </w:r>
      <w:r>
        <w:t>ל</w:t>
      </w:r>
      <w:r>
        <w:t xml:space="preserve"> </w:t>
      </w:r>
      <w:r>
        <w:t>ד</w:t>
      </w:r>
      <w:r>
        <w:t xml:space="preserve">תנינא:</w:t>
      </w:r>
    </w:p>
    <w:p w:rsidR="00E403F0" w:rsidRPr="00AD695E" w:rsidRDefault="00E403F0" w:rsidP="00E403F0">
      <w:pPr>
        <w:rPr>
          <w:rtl/>
        </w:rPr>
      </w:pPr>
      <w:del w:id="93627" w:author="מנוע מכני" w:date="2026-10-11T12:04:39Z">
        <w:r>
          <w:rPr>
            <w:rtl/>
          </w:rPr>
          <w:delText xml:space="preserve"> </w:delText>
        </w:r>
      </w:del>
      <w:ins w:id="91532" w:author="מנוע מכני" w:date="2026-10-11T12:04:39Z">
        <w:r>
          <w:rPr>
            <w:rtl/>
          </w:rPr>
          <w:t xml:space="preserve">אף</w:t>
        </w:r>
      </w:ins>
      <w:del w:id="91533" w:author="מנוע מכני" w:date="2026-10-11T12:04:39Z">
        <w:r>
          <w:rPr>
            <w:rtl/>
          </w:rPr>
          <w:delText xml:space="preserve">א</w:delText>
        </w:r>
        <w:r>
          <w:rPr>
            <w:rFonts w:hint="cs"/>
            <w:rtl/>
          </w:rPr>
          <w:delText xml:space="preserve">ע</w:delText>
        </w:r>
        <w:r>
          <w:rPr>
            <w:rtl/>
          </w:rPr>
          <w:delText xml:space="preserve">"</w:delText>
        </w:r>
        <w:r>
          <w:rPr>
            <w:rFonts w:hint="cs"/>
            <w:rtl/>
          </w:rPr>
          <w:delText xml:space="preserve">פ</w:delText>
        </w:r>
      </w:del>
      <w:r>
        <w:rPr>
          <w:rFonts w:hint="cs"/>
          <w:rtl/>
        </w:rPr>
        <w:t xml:space="preserve"> </w:t>
      </w:r>
      <w:r>
        <w:rPr>
          <w:rtl/>
        </w:rPr>
        <w:t>שאין מתכפר לו עד שיתרצה, שנאמר: לרצונו.</w:t>
      </w:r>
    </w:p>
    <w:p w:rsidR="00E403F0" w:rsidRPr="00AD695E" w:rsidRDefault="00E403F0" w:rsidP="00E403F0">
      <w:pPr>
        <w:pStyle w:val="affffb"/>
      </w:pPr>
      <w:r>
        <w:rPr>
          <w:rtl/>
        </w:rPr>
        <w:t xml:space="preserve">- </w:t>
      </w:r>
      <w:r>
        <w:rPr>
          <w:rFonts w:hint="cs"/>
          <w:rtl/>
        </w:rPr>
        <w:t>ל</w:t>
      </w:r>
      <w:r>
        <w:rPr>
          <w:rtl/>
        </w:rPr>
        <w:t>"</w:t>
      </w:r>
      <w:r>
        <w:rPr>
          <w:rFonts w:hint="cs"/>
          <w:rtl/>
        </w:rPr>
        <w:t xml:space="preserve">צ </w:t>
      </w:r>
      <w:r>
        <w:rPr>
          <w:rtl/>
        </w:rPr>
        <w:t xml:space="preserve">דפריש </w:t>
      </w:r>
      <w:ins w:id="91196" w:author="מנוע מכני" w:date="2026-10-11T12:04:39Z">
        <w:r>
          <w:rPr>
            <w:rtl/>
          </w:rPr>
          <w:t xml:space="preserve">לו</w:t>
        </w:r>
      </w:ins>
      <w:del w:id="91197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חבריה, </w:t>
      </w:r>
      <w:r>
        <w:rPr>
          <w:rtl/>
        </w:rPr>
        <w:t xml:space="preserve">מ"</w:t>
      </w:r>
      <w:r>
        <w:rPr>
          <w:rFonts w:hint="cs"/>
          <w:rtl/>
        </w:rPr>
        <w:t>ד</w:t>
      </w:r>
      <w:r>
        <w:rPr>
          <w:rtl/>
        </w:rPr>
        <w:t xml:space="preserve">: כי </w:t>
      </w:r>
      <w:ins w:id="90514" w:author="מנוע מכני" w:date="2026-10-11T12:04:39Z">
        <w:r>
          <w:rPr>
            <w:rtl/>
          </w:rPr>
          <w:t xml:space="preserve">צריך</w:t>
        </w:r>
      </w:ins>
      <w:del w:id="90515" w:author="מנוע מכני" w:date="2026-10-11T12:04:39Z">
        <w:r>
          <w:rPr>
            <w:rtl/>
          </w:rPr>
          <w:delText xml:space="preserve">בעינן</w:delText>
        </w:r>
      </w:del>
      <w:r>
        <w:rPr>
          <w:rtl/>
        </w:rPr>
        <w:t xml:space="preserve"> דעת </w:t>
      </w:r>
      <w:ins w:id="91194" w:author="מנוע מכני" w:date="2026-10-11T12:04:39Z">
        <w:r>
          <w:rPr>
            <w:rtl/>
          </w:rPr>
          <w:t xml:space="preserve">משלו</w:t>
        </w:r>
      </w:ins>
      <w:del w:id="91195" w:author="מנוע מכני" w:date="2026-10-11T12:04:39Z">
        <w:r>
          <w:rPr>
            <w:rtl/>
          </w:rPr>
          <w:delText xml:space="preserve">מדידיה</w:delText>
        </w:r>
      </w:del>
      <w:r>
        <w:rPr>
          <w:rtl/>
        </w:rPr>
        <w:t xml:space="preserve">, אבל מדחבריה </w:t>
      </w:r>
      <w:r>
        <w:rPr>
          <w:rtl/>
        </w:rPr>
        <w:t xml:space="preserve">לא</w:t>
      </w:r>
      <w:r>
        <w:rPr>
          <w:rtl/>
        </w:rPr>
        <w:t xml:space="preserve">, </w:t>
      </w:r>
      <w:r>
        <w:rPr>
          <w:rtl/>
        </w:rPr>
        <w:t xml:space="preserve">קמ"ל</w:t>
      </w:r>
      <w:r>
        <w:rPr>
          <w:rtl/>
        </w:rPr>
        <w:t xml:space="preserve">: </w:t>
      </w:r>
    </w:p>
    <w:p w:rsidR="00E403F0" w:rsidRPr="00AD695E" w:rsidRDefault="00E403F0" w:rsidP="00E403F0">
      <w:pPr>
        <w:pStyle w:val="affffb"/>
        <w:rPr>
          <w:rtl/>
        </w:rPr>
      </w:pPr>
      <w:r>
        <w:rPr>
          <w:rtl/>
        </w:rPr>
        <w:t xml:space="preserve">- </w:t>
      </w:r>
      <w:ins w:id="92076" w:author="מנוע מכני" w:date="2026-10-11T12:04:39Z">
        <w:r>
          <w:rPr>
            <w:rtl/>
          </w:rPr>
          <w:t xml:space="preserve">פעמים</w:t>
        </w:r>
      </w:ins>
      <w:del w:id="92077" w:author="מנוע מכני" w:date="2026-10-11T12:04:39Z">
        <w:r>
          <w:rPr>
            <w:rtl/>
          </w:rPr>
          <w:delText xml:space="preserve">זימנין</w:delText>
        </w:r>
      </w:del>
      <w:r>
        <w:rPr>
          <w:rtl/>
        </w:rPr>
        <w:t xml:space="preserve"> דלא ניחא </w:t>
      </w:r>
      <w:ins w:id="91200" w:author="מנוע מכני" w:date="2026-10-11T12:04:39Z">
        <w:r>
          <w:rPr>
            <w:rtl/>
          </w:rPr>
          <w:t xml:space="preserve">לו</w:t>
        </w:r>
      </w:ins>
      <w:del w:id="91201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0107" w:author="Claude - סמנטי" w:date="2026-10-11T12:14:28Z">
        <w:r>
          <w:rPr>
            <w:rtl/>
          </w:rPr>
          <w:t xml:space="preserve">יתכפר</w:t>
        </w:r>
      </w:ins>
      <w:del w:id="90108" w:author="Claude - סמנטי" w:date="2026-10-11T12:14:28Z">
        <w:r>
          <w:rPr>
            <w:rtl/>
          </w:rPr>
          <w:delText xml:space="preserve">דליכפר</w:delText>
        </w:r>
      </w:del>
      <w:r>
        <w:rPr>
          <w:rtl/>
        </w:rPr>
        <w:t xml:space="preserve"> </w:t>
      </w:r>
      <w:ins w:id="92604" w:author="מנוע מכני" w:date="2026-10-11T12:04:39Z">
        <w:r>
          <w:rPr>
            <w:rtl/>
          </w:rPr>
          <w:t xml:space="preserve">בדבר ש</w:t>
        </w:r>
      </w:ins>
      <w:del w:id="92605" w:author="מנוע מכני" w:date="2026-10-11T12:04:39Z">
        <w:r>
          <w:rPr>
            <w:rtl/>
          </w:rPr>
          <w:delText xml:space="preserve">במידי ד</w:delText>
        </w:r>
      </w:del>
      <w:r>
        <w:rPr>
          <w:rtl/>
        </w:rPr>
        <w:t xml:space="preserve">לא </w:t>
      </w:r>
      <w:ins w:id="91198" w:author="מנוע מכני" w:date="2026-10-11T12:04:39Z">
        <w:r>
          <w:rPr>
            <w:rtl/>
          </w:rPr>
          <w:t xml:space="preserve">שלו</w:t>
        </w:r>
      </w:ins>
      <w:del w:id="91199" w:author="מנוע מכני" w:date="2026-10-11T12:04:39Z">
        <w:r>
          <w:rPr>
            <w:rtl/>
          </w:rPr>
          <w:delText xml:space="preserve">דידיה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כא:</w:t>
      </w:r>
    </w:p>
    <w:p w:rsidR="00E403F0" w:rsidRPr="00AD695E" w:rsidRDefault="00E403F0" w:rsidP="00E403F0">
      <w:pPr>
        <w:rPr>
          <w:rtl/>
        </w:rPr>
      </w:pPr>
    </w:p>
    <w:p>
      <w:pPr>
        <w:pStyle w:val="afffff8"/>
        <w:rPr>
          <w:ins w:id="90093" w:author="קלוד" w:date="2026-10-11T12:18:15Z"/>
        </w:rPr>
      </w:pPr>
      <w:ins w:id="90094" w:author="קלוד" w:date="2026-10-11T12:18:15Z">
        <w:r>
          <w:rPr>
            <w:color w:val="7B3F00"/>
          </w:rPr>
          <w:t xml:space="preserve">חטאתו של פלוני עלי - לדעת בשעת הפרשה או בשעת כפרה</w:t>
        </w:r>
      </w:ins>
    </w:p>
    <w:p>
      <w:pPr>
        <w:pStyle w:val="38"/>
        <w:rPr>
          <w:ins w:id="93628" w:author="מנוע מכני" w:date="2026-10-11T12:04:39Z"/>
        </w:rPr>
      </w:pPr>
      <w:r>
        <w:t xml:space="preserve">מיתיבי:</w:t>
      </w:r>
    </w:p>
    <w:p w:rsidR="00E403F0" w:rsidRPr="00AD695E" w:rsidRDefault="00E403F0" w:rsidP="00E403F0">
      <w:pPr>
        <w:rPr>
          <w:rtl/>
        </w:rPr>
      </w:pPr>
      <w:del w:id="9362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חטאתו ואשמו של פלוני עלי, לדעת - יצא, שלא לדעת - </w:t>
      </w:r>
      <w:r>
        <w:rPr>
          <w:rtl/>
        </w:rPr>
        <w:t xml:space="preserve">לא</w:t>
      </w:r>
      <w:r>
        <w:rPr>
          <w:rtl/>
        </w:rPr>
        <w:t xml:space="preserve"> יצא</w:t>
      </w:r>
      <w:ins w:id="91782" w:author="מנוע מכני" w:date="2026-10-11T12:04:39Z">
        <w:r>
          <w:rPr>
            <w:rtl/>
          </w:rPr>
          <w:t xml:space="preserve">,</w:t>
        </w:r>
      </w:ins>
      <w:del w:id="91783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עולתו ושלמיו של פלוני עלי, בין לדעת בין שלא לדעת - יצא! </w:t>
      </w:r>
    </w:p>
    <w:p>
      <w:pPr>
        <w:pStyle w:val="38"/>
        <w:rPr>
          <w:ins w:id="93630" w:author="מנוע מכני" w:date="2026-10-11T12:04:39Z"/>
        </w:rPr>
      </w:pPr>
      <w:r w:rsidRPr="00DC5F70">
        <w:t xml:space="preserve">אמר</w:t>
      </w:r>
      <w:r w:rsidRPr="00DC5F70">
        <w:t xml:space="preserve"> לך שמואל:</w:t>
      </w:r>
    </w:p>
    <w:p w:rsidR="00E403F0" w:rsidRPr="00DC5F70" w:rsidRDefault="00E403F0" w:rsidP="00E403F0">
      <w:pPr>
        <w:rPr>
          <w:spacing w:val="-4"/>
          <w:rtl/>
        </w:rPr>
      </w:pPr>
      <w:del w:id="93631" w:author="מנוע מכני" w:date="2026-10-11T12:04:39Z">
        <w:r w:rsidRPr="00DC5F70">
          <w:rPr>
            <w:spacing w:val="-4"/>
            <w:rtl/>
          </w:rPr>
          <w:delText xml:space="preserve"> </w:delText>
        </w:r>
      </w:del>
      <w:r w:rsidRPr="00DC5F70">
        <w:rPr>
          <w:spacing w:val="-4"/>
          <w:rtl/>
        </w:rPr>
        <w:t xml:space="preserve">כי </w:t>
      </w:r>
      <w:r w:rsidRPr="00DC5F70">
        <w:rPr>
          <w:spacing w:val="-4"/>
          <w:rtl/>
        </w:rPr>
        <w:t xml:space="preserve">תניא</w:t>
      </w:r>
      <w:r w:rsidRPr="00DC5F70">
        <w:rPr>
          <w:spacing w:val="-4"/>
          <w:rtl/>
        </w:rPr>
        <w:t xml:space="preserve"> ההיא בשעת כפרה, דאירצי בשעת הפרשה, </w:t>
      </w:r>
      <w:ins w:id="92750" w:author="מנוע מכני" w:date="2026-10-11T12:04:39Z">
        <w:r>
          <w:rPr>
            <w:rFonts w:hint="cs"/>
            <w:spacing w:val="-4"/>
            <w:rtl/>
          </w:rPr>
          <w:t xml:space="preserve">ואני</w:t>
        </w:r>
      </w:ins>
      <w:del w:id="92751" w:author="מנוע מכני" w:date="2026-10-11T12:04:39Z">
        <w:r w:rsidRPr="00DC5F70">
          <w:rPr>
            <w:rFonts w:hint="cs"/>
            <w:spacing w:val="-4"/>
            <w:rtl/>
          </w:rPr>
          <w:delText xml:space="preserve">ואנא</w:delText>
        </w:r>
      </w:del>
      <w:r w:rsidRPr="00DC5F70">
        <w:rPr>
          <w:rFonts w:hint="cs"/>
          <w:spacing w:val="-4"/>
          <w:rtl/>
        </w:rPr>
        <w:t xml:space="preserve"> </w:t>
      </w:r>
      <w:ins w:id="90109" w:author="Claude - סמנטי" w:date="2026-10-11T12:14:28Z">
        <w:r>
          <w:rPr>
            <w:rFonts w:hint="cs"/>
            <w:spacing w:val="-4"/>
            <w:rtl/>
          </w:rPr>
          <w:t xml:space="preserve">אומר</w:t>
        </w:r>
      </w:ins>
      <w:del w:id="90110" w:author="Claude - סמנטי" w:date="2026-10-11T12:14:28Z">
        <w:r w:rsidRPr="00DC5F70">
          <w:rPr>
            <w:rFonts w:hint="cs"/>
            <w:spacing w:val="-4"/>
            <w:rtl/>
          </w:rPr>
          <w:delText xml:space="preserve">קאמינא</w:delText>
        </w:r>
      </w:del>
      <w:r w:rsidRPr="00DC5F70">
        <w:rPr>
          <w:rFonts w:hint="cs"/>
          <w:spacing w:val="-4"/>
          <w:rtl/>
        </w:rPr>
        <w:t xml:space="preserve"> </w:t>
      </w:r>
      <w:r w:rsidRPr="00DC5F70">
        <w:rPr>
          <w:spacing w:val="-4"/>
          <w:rtl/>
        </w:rPr>
        <w:t>בשעת הפרשה</w:t>
      </w:r>
      <w:r w:rsidRPr="00DC5F70">
        <w:rPr>
          <w:rFonts w:hint="cs"/>
          <w:spacing w:val="-4"/>
          <w:rtl/>
        </w:rPr>
        <w:t>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ופליגא </w:t>
      </w:r>
      <w:r>
        <w:rPr>
          <w:rStyle w:val="2fb"/>
          <w:rtl/>
        </w:rPr>
        <w:t xml:space="preserve">דעולא</w:t>
      </w:r>
      <w:r>
        <w:rPr>
          <w:rtl/>
        </w:rPr>
        <w:t xml:space="preserve">, דלא חילקו בין חטאת לעולה, אלא שחטאת צריכה דעת בשעת הפרשה, ועולה אין צריכה דעת בשעת הפרשה</w:t>
      </w:r>
      <w:ins w:id="91784" w:author="מנוע מכני" w:date="2026-10-11T12:04:39Z">
        <w:r>
          <w:rPr>
            <w:rtl/>
          </w:rPr>
          <w:t xml:space="preserve">,</w:t>
        </w:r>
      </w:ins>
      <w:del w:id="91785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אבל בשעת כפרה, אידי ואידי לדעת יצא, שלא לדעת </w:t>
      </w:r>
      <w:r>
        <w:rPr>
          <w:rtl/>
        </w:rPr>
        <w:t xml:space="preserve">לא</w:t>
      </w:r>
      <w:r>
        <w:rPr>
          <w:rtl/>
        </w:rPr>
        <w:t xml:space="preserve"> יצא.</w:t>
      </w:r>
    </w:p>
    <w:p w:rsidR="00E403F0" w:rsidRPr="00AD695E" w:rsidRDefault="00E403F0" w:rsidP="00E403F0">
      <w:pPr>
        <w:rPr>
          <w:rtl/>
        </w:rPr>
      </w:pPr>
    </w:p>
    <w:p>
      <w:pPr>
        <w:pStyle w:val="38"/>
        <w:rPr>
          <w:ins w:id="93632" w:author="מנוע מכני" w:date="2026-10-11T12:04:39Z"/>
        </w:rPr>
      </w:pPr>
      <w:r>
        <w:t xml:space="preserve">מיתיבי:</w:t>
      </w:r>
    </w:p>
    <w:p w:rsidR="00E403F0" w:rsidRPr="00AD695E" w:rsidRDefault="00E403F0" w:rsidP="00E403F0">
      <w:pPr>
        <w:rPr>
          <w:rtl/>
        </w:rPr>
      </w:pPr>
      <w:del w:id="9363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חטאתו ואשמו עולתו ושלמיו של פלוני עלי, לדעת יצא, שלא לדעת </w:t>
      </w:r>
      <w:r>
        <w:rPr>
          <w:rtl/>
        </w:rPr>
        <w:t xml:space="preserve">לא</w:t>
      </w:r>
      <w:r>
        <w:rPr>
          <w:rtl/>
        </w:rPr>
        <w:t xml:space="preserve"> יצא! </w:t>
      </w:r>
    </w:p>
    <w:p w:rsidR="00E403F0" w:rsidRPr="00AD695E" w:rsidRDefault="00E403F0" w:rsidP="00E403F0">
      <w:pPr>
        <w:pStyle w:val="affffb"/>
        <w:rPr>
          <w:rtl/>
        </w:rPr>
      </w:pPr>
      <w:r>
        <w:rPr>
          <w:rtl/>
        </w:rPr>
        <w:t xml:space="preserve">-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מוקי לה בשעת הפרשה, </w:t>
      </w:r>
      <w:r>
        <w:rPr>
          <w:rStyle w:val="2fb"/>
          <w:rtl/>
        </w:rPr>
        <w:t xml:space="preserve">עולא</w:t>
      </w:r>
      <w:r>
        <w:rPr>
          <w:rtl/>
        </w:rPr>
        <w:t xml:space="preserve"> מוקי לה בשעת כפרה.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tl/>
        </w:rPr>
        <w:t>א</w:t>
      </w:r>
      <w:r>
        <w:rPr>
          <w:rStyle w:val="2fb"/>
          <w:rFonts w:hint="cs"/>
          <w:rtl/>
        </w:rPr>
        <w:t>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פ</w:t>
      </w:r>
      <w:r>
        <w:rPr>
          <w:rFonts w:hint="cs"/>
          <w:rtl/>
        </w:rPr>
        <w:t xml:space="preserve"> </w:t>
      </w:r>
      <w:r>
        <w:rPr>
          <w:rtl/>
        </w:rPr>
        <w:t xml:space="preserve">פפא, מתנייתא אהדדי </w:t>
      </w:r>
      <w:r>
        <w:rPr>
          <w:rtl/>
        </w:rPr>
        <w:t xml:space="preserve">לא</w:t>
      </w:r>
      <w:r>
        <w:rPr>
          <w:rtl/>
        </w:rPr>
        <w:t xml:space="preserve"> קשיין: הא בשעת כפרה, הא בשעת הפרשה, ואמוראי </w:t>
      </w:r>
      <w:ins w:id="90518" w:author="מנוע מכני" w:date="2026-10-11T12:04:39Z">
        <w:r>
          <w:rPr>
            <w:rtl/>
          </w:rPr>
          <w:t xml:space="preserve">גם</w:t>
        </w:r>
      </w:ins>
      <w:del w:id="90519" w:author="מנוע מכני" w:date="2026-10-11T12:04:39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2082" w:author="מנוע מכני" w:date="2026-10-11T12:04:39Z">
        <w:r>
          <w:rPr>
            <w:rtl/>
          </w:rPr>
          <w:t xml:space="preserve">קשה</w:t>
        </w:r>
      </w:ins>
      <w:del w:id="92083" w:author="מנוע מכני" w:date="2026-10-11T12:04:39Z">
        <w:r>
          <w:rPr>
            <w:rtl/>
          </w:rPr>
          <w:delText xml:space="preserve">קשיא</w:delText>
        </w:r>
      </w:del>
      <w:r>
        <w:rPr>
          <w:rtl/>
        </w:rPr>
        <w:t xml:space="preserve">: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מוקי </w:t>
      </w:r>
      <w:ins w:id="92080" w:author="מנוע מכני" w:date="2026-10-11T12:04:39Z">
        <w:r>
          <w:rPr>
            <w:rtl/>
          </w:rPr>
          <w:t xml:space="preserve">ראשונה</w:t>
        </w:r>
      </w:ins>
      <w:del w:id="92081" w:author="מנוע מכני" w:date="2026-10-11T12:04:39Z">
        <w:r>
          <w:rPr>
            <w:rtl/>
          </w:rPr>
          <w:delText xml:space="preserve">קמייתא</w:delText>
        </w:r>
      </w:del>
      <w:r>
        <w:rPr>
          <w:rtl/>
        </w:rPr>
        <w:t xml:space="preserve"> בשעת כפרה, </w:t>
      </w:r>
      <w:ins w:id="92078" w:author="מנוע מכני" w:date="2026-10-11T12:04:39Z">
        <w:r>
          <w:rPr>
            <w:rtl/>
          </w:rPr>
          <w:t xml:space="preserve">אחרונה</w:t>
        </w:r>
      </w:ins>
      <w:del w:id="92079" w:author="מנוע מכני" w:date="2026-10-11T12:04:39Z">
        <w:r>
          <w:rPr>
            <w:rtl/>
          </w:rPr>
          <w:delText xml:space="preserve">בתרייתא</w:delText>
        </w:r>
      </w:del>
      <w:r>
        <w:rPr>
          <w:rtl/>
        </w:rPr>
        <w:t xml:space="preserve"> בשעת הפרשה, </w:t>
      </w:r>
      <w:r>
        <w:rPr>
          <w:rStyle w:val="2fb"/>
          <w:rtl/>
        </w:rPr>
        <w:t xml:space="preserve">עולא</w:t>
      </w:r>
      <w:r>
        <w:rPr>
          <w:rtl/>
        </w:rPr>
        <w:t xml:space="preserve"> מוקי איפכא, אמוראי ודאי </w:t>
      </w:r>
      <w:ins w:id="90516" w:author="מנוע מכני" w:date="2026-10-11T12:04:39Z">
        <w:r>
          <w:rPr>
            <w:rtl/>
          </w:rPr>
          <w:t xml:space="preserve">חלקו</w:t>
        </w:r>
      </w:ins>
      <w:del w:id="90517" w:author="מנוע מכני" w:date="2026-10-11T12:04:39Z">
        <w:r>
          <w:rPr>
            <w:rtl/>
          </w:rPr>
          <w:delText xml:space="preserve">פליגי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  <w:r w:rsidRPr="00A757C8">
        <w:rPr>
          <w:rtl/>
        </w:rPr>
        <w:t xml:space="preserve">פשיטא! מהו </w:t>
      </w:r>
      <w:ins w:id="92542" w:author="מנוע מכני" w:date="2026-10-11T12:04:39Z">
        <w:r>
          <w:rPr>
            <w:rtl/>
          </w:rPr>
          <w:t xml:space="preserve">דתאמר</w:t>
        </w:r>
      </w:ins>
      <w:del w:id="92543" w:author="מנוע מכני" w:date="2026-10-11T12:04:39Z">
        <w:r w:rsidRPr="00A757C8">
          <w:rPr>
            <w:rtl/>
          </w:rPr>
          <w:delText xml:space="preserve">דתימא</w:delText>
        </w:r>
      </w:del>
      <w:r w:rsidRPr="00A757C8">
        <w:rPr>
          <w:rtl/>
        </w:rPr>
        <w:t xml:space="preserve">: בשעת הפרשה דאמר </w:t>
      </w:r>
      <w:r w:rsidRPr="00A757C8">
        <w:rPr>
          <w:rStyle w:val="2fb"/>
          <w:rtl/>
        </w:rPr>
        <w:t xml:space="preserve">שמואל</w:t>
      </w:r>
      <w:r w:rsidRPr="00A757C8">
        <w:rPr>
          <w:rtl/>
        </w:rPr>
        <w:t xml:space="preserve">? אף בשעת הפרשה, וא</w:t>
      </w:r>
      <w:r w:rsidRPr="00A757C8">
        <w:rPr>
          <w:rFonts w:hint="cs"/>
          <w:rtl/>
        </w:rPr>
        <w:t>ע</w:t>
      </w:r>
      <w:r w:rsidRPr="00A757C8">
        <w:rPr>
          <w:rtl/>
        </w:rPr>
        <w:t>"</w:t>
      </w:r>
      <w:r w:rsidRPr="00A757C8">
        <w:rPr>
          <w:rFonts w:hint="cs"/>
          <w:rtl/>
        </w:rPr>
        <w:t>ג</w:t>
      </w:r>
      <w:r w:rsidRPr="00A757C8">
        <w:rPr>
          <w:rtl/>
        </w:rPr>
        <w:t xml:space="preserve"> דהך </w:t>
      </w:r>
      <w:ins w:id="92084" w:author="מנוע מכני" w:date="2026-10-11T12:04:39Z">
        <w:r>
          <w:rPr>
            <w:rtl/>
          </w:rPr>
          <w:t xml:space="preserve">ראשונה</w:t>
        </w:r>
      </w:ins>
      <w:del w:id="92085" w:author="מנוע מכני" w:date="2026-10-11T12:04:39Z">
        <w:r w:rsidRPr="00A757C8">
          <w:rPr>
            <w:rtl/>
          </w:rPr>
          <w:delText xml:space="preserve">קמייתא</w:delText>
        </w:r>
      </w:del>
      <w:r w:rsidRPr="00A757C8">
        <w:rPr>
          <w:rtl/>
        </w:rPr>
        <w:t xml:space="preserve"> תיובתיה, </w:t>
      </w:r>
      <w:r w:rsidRPr="00A757C8">
        <w:rPr>
          <w:rtl/>
        </w:rPr>
        <w:t xml:space="preserve">קמ"ל</w:t>
      </w:r>
      <w:r w:rsidRPr="00A757C8">
        <w:rPr>
          <w:rtl/>
        </w:rPr>
        <w:t xml:space="preserve">.</w:t>
      </w:r>
    </w:p>
    <w:p w:rsidR="00E403F0" w:rsidRPr="00AD695E" w:rsidRDefault="00E403F0" w:rsidP="00E403F0">
      <w:pPr>
        <w:jc w:val="center"/>
        <w:rPr>
          <w:del w:id="90050" w:author="מנוע עיצוב" w:date="2026-10-11T12:09:26Z"/>
          <w:rtl/>
        </w:rPr>
      </w:pPr>
      <w:del w:id="90049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46" w:author="קלוד" w:date="2026-10-11T09:07:13Z">
          <w:pPr>
            <w:pStyle w:val="affff1"/>
            <w:rPr>
              <w:rtl/>
            </w:rPr>
          </w:pPr>
        </w:pPrChange>
      </w:pPr>
      <w:ins w:id="9830" w:author="מספור קטעי משנה" w:date="2026-10-11T09:19:26Z">
        <w:r>
          <w:rPr>
            <w:rStyle w:val="MisparKeta"/>
          </w:rPr>
          <w:t xml:space="preserve">א. </w:t>
        </w:r>
      </w:ins>
      <w:r>
        <w:rPr>
          <w:rtl/>
        </w:rPr>
        <w:t>וכן בגיטי נשים כופין וכו'.</w:t>
      </w:r>
    </w:p>
    <w:p>
      <w:pPr>
        <w:pStyle w:val="38"/>
        <w:rPr>
          <w:ins w:id="93634" w:author="מנוע מכני" w:date="2026-10-11T12:04:39Z"/>
        </w:rPr>
      </w:pPr>
      <w:r>
        <w:t>א</w:t>
      </w:r>
      <w:r>
        <w:t>ר</w:t>
      </w:r>
      <w:r>
        <w:t>"</w:t>
      </w:r>
      <w:r>
        <w:t>ש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635" w:author="מנוע מכני" w:date="2026-10-11T12:04:39Z">
        <w:r>
          <w:rPr>
            <w:rtl/>
          </w:rPr>
          <w:delText xml:space="preserve"> </w:delText>
        </w:r>
      </w:del>
      <w:ins w:id="91202" w:author="מנוע מכני" w:date="2026-10-11T12:04:39Z">
        <w:r>
          <w:rPr>
            <w:rtl/>
          </w:rPr>
          <w:t xml:space="preserve">זה</w:t>
        </w:r>
      </w:ins>
      <w:del w:id="91203" w:author="מנוע מכני" w:date="2026-10-11T12:04:39Z">
        <w:r>
          <w:rPr>
            <w:rtl/>
          </w:rPr>
          <w:delText xml:space="preserve">האי</w:delText>
        </w:r>
      </w:del>
      <w:r>
        <w:rPr>
          <w:rtl/>
        </w:rPr>
        <w:t xml:space="preserve"> מאן דמסר מודעא אגיטא, מודעיה מודעא.</w:t>
      </w:r>
    </w:p>
    <w:p w:rsidR="00E403F0" w:rsidRPr="00DC5F70" w:rsidRDefault="00E403F0" w:rsidP="00E403F0">
      <w:pPr>
        <w:rPr>
          <w:spacing w:val="-8"/>
          <w:rtl/>
        </w:rPr>
      </w:pPr>
      <w:r w:rsidRPr="00DC5F70">
        <w:rPr>
          <w:rFonts w:hint="cs"/>
          <w:spacing w:val="-8"/>
          <w:rtl/>
        </w:rPr>
        <w:t xml:space="preserve">ומיירי דכפוהו והתרצה </w:t>
      </w:r>
      <w:ins w:id="90111" w:author="Claude - סמנטי" w:date="2026-10-11T12:14:28Z">
        <w:r>
          <w:rPr>
            <w:rFonts w:hint="cs"/>
            <w:spacing w:val="-8"/>
            <w:rtl/>
          </w:rPr>
          <w:t xml:space="preserve">היו</w:t>
        </w:r>
      </w:ins>
      <w:del w:id="90112" w:author="Claude - סמנטי" w:date="2026-10-11T12:14:28Z">
        <w:r w:rsidRPr="00DC5F70">
          <w:rPr>
            <w:rFonts w:hint="cs"/>
            <w:spacing w:val="-8"/>
            <w:rtl/>
          </w:rPr>
          <w:delText xml:space="preserve">הוו</w:delText>
        </w:r>
      </w:del>
      <w:r w:rsidRPr="00DC5F70">
        <w:rPr>
          <w:spacing w:val="-8"/>
          <w:rtl/>
        </w:rPr>
        <w:t>"</w:t>
      </w:r>
      <w:r w:rsidRPr="00DC5F70">
        <w:rPr>
          <w:rFonts w:hint="cs"/>
          <w:spacing w:val="-8"/>
          <w:rtl/>
        </w:rPr>
        <w:t xml:space="preserve">א דבטלו </w:t>
      </w:r>
      <w:r w:rsidRPr="00DC5F70">
        <w:rPr>
          <w:rFonts w:hint="cs"/>
          <w:spacing w:val="-8"/>
          <w:rtl/>
        </w:rPr>
        <w:t xml:space="preserve">קמ</w:t>
      </w:r>
      <w:r w:rsidRPr="00DC5F70">
        <w:rPr>
          <w:spacing w:val="-8"/>
          <w:rtl/>
        </w:rPr>
        <w:t>"</w:t>
      </w:r>
      <w:r w:rsidRPr="00DC5F70">
        <w:rPr>
          <w:rFonts w:hint="cs"/>
          <w:spacing w:val="-8"/>
          <w:rtl/>
        </w:rPr>
        <w:t xml:space="preserve">ל</w:t>
      </w:r>
      <w:r w:rsidRPr="00DC5F70">
        <w:rPr>
          <w:rFonts w:hint="cs"/>
          <w:spacing w:val="-8"/>
          <w:rtl/>
        </w:rPr>
        <w:t xml:space="preserve"> </w:t>
      </w:r>
      <w:r w:rsidRPr="00DC5F70">
        <w:rPr>
          <w:spacing w:val="-8"/>
          <w:rtl/>
        </w:rPr>
        <w:t xml:space="preserve">דא"כ</w:t>
      </w:r>
      <w:r w:rsidRPr="00DC5F70">
        <w:rPr>
          <w:spacing w:val="-8"/>
          <w:rtl/>
        </w:rPr>
        <w:t xml:space="preserve"> </w:t>
      </w:r>
      <w:ins w:id="92544" w:author="מנוע מכני" w:date="2026-10-11T12:04:39Z">
        <w:r>
          <w:rPr>
            <w:spacing w:val="-8"/>
            <w:rtl/>
          </w:rPr>
          <w:t xml:space="preserve">ישנה</w:t>
        </w:r>
      </w:ins>
      <w:del w:id="92545" w:author="מנוע מכני" w:date="2026-10-11T12:04:39Z">
        <w:r w:rsidRPr="00DC5F70">
          <w:rPr>
            <w:spacing w:val="-8"/>
            <w:rtl/>
          </w:rPr>
          <w:delText xml:space="preserve">ליתני</w:delText>
        </w:r>
      </w:del>
      <w:r w:rsidRPr="00DC5F70">
        <w:rPr>
          <w:spacing w:val="-8"/>
          <w:rtl/>
        </w:rPr>
        <w:t xml:space="preserve"> עד שיתן, </w:t>
      </w:r>
      <w:ins w:id="91204" w:author="מנוע מכני" w:date="2026-10-11T12:04:39Z">
        <w:r>
          <w:rPr>
            <w:spacing w:val="-8"/>
            <w:rtl/>
          </w:rPr>
          <w:t xml:space="preserve">מה</w:t>
        </w:r>
      </w:ins>
      <w:del w:id="91205" w:author="מנוע מכני" w:date="2026-10-11T12:04:39Z">
        <w:r w:rsidRPr="00DC5F70">
          <w:rPr>
            <w:spacing w:val="-8"/>
            <w:rtl/>
          </w:rPr>
          <w:delText xml:space="preserve">מאי</w:delText>
        </w:r>
      </w:del>
      <w:r w:rsidRPr="00DC5F70">
        <w:rPr>
          <w:spacing w:val="-8"/>
          <w:rtl/>
        </w:rPr>
        <w:t xml:space="preserve"> עד שיאמר? עד </w:t>
      </w:r>
      <w:r w:rsidRPr="00DC5F70">
        <w:rPr>
          <w:rFonts w:hint="cs"/>
          <w:spacing w:val="-8"/>
          <w:rtl/>
        </w:rPr>
        <w:t>שיבטל למודעה</w:t>
      </w:r>
      <w:r w:rsidRPr="00DC5F70">
        <w:rPr>
          <w:spacing w:val="-8"/>
          <w:rtl/>
        </w:rPr>
        <w:t>.</w:t>
      </w:r>
    </w:p>
    <w:p w:rsidR="00E403F0" w:rsidRPr="00AD695E" w:rsidRDefault="00E403F0" w:rsidP="00D07C84">
      <w:pPr>
        <w:pStyle w:val="Hadran"/>
        <w:pPrChange w:id="96355" w:author="Claude" w:date="2026-10-11T09:08:20Z">
          <w:pPr>
            <w:pStyle w:val="affff"/>
          </w:pPr>
        </w:pPrChange>
      </w:pPr>
      <w:r>
        <w:rPr>
          <w:rtl/>
        </w:rPr>
        <w:t>הדרן עלך האומר משקלי.</w:t>
      </w:r>
    </w:p>
    <w:p w:rsidR="00E403F0" w:rsidRPr="00AD695E" w:rsidRDefault="00E403F0" w:rsidP="00E403F0">
      <w:pPr>
        <w:pStyle w:val="afff6"/>
        <w:framePr w:wrap="around"/>
        <w:spacing w:line="240" w:lineRule="exact"/>
        <w:rPr>
          <w:del w:id="95326" w:author="Claude" w:date="2026-10-11T09:08:00Z"/>
          <w:rtl/>
        </w:rPr>
      </w:pPr>
      <w:del w:id="95325" w:author="Claude" w:date="2026-10-11T09:08:00Z">
        <w:r>
          <w:rPr>
            <w:rFonts w:hint="cs"/>
            <w:rtl/>
          </w:rPr>
          <w:lastRenderedPageBreak/>
          <w:delText xml:space="preserve">פרק שישי </w:delText>
        </w:r>
      </w:del>
    </w:p>
    <w:p w:rsidR="00E403F0" w:rsidRPr="00AD695E" w:rsidRDefault="00E403F0" w:rsidP="00E403F0">
      <w:pPr>
        <w:pStyle w:val="afff7"/>
        <w:framePr w:wrap="around"/>
        <w:spacing w:line="240" w:lineRule="exact"/>
        <w:rPr>
          <w:del w:id="95328" w:author="Claude" w:date="2026-10-11T09:08:00Z"/>
          <w:rtl/>
        </w:rPr>
      </w:pPr>
      <w:del w:id="95327" w:author="Claude" w:date="2026-10-11T09:08:00Z">
        <w:r>
          <w:rPr>
            <w:rFonts w:hint="cs"/>
            <w:rtl/>
          </w:rPr>
          <w:delText xml:space="preserve">שום היתומים</w:delText>
        </w:r>
      </w:del>
    </w:p>
    <w:p w:rsidR="00E403F0" w:rsidRPr="00D65BEC" w:rsidRDefault="00C20F97" w:rsidP="00C20F97">
      <w:pPr>
        <w:pStyle w:val="afff7"/>
        <w:framePr w:wrap="around"/>
        <w:rPr>
          <w:rtl/>
        </w:rPr>
      </w:pPr>
      <w:r>
        <w:rPr>
          <w:rFonts w:hint="cs"/>
          <w:rtl/>
        </w:rPr>
        <w:t>(</w:t>
      </w:r>
      <w:r w:rsidR="00E403F0" w:rsidRPr="00D65BEC">
        <w:rPr>
          <w:rFonts w:hint="cs"/>
          <w:rtl/>
        </w:rPr>
        <w:t>כא:</w:t>
      </w:r>
      <w:r>
        <w:rPr>
          <w:rFonts w:hint="cs"/>
          <w:rtl/>
        </w:rPr>
        <w:t>-</w:t>
      </w:r>
      <w:r w:rsidR="00E403F0" w:rsidRPr="00D65BEC">
        <w:rPr>
          <w:rFonts w:hint="cs"/>
          <w:rtl/>
        </w:rPr>
        <w:t xml:space="preserve"> כד.</w:t>
      </w:r>
      <w:r>
        <w:rPr>
          <w:rFonts w:hint="cs"/>
          <w:rtl/>
        </w:rPr>
        <w:t>)</w:t>
      </w:r>
    </w:p>
    <w:p>
      <w:pPr>
        <w:pStyle w:val="PetichatPerek"/>
        <w:rPr>
          <w:ins w:id="95324" w:author="Claude" w:date="2026-10-11T09:08:00Z"/>
        </w:rPr>
      </w:pPr>
      <w:ins w:id="95323" w:author="Claude" w:date="2026-10-11T09:08:00Z">
        <w:r>
          <w:rPr>
            <w:rFonts w:hint="cs"/>
            <w:rtl/>
          </w:rPr>
          <w:t xml:space="preserve">פרק שישי</w:t>
        </w:r>
        <w:r>
          <w:rPr>
            <w:rFonts w:hint="cs"/>
            <w:rtl/>
          </w:rPr>
          <w:t xml:space="preserve"> - </w:t>
        </w:r>
        <w:r>
          <w:rPr>
            <w:rFonts w:hint="cs"/>
            <w:rtl/>
          </w:rPr>
          <w:t xml:space="preserve">שום היתומים</w:t>
        </w:r>
      </w:ins>
    </w:p>
    <w:p>
      <w:pPr>
        <w:pStyle w:val="MishnaBatzad"/>
        <w:rPr>
          <w:ins w:id="20232" w:author="קלוד" w:date="2026-10-11T09:07:13Z"/>
        </w:rPr>
      </w:pPr>
      <w:ins w:id="20231" w:author="קלוד" w:date="2026-10-11T09:07:13Z">
        <w:r>
          <w:t xml:space="preserve">משנה א</w:t>
        </w:r>
      </w:ins>
    </w:p>
    <w:p w:rsidR="00E403F0" w:rsidRPr="00AD695E" w:rsidRDefault="00E403F0" w:rsidP="00C20F97">
      <w:pPr>
        <w:pStyle w:val="afff9"/>
        <w:rPr>
          <w:del w:id="20130" w:author="קלוד" w:date="2026-10-11T09:07:13Z"/>
          <w:rtl/>
        </w:rPr>
      </w:pPr>
      <w:del w:id="20129" w:author="קלוד" w:date="2026-10-11T09:07:13Z">
        <w:r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27" w:author="קלוד" w:date="2026-10-11T12:09:42Z">
          <w:pPr>
            <w:pStyle w:val="afff9"/>
          </w:pPr>
        </w:pPrChange>
      </w:pPr>
      <w:r w:rsidRPr="00D65BEC">
        <w:rPr>
          <w:rtl/>
        </w:rPr>
        <w:t>שום היתומים שלשים יום, ושום ההקדש ששים יום, ומכריזין בבקר ובערב.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091" w:author="קלוד" w:date="2026-10-11T12:18:15Z"/>
        </w:rPr>
      </w:pPr>
      <w:ins w:id="90092" w:author="קלוד" w:date="2026-10-11T12:18:15Z">
        <w:r>
          <w:rPr>
            <w:color w:val="7B3F00"/>
          </w:rPr>
          <w:t xml:space="preserve">מכריזין בבקר ובערב - בשעת הוצאת פועלים והכנסתם</w:t>
        </w:r>
      </w:ins>
    </w:p>
    <w:p w:rsidR="00E403F0" w:rsidRPr="00AD695E" w:rsidRDefault="00E403F0" w:rsidP="00E403F0">
      <w:pPr>
        <w:rPr>
          <w:rtl/>
        </w:rPr>
      </w:pPr>
      <w:ins w:id="91206" w:author="מנוע מכני" w:date="2026-10-11T12:04:39Z">
        <w:r>
          <w:rPr>
            <w:rtl/>
          </w:rPr>
          <w:t xml:space="preserve">מה</w:t>
        </w:r>
      </w:ins>
      <w:del w:id="91207" w:author="מנוע מכני" w:date="2026-10-11T12:04:39Z">
        <w:r>
          <w:rPr>
            <w:rtl/>
          </w:rPr>
          <w:delText xml:space="preserve">מאי</w:delText>
        </w:r>
      </w:del>
      <w:r>
        <w:rPr>
          <w:rtl/>
        </w:rPr>
        <w:t xml:space="preserve"> שנא בבקר ובערב? </w:t>
      </w:r>
    </w:p>
    <w:p>
      <w:pPr>
        <w:pStyle w:val="38"/>
        <w:rPr>
          <w:ins w:id="93636" w:author="מנוע מכני" w:date="2026-10-11T12:04:39Z"/>
        </w:rPr>
      </w:pPr>
      <w:r>
        <w:t>אריא</w:t>
      </w:r>
      <w:r>
        <w:t>"</w:t>
      </w:r>
      <w:r>
        <w:t>ר</w:t>
      </w:r>
      <w:r>
        <w:t>:</w:t>
      </w:r>
    </w:p>
    <w:p w:rsidR="00E403F0" w:rsidRPr="00AD695E" w:rsidRDefault="00E403F0" w:rsidP="00E403F0">
      <w:pPr>
        <w:rPr>
          <w:rtl/>
        </w:rPr>
      </w:pPr>
      <w:del w:id="93637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בשעת הוצאת פועלים, </w:t>
      </w:r>
      <w:ins w:id="90520" w:author="מנוע מכני" w:date="2026-10-11T12:04:39Z">
        <w:r>
          <w:rPr>
            <w:rtl/>
          </w:rPr>
          <w:t xml:space="preserve">דיש</w:t>
        </w:r>
      </w:ins>
      <w:del w:id="90521" w:author="מנוע מכני" w:date="2026-10-11T12:04:39Z">
        <w:r>
          <w:rPr>
            <w:rtl/>
          </w:rPr>
          <w:delText xml:space="preserve">דאיכא</w:delText>
        </w:r>
      </w:del>
      <w:r>
        <w:rPr>
          <w:rtl/>
        </w:rPr>
        <w:t xml:space="preserve"> דניחא </w:t>
      </w:r>
      <w:ins w:id="90113" w:author="Claude - סמנטי" w:date="2026-10-11T12:14:28Z">
        <w:r>
          <w:rPr>
            <w:rtl/>
          </w:rPr>
          <w:t xml:space="preserve">לקנות</w:t>
        </w:r>
      </w:ins>
      <w:del w:id="90114" w:author="Claude - סמנטי" w:date="2026-10-11T12:14:28Z">
        <w:r>
          <w:rPr>
            <w:rtl/>
          </w:rPr>
          <w:delText xml:space="preserve">למיזבן</w:delText>
        </w:r>
      </w:del>
      <w:r>
        <w:rPr>
          <w:rtl/>
        </w:rPr>
        <w:t xml:space="preserve">,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2028" w:author="מנוע מכני" w:date="2026-10-11T12:04:39Z">
        <w:r>
          <w:rPr>
            <w:rtl/>
          </w:rPr>
          <w:t xml:space="preserve">להם</w:t>
        </w:r>
      </w:ins>
      <w:del w:id="92029" w:author="מנוע מכני" w:date="2026-10-11T12:04:39Z">
        <w:r>
          <w:rPr>
            <w:rtl/>
          </w:rPr>
          <w:delText xml:space="preserve">להו</w:delText>
        </w:r>
      </w:del>
      <w:r>
        <w:rPr>
          <w:rtl/>
        </w:rPr>
        <w:t xml:space="preserve"> לפועלים: </w:t>
      </w:r>
      <w:r>
        <w:rPr>
          <w:rFonts w:hint="cs"/>
          <w:rtl/>
        </w:rPr>
        <w:t xml:space="preserve">לכו ובדקו עבורי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  <w:t xml:space="preserve">בשעת הכנסת פועלים, </w:t>
      </w:r>
      <w:r>
        <w:rPr>
          <w:rFonts w:hint="cs"/>
          <w:rtl/>
        </w:rPr>
        <w:t>שנזכר</w:t>
      </w:r>
      <w:r>
        <w:rPr>
          <w:rtl/>
        </w:rPr>
        <w:t xml:space="preserve"> </w:t>
      </w:r>
      <w:r>
        <w:rPr>
          <w:rFonts w:hint="cs"/>
          <w:rtl/>
        </w:rPr>
        <w:t>שא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: ניזיל נישיילינהו.</w:t>
      </w:r>
    </w:p>
    <w:p>
      <w:pPr>
        <w:pStyle w:val="38"/>
        <w:rPr>
          <w:ins w:id="93638" w:author="מנוע מכני" w:date="2026-10-11T12:04:39Z"/>
        </w:rPr>
      </w:pPr>
      <w:r w:rsidRPr="00217260">
        <w:t>תנ</w:t>
      </w:r>
      <w:r w:rsidRPr="00217260">
        <w:t>"</w:t>
      </w:r>
      <w:r w:rsidRPr="00217260">
        <w:t>ה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63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שום היתומים שלשים יום, ושום ההקדש ששים יום, ומכריזין בבקר ובערב, בשעת הוצאת פועלים ובשעת הכנסת פועלים,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  <w:t>אומר: שדה פלוני בסימניה ובמצריה כך היא יפה וכך היא שומא, כל הרוצה ליקח יבא ויקח על מנת ליתן לאשה בכתובתה ולבעל חוב בחובו.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ל"</w:t>
      </w:r>
      <w:r>
        <w:rPr>
          <w:rFonts w:hint="cs"/>
          <w:rtl/>
        </w:rPr>
        <w:t>ל לומר</w:t>
      </w:r>
      <w:r>
        <w:rPr>
          <w:rtl/>
        </w:rPr>
        <w:t xml:space="preserve"> ע"</w:t>
      </w:r>
      <w:r>
        <w:rPr>
          <w:rFonts w:hint="cs"/>
          <w:rtl/>
        </w:rPr>
        <w:t xml:space="preserve">מ </w:t>
      </w:r>
      <w:r>
        <w:rPr>
          <w:rtl/>
        </w:rPr>
        <w:t>ליתן לאשה כתובתה ולבע"</w:t>
      </w:r>
      <w:r>
        <w:rPr>
          <w:rFonts w:hint="cs"/>
          <w:rtl/>
        </w:rPr>
        <w:t>ח</w:t>
      </w:r>
      <w:r>
        <w:rPr>
          <w:rtl/>
        </w:rPr>
        <w:t xml:space="preserve"> חובו? </w:t>
      </w:r>
    </w:p>
    <w:p w:rsidR="00E403F0" w:rsidRPr="00AD695E" w:rsidRDefault="00E403F0" w:rsidP="00E403F0">
      <w:pPr>
        <w:rPr>
          <w:rtl/>
        </w:rPr>
      </w:pPr>
      <w:ins w:id="90522" w:author="מנוע מכני" w:date="2026-10-11T12:04:39Z">
        <w:r>
          <w:rPr>
            <w:rtl/>
          </w:rPr>
          <w:t xml:space="preserve">דיש</w:t>
        </w:r>
      </w:ins>
      <w:del w:id="90523" w:author="מנוע מכני" w:date="2026-10-11T12:04:39Z">
        <w:r>
          <w:rPr>
            <w:rtl/>
          </w:rPr>
          <w:delText xml:space="preserve">דאיכא</w:delText>
        </w:r>
      </w:del>
      <w:r>
        <w:rPr>
          <w:rtl/>
        </w:rPr>
        <w:t xml:space="preserve"> דניח"</w:t>
      </w:r>
      <w:r>
        <w:rPr>
          <w:rFonts w:hint="cs"/>
          <w:rtl/>
        </w:rPr>
        <w:t>ל בבע</w:t>
      </w:r>
      <w:r>
        <w:rPr>
          <w:rtl/>
        </w:rPr>
        <w:t>"</w:t>
      </w:r>
      <w:r>
        <w:rPr>
          <w:rFonts w:hint="cs"/>
          <w:rtl/>
        </w:rPr>
        <w:t xml:space="preserve">ח </w:t>
      </w:r>
      <w:r>
        <w:rPr>
          <w:rtl/>
        </w:rPr>
        <w:t xml:space="preserve">דמיקל בזוזי, </w:t>
      </w:r>
      <w:ins w:id="90524" w:author="מנוע מכני" w:date="2026-10-11T12:04:39Z">
        <w:r>
          <w:rPr>
            <w:rtl/>
          </w:rPr>
          <w:t xml:space="preserve">ויש</w:t>
        </w:r>
      </w:ins>
      <w:del w:id="90525" w:author="מנוע מכני" w:date="2026-10-11T12:04:39Z">
        <w:r>
          <w:rPr>
            <w:rtl/>
          </w:rPr>
          <w:delText xml:space="preserve">ואיכא</w:delText>
        </w:r>
      </w:del>
      <w:r>
        <w:rPr>
          <w:rtl/>
        </w:rPr>
        <w:t xml:space="preserve"> דניח"</w:t>
      </w:r>
      <w:r>
        <w:rPr>
          <w:rFonts w:hint="cs"/>
          <w:rtl/>
        </w:rPr>
        <w:t xml:space="preserve">ל </w:t>
      </w:r>
      <w:r>
        <w:rPr>
          <w:rtl/>
        </w:rPr>
        <w:t>באשה דשקלה על יד על יד.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כב.</w:t>
      </w:r>
    </w:p>
    <w:p w:rsidR="00E403F0" w:rsidRPr="00AD695E" w:rsidRDefault="00E403F0" w:rsidP="00E403F0">
      <w:pPr>
        <w:rPr>
          <w:rtl/>
        </w:rPr>
      </w:pPr>
    </w:p>
    <w:p>
      <w:pPr>
        <w:pStyle w:val="afffff8"/>
        <w:rPr>
          <w:ins w:id="90089" w:author="קלוד" w:date="2026-10-11T12:18:15Z"/>
        </w:rPr>
      </w:pPr>
      <w:ins w:id="90090" w:author="קלוד" w:date="2026-10-11T12:18:15Z">
        <w:r>
          <w:rPr>
            <w:color w:val="7B3F00"/>
          </w:rPr>
          <w:t xml:space="preserve">ימי שום היתומים וההקדש - מחלוקת ר"מ, ר"י וחכמים</w:t>
        </w:r>
      </w:ins>
    </w:p>
    <w:p>
      <w:pPr>
        <w:pStyle w:val="38"/>
        <w:rPr>
          <w:ins w:id="93640" w:author="מנוע מכני" w:date="2026-10-11T12:04:39Z"/>
        </w:rPr>
      </w:pPr>
      <w:r w:rsidRPr="00217260">
        <w:t>ת</w:t>
      </w:r>
      <w:r w:rsidRPr="00217260">
        <w:t>"</w:t>
      </w:r>
      <w:r w:rsidRPr="00217260">
        <w:t>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64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ab/>
      </w:r>
      <w:r>
        <w:rPr>
          <w:rStyle w:val="2fb"/>
          <w:rFonts w:hint="cs"/>
          <w:rtl/>
        </w:rPr>
        <w:t>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מ</w:t>
      </w:r>
      <w:r>
        <w:rPr>
          <w:rFonts w:hint="cs"/>
          <w:rtl/>
        </w:rPr>
        <w:t xml:space="preserve">: </w:t>
      </w:r>
      <w:r>
        <w:rPr>
          <w:rtl/>
        </w:rPr>
        <w:t xml:space="preserve">שום היתומים שלשים יום, ושום ההקדש ששים יום, </w:t>
      </w:r>
    </w:p>
    <w:p>
      <w:pPr>
        <w:pStyle w:val="38"/>
        <w:rPr>
          <w:ins w:id="93642" w:author="מנוע מכני" w:date="2026-10-11T12:04:39Z"/>
        </w:rPr>
      </w:pPr>
      <w:r>
        <w:tab/>
      </w:r>
      <w:r>
        <w:t>ר</w:t>
      </w:r>
      <w:r>
        <w:t>"</w:t>
      </w:r>
      <w:r>
        <w:t>י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64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שום היתומים ששים יום, ושום ההקדש תשעים יום</w:t>
      </w:r>
      <w:ins w:id="91786" w:author="מנוע מכני" w:date="2026-10-11T12:04:39Z">
        <w:r>
          <w:rPr>
            <w:rtl/>
          </w:rPr>
          <w:t xml:space="preserve">,</w:t>
        </w:r>
      </w:ins>
      <w:del w:id="91787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3644" w:author="מנוע מכני" w:date="2026-10-11T12:04:39Z"/>
        </w:rPr>
      </w:pPr>
      <w:r>
        <w:tab/>
        <w:t>וחכ"</w:t>
      </w:r>
      <w:r>
        <w:t>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64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אחד זה ואחד זה ששים יום.</w:t>
      </w:r>
    </w:p>
    <w:p>
      <w:pPr>
        <w:pStyle w:val="38"/>
        <w:rPr>
          <w:ins w:id="93646" w:author="מנוע מכני" w:date="2026-10-11T12:04:39Z"/>
        </w:rPr>
      </w:pPr>
      <w:r>
        <w:t>ר</w:t>
      </w:r>
      <w:r>
        <w:t>"</w:t>
      </w:r>
      <w:r>
        <w:t>ח מ</w:t>
      </w:r>
      <w:r>
        <w:t xml:space="preserve">אבימי, הלכה:</w:t>
      </w:r>
    </w:p>
    <w:p w:rsidR="00E403F0" w:rsidRPr="00AD695E" w:rsidRDefault="00E403F0" w:rsidP="00E403F0">
      <w:pPr>
        <w:rPr>
          <w:rtl/>
        </w:rPr>
      </w:pPr>
      <w:del w:id="9364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שום היתומים ששים יום.</w:t>
      </w:r>
    </w:p>
    <w:p w:rsidR="00E403F0" w:rsidRPr="00E87E21" w:rsidRDefault="00E403F0" w:rsidP="00E403F0">
      <w:pPr>
        <w:rPr>
          <w:spacing w:val="-4"/>
          <w:rtl/>
        </w:rPr>
      </w:pPr>
      <w:ins w:id="92346" w:author="מנוע מכני" w:date="2026-10-11T12:04:39Z">
        <w:r>
          <w:rPr>
            <w:spacing w:val="-4"/>
            <w:rtl/>
          </w:rPr>
          <w:t xml:space="preserve">ישב</w:t>
        </w:r>
      </w:ins>
      <w:del w:id="92347" w:author="מנוע מכני" w:date="2026-10-11T12:04:39Z">
        <w:r w:rsidRPr="00E87E21">
          <w:rPr>
            <w:spacing w:val="-4"/>
            <w:rtl/>
          </w:rPr>
          <w:delText xml:space="preserve">יתיב</w:delText>
        </w:r>
      </w:del>
      <w:r w:rsidRPr="00E87E21">
        <w:rPr>
          <w:spacing w:val="-4"/>
          <w:rtl/>
        </w:rPr>
        <w:t xml:space="preserve"> </w:t>
      </w:r>
      <w:r w:rsidRPr="00E87E21">
        <w:rPr>
          <w:rStyle w:val="2fb"/>
          <w:spacing w:val="-4"/>
          <w:rtl/>
        </w:rPr>
        <w:t xml:space="preserve">ר</w:t>
      </w:r>
      <w:r w:rsidRPr="00E87E21">
        <w:rPr>
          <w:rStyle w:val="2fb"/>
          <w:rFonts w:hint="cs"/>
          <w:spacing w:val="-4"/>
          <w:rtl/>
        </w:rPr>
        <w:t>חב</w:t>
      </w:r>
      <w:r w:rsidRPr="00E87E21">
        <w:rPr>
          <w:rStyle w:val="2fb"/>
          <w:spacing w:val="-4"/>
          <w:rtl/>
        </w:rPr>
        <w:t>"</w:t>
      </w:r>
      <w:r w:rsidRPr="00E87E21">
        <w:rPr>
          <w:rStyle w:val="2fb"/>
          <w:rFonts w:hint="cs"/>
          <w:spacing w:val="-4"/>
          <w:rtl/>
        </w:rPr>
        <w:t xml:space="preserve">א</w:t>
      </w:r>
      <w:r w:rsidRPr="00E87E21">
        <w:rPr>
          <w:rFonts w:hint="cs"/>
          <w:spacing w:val="-4"/>
          <w:rtl/>
        </w:rPr>
        <w:t xml:space="preserve"> וקא</w:t>
      </w:r>
      <w:r w:rsidRPr="00E87E21">
        <w:rPr>
          <w:spacing w:val="-4"/>
          <w:rtl/>
        </w:rPr>
        <w:t>"</w:t>
      </w:r>
      <w:r w:rsidRPr="00E87E21">
        <w:rPr>
          <w:rFonts w:hint="cs"/>
          <w:spacing w:val="-4"/>
          <w:rtl/>
        </w:rPr>
        <w:t xml:space="preserve">ל </w:t>
      </w:r>
      <w:ins w:id="92086" w:author="מנוע מכני" w:date="2026-10-11T12:04:39Z">
        <w:r>
          <w:rPr>
            <w:rFonts w:hint="cs"/>
            <w:spacing w:val="-4"/>
            <w:rtl/>
          </w:rPr>
          <w:t xml:space="preserve">לשמועה</w:t>
        </w:r>
      </w:ins>
      <w:del w:id="92087" w:author="מנוע מכני" w:date="2026-10-11T12:04:39Z">
        <w:r w:rsidRPr="00E87E21">
          <w:rPr>
            <w:rFonts w:hint="cs"/>
            <w:spacing w:val="-4"/>
            <w:rtl/>
          </w:rPr>
          <w:delText xml:space="preserve">ל</w:delText>
        </w:r>
        <w:r w:rsidRPr="00E87E21">
          <w:rPr>
            <w:spacing w:val="-4"/>
            <w:rtl/>
          </w:rPr>
          <w:delText xml:space="preserve">שמעתא</w:delText>
        </w:r>
      </w:del>
      <w:r w:rsidRPr="00E87E21">
        <w:rPr>
          <w:spacing w:val="-4"/>
          <w:rtl/>
        </w:rPr>
        <w:t xml:space="preserve">.</w:t>
      </w:r>
      <w:r w:rsidRPr="00E87E21">
        <w:rPr>
          <w:rFonts w:hint="cs"/>
          <w:spacing w:val="-4"/>
          <w:rtl/>
        </w:rPr>
        <w:t xml:space="preserve"> </w:t>
      </w:r>
      <w:r w:rsidRPr="00E87E21">
        <w:rPr>
          <w:rFonts w:hint="cs"/>
          <w:spacing w:val="-4"/>
          <w:rtl/>
        </w:rPr>
        <w:t xml:space="preserve">א</w:t>
      </w:r>
      <w:r w:rsidRPr="00E87E21">
        <w:rPr>
          <w:spacing w:val="-4"/>
          <w:rtl/>
        </w:rPr>
        <w:t>"</w:t>
      </w:r>
      <w:r w:rsidRPr="00E87E21">
        <w:rPr>
          <w:rFonts w:hint="cs"/>
          <w:spacing w:val="-4"/>
          <w:rtl/>
        </w:rPr>
        <w:t xml:space="preserve">ל</w:t>
      </w:r>
      <w:r w:rsidRPr="00E87E21">
        <w:rPr>
          <w:rFonts w:hint="cs"/>
          <w:spacing w:val="-4"/>
          <w:rtl/>
        </w:rPr>
        <w:t xml:space="preserve"> </w:t>
      </w:r>
      <w:r w:rsidRPr="00E87E21">
        <w:rPr>
          <w:rStyle w:val="2fb"/>
          <w:rFonts w:hint="cs"/>
          <w:spacing w:val="-4"/>
          <w:rtl/>
        </w:rPr>
        <w:t xml:space="preserve">רנב</w:t>
      </w:r>
      <w:r w:rsidRPr="00E87E21">
        <w:rPr>
          <w:rStyle w:val="2fb"/>
          <w:spacing w:val="-4"/>
          <w:rtl/>
        </w:rPr>
        <w:t>"</w:t>
      </w:r>
      <w:r w:rsidRPr="00E87E21">
        <w:rPr>
          <w:rStyle w:val="2fb"/>
          <w:rFonts w:hint="cs"/>
          <w:spacing w:val="-4"/>
          <w:rtl/>
        </w:rPr>
        <w:t xml:space="preserve">י</w:t>
      </w:r>
      <w:r w:rsidRPr="00E87E21">
        <w:rPr>
          <w:rFonts w:hint="cs"/>
          <w:spacing w:val="-4"/>
          <w:rtl/>
        </w:rPr>
        <w:t xml:space="preserve"> </w:t>
      </w:r>
      <w:r w:rsidRPr="00E87E21">
        <w:rPr>
          <w:rStyle w:val="2fb"/>
          <w:rFonts w:hint="cs"/>
          <w:spacing w:val="-4"/>
          <w:rtl/>
        </w:rPr>
        <w:t xml:space="preserve">לרחב</w:t>
      </w:r>
      <w:r w:rsidRPr="00E87E21">
        <w:rPr>
          <w:rStyle w:val="2fb"/>
          <w:spacing w:val="-4"/>
          <w:rtl/>
        </w:rPr>
        <w:t>"</w:t>
      </w:r>
      <w:r w:rsidRPr="00E87E21">
        <w:rPr>
          <w:rStyle w:val="2fb"/>
          <w:rFonts w:hint="cs"/>
          <w:spacing w:val="-4"/>
          <w:rtl/>
        </w:rPr>
        <w:t>א</w:t>
      </w:r>
      <w:r w:rsidRPr="00E87E21">
        <w:rPr>
          <w:spacing w:val="-4"/>
          <w:rtl/>
        </w:rPr>
        <w:t xml:space="preserve">: ששים </w:t>
      </w:r>
      <w:ins w:id="92088" w:author="מנוע מכני" w:date="2026-10-11T12:04:39Z">
        <w:r>
          <w:rPr>
            <w:spacing w:val="-4"/>
            <w:rtl/>
          </w:rPr>
          <w:t xml:space="preserve">אתה אומר</w:t>
        </w:r>
      </w:ins>
      <w:del w:id="92089" w:author="מנוע מכני" w:date="2026-10-11T12:04:39Z">
        <w:r w:rsidRPr="00E87E21">
          <w:rPr>
            <w:spacing w:val="-4"/>
            <w:rtl/>
          </w:rPr>
          <w:delText xml:space="preserve">קאמרת</w:delText>
        </w:r>
      </w:del>
      <w:r w:rsidRPr="00E87E21">
        <w:rPr>
          <w:spacing w:val="-4"/>
          <w:rtl/>
        </w:rPr>
        <w:t xml:space="preserve"> או שלשים</w:t>
      </w:r>
      <w:r w:rsidRPr="00E87E21">
        <w:rPr>
          <w:rFonts w:hint="cs"/>
          <w:spacing w:val="-4"/>
          <w:rtl/>
        </w:rPr>
        <w:t xml:space="preserve">? </w:t>
      </w:r>
      <w:r w:rsidRPr="00E87E21">
        <w:rPr>
          <w:spacing w:val="-4"/>
          <w:rtl/>
        </w:rPr>
        <w:t xml:space="preserve">אמר</w:t>
      </w:r>
      <w:r w:rsidRPr="00E87E21">
        <w:rPr>
          <w:spacing w:val="-4"/>
          <w:rtl/>
        </w:rPr>
        <w:t xml:space="preserve"> </w:t>
      </w:r>
      <w:ins w:id="91208" w:author="מנוע מכני" w:date="2026-10-11T12:04:39Z">
        <w:r>
          <w:rPr>
            <w:spacing w:val="-4"/>
            <w:rtl/>
          </w:rPr>
          <w:t xml:space="preserve">לו</w:t>
        </w:r>
      </w:ins>
      <w:del w:id="91209" w:author="מנוע מכני" w:date="2026-10-11T12:04:39Z">
        <w:r w:rsidRPr="00E87E21">
          <w:rPr>
            <w:spacing w:val="-4"/>
            <w:rtl/>
          </w:rPr>
          <w:delText xml:space="preserve">ליה</w:delText>
        </w:r>
      </w:del>
      <w:r w:rsidRPr="00E87E21">
        <w:rPr>
          <w:spacing w:val="-4"/>
          <w:rtl/>
        </w:rPr>
        <w:t xml:space="preserve">: ששים.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דיתומים או דהקדש? </w:t>
      </w:r>
      <w:r>
        <w:rPr>
          <w:rtl/>
        </w:rPr>
        <w:t xml:space="preserve">א"</w:t>
      </w:r>
      <w:r>
        <w:rPr>
          <w:rFonts w:hint="cs"/>
          <w:rtl/>
        </w:rPr>
        <w:t>ל</w:t>
      </w:r>
      <w:r>
        <w:rPr>
          <w:rtl/>
        </w:rPr>
        <w:t>: דיתומים.</w:t>
      </w:r>
      <w:ins w:id="91788" w:author="מנוע מכני" w:date="2026-10-11T12:04:39Z">
        <w:ins w:id="91790" w:author="מנוע מכני" w:date="2026-10-11T12:04:39Z">
          <w:ins w:id="91792" w:author="מנוע מכני" w:date="2026-10-11T12:04:39Z">
            <w:r>
              <w:rPr>
                <w:rFonts w:hint="cs"/>
                <w:rtl/>
              </w:rPr>
              <w:t xml:space="preserve"> </w:t>
            </w:r>
          </w:ins>
          <w:del w:id="91793" w:author="מנוע מכני" w:date="2026-10-11T12:04:39Z">
            <w:r>
              <w:rPr>
                <w:rFonts w:hint="cs"/>
                <w:rtl/>
              </w:rPr>
              <w:delText xml:space="preserve"> </w:delText>
            </w:r>
            <w:r>
              <w:rPr>
                <w:rFonts w:hint="cs"/>
                <w:rtl/>
              </w:rPr>
              <w:delText xml:space="preserve"> </w:delText>
            </w:r>
          </w:del>
        </w:ins>
        <w:del w:id="91791" w:author="מנוע מכני" w:date="2026-10-11T12:04:39Z">
          <w:r>
            <w:rPr>
              <w:rFonts w:hint="cs"/>
              <w:rtl/>
            </w:rPr>
            <w:delText xml:space="preserve"> </w:delText>
          </w:r>
          <w:r>
            <w:rPr>
              <w:rFonts w:hint="cs"/>
              <w:rtl/>
            </w:rPr>
            <w:delText xml:space="preserve"> </w:delText>
          </w:r>
        </w:del>
      </w:ins>
      <w:del w:id="91789" w:author="מנוע מכני" w:date="2026-10-11T12:04:39Z">
        <w:r>
          <w:rPr>
            <w:rFonts w:hint="cs"/>
            <w:rtl/>
          </w:rPr>
          <w:delText xml:space="preserve">  </w:delText>
        </w:r>
      </w:del>
      <w:ins w:id="90134" w:author="מנוע מכני" w:date="2026-10-11T12:04:39Z">
        <w:r>
          <w:rPr>
            <w:rStyle w:val="2fb"/>
            <w:rtl/>
          </w:rPr>
          <w:t xml:space="preserve">כר"מ</w:t>
        </w:r>
      </w:ins>
      <w:del w:id="90135" w:author="מנוע מכני" w:date="2026-10-11T12:04:39Z">
        <w:r>
          <w:rPr>
            <w:rtl/>
          </w:rPr>
          <w:delText xml:space="preserve">כרבי מאיר</w:delText>
        </w:r>
      </w:del>
      <w:r>
        <w:rPr>
          <w:rtl/>
        </w:rPr>
        <w:t xml:space="preserve"> או </w:t>
      </w:r>
      <w:ins w:id="90132" w:author="מנוע מכני" w:date="2026-10-11T12:04:39Z">
        <w:r>
          <w:rPr>
            <w:rStyle w:val="2fb"/>
            <w:rtl/>
          </w:rPr>
          <w:t xml:space="preserve">כר"י</w:t>
        </w:r>
      </w:ins>
      <w:del w:id="90133" w:author="מנוע מכני" w:date="2026-10-11T12:04:39Z">
        <w:r>
          <w:rPr>
            <w:rtl/>
          </w:rPr>
          <w:delText xml:space="preserve">כרבי יהודה</w:delText>
        </w:r>
      </w:del>
      <w:r>
        <w:rPr>
          <w:rtl/>
        </w:rPr>
        <w:t xml:space="preserve">? </w:t>
      </w:r>
      <w:r>
        <w:rPr>
          <w:rtl/>
        </w:rPr>
        <w:t xml:space="preserve">א"</w:t>
      </w:r>
      <w:r>
        <w:rPr>
          <w:rFonts w:hint="cs"/>
          <w:rtl/>
        </w:rPr>
        <w:t xml:space="preserve">ל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כר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מ</w:t>
      </w:r>
      <w:r>
        <w:rPr>
          <w:rtl/>
        </w:rPr>
        <w:t xml:space="preserve">: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והא </w:t>
      </w:r>
      <w:ins w:id="90136" w:author="מנוע מכני" w:date="2026-10-11T12:04:39Z">
        <w:r>
          <w:rPr>
            <w:rStyle w:val="2fb"/>
            <w:rtl/>
          </w:rPr>
          <w:t xml:space="preserve">ר"מ</w:t>
        </w:r>
      </w:ins>
      <w:del w:id="90137" w:author="מנוע מכני" w:date="2026-10-11T12:04:39Z">
        <w:r>
          <w:rPr>
            <w:rtl/>
          </w:rPr>
          <w:delText xml:space="preserve">רבי מאיר</w:delText>
        </w:r>
      </w:del>
      <w:r>
        <w:rPr>
          <w:rtl/>
        </w:rPr>
        <w:t xml:space="preserve"> שלשים </w:t>
      </w:r>
      <w:ins w:id="91210" w:author="מנוע מכני" w:date="2026-10-11T12:04:39Z">
        <w:r>
          <w:rPr>
            <w:rtl/>
          </w:rPr>
          <w:t xml:space="preserve">אומר</w:t>
        </w:r>
      </w:ins>
      <w:del w:id="91211" w:author="מנוע מכני" w:date="2026-10-11T12:04:39Z">
        <w:r>
          <w:rPr>
            <w:rtl/>
          </w:rPr>
          <w:delText xml:space="preserve">קאמר</w:delText>
        </w:r>
      </w:del>
      <w:r>
        <w:rPr>
          <w:rtl/>
        </w:rPr>
        <w:t xml:space="preserve">! </w:t>
      </w:r>
    </w:p>
    <w:p>
      <w:pPr>
        <w:pStyle w:val="38"/>
        <w:rPr>
          <w:ins w:id="93648" w:author="מנוע מכני" w:date="2026-10-11T12:04:39Z"/>
        </w:rPr>
      </w:pPr>
      <w:r>
        <w:t>א</w:t>
      </w:r>
      <w:r>
        <w:t>"</w:t>
      </w:r>
      <w:r>
        <w:t>ל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649" w:author="מנוע מכני" w:date="2026-10-11T12:04:39Z">
        <w:r>
          <w:rPr>
            <w:rtl/>
          </w:rPr>
          <w:delText xml:space="preserve"> </w:delText>
        </w:r>
      </w:del>
      <w:ins w:id="91212" w:author="מנוע מכני" w:date="2026-10-11T12:04:39Z">
        <w:r>
          <w:rPr>
            <w:rtl/>
          </w:rPr>
          <w:t xml:space="preserve">כך</w:t>
        </w:r>
      </w:ins>
      <w:del w:id="91213" w:author="מנוע מכני" w:date="2026-10-11T12:04:39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רב חסדא</w:t>
      </w:r>
      <w:r>
        <w:rPr>
          <w:rtl/>
        </w:rPr>
        <w:t xml:space="preserve">, מאבימי קולפי טאבי בלעי עלה </w:t>
      </w:r>
      <w:ins w:id="90526" w:author="מנוע מכני" w:date="2026-10-11T12:04:39Z">
        <w:r>
          <w:rPr>
            <w:rtl/>
          </w:rPr>
          <w:t xml:space="preserve">שהרי</w:t>
        </w:r>
      </w:ins>
      <w:del w:id="90527" w:author="מנוע מכני" w:date="2026-10-11T12:04:39Z">
        <w:r>
          <w:rPr>
            <w:rtl/>
          </w:rPr>
          <w:delText xml:space="preserve">דהא</w:delText>
        </w:r>
      </w:del>
      <w:r>
        <w:rPr>
          <w:rtl/>
        </w:rPr>
        <w:t xml:space="preserve"> </w:t>
      </w:r>
      <w:ins w:id="92090" w:author="מנוע מכני" w:date="2026-10-11T12:04:39Z">
        <w:r>
          <w:rPr>
            <w:rtl/>
          </w:rPr>
          <w:t xml:space="preserve">שמועה</w:t>
        </w:r>
      </w:ins>
      <w:del w:id="92091" w:author="מנוע מכני" w:date="2026-10-11T12:04:39Z">
        <w:r>
          <w:rPr>
            <w:rtl/>
          </w:rPr>
          <w:delText xml:space="preserve">שמעתא</w:delText>
        </w:r>
      </w:del>
      <w:r>
        <w:rPr>
          <w:rtl/>
        </w:rPr>
        <w:t xml:space="preserve">: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בא להכריז רצופים - שלשים, בשני ובחמישי - ששים, </w:t>
      </w:r>
      <w:r>
        <w:rPr>
          <w:rFonts w:hint="cs"/>
          <w:rtl/>
        </w:rPr>
        <w:t>ואע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דכי חשיב </w:t>
      </w:r>
      <w:ins w:id="92030" w:author="מנוע מכני" w:date="2026-10-11T12:04:39Z">
        <w:r>
          <w:rPr>
            <w:rtl/>
          </w:rPr>
          <w:t xml:space="preserve">להם</w:t>
        </w:r>
      </w:ins>
      <w:del w:id="92031" w:author="מנוע מכני" w:date="2026-10-11T12:04:39Z">
        <w:r>
          <w:rPr>
            <w:rtl/>
          </w:rPr>
          <w:delText xml:space="preserve">להו</w:delText>
        </w:r>
      </w:del>
      <w:r>
        <w:rPr>
          <w:rtl/>
        </w:rPr>
        <w:t xml:space="preserve"> מר ליומי הכרזה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2348" w:author="מנוע מכני" w:date="2026-10-11T12:04:39Z">
        <w:r>
          <w:rPr>
            <w:rtl/>
          </w:rPr>
          <w:t xml:space="preserve">היו</w:t>
        </w:r>
      </w:ins>
      <w:del w:id="92349" w:author="מנוע מכני" w:date="2026-10-11T12:04:39Z">
        <w:r>
          <w:rPr>
            <w:rtl/>
          </w:rPr>
          <w:delText xml:space="preserve">הוו</w:delText>
        </w:r>
      </w:del>
      <w:r>
        <w:rPr>
          <w:rtl/>
        </w:rPr>
        <w:t xml:space="preserve"> אלא תמניסר יומי, כיון דמשכא </w:t>
      </w:r>
      <w:ins w:id="90528" w:author="מנוע מכני" w:date="2026-10-11T12:04:39Z">
        <w:r>
          <w:rPr>
            <w:rtl/>
          </w:rPr>
          <w:t xml:space="preserve">דבר</w:t>
        </w:r>
      </w:ins>
      <w:del w:id="90529" w:author="מנוע מכני" w:date="2026-10-11T12:04:39Z">
        <w:r>
          <w:rPr>
            <w:rtl/>
          </w:rPr>
          <w:delText xml:space="preserve">מילתא</w:delText>
        </w:r>
      </w:del>
      <w:r>
        <w:rPr>
          <w:rtl/>
        </w:rPr>
        <w:t xml:space="preserve"> שמעי </w:t>
      </w:r>
      <w:ins w:id="92752" w:author="מנוע מכני" w:date="2026-10-11T12:04:39Z">
        <w:r>
          <w:rPr>
            <w:rtl/>
          </w:rPr>
          <w:t xml:space="preserve">אנשים</w:t>
        </w:r>
      </w:ins>
      <w:del w:id="92753" w:author="מנוע מכני" w:date="2026-10-11T12:04:39Z">
        <w:r>
          <w:rPr>
            <w:rtl/>
          </w:rPr>
          <w:delText xml:space="preserve">אינשי</w:delText>
        </w:r>
      </w:del>
      <w:r>
        <w:rPr>
          <w:rtl/>
        </w:rPr>
        <w:t xml:space="preserve">.</w:t>
      </w:r>
    </w:p>
    <w:p>
      <w:pPr>
        <w:pStyle w:val="afffff8"/>
        <w:rPr>
          <w:ins w:id="90087" w:author="קלוד" w:date="2026-10-11T12:18:15Z"/>
        </w:rPr>
      </w:pPr>
      <w:ins w:id="90088" w:author="קלוד" w:date="2026-10-11T12:18:15Z">
        <w:r>
          <w:rPr>
            <w:color w:val="7B3F00"/>
          </w:rPr>
          <w:t xml:space="preserve">נזקקין לנכסי יתומים - ברבית או בכתובת אשה</w:t>
        </w:r>
      </w:ins>
    </w:p>
    <w:p>
      <w:pPr>
        <w:pStyle w:val="38"/>
        <w:rPr>
          <w:ins w:id="93650" w:author="מנוע מכני" w:date="2026-10-11T12:04:39Z"/>
        </w:rPr>
      </w:pPr>
      <w:r>
        <w:t>ר</w:t>
      </w:r>
      <w:r>
        <w:t>"</w:t>
      </w:r>
      <w:r>
        <w:t>י מר</w:t>
      </w:r>
      <w:r>
        <w:t>"</w:t>
      </w:r>
      <w:r>
        <w:t>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65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אין נזקקין לנכסי יתומים </w:t>
      </w:r>
      <w:r>
        <w:rPr>
          <w:rtl/>
        </w:rPr>
        <w:t xml:space="preserve">א</w:t>
      </w:r>
      <w:r>
        <w:rPr>
          <w:rFonts w:hint="cs"/>
          <w:rtl/>
        </w:rPr>
        <w:t>א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כן היתה רבית אוכלת בהן</w:t>
      </w:r>
      <w:ins w:id="91794" w:author="מנוע מכני" w:date="2026-10-11T12:04:39Z">
        <w:r>
          <w:rPr>
            <w:rtl/>
          </w:rPr>
          <w:t xml:space="preserve">,</w:t>
        </w:r>
      </w:ins>
      <w:del w:id="91795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3652" w:author="מנוע מכני" w:date="2026-10-11T12:04:39Z"/>
        </w:rPr>
      </w:pPr>
      <w:r>
        <w:t>ור</w:t>
      </w:r>
      <w:r>
        <w:t>י</w:t>
      </w:r>
      <w:r>
        <w:t>"</w:t>
      </w:r>
      <w:r>
        <w:t>ו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65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או לשטר שיש בו רבית, או לכתובת אשה משום מזוני.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tl/>
        </w:rPr>
        <w:t xml:space="preserve">ורב אסי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לכתובת אשה? </w:t>
      </w:r>
      <w:ins w:id="90530" w:author="מנוע מכני" w:date="2026-10-11T12:04:39Z">
        <w:r>
          <w:rPr>
            <w:rtl/>
          </w:rPr>
          <w:t xml:space="preserve">שהרי</w:t>
        </w:r>
      </w:ins>
      <w:del w:id="90531" w:author="מנוע מכני" w:date="2026-10-11T12:04:39Z">
        <w:r>
          <w:rPr>
            <w:rtl/>
          </w:rPr>
          <w:delText xml:space="preserve">דהא</w:delText>
        </w:r>
      </w:del>
      <w:r>
        <w:rPr>
          <w:rtl/>
        </w:rPr>
        <w:t xml:space="preserve"> תקינו </w:t>
      </w:r>
      <w:ins w:id="91214" w:author="מנוע מכני" w:date="2026-10-11T12:04:39Z">
        <w:r>
          <w:rPr>
            <w:rtl/>
          </w:rPr>
          <w:t xml:space="preserve">לו</w:t>
        </w:r>
      </w:ins>
      <w:del w:id="91215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רבנן מעשה ידיה.</w:t>
      </w:r>
    </w:p>
    <w:p>
      <w:pPr>
        <w:pStyle w:val="38"/>
        <w:rPr>
          <w:ins w:id="93654" w:author="מנוע מכני" w:date="2026-10-11T12:04:39Z"/>
        </w:rPr>
      </w:pPr>
      <w:r>
        <w:t xml:space="preserve">ואידך?</w:t>
      </w:r>
    </w:p>
    <w:p w:rsidR="00E403F0" w:rsidRPr="00AD695E" w:rsidRDefault="00E403F0" w:rsidP="00E403F0">
      <w:pPr>
        <w:rPr>
          <w:rtl/>
        </w:rPr>
      </w:pPr>
      <w:del w:id="93655" w:author="מנוע מכני" w:date="2026-10-11T12:04:39Z">
        <w:r>
          <w:rPr>
            <w:rtl/>
          </w:rPr>
          <w:delText xml:space="preserve"> </w:delText>
        </w:r>
      </w:del>
      <w:ins w:id="92092" w:author="מנוע מכני" w:date="2026-10-11T12:04:39Z">
        <w:r>
          <w:rPr>
            <w:rtl/>
          </w:rPr>
          <w:t xml:space="preserve">פעמים</w:t>
        </w:r>
      </w:ins>
      <w:del w:id="92093" w:author="מנוע מכני" w:date="2026-10-11T12:04:39Z">
        <w:r>
          <w:rPr>
            <w:rtl/>
          </w:rPr>
          <w:delText xml:space="preserve">זימנין</w:delText>
        </w:r>
      </w:del>
      <w:r>
        <w:rPr>
          <w:rtl/>
        </w:rPr>
        <w:t xml:space="preserve"> דלא ספקה.</w:t>
      </w:r>
    </w:p>
    <w:p w:rsidR="00E403F0" w:rsidRPr="00AD695E" w:rsidRDefault="00E403F0" w:rsidP="00E403F0">
      <w:pPr>
        <w:rPr>
          <w:rtl/>
        </w:rPr>
      </w:pPr>
    </w:p>
    <w:p>
      <w:pPr>
        <w:pStyle w:val="38"/>
        <w:rPr>
          <w:ins w:id="93656" w:author="מנוע מכני" w:date="2026-10-11T12:04:39Z"/>
        </w:rPr>
      </w:pPr>
      <w:r>
        <w:t xml:space="preserve">תנן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65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שום היתומים שלשים, ושום ההקדש ששים יום, ומכריזין בבקר ובערב</w:t>
      </w:r>
      <w:ins w:id="91796" w:author="מנוע מכני" w:date="2026-10-11T12:04:39Z">
        <w:r>
          <w:rPr>
            <w:rtl/>
          </w:rPr>
          <w:t xml:space="preserve">,</w:t>
        </w:r>
      </w:ins>
      <w:del w:id="91797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Style w:val="2fb"/>
          <w:rFonts w:hint="cs"/>
          <w:rtl/>
        </w:rPr>
        <w:t xml:space="preserve">לרב אסי</w:t>
      </w:r>
      <w:r>
        <w:rPr>
          <w:rFonts w:hint="cs"/>
          <w:rtl/>
        </w:rPr>
        <w:t xml:space="preserve"> בבע</w:t>
      </w:r>
      <w:r>
        <w:rPr>
          <w:rtl/>
        </w:rPr>
        <w:t>"</w:t>
      </w:r>
      <w:r>
        <w:rPr>
          <w:rFonts w:hint="cs"/>
          <w:rtl/>
        </w:rPr>
        <w:t xml:space="preserve">ח עכום שקיבל עליו לדון בדיני ישראל [וקיבל עליו לזו ולא לריבית] </w:t>
      </w:r>
    </w:p>
    <w:p w:rsidR="00E403F0" w:rsidRPr="00AD695E" w:rsidRDefault="00E403F0" w:rsidP="00E403F0">
      <w:pPr>
        <w:rPr>
          <w:rtl/>
        </w:rPr>
      </w:pPr>
      <w:r w:rsidRPr="00A757C8">
        <w:rPr>
          <w:rStyle w:val="2fb"/>
          <w:rFonts w:hint="cs"/>
          <w:rtl/>
        </w:rPr>
        <w:t>ולרי</w:t>
      </w:r>
      <w:r w:rsidRPr="00A757C8">
        <w:rPr>
          <w:rStyle w:val="2fb"/>
          <w:rtl/>
        </w:rPr>
        <w:t>"</w:t>
      </w:r>
      <w:r w:rsidRPr="00A757C8">
        <w:rPr>
          <w:rStyle w:val="2fb"/>
          <w:rFonts w:hint="cs"/>
          <w:rtl/>
        </w:rPr>
        <w:t xml:space="preserve">ו</w:t>
      </w:r>
      <w:r w:rsidRPr="00A757C8">
        <w:rPr>
          <w:rFonts w:hint="cs"/>
          <w:rtl/>
        </w:rPr>
        <w:t xml:space="preserve"> מיירי בכתובת אשה בותובעת כתובתה בב</w:t>
      </w:r>
      <w:r w:rsidRPr="00A757C8">
        <w:rPr>
          <w:rtl/>
        </w:rPr>
        <w:t>"</w:t>
      </w:r>
      <w:r w:rsidRPr="00A757C8">
        <w:rPr>
          <w:rFonts w:hint="cs"/>
          <w:rtl/>
        </w:rPr>
        <w:t xml:space="preserve">ד דאין לה</w:t>
      </w:r>
      <w:ins w:id="91798" w:author="מנוע מכני" w:date="2026-10-11T12:04:39Z">
        <w:r>
          <w:rPr>
            <w:rFonts w:hint="cs"/>
            <w:rtl/>
          </w:rPr>
          <w:t xml:space="preserve"> </w:t>
        </w:r>
      </w:ins>
      <w:del w:id="91799" w:author="מנוע מכני" w:date="2026-10-11T12:04:39Z">
        <w:r w:rsidRPr="00A757C8">
          <w:rPr>
            <w:rFonts w:hint="cs"/>
            <w:rtl/>
          </w:rPr>
          <w:delText xml:space="preserve">  </w:delText>
        </w:r>
      </w:del>
      <w:r w:rsidRPr="00A757C8">
        <w:rPr>
          <w:rFonts w:hint="cs"/>
          <w:rtl/>
        </w:rPr>
        <w:t xml:space="preserve">מזונות וכיוון דנזקקנו בתחילה נזקקין לבסוף </w:t>
      </w:r>
    </w:p>
    <w:p w:rsidR="00E403F0" w:rsidRPr="00AD695E" w:rsidRDefault="00E403F0" w:rsidP="00E403F0">
      <w:pPr>
        <w:rPr>
          <w:rtl/>
        </w:rPr>
      </w:pPr>
    </w:p>
    <w:p>
      <w:pPr>
        <w:pStyle w:val="38"/>
        <w:rPr>
          <w:ins w:id="93658" w:author="מנוע מכני" w:date="2026-10-11T12:04:39Z"/>
        </w:rPr>
      </w:pPr>
      <w:r>
        <w:t xml:space="preserve">ת"ש:</w:t>
      </w:r>
    </w:p>
    <w:p w:rsidR="00E403F0" w:rsidRPr="00AD695E" w:rsidRDefault="00E403F0" w:rsidP="00E403F0">
      <w:pPr>
        <w:rPr>
          <w:rtl/>
        </w:rPr>
      </w:pPr>
      <w:del w:id="9365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אין נפרעין מנכסי יתומים אלא מן הזיבורית</w:t>
      </w:r>
      <w:ins w:id="91800" w:author="מנוע מכני" w:date="2026-10-11T12:04:39Z">
        <w:r>
          <w:rPr>
            <w:rtl/>
          </w:rPr>
          <w:t xml:space="preserve">,</w:t>
        </w:r>
      </w:ins>
      <w:del w:id="91801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ומיירי בבע</w:t>
      </w:r>
      <w:r>
        <w:rPr>
          <w:rtl/>
        </w:rPr>
        <w:t>"</w:t>
      </w:r>
      <w:r>
        <w:rPr>
          <w:rFonts w:hint="cs"/>
          <w:rtl/>
        </w:rPr>
        <w:t xml:space="preserve">ח ישראל ולא אכיל ריבית וקתני נזקקין 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Fonts w:hint="cs"/>
          <w:rtl/>
        </w:rPr>
        <w:t>לרי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ו</w:t>
      </w:r>
      <w:r>
        <w:rPr>
          <w:rFonts w:hint="cs"/>
          <w:rtl/>
        </w:rPr>
        <w:t xml:space="preserve"> מוקי בכתובת אשה בבינונית ומיתמי בזיבורית 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Fonts w:hint="cs"/>
          <w:rtl/>
        </w:rPr>
        <w:t xml:space="preserve">ולרב אסי</w:t>
      </w:r>
      <w:r>
        <w:rPr>
          <w:rFonts w:hint="cs"/>
          <w:rtl/>
        </w:rPr>
        <w:t xml:space="preserve"> מיירי בע</w:t>
      </w:r>
      <w:r>
        <w:rPr>
          <w:rtl/>
        </w:rPr>
        <w:t>"</w:t>
      </w:r>
      <w:r>
        <w:rPr>
          <w:rFonts w:hint="cs"/>
          <w:rtl/>
        </w:rPr>
        <w:t>ח עכום</w:t>
      </w:r>
      <w:r>
        <w:rPr>
          <w:rtl/>
        </w:rPr>
        <w:t>, שקיבל עליו לדון בדיני ישראל</w:t>
      </w:r>
      <w:r>
        <w:rPr>
          <w:rFonts w:hint="cs"/>
          <w:rtl/>
        </w:rPr>
        <w:t xml:space="preserve"> ולא קיבל עליו לריבית </w:t>
      </w:r>
      <w:r>
        <w:rPr>
          <w:rtl/>
        </w:rPr>
        <w:t>.</w:t>
      </w:r>
    </w:p>
    <w:p w:rsidR="00E403F0" w:rsidRPr="00AD695E" w:rsidRDefault="00E403F0" w:rsidP="00E403F0">
      <w:pPr>
        <w:rPr>
          <w:rtl/>
        </w:rPr>
      </w:pPr>
    </w:p>
    <w:p>
      <w:pPr>
        <w:pStyle w:val="38"/>
        <w:rPr>
          <w:ins w:id="93660" w:author="מנוע מכני" w:date="2026-10-11T12:04:39Z"/>
        </w:rPr>
      </w:pPr>
      <w:r>
        <w:t xml:space="preserve">ת"ש:</w:t>
      </w:r>
    </w:p>
    <w:p w:rsidR="00E403F0" w:rsidRPr="00AD695E" w:rsidRDefault="00E403F0" w:rsidP="00E403F0">
      <w:pPr>
        <w:rPr>
          <w:rtl/>
        </w:rPr>
      </w:pPr>
      <w:del w:id="9366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ע"מ ליתן לאשה כתובתה ולבעל חוב חובו</w:t>
      </w:r>
      <w:ins w:id="91802" w:author="מנוע מכני" w:date="2026-10-11T12:04:39Z">
        <w:r>
          <w:rPr>
            <w:rtl/>
          </w:rPr>
          <w:t xml:space="preserve">,</w:t>
        </w:r>
      </w:ins>
      <w:del w:id="91803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>בשלמא בע"</w:t>
      </w:r>
      <w:r>
        <w:rPr>
          <w:rFonts w:hint="cs"/>
          <w:rtl/>
        </w:rPr>
        <w:t>ח</w:t>
      </w:r>
      <w:r>
        <w:rPr>
          <w:rtl/>
        </w:rPr>
        <w:t xml:space="preserve">, בין מר ובין מר כדשנין, אלא כתובתה, בשלמא </w:t>
      </w:r>
      <w:r>
        <w:rPr>
          <w:rStyle w:val="2fb"/>
          <w:rtl/>
        </w:rPr>
        <w:t xml:space="preserve">לר</w:t>
      </w:r>
      <w:r>
        <w:rPr>
          <w:rStyle w:val="2fb"/>
          <w:rFonts w:hint="cs"/>
          <w:rtl/>
        </w:rPr>
        <w:t>י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ו</w:t>
      </w:r>
      <w:r>
        <w:rPr>
          <w:rFonts w:hint="cs"/>
          <w:rtl/>
        </w:rPr>
        <w:t xml:space="preserve"> </w:t>
      </w:r>
      <w:r>
        <w:rPr>
          <w:rtl/>
        </w:rPr>
        <w:t xml:space="preserve">ניחא, אלא </w:t>
      </w:r>
      <w:r>
        <w:rPr>
          <w:rStyle w:val="2fb"/>
          <w:rtl/>
        </w:rPr>
        <w:t xml:space="preserve">לרב אסי</w:t>
      </w:r>
      <w:r>
        <w:rPr>
          <w:rtl/>
        </w:rPr>
        <w:t xml:space="preserve"> </w:t>
      </w:r>
      <w:ins w:id="92094" w:author="מנוע מכני" w:date="2026-10-11T12:04:39Z">
        <w:r>
          <w:rPr>
            <w:rtl/>
          </w:rPr>
          <w:t xml:space="preserve">קשה</w:t>
        </w:r>
      </w:ins>
      <w:del w:id="92095" w:author="מנוע מכני" w:date="2026-10-11T12:04:39Z">
        <w:r>
          <w:rPr>
            <w:rtl/>
          </w:rPr>
          <w:delText xml:space="preserve">קשיא</w:delText>
        </w:r>
      </w:del>
      <w:r>
        <w:rPr>
          <w:rtl/>
        </w:rPr>
        <w:t xml:space="preserve">! </w:t>
      </w:r>
      <w:ins w:id="90532" w:author="מנוע מכני" w:date="2026-10-11T12:04:39Z">
        <w:r>
          <w:rPr>
            <w:rtl/>
          </w:rPr>
          <w:t xml:space="preserve">כאן</w:t>
        </w:r>
      </w:ins>
      <w:del w:id="90533" w:author="מנוע מכני" w:date="2026-10-11T12:04:39Z">
        <w:r>
          <w:rPr>
            <w:rtl/>
          </w:rPr>
          <w:delText xml:space="preserve">הכא</w:delText>
        </w:r>
      </w:del>
      <w:r>
        <w:rPr>
          <w:rtl/>
        </w:rPr>
        <w:t xml:space="preserve"> במאי </w:t>
      </w:r>
      <w:ins w:id="91216" w:author="מנוע מכני" w:date="2026-10-11T12:04:39Z">
        <w:r>
          <w:rPr>
            <w:rtl/>
          </w:rPr>
          <w:t xml:space="preserve">מדובר</w:t>
        </w:r>
      </w:ins>
      <w:del w:id="91217" w:author="מנוע מכני" w:date="2026-10-11T12:04:39Z">
        <w:r>
          <w:rPr>
            <w:rtl/>
          </w:rPr>
          <w:delText xml:space="preserve">עסקינן</w:delText>
        </w:r>
      </w:del>
      <w:r>
        <w:rPr>
          <w:rtl/>
        </w:rPr>
        <w:t xml:space="preserve"> - כשחייב מודה.</w:t>
      </w:r>
    </w:p>
    <w:p w:rsidR="00E403F0" w:rsidRPr="00AD695E" w:rsidRDefault="00E403F0" w:rsidP="00E403F0">
      <w:pPr>
        <w:rPr>
          <w:rtl/>
        </w:rPr>
      </w:pPr>
      <w:ins w:id="91218" w:author="מנוע מכני" w:date="2026-10-11T12:04:39Z">
        <w:r>
          <w:rPr>
            <w:rtl/>
          </w:rPr>
          <w:t xml:space="preserve">עכשיו</w:t>
        </w:r>
      </w:ins>
      <w:del w:id="91219" w:author="מנוע מכני" w:date="2026-10-11T12:04:39Z">
        <w:r>
          <w:rPr>
            <w:rtl/>
          </w:rPr>
          <w:delText xml:space="preserve">השתא</w:delText>
        </w:r>
      </w:del>
      <w:r>
        <w:rPr>
          <w:rtl/>
        </w:rPr>
        <w:t xml:space="preserve"> דאתית </w:t>
      </w:r>
      <w:ins w:id="91220" w:author="מנוע מכני" w:date="2026-10-11T12:04:39Z">
        <w:r>
          <w:rPr>
            <w:rtl/>
          </w:rPr>
          <w:t xml:space="preserve">לכך</w:t>
        </w:r>
      </w:ins>
      <w:del w:id="91221" w:author="מנוע מכני" w:date="2026-10-11T12:04:39Z">
        <w:r>
          <w:rPr>
            <w:rtl/>
          </w:rPr>
          <w:delText xml:space="preserve">להכי</w:delText>
        </w:r>
      </w:del>
      <w:r>
        <w:rPr>
          <w:rtl/>
        </w:rPr>
        <w:t xml:space="preserve">, </w:t>
      </w:r>
      <w:ins w:id="90534" w:author="מנוע מכני" w:date="2026-10-11T12:04:39Z">
        <w:r>
          <w:rPr>
            <w:rtl/>
          </w:rPr>
          <w:t xml:space="preserve">כולם</w:t>
        </w:r>
      </w:ins>
      <w:del w:id="90535" w:author="מנוע מכני" w:date="2026-10-11T12:04:39Z">
        <w:r>
          <w:rPr>
            <w:rtl/>
          </w:rPr>
          <w:delText xml:space="preserve">כולהו</w:delText>
        </w:r>
      </w:del>
      <w:r>
        <w:rPr>
          <w:rtl/>
        </w:rPr>
        <w:t xml:space="preserve"> </w:t>
      </w:r>
      <w:ins w:id="90536" w:author="מנוע מכני" w:date="2026-10-11T12:04:39Z">
        <w:r>
          <w:rPr>
            <w:rtl/>
          </w:rPr>
          <w:t xml:space="preserve">גם</w:t>
        </w:r>
      </w:ins>
      <w:del w:id="90537" w:author="מנוע מכני" w:date="2026-10-11T12:04:39Z">
        <w:r>
          <w:rPr>
            <w:rtl/>
          </w:rPr>
          <w:delText xml:space="preserve">נמי</w:delText>
        </w:r>
      </w:del>
      <w:r>
        <w:rPr>
          <w:rtl/>
        </w:rPr>
        <w:t xml:space="preserve"> כשחייב מודה.</w:t>
      </w:r>
    </w:p>
    <w:p w:rsidR="00E403F0" w:rsidRPr="00AD695E" w:rsidRDefault="00E403F0" w:rsidP="00E403F0">
      <w:pPr>
        <w:rPr>
          <w:rtl/>
        </w:rPr>
      </w:pPr>
    </w:p>
    <w:p w:rsidR="00E403F0" w:rsidRPr="00AD695E" w:rsidRDefault="00E403F0" w:rsidP="00E403F0">
      <w:pPr>
        <w:rPr>
          <w:rtl/>
        </w:rPr>
      </w:pPr>
      <w:del w:id="90062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Style w:val="2fb"/>
          <w:rtl/>
        </w:rPr>
        <w:t xml:space="preserve">מרימר</w:t>
      </w:r>
      <w:r>
        <w:rPr>
          <w:rtl/>
        </w:rPr>
        <w:t xml:space="preserve"> אגבי כתובתה לגרושה מנכסי דיתמי.</w:t>
      </w:r>
    </w:p>
    <w:p w:rsidR="00E403F0" w:rsidRPr="00AD695E" w:rsidRDefault="00E403F0" w:rsidP="00E403F0">
      <w:pPr>
        <w:rPr>
          <w:rtl/>
        </w:rPr>
      </w:pPr>
      <w:del w:id="94219" w:author="מנוע מכני" w:date="2026-10-11T12:04:39Z">
        <w:r>
          <w:rPr>
            <w:rtl/>
          </w:rPr>
          <w:delText xml:space="preserve">א"ל </w:delText>
        </w:r>
      </w:del>
      <w:r>
        <w:rPr>
          <w:rStyle w:val="2fb"/>
          <w:rtl/>
        </w:rPr>
        <w:t xml:space="preserve">רבינא</w:t>
      </w:r>
      <w:r>
        <w:rPr>
          <w:rtl/>
        </w:rPr>
        <w:t xml:space="preserve"> </w:t>
      </w:r>
      <w:r>
        <w:rPr>
          <w:rStyle w:val="2fb"/>
          <w:rtl/>
        </w:rPr>
        <w:t xml:space="preserve">לאמימר</w:t>
      </w:r>
      <w:r>
        <w:rPr>
          <w:rtl/>
        </w:rPr>
        <w:t xml:space="preserve">, והאמר </w:t>
      </w:r>
      <w:r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>יאר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א</w:t>
      </w:r>
      <w:ins w:id="90019" w:author="מנוע מכני" w:date="2026-10-11T12:04:39Z">
        <w:r>
          <w:rPr>
            <w:rFonts w:hint="cs"/>
            <w:rtl/>
          </w:rPr>
          <w:t xml:space="preserve">: א</w:t>
        </w:r>
      </w:ins>
      <w:del w:id="90020" w:author="מנוע מכני" w:date="2026-10-11T12:04:39Z">
        <w:r>
          <w:rPr>
            <w:rFonts w:hint="cs"/>
            <w:rtl/>
          </w:rPr>
          <w:delText xml:space="preserve">:</w:delText>
        </w:r>
        <w:r>
          <w:rPr>
            <w:rtl/>
          </w:rPr>
          <w:delText xml:space="preserve">א</w:delText>
        </w:r>
      </w:del>
      <w:r>
        <w:rPr>
          <w:rtl/>
        </w:rPr>
        <w:t xml:space="preserve">ין נזקקין לנכסי יתומין </w:t>
      </w:r>
      <w:r>
        <w:rPr>
          <w:rtl/>
        </w:rPr>
        <w:t xml:space="preserve">אא"כ</w:t>
      </w:r>
      <w:r>
        <w:rPr>
          <w:rtl/>
        </w:rPr>
        <w:t xml:space="preserve"> היתה רבית אוכלת בהן, </w:t>
      </w:r>
    </w:p>
    <w:p>
      <w:pPr>
        <w:pStyle w:val="38"/>
        <w:rPr>
          <w:ins w:id="93662" w:author="מנוע מכני" w:date="2026-10-11T12:04:39Z"/>
        </w:rPr>
      </w:pPr>
      <w:r>
        <w:t>ר</w:t>
      </w:r>
      <w:r>
        <w:t>י</w:t>
      </w:r>
      <w:r>
        <w:t>"</w:t>
      </w:r>
      <w:r>
        <w:t>ו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66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או לשטר שיש בו רבית או לכתובת אשה משום מזוני,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ואפי' </w:t>
      </w:r>
      <w:r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>י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ו</w:t>
      </w:r>
      <w:r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אלא באלמנה דמפסדא מזוני, אבל גרושה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>
      <w:pPr>
        <w:pStyle w:val="38"/>
        <w:rPr>
          <w:ins w:id="93664" w:author="מנוע מכני" w:date="2026-10-11T12:04:39Z"/>
        </w:rPr>
      </w:pPr>
      <w:r>
        <w:t>א</w:t>
      </w:r>
      <w:r>
        <w:t>"</w:t>
      </w:r>
      <w:r>
        <w:t>ל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66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הא אנן </w:t>
      </w:r>
      <w:ins w:id="90138" w:author="מנוע מכני" w:date="2026-10-11T12:04:39Z">
        <w:r>
          <w:rPr>
            <w:rStyle w:val="2fb"/>
            <w:rtl/>
          </w:rPr>
          <w:t xml:space="preserve">דרי"ו</w:t>
        </w:r>
      </w:ins>
      <w:del w:id="90139" w:author="מנוע מכני" w:date="2026-10-11T12:04:39Z">
        <w:r>
          <w:rPr>
            <w:rtl/>
          </w:rPr>
          <w:delText xml:space="preserve">דרבי יוחנן</w:delText>
        </w:r>
      </w:del>
      <w:r>
        <w:rPr>
          <w:rtl/>
        </w:rPr>
        <w:t xml:space="preserve"> משום חינא </w:t>
      </w:r>
      <w:ins w:id="90115" w:author="Claude - סמנטי" w:date="2026-10-11T12:14:28Z">
        <w:r>
          <w:rPr>
            <w:rtl/>
          </w:rPr>
          <w:t xml:space="preserve">שונים</w:t>
        </w:r>
      </w:ins>
      <w:del w:id="90116" w:author="Claude - סמנטי" w:date="2026-10-11T12:14:28Z">
        <w:r>
          <w:rPr>
            <w:rtl/>
          </w:rPr>
          <w:delText xml:space="preserve">מתנינן</w:delText>
        </w:r>
      </w:del>
      <w:r>
        <w:rPr>
          <w:rtl/>
        </w:rPr>
        <w:t xml:space="preserve"> לה.</w:t>
      </w:r>
    </w:p>
    <w:p>
      <w:pPr>
        <w:pStyle w:val="afffff8"/>
        <w:rPr>
          <w:ins w:id="90085" w:author="קלוד" w:date="2026-10-11T12:18:15Z"/>
        </w:rPr>
      </w:pPr>
      <w:ins w:id="90086" w:author="קלוד" w:date="2026-10-11T12:18:15Z">
        <w:r>
          <w:rPr>
            <w:color w:val="7B3F00"/>
          </w:rPr>
          <w:t xml:space="preserve">אזדקוקי לנכסי יתומים - 'פריעת בעל חוב מצוה'</w:t>
        </w:r>
      </w:ins>
    </w:p>
    <w:p>
      <w:pPr>
        <w:pStyle w:val="38"/>
        <w:rPr>
          <w:ins w:id="93666" w:author="מנוע מכני" w:date="2026-10-11T12:04:39Z"/>
        </w:rPr>
      </w:pPr>
      <w:r>
        <w:t>א</w:t>
      </w:r>
      <w:r>
        <w:t>ר</w:t>
      </w:r>
      <w:r>
        <w:t>"</w:t>
      </w:r>
      <w:r>
        <w:t>נ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66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מרישא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2350" w:author="מנוע מכני" w:date="2026-10-11T12:04:39Z">
        <w:r>
          <w:rPr>
            <w:rtl/>
          </w:rPr>
          <w:t xml:space="preserve">היה</w:t>
        </w:r>
      </w:ins>
      <w:del w:id="92351" w:author="מנוע מכני" w:date="2026-10-11T12:04:39Z">
        <w:r>
          <w:rPr>
            <w:rtl/>
          </w:rPr>
          <w:delText xml:space="preserve">הוה</w:delText>
        </w:r>
      </w:del>
      <w:r>
        <w:rPr>
          <w:rtl/>
        </w:rPr>
        <w:t xml:space="preserve"> מיזדקיקנא לנכסי יתמי, </w:t>
      </w:r>
    </w:p>
    <w:p>
      <w:pPr>
        <w:pStyle w:val="38"/>
        <w:rPr>
          <w:ins w:id="93668" w:author="מנוע מכני" w:date="2026-10-11T12:04:39Z"/>
        </w:rPr>
      </w:pPr>
      <w:r w:rsidRPr="00E87E21">
        <w:t>כיון דשמענא להא דר"</w:t>
      </w:r>
      <w:r w:rsidRPr="00E87E21">
        <w:t>ה מדרב</w:t>
      </w:r>
      <w:r w:rsidRPr="00E87E21">
        <w:t xml:space="preserve">:</w:t>
      </w:r>
    </w:p>
    <w:p w:rsidR="00E403F0" w:rsidRPr="00E87E21" w:rsidRDefault="00E403F0" w:rsidP="00E403F0">
      <w:pPr>
        <w:rPr>
          <w:spacing w:val="-6"/>
          <w:rtl/>
        </w:rPr>
      </w:pPr>
      <w:del w:id="93669" w:author="מנוע מכני" w:date="2026-10-11T12:04:39Z">
        <w:r w:rsidRPr="00E87E21">
          <w:rPr>
            <w:spacing w:val="-6"/>
            <w:rtl/>
          </w:rPr>
          <w:delText xml:space="preserve"> </w:delText>
        </w:r>
      </w:del>
      <w:r w:rsidRPr="00E87E21">
        <w:rPr>
          <w:spacing w:val="-6"/>
          <w:rtl/>
        </w:rPr>
        <w:t xml:space="preserve">יתמי דאכלי </w:t>
      </w:r>
      <w:r w:rsidRPr="00E87E21">
        <w:rPr>
          <w:rFonts w:hint="cs"/>
          <w:spacing w:val="-6"/>
          <w:rtl/>
        </w:rPr>
        <w:t xml:space="preserve">לא</w:t>
      </w:r>
      <w:r w:rsidRPr="00E87E21">
        <w:rPr>
          <w:rFonts w:hint="cs"/>
          <w:spacing w:val="-6"/>
          <w:rtl/>
        </w:rPr>
        <w:t xml:space="preserve"> שלהם</w:t>
      </w:r>
      <w:r w:rsidRPr="00E87E21">
        <w:rPr>
          <w:spacing w:val="-6"/>
          <w:rtl/>
        </w:rPr>
        <w:t xml:space="preserve"> </w:t>
      </w:r>
      <w:r w:rsidRPr="00E87E21">
        <w:rPr>
          <w:rFonts w:hint="cs"/>
          <w:spacing w:val="-6"/>
          <w:rtl/>
        </w:rPr>
        <w:t xml:space="preserve">ילכו אחר </w:t>
      </w:r>
      <w:r w:rsidRPr="00E87E21">
        <w:rPr>
          <w:spacing w:val="-6"/>
          <w:rtl/>
        </w:rPr>
        <w:t>שיבקייהו, מכאן ואילך מיזדקקנא.</w:t>
      </w:r>
    </w:p>
    <w:p w:rsidR="00E403F0" w:rsidRPr="00AD695E" w:rsidRDefault="00E403F0" w:rsidP="00E403F0">
      <w:pPr>
        <w:rPr>
          <w:rtl/>
        </w:rPr>
      </w:pPr>
      <w:ins w:id="92754" w:author="מנוע מכני" w:date="2026-10-11T12:04:39Z">
        <w:r>
          <w:rPr>
            <w:b/>
            <w:bCs/>
            <w:rtl/>
          </w:rPr>
          <w:t xml:space="preserve">מתחילה</w:t>
        </w:r>
      </w:ins>
      <w:del w:id="92755" w:author="מנוע מכני" w:date="2026-10-11T12:04:39Z">
        <w:r w:rsidRPr="00217260">
          <w:rPr>
            <w:b/>
            <w:bCs/>
            <w:rtl/>
          </w:rPr>
          <w:delText xml:space="preserve">מעיקרא</w:delText>
        </w:r>
      </w:del>
      <w:r w:rsidRPr="00217260">
        <w:rPr>
          <w:b/>
          <w:bCs/>
          <w:rtl/>
        </w:rPr>
        <w:t xml:space="preserve"> </w:t>
      </w:r>
      <w:r w:rsidRPr="00217260">
        <w:rPr>
          <w:b/>
          <w:bCs/>
          <w:rtl/>
        </w:rPr>
        <w:t xml:space="preserve">לא</w:t>
      </w:r>
      <w:ins w:id="92130" w:author="מנוע מכני" w:date="2026-10-11T12:04:39Z">
        <w:r>
          <w:rPr>
            <w:rFonts w:hint="cs"/>
            <w:b/>
            <w:bCs/>
            <w:rtl/>
          </w:rPr>
          <w:t xml:space="preserve">:</w:t>
        </w:r>
      </w:ins>
      <w:del w:id="92131" w:author="מנוע מכני" w:date="2026-10-11T12:04:39Z">
        <w:r w:rsidRPr="00217260">
          <w:rPr>
            <w:rFonts w:hint="cs"/>
            <w:b/>
            <w:bCs/>
            <w:rtl/>
          </w:rPr>
          <w:delText xml:space="preserve"> :</w:delText>
        </w:r>
      </w:del>
      <w:r w:rsidRPr="00217260">
        <w:rPr>
          <w:rFonts w:hint="cs"/>
          <w:b/>
          <w:bCs/>
          <w:rtl/>
        </w:rPr>
        <w:t xml:space="preserve"> </w:t>
      </w:r>
      <w:r w:rsidRPr="00217260">
        <w:rPr>
          <w:rStyle w:val="2fb"/>
          <w:rFonts w:hint="cs"/>
          <w:b/>
          <w:bCs/>
          <w:rtl/>
        </w:rPr>
        <w:t xml:space="preserve">דאר</w:t>
      </w:r>
      <w:r w:rsidRPr="00217260">
        <w:rPr>
          <w:rStyle w:val="2fb"/>
          <w:b/>
          <w:bCs/>
          <w:rtl/>
        </w:rPr>
        <w:t>"</w:t>
      </w:r>
      <w:r w:rsidRPr="00217260">
        <w:rPr>
          <w:rStyle w:val="2fb"/>
          <w:rFonts w:hint="cs"/>
          <w:b/>
          <w:bCs/>
          <w:rtl/>
        </w:rPr>
        <w:t>פ</w:t>
      </w:r>
      <w:r w:rsidRPr="00217260">
        <w:rPr>
          <w:b/>
          <w:bCs/>
          <w:rtl/>
        </w:rPr>
        <w:t>:</w:t>
      </w:r>
      <w:r>
        <w:rPr>
          <w:rtl/>
        </w:rPr>
        <w:t xml:space="preserve"> פריעת בעל חוב מצוה, ויתמי </w:t>
      </w:r>
      <w:r>
        <w:rPr>
          <w:rtl/>
        </w:rPr>
        <w:t xml:space="preserve">לא</w:t>
      </w:r>
      <w:r>
        <w:rPr>
          <w:rtl/>
        </w:rPr>
        <w:t xml:space="preserve"> בני מיעבד מצוה </w:t>
      </w:r>
      <w:ins w:id="91222" w:author="מנוע מכני" w:date="2026-10-11T12:04:39Z">
        <w:r>
          <w:rPr>
            <w:rtl/>
          </w:rPr>
          <w:t xml:space="preserve">הם</w:t>
        </w:r>
      </w:ins>
      <w:del w:id="91223" w:author="מנוע מכני" w:date="2026-10-11T12:04:39Z">
        <w:r>
          <w:rPr>
            <w:rtl/>
          </w:rPr>
          <w:delText xml:space="preserve">נינהו</w:delText>
        </w:r>
      </w:del>
      <w:r>
        <w:rPr>
          <w:rtl/>
        </w:rPr>
        <w:t xml:space="preserve">.</w:t>
      </w:r>
    </w:p>
    <w:p>
      <w:pPr>
        <w:pStyle w:val="38"/>
        <w:rPr>
          <w:ins w:id="93670" w:author="מנוע מכני" w:date="2026-10-11T12:04:39Z"/>
        </w:rPr>
      </w:pPr>
      <w:r>
        <w:tab/>
      </w:r>
      <w:r>
        <w:tab/>
      </w:r>
      <w:r w:rsidRPr="00217260">
        <w:t>רהבדר</w:t>
      </w:r>
      <w:r w:rsidRPr="00217260">
        <w:t>"</w:t>
      </w:r>
      <w:r w:rsidRPr="00217260">
        <w:t>י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671" w:author="מנוע מכני" w:date="2026-10-11T12:04:39Z">
        <w:r>
          <w:rPr>
            <w:rtl/>
          </w:rPr>
          <w:delText xml:space="preserve"> </w:delText>
        </w:r>
      </w:del>
      <w:ins w:id="92756" w:author="מנוע מכני" w:date="2026-10-11T12:04:39Z">
        <w:r>
          <w:rPr>
            <w:rtl/>
          </w:rPr>
          <w:t xml:space="preserve">אמור</w:t>
        </w:r>
      </w:ins>
      <w:del w:id="92757" w:author="מנוע מכני" w:date="2026-10-11T12:04:39Z">
        <w:r>
          <w:rPr>
            <w:rtl/>
          </w:rPr>
          <w:delText xml:space="preserve">אימר</w:delText>
        </w:r>
      </w:del>
      <w:r>
        <w:rPr>
          <w:rtl/>
        </w:rPr>
        <w:t xml:space="preserve"> צררי אתפסיה.</w:t>
      </w:r>
    </w:p>
    <w:p w:rsidR="00E403F0" w:rsidRPr="00AD695E" w:rsidRDefault="00E403F0" w:rsidP="00E403F0">
      <w:pPr>
        <w:ind w:left="360" w:firstLine="0"/>
        <w:rPr>
          <w:rtl/>
        </w:rPr>
      </w:pPr>
      <w:r>
        <w:rPr>
          <w:bCs/>
          <w:rtl/>
        </w:rPr>
        <w:tab/>
      </w:r>
      <w:ins w:id="90538" w:author="מנוע מכני" w:date="2026-10-11T12:04:39Z">
        <w:r>
          <w:rPr>
            <w:bCs/>
            <w:rtl/>
          </w:rPr>
          <w:t xml:space="preserve">יש</w:t>
        </w:r>
      </w:ins>
      <w:del w:id="90539" w:author="מנוע מכני" w:date="2026-10-11T12:04:39Z">
        <w:r w:rsidRPr="00191DE9">
          <w:rPr>
            <w:bCs/>
            <w:rtl/>
          </w:rPr>
          <w:delText xml:space="preserve">איכא</w:delText>
        </w:r>
      </w:del>
      <w:r w:rsidRPr="00191DE9">
        <w:rPr>
          <w:bCs/>
          <w:rtl/>
        </w:rPr>
        <w:t xml:space="preserve"> בינייהו </w:t>
      </w:r>
      <w:r>
        <w:rPr>
          <w:rtl/>
        </w:rPr>
        <w:t xml:space="preserve">בשחייב מודה</w:t>
      </w:r>
      <w:ins w:id="91804" w:author="מנוע מכני" w:date="2026-10-11T12:04:39Z">
        <w:r>
          <w:rPr>
            <w:rtl/>
          </w:rPr>
          <w:t xml:space="preserve">,</w:t>
        </w:r>
      </w:ins>
      <w:del w:id="91805" w:author="מנוע מכני" w:date="2026-10-11T12:04:39Z">
        <w:r>
          <w:rPr>
            <w:rtl/>
          </w:rPr>
          <w:delText xml:space="preserve">;</w:delText>
        </w:r>
      </w:del>
      <w:ins w:id="91806" w:author="מנוע מכני" w:date="2026-10-11T12:04:39Z">
        <w:r>
          <w:rPr>
            <w:rFonts w:hint="cs"/>
            <w:rtl/>
          </w:rPr>
          <w:t xml:space="preserve"> </w:t>
        </w:r>
      </w:ins>
      <w:del w:id="91807" w:author="מנוע מכני" w:date="2026-10-11T12:04:39Z">
        <w:r>
          <w:rPr>
            <w:rFonts w:hint="cs"/>
            <w:rtl/>
          </w:rPr>
          <w:delText xml:space="preserve">  </w:delText>
        </w:r>
      </w:del>
      <w:r>
        <w:rPr>
          <w:rFonts w:hint="cs"/>
          <w:rtl/>
        </w:rPr>
        <w:t xml:space="preserve">א</w:t>
      </w:r>
      <w:r>
        <w:rPr>
          <w:rtl/>
        </w:rPr>
        <w:t>"</w:t>
      </w:r>
      <w:r>
        <w:rPr>
          <w:rFonts w:hint="cs"/>
          <w:rtl/>
        </w:rPr>
        <w:t>נ</w:t>
      </w:r>
      <w:r>
        <w:rPr>
          <w:rtl/>
        </w:rPr>
        <w:t xml:space="preserve"> שמתוה ומת בשמתיה.</w:t>
      </w:r>
    </w:p>
    <w:p w:rsidR="00E403F0" w:rsidRPr="00AD695E" w:rsidRDefault="00E403F0" w:rsidP="00E403F0">
      <w:pPr>
        <w:rPr>
          <w:rtl/>
        </w:rPr>
      </w:pPr>
    </w:p>
    <w:p>
      <w:pPr>
        <w:pStyle w:val="38"/>
        <w:rPr>
          <w:ins w:id="93672" w:author="מנוע מכני" w:date="2026-10-11T12:04:39Z"/>
        </w:rPr>
      </w:pPr>
      <w:del w:id="90063" w:author="מנוע מכני" w:date="2026-10-11T12:04:39Z">
        <w:r>
          <w:delText xml:space="preserve"> </w:delText>
        </w:r>
      </w:del>
      <w:r>
        <w:t xml:space="preserve">שלחו מתם:</w:t>
      </w:r>
    </w:p>
    <w:p w:rsidR="00E403F0" w:rsidRPr="00AD695E" w:rsidRDefault="00E403F0" w:rsidP="00E403F0">
      <w:pPr>
        <w:rPr>
          <w:rtl/>
        </w:rPr>
      </w:pPr>
      <w:del w:id="9367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שמתוה ומת ב</w:t>
      </w:r>
      <w:r>
        <w:rPr>
          <w:rFonts w:hint="cs"/>
          <w:rtl/>
        </w:rPr>
        <w:t>נידויו</w:t>
      </w:r>
      <w:r>
        <w:rPr>
          <w:rtl/>
        </w:rPr>
        <w:t>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ו</w:t>
      </w:r>
      <w:r w:rsidRPr="00217260">
        <w:rPr>
          <w:b/>
          <w:bCs/>
          <w:rtl/>
        </w:rPr>
        <w:t>הלכתא</w:t>
      </w:r>
      <w:r>
        <w:rPr>
          <w:rtl/>
        </w:rPr>
        <w:t xml:space="preserve"> </w:t>
      </w:r>
      <w:r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>הבדר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י</w:t>
      </w:r>
      <w:r>
        <w:rPr>
          <w:rtl/>
        </w:rPr>
        <w:t>.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כב.</w:t>
      </w:r>
    </w:p>
    <w:p>
      <w:pPr>
        <w:pStyle w:val="38"/>
        <w:rPr>
          <w:ins w:id="93674" w:author="מנוע מכני" w:date="2026-10-11T12:04:39Z"/>
        </w:rPr>
      </w:pPr>
      <w:r>
        <w:t xml:space="preserve">תנן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67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שום היתומים שלשים יום, ושום ההקדש ששים יום, ומכריזין בבקר ובערב</w:t>
      </w:r>
      <w:ins w:id="91808" w:author="מנוע מכני" w:date="2026-10-11T12:04:39Z">
        <w:r>
          <w:rPr>
            <w:rtl/>
          </w:rPr>
          <w:t xml:space="preserve">,</w:t>
        </w:r>
      </w:ins>
      <w:del w:id="91809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4165" w:author="מנוע מכני" w:date="2026-10-11T12:04:39Z"/>
        </w:rPr>
      </w:pPr>
      <w:ins w:id="90540" w:author="מנוע מכני" w:date="2026-10-11T12:04:39Z">
        <w:r>
          <w:t xml:space="preserve">לא</w:t>
        </w:r>
      </w:ins>
      <w:del w:id="90541" w:author="מנוע מכני" w:date="2026-10-11T12:04:39Z">
        <w:r>
          <w:delText xml:space="preserve">לאו</w:delText>
        </w:r>
      </w:del>
      <w:r>
        <w:t xml:space="preserve"> בבע</w:t>
      </w:r>
      <w:r>
        <w:t>"</w:t>
      </w:r>
      <w:r>
        <w:t xml:space="preserve">ח </w:t>
      </w:r>
      <w:r>
        <w:t>ע</w:t>
      </w:r>
      <w:r>
        <w:t>כ</w:t>
      </w:r>
      <w:r>
        <w:t>"</w:t>
      </w:r>
      <w:r>
        <w:t xml:space="preserve">ו</w:t>
      </w:r>
    </w:p>
    <w:p w:rsidR="00E403F0" w:rsidRPr="00AD695E" w:rsidRDefault="00E403F0" w:rsidP="00E403F0">
      <w:pPr>
        <w:rPr>
          <w:rtl/>
        </w:rPr>
      </w:pPr>
      <w:ins w:id="90021" w:author="מנוע מכני" w:date="2026-10-11T12:04:39Z">
        <w:r>
          <w:rPr>
            <w:rFonts w:hint="cs"/>
            <w:rtl/>
          </w:rPr>
          <w:t xml:space="preserve">ם,</w:t>
        </w:r>
        <w:r>
          <w:rPr>
            <w:rFonts w:hint="cs"/>
            <w:rtl/>
          </w:rPr>
          <w:t xml:space="preserve"> ד</w:t>
        </w:r>
      </w:ins>
      <w:del w:id="90022" w:author="מנוע מכני" w:date="2026-10-11T12:04:39Z">
        <w:r>
          <w:rPr>
            <w:rFonts w:hint="cs"/>
            <w:rtl/>
          </w:rPr>
          <w:delText xml:space="preserve">ם</w:delText>
        </w:r>
        <w:r>
          <w:rPr>
            <w:rtl/>
          </w:rPr>
          <w:delText xml:space="preserve">,</w:delText>
        </w:r>
        <w:r>
          <w:rPr>
            <w:rFonts w:hint="cs"/>
            <w:rtl/>
          </w:rPr>
          <w:delText xml:space="preserve">ד</w:delText>
        </w:r>
      </w:del>
      <w:r>
        <w:rPr>
          <w:rFonts w:hint="cs"/>
          <w:rtl/>
        </w:rPr>
        <w:t xml:space="preserve">לא צאית ובע</w:t>
      </w:r>
      <w:r>
        <w:rPr>
          <w:rtl/>
        </w:rPr>
        <w:t>"</w:t>
      </w:r>
      <w:r>
        <w:rPr>
          <w:rFonts w:hint="cs"/>
          <w:rtl/>
        </w:rPr>
        <w:t xml:space="preserve">ח דישראל רק </w:t>
      </w:r>
      <w:r>
        <w:rPr>
          <w:rStyle w:val="2fb"/>
          <w:rFonts w:hint="cs"/>
          <w:rtl/>
        </w:rPr>
        <w:t xml:space="preserve">לרהבדר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י</w:t>
      </w:r>
      <w:r>
        <w:rPr>
          <w:rFonts w:hint="cs"/>
          <w:rtl/>
        </w:rPr>
        <w:t xml:space="preserve"> דבשחיישב מודה </w:t>
      </w:r>
      <w:ins w:id="92096" w:author="מנוע מכני" w:date="2026-10-11T12:04:39Z">
        <w:r>
          <w:rPr>
            <w:rFonts w:hint="cs"/>
            <w:rtl/>
          </w:rPr>
          <w:t xml:space="preserve">וקשה</w:t>
        </w:r>
      </w:ins>
      <w:del w:id="92097" w:author="מנוע מכני" w:date="2026-10-11T12:04:39Z">
        <w:r>
          <w:rPr>
            <w:rFonts w:hint="cs"/>
            <w:rtl/>
          </w:rPr>
          <w:delText xml:space="preserve">וקשיא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לר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פ</w:t>
      </w:r>
      <w:r>
        <w:rPr>
          <w:rFonts w:hint="cs"/>
          <w:rtl/>
        </w:rPr>
        <w:t xml:space="preserve"> </w:t>
      </w:r>
    </w:p>
    <w:p>
      <w:pPr>
        <w:pStyle w:val="38"/>
        <w:rPr>
          <w:ins w:id="93676" w:author="מנוע מכני" w:date="2026-10-11T12:04:39Z"/>
        </w:rPr>
      </w:pPr>
      <w:r w:rsidRPr="00217260">
        <w:t>א.</w:t>
      </w:r>
      <w:r>
        <w:t xml:space="preserve"> </w:t>
      </w:r>
      <w:r>
        <w:t xml:space="preserve">א</w:t>
      </w:r>
      <w:r>
        <w:t>"</w:t>
      </w:r>
      <w:r>
        <w:t xml:space="preserve">ל</w:t>
      </w:r>
      <w:r>
        <w:t xml:space="preserve"> ר</w:t>
      </w:r>
      <w:r>
        <w:t>"</w:t>
      </w:r>
      <w:r>
        <w:t xml:space="preserve">פ </w:t>
      </w:r>
      <w:r w:rsidRPr="00217260">
        <w:t>אב</w:t>
      </w:r>
      <w:r w:rsidRPr="00217260">
        <w:t>"</w:t>
      </w:r>
      <w:r w:rsidRPr="00217260">
        <w:t>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67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כתובה משום חינא, </w:t>
      </w:r>
    </w:p>
    <w:p>
      <w:pPr>
        <w:pStyle w:val="38"/>
        <w:rPr>
          <w:ins w:id="93678" w:author="מנוע מכני" w:date="2026-10-11T12:04:39Z"/>
        </w:rPr>
      </w:pPr>
      <w:r w:rsidRPr="002B4E05">
        <w:t>ב.</w:t>
      </w:r>
      <w:r w:rsidRPr="002B4E05">
        <w:t xml:space="preserve"> ו</w:t>
      </w:r>
      <w:r w:rsidRPr="002B4E05">
        <w:t>אב</w:t>
      </w:r>
      <w:r w:rsidRPr="002B4E05">
        <w:t>"</w:t>
      </w:r>
      <w:r w:rsidRPr="002B4E05">
        <w:t>א</w:t>
      </w:r>
      <w:r w:rsidRPr="002B4E05">
        <w:t xml:space="preserve">:</w:t>
      </w:r>
    </w:p>
    <w:p w:rsidR="00E403F0" w:rsidRPr="002B4E05" w:rsidRDefault="00E403F0" w:rsidP="00E403F0">
      <w:pPr>
        <w:rPr>
          <w:spacing w:val="-2"/>
          <w:rtl/>
        </w:rPr>
      </w:pPr>
      <w:del w:id="93679" w:author="מנוע מכני" w:date="2026-10-11T12:04:39Z">
        <w:r w:rsidRPr="002B4E05">
          <w:rPr>
            <w:spacing w:val="-2"/>
            <w:rtl/>
          </w:rPr>
          <w:delText xml:space="preserve"> </w:delText>
        </w:r>
      </w:del>
      <w:r w:rsidRPr="002B4E05">
        <w:rPr>
          <w:spacing w:val="-2"/>
          <w:rtl/>
        </w:rPr>
        <w:t xml:space="preserve">בבעל חוב </w:t>
      </w:r>
      <w:ins w:id="92582" w:author="מנוע מכני" w:date="2026-10-11T12:04:39Z">
        <w:r>
          <w:rPr>
            <w:spacing w:val="-2"/>
            <w:rtl/>
          </w:rPr>
          <w:t xml:space="preserve">נכרי</w:t>
        </w:r>
      </w:ins>
      <w:del w:id="92583" w:author="מנוע מכני" w:date="2026-10-11T12:04:39Z">
        <w:r w:rsidRPr="002B4E05">
          <w:rPr>
            <w:spacing w:val="-2"/>
            <w:rtl/>
          </w:rPr>
          <w:delText xml:space="preserve">ע</w:delText>
        </w:r>
        <w:r w:rsidRPr="002B4E05">
          <w:rPr>
            <w:rFonts w:hint="cs"/>
            <w:spacing w:val="-2"/>
            <w:rtl/>
          </w:rPr>
          <w:delText xml:space="preserve">כו</w:delText>
        </w:r>
        <w:r w:rsidRPr="002B4E05">
          <w:rPr>
            <w:spacing w:val="-2"/>
            <w:rtl/>
          </w:rPr>
          <w:delText xml:space="preserve">"</w:delText>
        </w:r>
        <w:r w:rsidRPr="002B4E05">
          <w:rPr>
            <w:rFonts w:hint="cs"/>
            <w:spacing w:val="-2"/>
            <w:rtl/>
          </w:rPr>
          <w:delText xml:space="preserve">ם</w:delText>
        </w:r>
      </w:del>
      <w:r w:rsidRPr="002B4E05">
        <w:rPr>
          <w:rFonts w:hint="cs"/>
          <w:spacing w:val="-2"/>
          <w:rtl/>
        </w:rPr>
        <w:t xml:space="preserve"> </w:t>
      </w:r>
      <w:r w:rsidRPr="002B4E05">
        <w:rPr>
          <w:spacing w:val="-2"/>
          <w:rtl/>
        </w:rPr>
        <w:t>שקיבל עליו לדון בדיני ישראל.</w:t>
      </w:r>
      <w:r w:rsidRPr="002B4E05">
        <w:rPr>
          <w:rFonts w:hint="cs"/>
          <w:spacing w:val="-2"/>
          <w:rtl/>
        </w:rPr>
        <w:t xml:space="preserve"> ו</w:t>
      </w:r>
      <w:r w:rsidRPr="002B4E05">
        <w:rPr>
          <w:spacing w:val="-2"/>
          <w:rtl/>
        </w:rPr>
        <w:t>קיבל עליו לזו ולא קיבל עליו לזו.</w:t>
      </w:r>
    </w:p>
    <w:p w:rsidR="00E403F0" w:rsidRPr="00AD695E" w:rsidRDefault="00E403F0" w:rsidP="00E403F0">
      <w:pPr>
        <w:rPr>
          <w:rtl/>
        </w:rPr>
      </w:pPr>
    </w:p>
    <w:p>
      <w:pPr>
        <w:pStyle w:val="38"/>
        <w:rPr>
          <w:ins w:id="93680" w:author="מנוע מכני" w:date="2026-10-11T12:04:39Z"/>
        </w:rPr>
      </w:pPr>
      <w:r>
        <w:t xml:space="preserve">ת"ש:</w:t>
      </w:r>
    </w:p>
    <w:p w:rsidR="00E403F0" w:rsidRPr="00AD695E" w:rsidRDefault="00E403F0" w:rsidP="00E403F0">
      <w:pPr>
        <w:rPr>
          <w:rtl/>
        </w:rPr>
      </w:pPr>
      <w:del w:id="9368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על מנת ליתן לאשה כתובתה ולבעל חוב חובו</w:t>
      </w:r>
      <w:ins w:id="91810" w:author="מנוע מכני" w:date="2026-10-11T12:04:39Z">
        <w:r>
          <w:rPr>
            <w:rtl/>
          </w:rPr>
          <w:t xml:space="preserve">,</w:t>
        </w:r>
      </w:ins>
      <w:del w:id="91811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ins w:id="90542" w:author="מנוע מכני" w:date="2026-10-11T12:04:39Z">
        <w:r>
          <w:rPr>
            <w:rFonts w:hint="cs"/>
            <w:rtl/>
          </w:rPr>
          <w:t xml:space="preserve">לא</w:t>
        </w:r>
      </w:ins>
      <w:del w:id="90543" w:author="מנוע מכני" w:date="2026-10-11T12:04:39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בב"ח </w:t>
      </w:r>
      <w:ins w:id="92584" w:author="מנוע מכני" w:date="2026-10-11T12:04:39Z">
        <w:r>
          <w:rPr>
            <w:rtl/>
          </w:rPr>
          <w:t xml:space="preserve">נכרי</w:t>
        </w:r>
      </w:ins>
      <w:del w:id="92585" w:author="מנוע מכני" w:date="2026-10-11T12:04:39Z">
        <w:r>
          <w:rPr>
            <w:rtl/>
          </w:rPr>
          <w:delText xml:space="preserve">ע</w:delText>
        </w:r>
        <w:r>
          <w:rPr>
            <w:rFonts w:hint="cs"/>
            <w:rtl/>
          </w:rPr>
          <w:delText xml:space="preserve">כו</w:delText>
        </w:r>
        <w:r>
          <w:rPr>
            <w:rtl/>
          </w:rPr>
          <w:delText xml:space="preserve">"</w:delText>
        </w:r>
        <w:r>
          <w:rPr>
            <w:rFonts w:hint="cs"/>
            <w:rtl/>
          </w:rPr>
          <w:delText xml:space="preserve">ם</w:delText>
        </w:r>
      </w:del>
      <w:r>
        <w:rPr>
          <w:rFonts w:hint="cs"/>
          <w:rtl/>
        </w:rPr>
        <w:t xml:space="preserve"> דלא ציית, ובע</w:t>
      </w:r>
      <w:r>
        <w:rPr>
          <w:rtl/>
        </w:rPr>
        <w:t>"</w:t>
      </w:r>
      <w:r>
        <w:rPr>
          <w:rFonts w:hint="cs"/>
          <w:rtl/>
        </w:rPr>
        <w:t xml:space="preserve">ח דישראל </w:t>
      </w:r>
      <w:r>
        <w:rPr>
          <w:rStyle w:val="2fb"/>
          <w:rFonts w:hint="cs"/>
          <w:rtl/>
        </w:rPr>
        <w:t xml:space="preserve">לרהבדר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י</w:t>
      </w:r>
      <w:r>
        <w:rPr>
          <w:rFonts w:hint="cs"/>
          <w:rtl/>
        </w:rPr>
        <w:t xml:space="preserve"> דמוקי בשחייב מודה ניחא 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 xml:space="preserve">אבל </w:t>
      </w:r>
      <w:r>
        <w:rPr>
          <w:rStyle w:val="2fb"/>
          <w:rtl/>
        </w:rPr>
        <w:t>לר"</w:t>
      </w:r>
      <w:r>
        <w:rPr>
          <w:rStyle w:val="2fb"/>
          <w:rFonts w:hint="cs"/>
          <w:rtl/>
        </w:rPr>
        <w:t>פ</w:t>
      </w:r>
      <w:r>
        <w:rPr>
          <w:rtl/>
        </w:rPr>
        <w:t xml:space="preserve">, בשלמא כתובה משום חינא, אלא בעל חוב </w:t>
      </w:r>
      <w:ins w:id="92098" w:author="מנוע מכני" w:date="2026-10-11T12:04:39Z">
        <w:r>
          <w:rPr>
            <w:rtl/>
          </w:rPr>
          <w:t xml:space="preserve">קשה</w:t>
        </w:r>
      </w:ins>
      <w:del w:id="92099" w:author="מנוע מכני" w:date="2026-10-11T12:04:39Z">
        <w:r>
          <w:rPr>
            <w:rtl/>
          </w:rPr>
          <w:delText xml:space="preserve">קשיא</w:delText>
        </w:r>
      </w:del>
      <w:r>
        <w:rPr>
          <w:rtl/>
        </w:rPr>
        <w:t xml:space="preserve">!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לעולם בבע"</w:t>
      </w:r>
      <w:r>
        <w:rPr>
          <w:rFonts w:hint="cs"/>
          <w:rtl/>
        </w:rPr>
        <w:t xml:space="preserve">ח </w:t>
      </w:r>
      <w:ins w:id="92586" w:author="מנוע מכני" w:date="2026-10-11T12:04:39Z">
        <w:r>
          <w:rPr>
            <w:rtl/>
          </w:rPr>
          <w:t xml:space="preserve">נכרי</w:t>
        </w:r>
      </w:ins>
      <w:del w:id="92587" w:author="מנוע מכני" w:date="2026-10-11T12:04:39Z">
        <w:r>
          <w:rPr>
            <w:rtl/>
          </w:rPr>
          <w:delText xml:space="preserve">ע</w:delText>
        </w:r>
        <w:r>
          <w:rPr>
            <w:rFonts w:hint="cs"/>
            <w:rtl/>
          </w:rPr>
          <w:delText xml:space="preserve">כו</w:delText>
        </w:r>
        <w:r>
          <w:rPr>
            <w:rtl/>
          </w:rPr>
          <w:delText xml:space="preserve">"</w:delText>
        </w:r>
        <w:r>
          <w:rPr>
            <w:rFonts w:hint="cs"/>
            <w:rtl/>
          </w:rPr>
          <w:delText xml:space="preserve">ם</w:delText>
        </w:r>
      </w:del>
      <w:r>
        <w:rPr>
          <w:rtl/>
        </w:rPr>
        <w:t>, וכגון שקיבל עליו לדון בדיני ישראל.</w:t>
      </w:r>
    </w:p>
    <w:p w:rsidR="00E403F0" w:rsidRPr="00AD695E" w:rsidRDefault="00E403F0" w:rsidP="00E403F0">
      <w:pPr>
        <w:rPr>
          <w:rtl/>
        </w:rPr>
      </w:pPr>
      <w:ins w:id="92188" w:author="מנוע מכני" w:date="2026-10-11T12:04:39Z">
        <w:r>
          <w:rPr>
            <w:rtl/>
          </w:rPr>
          <w:t xml:space="preserve">אם </w:t>
        </w:r>
      </w:ins>
      <w:del w:id="92189" w:author="מנוע מכני" w:date="2026-10-11T12:04:39Z">
        <w:r>
          <w:rPr>
            <w:rtl/>
          </w:rPr>
          <w:delText xml:space="preserve">אי </w:delText>
        </w:r>
      </w:del>
      <w:r>
        <w:rPr>
          <w:rtl/>
        </w:rPr>
        <w:t xml:space="preserve">קיבל עליו, לינטר </w:t>
      </w:r>
      <w:ins w:id="92032" w:author="מנוע מכני" w:date="2026-10-11T12:04:39Z">
        <w:r>
          <w:rPr>
            <w:rtl/>
          </w:rPr>
          <w:t xml:space="preserve">להם</w:t>
        </w:r>
      </w:ins>
      <w:del w:id="92033" w:author="מנוע מכני" w:date="2026-10-11T12:04:39Z">
        <w:r>
          <w:rPr>
            <w:rtl/>
          </w:rPr>
          <w:delText xml:space="preserve">להו</w:delText>
        </w:r>
      </w:del>
      <w:r>
        <w:rPr>
          <w:rtl/>
        </w:rPr>
        <w:t xml:space="preserve"> עד דגדלי! שקיבל עליו לזו ולא קיבל עליו לזו.</w:t>
      </w:r>
    </w:p>
    <w:p>
      <w:pPr>
        <w:pStyle w:val="afffff8"/>
        <w:rPr>
          <w:ins w:id="90083" w:author="קלוד" w:date="2026-10-11T12:18:15Z"/>
        </w:rPr>
      </w:pPr>
      <w:ins w:id="90084" w:author="קלוד" w:date="2026-10-11T12:18:15Z">
        <w:r>
          <w:rPr>
            <w:color w:val="7B3F00"/>
          </w:rPr>
          <w:t xml:space="preserve">נזקקין לנכסי יתומים - 'משום שובר'</w:t>
        </w:r>
      </w:ins>
    </w:p>
    <w:p>
      <w:pPr>
        <w:pStyle w:val="38"/>
        <w:rPr>
          <w:ins w:id="93682" w:author="מנוע מכני" w:date="2026-10-11T12:04:39Z"/>
        </w:rPr>
      </w:pPr>
      <w:r w:rsidRPr="00910A43">
        <w:t xml:space="preserve">רבא</w:t>
      </w:r>
      <w:del w:id="94199" w:author="מנוע מכני" w:date="2026-10-11T12:04:39Z">
        <w:r w:rsidRPr="00910A43">
          <w:delText xml:space="preserve"> אמר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68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משום שובר.</w:t>
      </w:r>
    </w:p>
    <w:p>
      <w:pPr>
        <w:pStyle w:val="38"/>
        <w:rPr>
          <w:ins w:id="93684" w:author="מנוע מכני" w:date="2026-10-11T12:04:39Z"/>
        </w:rPr>
      </w:pPr>
      <w:del w:id="94223" w:author="מנוע מכני" w:date="2026-10-11T12:04:39Z">
        <w:r w:rsidRPr="002B4E05">
          <w:delText xml:space="preserve">א"ל </w:delText>
        </w:r>
      </w:del>
      <w:r w:rsidRPr="002B4E05">
        <w:t xml:space="preserve">ר</w:t>
      </w:r>
      <w:r w:rsidRPr="002B4E05">
        <w:t>הבדר</w:t>
      </w:r>
      <w:r w:rsidRPr="002B4E05">
        <w:t>"</w:t>
      </w:r>
      <w:r w:rsidRPr="002B4E05">
        <w:t xml:space="preserve">י </w:t>
      </w:r>
      <w:r w:rsidRPr="002B4E05">
        <w:t xml:space="preserve">לרבא:</w:t>
      </w:r>
    </w:p>
    <w:p w:rsidR="00E403F0" w:rsidRPr="002B4E05" w:rsidRDefault="00E403F0" w:rsidP="00E403F0">
      <w:pPr>
        <w:rPr>
          <w:spacing w:val="-2"/>
          <w:rtl/>
        </w:rPr>
      </w:pPr>
      <w:del w:id="93685" w:author="מנוע מכני" w:date="2026-10-11T12:04:39Z">
        <w:r w:rsidRPr="002B4E05">
          <w:rPr>
            <w:spacing w:val="-2"/>
            <w:rtl/>
          </w:rPr>
          <w:delText xml:space="preserve"> </w:delText>
        </w:r>
      </w:del>
      <w:r w:rsidRPr="002B4E05">
        <w:rPr>
          <w:spacing w:val="-2"/>
          <w:rtl/>
        </w:rPr>
        <w:t xml:space="preserve">ומי </w:t>
      </w:r>
      <w:ins w:id="91224" w:author="מנוע מכני" w:date="2026-10-11T12:04:39Z">
        <w:r>
          <w:rPr>
            <w:spacing w:val="-2"/>
            <w:rtl/>
          </w:rPr>
          <w:t xml:space="preserve">חוששים</w:t>
        </w:r>
      </w:ins>
      <w:del w:id="91225" w:author="מנוע מכני" w:date="2026-10-11T12:04:39Z">
        <w:r w:rsidRPr="002B4E05">
          <w:rPr>
            <w:spacing w:val="-2"/>
            <w:rtl/>
          </w:rPr>
          <w:delText xml:space="preserve">חיישינן</w:delText>
        </w:r>
      </w:del>
      <w:r w:rsidRPr="002B4E05">
        <w:rPr>
          <w:spacing w:val="-2"/>
          <w:rtl/>
        </w:rPr>
        <w:t xml:space="preserve"> לשובר? והתנן: הנפרעת שלא בפניו </w:t>
      </w:r>
      <w:r w:rsidRPr="002B4E05">
        <w:rPr>
          <w:spacing w:val="-2"/>
          <w:rtl/>
        </w:rPr>
        <w:t xml:space="preserve">לא</w:t>
      </w:r>
      <w:r w:rsidRPr="002B4E05">
        <w:rPr>
          <w:spacing w:val="-2"/>
          <w:rtl/>
        </w:rPr>
        <w:t xml:space="preserve"> תפרע אלא בשבועה, </w:t>
      </w:r>
    </w:p>
    <w:p>
      <w:pPr>
        <w:pStyle w:val="38"/>
        <w:rPr>
          <w:ins w:id="93686" w:author="מנוע מכני" w:date="2026-10-11T12:04:39Z"/>
        </w:rPr>
      </w:pPr>
      <w:r>
        <w:t>וא</w:t>
      </w:r>
      <w:r>
        <w:t>ר</w:t>
      </w:r>
      <w:r>
        <w:t>"</w:t>
      </w:r>
      <w:r>
        <w:t xml:space="preserve">א </w:t>
      </w:r>
      <w:r>
        <w:t xml:space="preserve">שר הבירה:</w:t>
      </w:r>
    </w:p>
    <w:p w:rsidR="00E403F0" w:rsidRPr="00AD695E" w:rsidRDefault="00E403F0" w:rsidP="00E403F0">
      <w:pPr>
        <w:rPr>
          <w:rtl/>
        </w:rPr>
      </w:pPr>
      <w:del w:id="9368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מעשה בא לפני ר' יצחק נפחא לאנטוכיא, ואמר: </w:t>
      </w:r>
      <w:r>
        <w:rPr>
          <w:rFonts w:hint="cs"/>
          <w:rtl/>
        </w:rPr>
        <w:t>ל</w:t>
      </w:r>
      <w:r>
        <w:rPr>
          <w:rtl/>
        </w:rPr>
        <w:t>"</w:t>
      </w:r>
      <w:r>
        <w:rPr>
          <w:rFonts w:hint="cs"/>
          <w:rtl/>
        </w:rPr>
        <w:t xml:space="preserve">ש</w:t>
      </w:r>
      <w:r>
        <w:rPr>
          <w:rFonts w:hint="cs"/>
          <w:rtl/>
        </w:rPr>
        <w:t xml:space="preserve"> </w:t>
      </w:r>
      <w:r>
        <w:rPr>
          <w:rtl/>
        </w:rPr>
        <w:t>אלא כתובת אשה משום חינא, אבל בע"</w:t>
      </w:r>
      <w:r>
        <w:rPr>
          <w:rFonts w:hint="cs"/>
          <w:rtl/>
        </w:rPr>
        <w:t xml:space="preserve">ח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>
          <w:ins w:id="93688" w:author="מנוע מכני" w:date="2026-10-11T12:04:39Z"/>
        </w:rPr>
      </w:pPr>
      <w:r>
        <w:t>ורבה א</w:t>
      </w:r>
      <w:r>
        <w:t>ר</w:t>
      </w:r>
      <w:r>
        <w:t>"</w:t>
      </w:r>
      <w:r>
        <w:t>נ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689" w:author="מנוע מכני" w:date="2026-10-11T12:04:39Z">
        <w:r>
          <w:rPr>
            <w:rtl/>
          </w:rPr>
          <w:delText xml:space="preserve"> </w:delText>
        </w:r>
      </w:del>
      <w:ins w:id="90140" w:author="מנוע מכני" w:date="2026-10-11T12:04:39Z">
        <w:r>
          <w:rPr>
            <w:rtl/>
          </w:rPr>
          <w:t xml:space="preserve">אפי'</w:t>
        </w:r>
      </w:ins>
      <w:del w:id="90141" w:author="מנוע מכני" w:date="2026-10-11T12:04:39Z">
        <w:r>
          <w:rPr>
            <w:rtl/>
          </w:rPr>
          <w:delText xml:space="preserve">אפילו</w:delText>
        </w:r>
      </w:del>
      <w:r>
        <w:rPr>
          <w:rtl/>
        </w:rPr>
        <w:t xml:space="preserve"> בעל חוב </w:t>
      </w:r>
      <w:ins w:id="90544" w:author="מנוע מכני" w:date="2026-10-11T12:04:39Z">
        <w:r>
          <w:rPr>
            <w:rtl/>
          </w:rPr>
          <w:t xml:space="preserve">גם</w:t>
        </w:r>
      </w:ins>
      <w:del w:id="90545" w:author="מנוע מכני" w:date="2026-10-11T12:04:39Z">
        <w:r>
          <w:rPr>
            <w:rtl/>
          </w:rPr>
          <w:delText xml:space="preserve">נמי</w:delText>
        </w:r>
      </w:del>
      <w:ins w:id="91812" w:author="מנוע מכני" w:date="2026-10-11T12:04:39Z">
        <w:r>
          <w:rPr>
            <w:rtl/>
          </w:rPr>
          <w:t xml:space="preserve">,</w:t>
        </w:r>
      </w:ins>
      <w:del w:id="91813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ins w:id="92190" w:author="מנוע מכני" w:date="2026-10-11T12:04:39Z">
        <w:r>
          <w:rPr>
            <w:rtl/>
          </w:rPr>
          <w:t xml:space="preserve">ואם </w:t>
        </w:r>
      </w:ins>
      <w:del w:id="92191" w:author="מנוע מכני" w:date="2026-10-11T12:04:39Z">
        <w:r>
          <w:rPr>
            <w:rtl/>
          </w:rPr>
          <w:delText xml:space="preserve">ואי </w:delText>
        </w:r>
      </w:del>
      <w:r>
        <w:rPr>
          <w:rtl/>
        </w:rPr>
        <w:t xml:space="preserve">חיישת לשובר, </w:t>
      </w:r>
      <w:ins w:id="90546" w:author="מנוע מכני" w:date="2026-10-11T12:04:39Z">
        <w:r>
          <w:rPr>
            <w:rtl/>
          </w:rPr>
          <w:t xml:space="preserve">שם</w:t>
        </w:r>
      </w:ins>
      <w:del w:id="90547" w:author="מנוע מכני" w:date="2026-10-11T12:04:39Z">
        <w:r>
          <w:rPr>
            <w:rtl/>
          </w:rPr>
          <w:delText xml:space="preserve">התם</w:delText>
        </w:r>
      </w:del>
      <w:r>
        <w:rPr>
          <w:rtl/>
        </w:rPr>
        <w:t xml:space="preserve"> </w:t>
      </w:r>
      <w:ins w:id="90548" w:author="מנוע מכני" w:date="2026-10-11T12:04:39Z">
        <w:r>
          <w:rPr>
            <w:rtl/>
          </w:rPr>
          <w:t xml:space="preserve">גם</w:t>
        </w:r>
      </w:ins>
      <w:del w:id="90549" w:author="מנוע מכני" w:date="2026-10-11T12:04:39Z">
        <w:r>
          <w:rPr>
            <w:rtl/>
          </w:rPr>
          <w:delText xml:space="preserve">נמי</w:delText>
        </w:r>
      </w:del>
      <w:r>
        <w:rPr>
          <w:rtl/>
        </w:rPr>
        <w:t xml:space="preserve"> ניחוש! </w:t>
      </w:r>
    </w:p>
    <w:p>
      <w:pPr>
        <w:pStyle w:val="38"/>
        <w:rPr>
          <w:ins w:id="93690" w:author="מנוע מכני" w:date="2026-10-11T12:04:39Z"/>
        </w:rPr>
      </w:pPr>
      <w:r>
        <w:t xml:space="preserve">א"ל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691" w:author="מנוע מכני" w:date="2026-10-11T12:04:39Z">
        <w:r>
          <w:rPr>
            <w:rtl/>
          </w:rPr>
          <w:delText xml:space="preserve"> </w:delText>
        </w:r>
      </w:del>
      <w:ins w:id="90550" w:author="מנוע מכני" w:date="2026-10-11T12:04:39Z">
        <w:r>
          <w:rPr>
            <w:rtl/>
          </w:rPr>
          <w:t xml:space="preserve">שם</w:t>
        </w:r>
      </w:ins>
      <w:del w:id="90551" w:author="מנוע מכני" w:date="2026-10-11T12:04:39Z">
        <w:r>
          <w:rPr>
            <w:rtl/>
          </w:rPr>
          <w:delText xml:space="preserve">התם</w:delText>
        </w:r>
      </w:del>
      <w:r>
        <w:rPr>
          <w:rtl/>
        </w:rPr>
        <w:t xml:space="preserve"> טעמא, שלא יהא כל אחד נוטל מעותיו של חבירו והולך ויושב לו במדינת הים.</w:t>
      </w:r>
    </w:p>
    <w:p>
      <w:pPr>
        <w:pStyle w:val="afffff8"/>
        <w:rPr>
          <w:ins w:id="90081" w:author="קלוד" w:date="2026-10-11T12:18:15Z"/>
        </w:rPr>
      </w:pPr>
      <w:ins w:id="90082" w:author="קלוד" w:date="2026-10-11T12:18:15Z">
        <w:r>
          <w:rPr>
            <w:color w:val="7B3F00"/>
          </w:rPr>
          <w:t xml:space="preserve">הלכה: אין נזקקין, ואם אמר תנו - נזקקין ומעמידין אפוטרופוס</w:t>
        </w:r>
      </w:ins>
    </w:p>
    <w:p>
      <w:pPr>
        <w:pStyle w:val="38"/>
        <w:rPr>
          <w:ins w:id="93692" w:author="מנוע מכני" w:date="2026-10-11T12:04:39Z"/>
        </w:rPr>
      </w:pPr>
      <w:r w:rsidRPr="00910A43">
        <w:t>רבא</w:t>
      </w:r>
      <w:r>
        <w:t xml:space="preserve">, </w:t>
      </w:r>
      <w:r w:rsidRPr="00217260">
        <w:t>הלכתא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69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אין נזקקין לנכסי יתומין, ואם </w:t>
      </w:r>
      <w:r>
        <w:rPr>
          <w:rtl/>
        </w:rPr>
        <w:t xml:space="preserve">אמר</w:t>
      </w:r>
      <w:r>
        <w:rPr>
          <w:rtl/>
        </w:rPr>
        <w:t xml:space="preserve"> תנו - נזקקין</w:t>
      </w:r>
      <w:ins w:id="91814" w:author="מנוע מכני" w:date="2026-10-11T12:04:39Z">
        <w:r>
          <w:rPr>
            <w:rtl/>
          </w:rPr>
          <w:t xml:space="preserve">,</w:t>
        </w:r>
      </w:ins>
      <w:del w:id="91815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שדה זו ומנה זו נזקקין ואין מעמידין אפוטרופוס,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שדה סתם ומנה סתם נזקקין ומעמידין אפוטרופוס.</w:t>
      </w:r>
    </w:p>
    <w:p>
      <w:pPr>
        <w:pStyle w:val="38"/>
        <w:rPr>
          <w:ins w:id="93694" w:author="מנוע מכני" w:date="2026-10-11T12:04:39Z"/>
        </w:rPr>
      </w:pPr>
      <w:ins w:id="90552" w:author="מנוע מכני" w:date="2026-10-11T12:04:39Z">
        <w:r>
          <w:t xml:space="preserve">אמרו</w:t>
        </w:r>
      </w:ins>
      <w:del w:id="90553" w:author="מנוע מכני" w:date="2026-10-11T12:04:39Z">
        <w:r>
          <w:delText xml:space="preserve">אמרי</w:delText>
        </w:r>
      </w:del>
      <w:r>
        <w:t xml:space="preserve"> נהרדעי:</w:t>
      </w:r>
    </w:p>
    <w:p w:rsidR="00E403F0" w:rsidRPr="00AD695E" w:rsidRDefault="00E403F0" w:rsidP="00E403F0">
      <w:pPr>
        <w:rPr>
          <w:rtl/>
        </w:rPr>
      </w:pPr>
      <w:del w:id="9369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בכולהו נזקקין ומעמידין אפוטרופוס, לבד מנמצאת שדה שאינה שלו, דאחזוקי סהדי בשקרי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117" w:author="Claude - סמנטי" w:date="2026-10-11T12:14:28Z">
        <w:r>
          <w:rPr>
            <w:rtl/>
          </w:rPr>
          <w:t xml:space="preserve">מחזיקים</w:t>
        </w:r>
      </w:ins>
      <w:del w:id="90118" w:author="Claude - סמנטי" w:date="2026-10-11T12:14:28Z">
        <w:r>
          <w:rPr>
            <w:rtl/>
          </w:rPr>
          <w:delText xml:space="preserve">מחזקינן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</w:p>
    <w:p>
      <w:pPr>
        <w:pStyle w:val="38"/>
        <w:rPr>
          <w:ins w:id="93696" w:author="מנוע מכני" w:date="2026-10-11T12:04:39Z"/>
        </w:rPr>
      </w:pPr>
      <w:r w:rsidRPr="00A757C8">
        <w:t>אר</w:t>
      </w:r>
      <w:r w:rsidRPr="00A757C8">
        <w:t>"</w:t>
      </w:r>
      <w:r w:rsidRPr="00A757C8">
        <w:t>א</w:t>
      </w:r>
      <w:r w:rsidRPr="00A757C8">
        <w:t xml:space="preserve">:</w:t>
      </w:r>
    </w:p>
    <w:p w:rsidR="00E403F0" w:rsidRPr="00AD695E" w:rsidRDefault="00E403F0" w:rsidP="00E403F0">
      <w:pPr>
        <w:rPr>
          <w:rtl/>
        </w:rPr>
      </w:pPr>
      <w:del w:id="93697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הלכך אזדקוקי </w:t>
      </w:r>
      <w:r w:rsidRPr="00A757C8">
        <w:rPr>
          <w:rtl/>
        </w:rPr>
        <w:t xml:space="preserve">לא</w:t>
      </w:r>
      <w:r w:rsidRPr="00A757C8">
        <w:rPr>
          <w:rtl/>
        </w:rPr>
        <w:t xml:space="preserve"> </w:t>
      </w:r>
      <w:ins w:id="90121" w:author="Claude - סמנטי" w:date="2026-10-11T12:14:28Z">
        <w:r>
          <w:rPr>
            <w:rtl/>
          </w:rPr>
          <w:t xml:space="preserve">נזקקים</w:t>
        </w:r>
      </w:ins>
      <w:del w:id="90122" w:author="Claude - סמנטי" w:date="2026-10-11T12:14:28Z">
        <w:r w:rsidRPr="00A757C8">
          <w:rPr>
            <w:rtl/>
          </w:rPr>
          <w:delText xml:space="preserve">מזדקקינן</w:delText>
        </w:r>
      </w:del>
      <w:r w:rsidRPr="00A757C8">
        <w:rPr>
          <w:rtl/>
        </w:rPr>
        <w:t xml:space="preserve">, </w:t>
      </w:r>
      <w:ins w:id="90554" w:author="מנוע מכני" w:date="2026-10-11T12:04:39Z">
        <w:r>
          <w:rPr>
            <w:rtl/>
          </w:rPr>
          <w:t xml:space="preserve">שהרי</w:t>
        </w:r>
      </w:ins>
      <w:del w:id="90555" w:author="מנוע מכני" w:date="2026-10-11T12:04:39Z">
        <w:r w:rsidRPr="00A757C8">
          <w:rPr>
            <w:rtl/>
          </w:rPr>
          <w:delText xml:space="preserve">דהא</w:delText>
        </w:r>
      </w:del>
      <w:r w:rsidRPr="00A757C8">
        <w:rPr>
          <w:rtl/>
        </w:rPr>
        <w:t xml:space="preserve"> </w:t>
      </w:r>
      <w:r w:rsidRPr="00A757C8">
        <w:rPr>
          <w:rtl/>
        </w:rPr>
        <w:t xml:space="preserve">אמר</w:t>
      </w:r>
      <w:r w:rsidRPr="00A757C8">
        <w:rPr>
          <w:rtl/>
        </w:rPr>
        <w:t xml:space="preserve"> </w:t>
      </w:r>
      <w:r w:rsidRPr="00A757C8">
        <w:rPr>
          <w:rStyle w:val="2fb"/>
          <w:rtl/>
        </w:rPr>
        <w:t xml:space="preserve">רבא</w:t>
      </w:r>
      <w:r w:rsidRPr="00A757C8">
        <w:rPr>
          <w:rtl/>
        </w:rPr>
        <w:t xml:space="preserve">: הלכתא אין נזקקין, </w:t>
      </w:r>
      <w:ins w:id="92192" w:author="מנוע מכני" w:date="2026-10-11T12:04:39Z">
        <w:r>
          <w:rPr>
            <w:rtl/>
          </w:rPr>
          <w:t xml:space="preserve">ואם </w:t>
        </w:r>
      </w:ins>
      <w:del w:id="92193" w:author="מנוע מכני" w:date="2026-10-11T12:04:39Z">
        <w:r w:rsidRPr="00A757C8">
          <w:rPr>
            <w:rtl/>
          </w:rPr>
          <w:delText xml:space="preserve">ואי </w:delText>
        </w:r>
      </w:del>
      <w:ins w:id="90119" w:author="Claude - סמנטי" w:date="2026-10-11T12:14:28Z">
        <w:r>
          <w:rPr>
            <w:rtl/>
          </w:rPr>
          <w:t xml:space="preserve">נזקקים</w:t>
        </w:r>
      </w:ins>
      <w:del w:id="90120" w:author="Claude - סמנטי" w:date="2026-10-11T12:14:28Z">
        <w:r w:rsidRPr="00A757C8">
          <w:rPr>
            <w:rtl/>
          </w:rPr>
          <w:delText xml:space="preserve">מזדקקינן</w:delText>
        </w:r>
      </w:del>
      <w:r w:rsidRPr="00A757C8">
        <w:rPr>
          <w:rtl/>
        </w:rPr>
        <w:t xml:space="preserve"> </w:t>
      </w:r>
      <w:ins w:id="91226" w:author="מנוע מכני" w:date="2026-10-11T12:04:39Z">
        <w:r>
          <w:rPr>
            <w:rtl/>
          </w:rPr>
          <w:t xml:space="preserve">מעמידים</w:t>
        </w:r>
      </w:ins>
      <w:del w:id="91227" w:author="מנוע מכני" w:date="2026-10-11T12:04:39Z">
        <w:r w:rsidRPr="00A757C8">
          <w:rPr>
            <w:rtl/>
          </w:rPr>
          <w:delText xml:space="preserve">מוקמינן</w:delText>
        </w:r>
      </w:del>
      <w:r w:rsidRPr="00A757C8">
        <w:rPr>
          <w:rtl/>
        </w:rPr>
        <w:t xml:space="preserve"> אפוטרופוס, </w:t>
      </w:r>
    </w:p>
    <w:p w:rsidR="00E403F0" w:rsidRPr="00AD695E" w:rsidRDefault="00E403F0" w:rsidP="00E403F0">
      <w:pPr>
        <w:rPr>
          <w:rtl/>
        </w:rPr>
      </w:pPr>
      <w:ins w:id="90556" w:author="מנוע מכני" w:date="2026-10-11T12:04:39Z">
        <w:r>
          <w:rPr>
            <w:rtl/>
          </w:rPr>
          <w:t xml:space="preserve">דאמרו</w:t>
        </w:r>
      </w:ins>
      <w:del w:id="90557" w:author="מנוע מכני" w:date="2026-10-11T12:04:39Z">
        <w:r>
          <w:rPr>
            <w:rtl/>
          </w:rPr>
          <w:delText xml:space="preserve">דאמרי</w:delText>
        </w:r>
      </w:del>
      <w:r>
        <w:rPr>
          <w:rtl/>
        </w:rPr>
        <w:t xml:space="preserve"> נהרדעי: בכולהו נזקקין ומעמידין אפוטרופוס, לבד מנמצאת שדה שאינה שלו, דאחזוקי סהדי בשקרי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123" w:author="Claude - סמנטי" w:date="2026-10-11T12:14:28Z">
        <w:r>
          <w:rPr>
            <w:rtl/>
          </w:rPr>
          <w:t xml:space="preserve">מחזיקים</w:t>
        </w:r>
      </w:ins>
      <w:del w:id="90124" w:author="Claude - סמנטי" w:date="2026-10-11T12:14:28Z">
        <w:r>
          <w:rPr>
            <w:rtl/>
          </w:rPr>
          <w:delText xml:space="preserve">מחזקינן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lastRenderedPageBreak/>
        <w:t>כג.</w:t>
      </w:r>
    </w:p>
    <w:p>
      <w:pPr>
        <w:pStyle w:val="MishnaBatzad"/>
        <w:rPr>
          <w:ins w:id="20234" w:author="קלוד" w:date="2026-10-11T09:07:13Z"/>
        </w:rPr>
      </w:pPr>
      <w:ins w:id="20233" w:author="קלוד" w:date="2026-10-11T09:07:13Z">
        <w:r>
          <w:t xml:space="preserve">משנה א</w:t>
        </w:r>
      </w:ins>
    </w:p>
    <w:p w:rsidR="00E403F0" w:rsidRPr="00D65BEC" w:rsidRDefault="00E403F0" w:rsidP="00E403F0">
      <w:pPr>
        <w:pStyle w:val="afff9"/>
        <w:rPr>
          <w:del w:id="20132" w:author="קלוד" w:date="2026-10-11T09:07:13Z"/>
          <w:rtl/>
        </w:rPr>
      </w:pPr>
      <w:del w:id="20131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28" w:author="קלוד" w:date="2026-10-11T12:09:42Z">
          <w:pPr>
            <w:pStyle w:val="afff9"/>
          </w:pPr>
        </w:pPrChange>
      </w:pPr>
      <w:r w:rsidRPr="00D65BEC">
        <w:rPr>
          <w:rtl/>
        </w:rPr>
        <w:t xml:space="preserve">המקדיש נכסיו והיתה עליו כתובת אשה </w:t>
      </w:r>
    </w:p>
    <w:p w:rsidR="00E403F0" w:rsidRPr="00D65BEC" w:rsidRDefault="00E403F0" w:rsidP="00E403F0">
      <w:pPr>
        <w:pStyle w:val="afff9"/>
        <w:rPr>
          <w:rtl/>
        </w:rPr>
      </w:pPr>
      <w:r>
        <w:rPr>
          <w:rStyle w:val="TanaimMishna"/>
          <w:rtl/>
          <w:rPrChange w:id="95251" w:author="Claude" w:date="2026-10-11T09:08:00Z">
            <w:rPr>
              <w:rtl/>
            </w:rPr>
          </w:rPrChange>
        </w:rPr>
        <w:t xml:space="preserve">ר"א</w:t>
      </w:r>
      <w:r>
        <w:rPr>
          <w:rtl/>
        </w:rPr>
        <w:t xml:space="preserve"> אומר</w:t>
      </w:r>
      <w:r>
        <w:rPr>
          <w:rStyle w:val="TanaimMishna"/>
          <w:rtl/>
          <w:rPrChange w:id="95253" w:author="Claude" w:date="2026-10-11T09:08:00Z">
            <w:rPr>
              <w:rtl/>
            </w:rPr>
          </w:rPrChange>
        </w:rPr>
        <w:t xml:space="preserve">:</w:t>
      </w:r>
      <w:r>
        <w:rPr>
          <w:rtl/>
        </w:rPr>
        <w:t xml:space="preserve"> כשיגרשנה ידור הנאה, </w:t>
      </w:r>
      <w:r>
        <w:rPr>
          <w:rStyle w:val="TanaimMishna"/>
          <w:rtl/>
          <w:rPrChange w:id="20009" w:author="קלוד" w:date="2026-10-11T09:07:13Z">
            <w:rPr>
              <w:rtl/>
            </w:rPr>
          </w:rPrChange>
        </w:rPr>
        <w:t xml:space="preserve">רבי יהושע</w:t>
      </w:r>
      <w:r>
        <w:rPr>
          <w:rtl/>
        </w:rPr>
        <w:t xml:space="preserve"> אומר</w:t>
      </w:r>
      <w:r>
        <w:rPr>
          <w:rStyle w:val="TanaimMishna"/>
          <w:rtl/>
          <w:rPrChange w:id="95252" w:author="Claude" w:date="2026-10-11T09:08:00Z">
            <w:rPr>
              <w:rtl/>
            </w:rPr>
          </w:rPrChange>
        </w:rPr>
        <w:t xml:space="preserve">:</w:t>
      </w:r>
      <w:r>
        <w:rPr>
          <w:rtl/>
        </w:rPr>
        <w:t xml:space="preserve"> אינו צריך.</w:t>
      </w:r>
    </w:p>
    <w:p w:rsidR="00E403F0" w:rsidRPr="00C20F97" w:rsidRDefault="00E403F0" w:rsidP="00E403F0">
      <w:pPr>
        <w:pStyle w:val="afff9"/>
        <w:rPr>
          <w:spacing w:val="8"/>
          <w:rtl/>
        </w:rPr>
      </w:pPr>
      <w:r w:rsidRPr="00C20F97">
        <w:rPr>
          <w:spacing w:val="8"/>
          <w:rtl/>
        </w:rPr>
        <w:t xml:space="preserve">כיוצא בדבר ארשב"ג: אף הערב לאשה בכתובתה והיה בעלה מגרשה ידירנה הנאה,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שמא יעשה קינוניא על נכסים של זה ויחזיר את אשתו.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079" w:author="קלוד" w:date="2026-10-11T12:18:15Z"/>
        </w:rPr>
      </w:pPr>
      <w:ins w:id="90080" w:author="קלוד" w:date="2026-10-11T12:18:15Z">
        <w:r>
          <w:rPr>
            <w:color w:val="7B3F00"/>
          </w:rPr>
          <w:t xml:space="preserve">האם אדם עושה קינוניא על ההקדש - ר"א ורבי יהושע</w:t>
        </w:r>
      </w:ins>
    </w:p>
    <w:p>
      <w:pPr>
        <w:pStyle w:val="38"/>
        <w:rPr>
          <w:ins w:id="93698" w:author="מנוע מכני" w:date="2026-10-11T12:04:39Z"/>
        </w:rPr>
      </w:pPr>
      <w:ins w:id="90558" w:author="מנוע מכני" w:date="2026-10-11T12:04:39Z">
        <w:r>
          <w:t xml:space="preserve">וחלקו</w:t>
        </w:r>
      </w:ins>
      <w:del w:id="90559" w:author="מנוע מכני" w:date="2026-10-11T12:04:39Z">
        <w:r w:rsidRPr="00217260">
          <w:delText xml:space="preserve">ופליגי</w:delText>
        </w:r>
      </w:del>
      <w:r>
        <w:t xml:space="preserve"> ד</w:t>
      </w:r>
      <w:r>
        <w:t>ר"</w:t>
      </w:r>
      <w:r>
        <w:t>א סבר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69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אדם עושה קינוניא על ההקדש, </w:t>
      </w:r>
    </w:p>
    <w:p>
      <w:pPr>
        <w:pStyle w:val="38"/>
        <w:rPr>
          <w:ins w:id="93700" w:author="מנוע מכני" w:date="2026-10-11T12:04:39Z"/>
        </w:rPr>
      </w:pPr>
      <w:r>
        <w:t xml:space="preserve">ורבי יהושע סבר:</w:t>
      </w:r>
    </w:p>
    <w:p w:rsidR="00E403F0" w:rsidRPr="00AD695E" w:rsidRDefault="00E403F0" w:rsidP="00E403F0">
      <w:pPr>
        <w:rPr>
          <w:rtl/>
        </w:rPr>
      </w:pPr>
      <w:del w:id="9370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אין אדם עושה קינוניא על ההקדש.</w:t>
      </w:r>
    </w:p>
    <w:p>
      <w:pPr>
        <w:pStyle w:val="38"/>
        <w:rPr>
          <w:ins w:id="93702" w:author="מנוע מכני" w:date="2026-10-11T12:04:39Z"/>
        </w:rPr>
      </w:pPr>
      <w:r w:rsidRPr="00A757C8">
        <w:t>ו</w:t>
      </w:r>
      <w:r w:rsidRPr="00A757C8">
        <w:t>הא דאר</w:t>
      </w:r>
      <w:r w:rsidRPr="00A757C8">
        <w:t>"</w:t>
      </w:r>
      <w:r w:rsidRPr="00A757C8">
        <w:t>ה</w:t>
      </w:r>
      <w:r w:rsidRPr="00A757C8">
        <w:t xml:space="preserve">:</w:t>
      </w:r>
    </w:p>
    <w:p w:rsidR="00E403F0" w:rsidRPr="00AD695E" w:rsidRDefault="00E403F0" w:rsidP="00E403F0">
      <w:pPr>
        <w:rPr>
          <w:rtl/>
        </w:rPr>
      </w:pPr>
      <w:del w:id="93703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שכיב מרע שהקדיש כל נכסיו, ואמר מנה לפלוני בידי נאמן, חזקה אין עושה קינוניא על הקד</w:t>
      </w:r>
      <w:r w:rsidRPr="00A757C8">
        <w:rPr>
          <w:rFonts w:hint="cs"/>
          <w:rtl/>
        </w:rPr>
        <w:t>ש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לימא כתנאי אמרה לשמעתיה!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>
          <w:ins w:id="93704" w:author="מנוע מכני" w:date="2026-10-11T12:04:39Z"/>
        </w:rPr>
      </w:pPr>
      <w:ins w:id="90560" w:author="מנוע מכני" w:date="2026-10-11T12:04:39Z">
        <w:r>
          <w:t xml:space="preserve">וחלקו</w:t>
        </w:r>
      </w:ins>
    </w:p>
    <w:p w:rsidR="00E403F0" w:rsidRPr="00AD695E" w:rsidRDefault="00E403F0" w:rsidP="00E403F0">
      <w:pPr>
        <w:rPr>
          <w:rtl/>
        </w:rPr>
      </w:pPr>
      <w:del w:id="90561" w:author="מנוע מכני" w:date="2026-10-11T12:04:39Z">
        <w:r w:rsidRPr="00A757C8">
          <w:rPr>
            <w:rFonts w:hint="cs"/>
            <w:rtl/>
          </w:rPr>
          <w:delText xml:space="preserve">ופליגי</w:delText>
        </w:r>
      </w:del>
      <w:del w:id="93705" w:author="מנוע מכני" w:date="2026-10-11T12:04:39Z">
        <w:r w:rsidRPr="00A757C8">
          <w:rPr>
            <w:rFonts w:hint="cs"/>
            <w:rtl/>
          </w:rPr>
          <w:delText xml:space="preserve"> </w:delText>
        </w:r>
      </w:del>
      <w:r w:rsidRPr="00A757C8">
        <w:rPr>
          <w:rFonts w:hint="cs"/>
          <w:rtl/>
        </w:rPr>
        <w:t xml:space="preserve">דווקא בבריא</w:t>
      </w:r>
      <w:r w:rsidRPr="00A757C8">
        <w:rPr>
          <w:rtl/>
        </w:rPr>
        <w:t xml:space="preserve">, </w:t>
      </w:r>
      <w:r w:rsidRPr="00A757C8">
        <w:rPr>
          <w:rFonts w:hint="cs"/>
          <w:rtl/>
        </w:rPr>
        <w:t>משא</w:t>
      </w:r>
      <w:r w:rsidRPr="00A757C8">
        <w:rPr>
          <w:rtl/>
        </w:rPr>
        <w:t>"</w:t>
      </w:r>
      <w:r w:rsidRPr="00A757C8">
        <w:rPr>
          <w:rFonts w:hint="cs"/>
          <w:rtl/>
        </w:rPr>
        <w:t xml:space="preserve">כ</w:t>
      </w:r>
      <w:r w:rsidRPr="00A757C8">
        <w:rPr>
          <w:rFonts w:hint="cs"/>
          <w:rtl/>
        </w:rPr>
        <w:t xml:space="preserve"> בשכיב מרע </w:t>
      </w:r>
      <w:ins w:id="92396" w:author="מנוע מכני" w:date="2026-10-11T12:04:39Z">
        <w:r>
          <w:rPr>
            <w:rFonts w:hint="cs"/>
            <w:rtl/>
          </w:rPr>
          <w:t xml:space="preserve">דכו"ע</w:t>
        </w:r>
      </w:ins>
      <w:del w:id="92397" w:author="מנוע מכני" w:date="2026-10-11T12:04:39Z">
        <w:r w:rsidRPr="00A757C8">
          <w:rPr>
            <w:rFonts w:hint="cs"/>
            <w:rtl/>
          </w:rPr>
          <w:delText xml:space="preserve">דלכו</w:delText>
        </w:r>
        <w:r w:rsidRPr="00A757C8">
          <w:rPr>
            <w:rtl/>
          </w:rPr>
          <w:delText xml:space="preserve">"</w:delText>
        </w:r>
        <w:r w:rsidRPr="00A757C8">
          <w:rPr>
            <w:rFonts w:hint="cs"/>
            <w:rtl/>
          </w:rPr>
          <w:delText xml:space="preserve">ע</w:delText>
        </w:r>
      </w:del>
      <w:r w:rsidRPr="00A757C8">
        <w:rPr>
          <w:rFonts w:hint="cs"/>
          <w:rtl/>
        </w:rPr>
        <w:t xml:space="preserve"> </w:t>
      </w:r>
      <w:r w:rsidRPr="00A757C8">
        <w:rPr>
          <w:rtl/>
        </w:rPr>
        <w:t xml:space="preserve">אין אדם עושה קינוניא על ההקדש, </w:t>
      </w:r>
      <w:r w:rsidRPr="00A757C8">
        <w:rPr>
          <w:rFonts w:hint="cs"/>
          <w:rtl/>
        </w:rPr>
        <w:t>ד</w:t>
      </w:r>
      <w:r w:rsidRPr="00A757C8">
        <w:rPr>
          <w:rtl/>
        </w:rPr>
        <w:t>אין אדם חוטא ולא לו.</w:t>
      </w:r>
    </w:p>
    <w:p>
      <w:pPr>
        <w:pStyle w:val="38"/>
        <w:rPr>
          <w:ins w:id="93706" w:author="מנוע מכני" w:date="2026-10-11T12:04:39Z"/>
        </w:rPr>
      </w:pPr>
      <w:r w:rsidRPr="00217260">
        <w:t>ב.</w:t>
      </w:r>
      <w:r>
        <w:t xml:space="preserve"> א</w:t>
      </w:r>
      <w:r>
        <w:t>"</w:t>
      </w:r>
      <w:r>
        <w:t>ד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70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בבריא </w:t>
      </w:r>
      <w:ins w:id="92398" w:author="מנוע מכני" w:date="2026-10-11T12:04:39Z">
        <w:r>
          <w:rPr>
            <w:rtl/>
          </w:rPr>
          <w:t xml:space="preserve">דלכ"ע</w:t>
        </w:r>
      </w:ins>
      <w:del w:id="92399" w:author="מנוע מכני" w:date="2026-10-11T12:04:39Z">
        <w:r>
          <w:rPr>
            <w:rtl/>
          </w:rPr>
          <w:delText xml:space="preserve">דכ"ע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562" w:author="מנוע מכני" w:date="2026-10-11T12:04:39Z">
        <w:r>
          <w:rPr>
            <w:rtl/>
          </w:rPr>
          <w:t xml:space="preserve">חלקו</w:t>
        </w:r>
      </w:ins>
      <w:del w:id="90563" w:author="מנוע מכני" w:date="2026-10-11T12:04:39Z">
        <w:r>
          <w:rPr>
            <w:rtl/>
          </w:rPr>
          <w:delText xml:space="preserve">פליגי</w:delText>
        </w:r>
      </w:del>
      <w:r>
        <w:rPr>
          <w:rtl/>
        </w:rPr>
        <w:t xml:space="preserve"> דאדם עושה קינוניא על הקדש, </w:t>
      </w:r>
    </w:p>
    <w:p w:rsidR="00E403F0" w:rsidRPr="00AD695E" w:rsidRDefault="00E403F0" w:rsidP="00E403F0">
      <w:pPr>
        <w:rPr>
          <w:rtl/>
        </w:rPr>
      </w:pPr>
      <w:ins w:id="90564" w:author="מנוע מכני" w:date="2026-10-11T12:04:39Z">
        <w:r>
          <w:rPr>
            <w:rtl/>
          </w:rPr>
          <w:t xml:space="preserve">וכאן</w:t>
        </w:r>
      </w:ins>
      <w:del w:id="90565" w:author="מנוע מכני" w:date="2026-10-11T12:04:39Z">
        <w:r>
          <w:rPr>
            <w:rtl/>
          </w:rPr>
          <w:delText xml:space="preserve">והכא</w:delText>
        </w:r>
      </w:del>
      <w:r>
        <w:rPr>
          <w:rtl/>
        </w:rPr>
        <w:t xml:space="preserve"> בנדר שהודר ברבים </w:t>
      </w:r>
      <w:ins w:id="92352" w:author="מנוע מכני" w:date="2026-10-11T12:04:39Z">
        <w:r>
          <w:rPr>
            <w:rtl/>
          </w:rPr>
          <w:t xml:space="preserve">חלקו</w:t>
        </w:r>
      </w:ins>
      <w:del w:id="92353" w:author="מנוע מכני" w:date="2026-10-11T12:04:39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  <w:ins w:id="91534" w:author="מנוע מכני" w:date="2026-10-11T12:04:39Z">
        <w:r>
          <w:rPr>
            <w:rtl/>
          </w:rPr>
          <w:t xml:space="preserve">מ"ד</w:t>
        </w:r>
      </w:ins>
      <w:del w:id="91535" w:author="מנוע מכני" w:date="2026-10-11T12:04:39Z">
        <w:r>
          <w:rPr>
            <w:rtl/>
          </w:rPr>
          <w:delText xml:space="preserve">מר סבר</w:delText>
        </w:r>
      </w:del>
      <w:r>
        <w:rPr>
          <w:rtl/>
        </w:rPr>
        <w:t xml:space="preserve">: יש לו הפרה, ומ"ס: אין לו הפרה.</w:t>
      </w:r>
    </w:p>
    <w:p>
      <w:pPr>
        <w:pStyle w:val="38"/>
        <w:rPr>
          <w:ins w:id="93708" w:author="מנוע מכני" w:date="2026-10-11T12:04:39Z"/>
        </w:rPr>
      </w:pPr>
      <w:r w:rsidRPr="00217260">
        <w:t>ג. ואב</w:t>
      </w:r>
      <w:r w:rsidRPr="00217260">
        <w:t>"</w:t>
      </w:r>
      <w:r w:rsidRPr="00217260">
        <w:t>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709" w:author="מנוע מכני" w:date="2026-10-11T12:04:39Z">
        <w:r>
          <w:rPr>
            <w:rtl/>
          </w:rPr>
          <w:delText xml:space="preserve"> </w:delText>
        </w:r>
      </w:del>
      <w:ins w:id="92400" w:author="מנוע מכני" w:date="2026-10-11T12:04:39Z">
        <w:r>
          <w:rPr>
            <w:rtl/>
          </w:rPr>
          <w:t xml:space="preserve">דלכ"ע</w:t>
        </w:r>
      </w:ins>
      <w:del w:id="92401" w:author="מנוע מכני" w:date="2026-10-11T12:04:39Z">
        <w:r>
          <w:rPr>
            <w:rtl/>
          </w:rPr>
          <w:delText xml:space="preserve">דכ"ע</w:delText>
        </w:r>
      </w:del>
      <w:r>
        <w:rPr>
          <w:rtl/>
        </w:rPr>
        <w:t xml:space="preserve"> נדר שהודר ברבים יש לו הפרה, </w:t>
      </w:r>
      <w:ins w:id="90566" w:author="מנוע מכני" w:date="2026-10-11T12:04:39Z">
        <w:r>
          <w:rPr>
            <w:rtl/>
          </w:rPr>
          <w:t xml:space="preserve">וכאן</w:t>
        </w:r>
      </w:ins>
      <w:del w:id="90567" w:author="מנוע מכני" w:date="2026-10-11T12:04:39Z">
        <w:r>
          <w:rPr>
            <w:rtl/>
          </w:rPr>
          <w:delText xml:space="preserve">והכא</w:delText>
        </w:r>
      </w:del>
      <w:r>
        <w:rPr>
          <w:rtl/>
        </w:rPr>
        <w:t xml:space="preserve"> בנדר שהודר על דעת רבים </w:t>
      </w:r>
      <w:ins w:id="92354" w:author="מנוע מכני" w:date="2026-10-11T12:04:39Z">
        <w:r>
          <w:rPr>
            <w:rtl/>
          </w:rPr>
          <w:t xml:space="preserve">חלקו</w:t>
        </w:r>
      </w:ins>
      <w:del w:id="92355" w:author="מנוע מכני" w:date="2026-10-11T12:04:39Z">
        <w:r>
          <w:rPr>
            <w:rtl/>
          </w:rPr>
          <w:delText xml:space="preserve">קמיפלגי</w:delText>
        </w:r>
      </w:del>
      <w:r>
        <w:rPr>
          <w:rtl/>
        </w:rPr>
        <w:t xml:space="preserve">.</w:t>
      </w:r>
    </w:p>
    <w:p>
      <w:pPr>
        <w:pStyle w:val="38"/>
        <w:rPr>
          <w:ins w:id="93710" w:author="מנוע מכני" w:date="2026-10-11T12:04:39Z"/>
        </w:rPr>
      </w:pPr>
      <w:r>
        <w:t xml:space="preserve">ויקשה </w:t>
      </w:r>
      <w:ins w:id="90568" w:author="מנוע מכני" w:date="2026-10-11T12:04:39Z">
        <w:r>
          <w:t xml:space="preserve">שהרי</w:t>
        </w:r>
      </w:ins>
      <w:del w:id="90569" w:author="מנוע מכני" w:date="2026-10-11T12:04:39Z">
        <w:r>
          <w:delText xml:space="preserve">ד</w:delText>
        </w:r>
        <w:r>
          <w:delText xml:space="preserve">הא</w:delText>
        </w:r>
      </w:del>
      <w:r>
        <w:t xml:space="preserve"> אמימר:</w:t>
      </w:r>
    </w:p>
    <w:p w:rsidR="00E403F0" w:rsidRPr="00AD695E" w:rsidRDefault="00E403F0" w:rsidP="00E403F0">
      <w:pPr>
        <w:rPr>
          <w:rtl/>
        </w:rPr>
      </w:pPr>
      <w:del w:id="9371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נדר שהודר ברבים יש לו הפרה, על דעת רבים אין לו הפרה,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לימא כתנאי אמרה לשמעתיה! </w:t>
      </w:r>
    </w:p>
    <w:p>
      <w:pPr>
        <w:pStyle w:val="38"/>
        <w:rPr>
          <w:ins w:id="93712" w:author="מנוע מכני" w:date="2026-10-11T12:04:39Z"/>
        </w:rPr>
      </w:pPr>
      <w:r>
        <w:t xml:space="preserve">ותו, רבי יהושע</w:t>
      </w:r>
      <w:del w:id="94200" w:author="מנוע מכני" w:date="2026-10-11T12:04:39Z">
        <w:r>
          <w:delText xml:space="preserve"> אומר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71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אינו צריך, אינו מועיל </w:t>
      </w:r>
      <w:ins w:id="92758" w:author="מנוע מכני" w:date="2026-10-11T12:04:39Z">
        <w:r>
          <w:rPr>
            <w:rtl/>
          </w:rPr>
          <w:t xml:space="preserve">צריך</w:t>
        </w:r>
      </w:ins>
      <w:del w:id="92759" w:author="מנוע מכני" w:date="2026-10-11T12:04:39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1228" w:author="מנוע מכני" w:date="2026-10-11T12:04:39Z">
        <w:r>
          <w:rPr>
            <w:rtl/>
          </w:rPr>
          <w:t xml:space="preserve">לו</w:t>
        </w:r>
      </w:ins>
      <w:del w:id="91229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>
      <w:pPr>
        <w:pStyle w:val="38"/>
        <w:rPr>
          <w:ins w:id="93714" w:author="מנוע מכני" w:date="2026-10-11T12:04:39Z"/>
        </w:rPr>
      </w:pPr>
      <w:r w:rsidRPr="00217260">
        <w:t>ד.</w:t>
      </w:r>
      <w:r>
        <w:t xml:space="preserve"> </w:t>
      </w:r>
      <w:r>
        <w:t xml:space="preserve">אלא</w:t>
      </w:r>
    </w:p>
    <w:p w:rsidR="00E403F0" w:rsidRPr="00AD695E" w:rsidRDefault="00E403F0" w:rsidP="00E403F0">
      <w:pPr>
        <w:rPr>
          <w:rtl/>
        </w:rPr>
      </w:pPr>
      <w:del w:id="93715" w:author="מנוע מכני" w:date="2026-10-11T12:04:39Z">
        <w:r>
          <w:rPr>
            <w:rtl/>
          </w:rPr>
          <w:delText xml:space="preserve"> </w:delText>
        </w:r>
      </w:del>
      <w:ins w:id="90572" w:author="מנוע מכני" w:date="2026-10-11T12:04:39Z">
        <w:r>
          <w:rPr>
            <w:rtl/>
          </w:rPr>
          <w:t xml:space="preserve">כאן</w:t>
        </w:r>
      </w:ins>
      <w:del w:id="90573" w:author="מנוע מכני" w:date="2026-10-11T12:04:39Z">
        <w:r>
          <w:rPr>
            <w:rtl/>
          </w:rPr>
          <w:delText xml:space="preserve">הכא</w:delText>
        </w:r>
      </w:del>
      <w:r>
        <w:rPr>
          <w:rtl/>
        </w:rPr>
        <w:t xml:space="preserve"> בשאלה דהקדש </w:t>
      </w:r>
      <w:ins w:id="90570" w:author="מנוע מכני" w:date="2026-10-11T12:04:39Z">
        <w:r>
          <w:rPr>
            <w:rtl/>
          </w:rPr>
          <w:t xml:space="preserve">חלקו</w:t>
        </w:r>
      </w:ins>
      <w:del w:id="90571" w:author="מנוע מכני" w:date="2026-10-11T12:04:39Z">
        <w:r>
          <w:rPr>
            <w:rtl/>
          </w:rPr>
          <w:delText xml:space="preserve">פל</w:delText>
        </w:r>
        <w:r>
          <w:rPr>
            <w:rFonts w:hint="cs"/>
            <w:rtl/>
          </w:rPr>
          <w:delText xml:space="preserve">י</w:delText>
        </w:r>
        <w:r>
          <w:rPr>
            <w:rtl/>
          </w:rPr>
          <w:delText xml:space="preserve">גי</w:delText>
        </w:r>
      </w:del>
      <w:ins w:id="91816" w:author="מנוע מכני" w:date="2026-10-11T12:04:39Z">
        <w:r>
          <w:rPr>
            <w:rtl/>
          </w:rPr>
          <w:t xml:space="preserve">,</w:t>
        </w:r>
      </w:ins>
      <w:del w:id="91817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3716" w:author="מנוע מכני" w:date="2026-10-11T12:04:39Z"/>
        </w:rPr>
      </w:pPr>
      <w:r>
        <w:t xml:space="preserve">והתניא:</w:t>
      </w:r>
    </w:p>
    <w:p w:rsidR="00E403F0" w:rsidRPr="00AD695E" w:rsidRDefault="00E403F0" w:rsidP="00E403F0">
      <w:pPr>
        <w:rPr>
          <w:rtl/>
        </w:rPr>
      </w:pPr>
      <w:del w:id="9371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המקדיש נכסיו והיתה עליו כתובת אשה – </w:t>
      </w:r>
    </w:p>
    <w:p>
      <w:pPr>
        <w:pStyle w:val="38"/>
        <w:rPr>
          <w:ins w:id="93718" w:author="מנוע מכני" w:date="2026-10-11T12:04:39Z"/>
        </w:rPr>
      </w:pPr>
      <w:r>
        <w:t xml:space="preserve">ר"א</w:t>
      </w:r>
      <w:del w:id="94201" w:author="מנוע מכני" w:date="2026-10-11T12:04:39Z">
        <w:r>
          <w:delText xml:space="preserve"> אומר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71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כשהוא מגרשה ידור הנאה, </w:t>
      </w:r>
    </w:p>
    <w:p>
      <w:pPr>
        <w:pStyle w:val="38"/>
        <w:rPr>
          <w:ins w:id="93720" w:author="מנוע מכני" w:date="2026-10-11T12:04:39Z"/>
        </w:rPr>
      </w:pPr>
      <w:r>
        <w:t xml:space="preserve">רבי יהושע</w:t>
      </w:r>
      <w:del w:id="94202" w:author="מנוע מכני" w:date="2026-10-11T12:04:39Z">
        <w:r>
          <w:delText xml:space="preserve"> אומר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72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אינו צריך, </w:t>
      </w:r>
    </w:p>
    <w:p>
      <w:pPr>
        <w:pStyle w:val="38"/>
        <w:rPr>
          <w:ins w:id="93722" w:author="מנוע מכני" w:date="2026-10-11T12:04:39Z"/>
        </w:rPr>
      </w:pPr>
      <w:r>
        <w:t>ואראבר</w:t>
      </w:r>
      <w:r>
        <w:t>"</w:t>
      </w:r>
      <w:r>
        <w:t>ש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72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הן הן דברי בית </w:t>
      </w:r>
      <w:ins w:id="91230" w:author="מנוע מכני" w:date="2026-10-11T12:04:39Z">
        <w:r>
          <w:rPr>
            <w:rtl/>
          </w:rPr>
          <w:t xml:space="preserve">שמה</w:t>
        </w:r>
      </w:ins>
      <w:del w:id="91231" w:author="מנוע מכני" w:date="2026-10-11T12:04:39Z">
        <w:r>
          <w:rPr>
            <w:rtl/>
          </w:rPr>
          <w:delText xml:space="preserve">שמאי</w:delText>
        </w:r>
      </w:del>
      <w:r>
        <w:rPr>
          <w:rtl/>
        </w:rPr>
        <w:t xml:space="preserve"> הן הן דברי </w:t>
      </w:r>
      <w:r>
        <w:rPr>
          <w:rtl/>
        </w:rPr>
        <w:t xml:space="preserve">ב"ה</w:t>
      </w:r>
      <w:r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שב"ש אומרים: הקדש טעות הקדש, </w:t>
      </w:r>
      <w:r>
        <w:rPr>
          <w:rtl/>
        </w:rPr>
        <w:t xml:space="preserve">וב"ה</w:t>
      </w:r>
      <w:r>
        <w:rPr>
          <w:rtl/>
        </w:rPr>
        <w:t xml:space="preserve"> אומרים: הקדש טעות אינו הקדש.</w:t>
      </w:r>
    </w:p>
    <w:p w:rsidR="00E403F0" w:rsidRPr="00AD695E" w:rsidRDefault="00E403F0" w:rsidP="00E403F0">
      <w:pPr>
        <w:jc w:val="center"/>
        <w:rPr>
          <w:del w:id="90052" w:author="מנוע עיצוב" w:date="2026-10-11T12:09:26Z"/>
          <w:rtl/>
        </w:rPr>
      </w:pPr>
      <w:del w:id="90051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47" w:author="קלוד" w:date="2026-10-11T09:07:13Z">
          <w:pPr>
            <w:pStyle w:val="affff1"/>
            <w:rPr>
              <w:rtl/>
            </w:rPr>
          </w:pPr>
        </w:pPrChange>
      </w:pPr>
      <w:ins w:id="9831" w:author="מספור קטעי משנה" w:date="2026-10-11T09:19:26Z">
        <w:r>
          <w:rPr>
            <w:rStyle w:val="MisparKeta"/>
          </w:rPr>
          <w:t xml:space="preserve">ג. </w:t>
        </w:r>
      </w:ins>
      <w:r>
        <w:rPr>
          <w:rtl/>
        </w:rPr>
        <w:t>וכן היה רבן שמעון בן גמליאל אומר וכו'.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משה בר עצרי ערב דכלת</w:t>
      </w:r>
      <w:r>
        <w:rPr>
          <w:rFonts w:hint="cs"/>
          <w:rtl/>
        </w:rPr>
        <w:t>ו הי</w:t>
      </w:r>
      <w:r>
        <w:rPr>
          <w:rtl/>
        </w:rPr>
        <w:t xml:space="preserve">ה, </w:t>
      </w:r>
      <w:r>
        <w:rPr>
          <w:rStyle w:val="2fb"/>
          <w:rtl/>
        </w:rPr>
        <w:t xml:space="preserve">ו</w:t>
      </w:r>
      <w:r>
        <w:rPr>
          <w:rStyle w:val="2fb"/>
          <w:rFonts w:hint="cs"/>
          <w:rtl/>
        </w:rPr>
        <w:t>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ה</w:t>
      </w:r>
      <w:r>
        <w:rPr>
          <w:rFonts w:hint="cs"/>
          <w:rtl/>
        </w:rPr>
        <w:t xml:space="preserve"> בן </w:t>
      </w:r>
      <w:r>
        <w:rPr>
          <w:rFonts w:hint="cs"/>
          <w:rtl/>
        </w:rPr>
        <w:t xml:space="preserve">ת</w:t>
      </w:r>
      <w:r>
        <w:rPr>
          <w:rtl/>
        </w:rPr>
        <w:t>"</w:t>
      </w:r>
      <w:r>
        <w:rPr>
          <w:rFonts w:hint="cs"/>
          <w:rtl/>
        </w:rPr>
        <w:t xml:space="preserve">ח</w:t>
      </w:r>
      <w:r>
        <w:rPr>
          <w:rFonts w:hint="cs"/>
          <w:rtl/>
        </w:rPr>
        <w:t xml:space="preserve"> היה ודחוק היה בממונו. </w:t>
      </w:r>
    </w:p>
    <w:p>
      <w:pPr>
        <w:pStyle w:val="38"/>
        <w:rPr>
          <w:ins w:id="93724" w:author="מנוע מכני" w:date="2026-10-11T12:04:39Z"/>
        </w:rPr>
      </w:pPr>
      <w:del w:id="94203" w:author="מנוע מכני" w:date="2026-10-11T12:04:39Z">
        <w:r>
          <w:delText xml:space="preserve">אמר </w:delText>
        </w:r>
      </w:del>
      <w:r>
        <w:t xml:space="preserve">אביי:</w:t>
      </w:r>
    </w:p>
    <w:p w:rsidR="00E403F0" w:rsidRPr="00AD695E" w:rsidRDefault="00E403F0" w:rsidP="00E403F0">
      <w:pPr>
        <w:rPr>
          <w:rtl/>
        </w:rPr>
      </w:pPr>
      <w:del w:id="93725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אין אחד דיתן עצה </w:t>
      </w:r>
      <w:r>
        <w:rPr>
          <w:rStyle w:val="2fb"/>
          <w:rFonts w:hint="cs"/>
          <w:rtl/>
        </w:rPr>
        <w:t xml:space="preserve">לר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ה</w:t>
      </w:r>
      <w:r>
        <w:rPr>
          <w:rFonts w:hint="cs"/>
          <w:rtl/>
        </w:rPr>
        <w:t xml:space="preserve"> שיגרש אשתו ותיתבע כתובתה ויגבוה מן הערב </w:t>
      </w:r>
    </w:p>
    <w:p>
      <w:pPr>
        <w:pStyle w:val="38"/>
        <w:rPr>
          <w:ins w:id="93726" w:author="מנוע מכני" w:date="2026-10-11T12:04:39Z"/>
        </w:rPr>
      </w:pPr>
      <w:r>
        <w:t xml:space="preserve">א"ל</w:t>
      </w:r>
      <w:r>
        <w:t xml:space="preserve"> רבא:</w:t>
      </w:r>
    </w:p>
    <w:p w:rsidR="00E403F0" w:rsidRPr="00AD695E" w:rsidRDefault="00E403F0" w:rsidP="00E403F0">
      <w:pPr>
        <w:rPr>
          <w:rtl/>
        </w:rPr>
      </w:pPr>
      <w:del w:id="9372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והאנן ידור הנאה </w:t>
      </w:r>
      <w:r>
        <w:rPr>
          <w:rtl/>
        </w:rPr>
        <w:t xml:space="preserve">תנן</w:t>
      </w:r>
      <w:r>
        <w:rPr>
          <w:rtl/>
        </w:rPr>
        <w:t xml:space="preserve">! </w:t>
      </w:r>
    </w:p>
    <w:p>
      <w:pPr>
        <w:pStyle w:val="38"/>
        <w:rPr>
          <w:ins w:id="93728" w:author="מנוע מכני" w:date="2026-10-11T12:04:39Z"/>
        </w:rPr>
      </w:pPr>
      <w:r>
        <w:t xml:space="preserve">ואביי?</w:t>
      </w:r>
    </w:p>
    <w:p w:rsidR="00E403F0" w:rsidRPr="00AD695E" w:rsidRDefault="00E403F0" w:rsidP="00E403F0">
      <w:pPr>
        <w:rPr>
          <w:rtl/>
        </w:rPr>
      </w:pPr>
      <w:del w:id="9372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אטו כל דמגרש בבי דינא מגרש?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</w:t>
      </w:r>
      <w:r>
        <w:rPr>
          <w:rtl/>
        </w:rPr>
        <w:t>"</w:t>
      </w:r>
      <w:r>
        <w:rPr>
          <w:rFonts w:hint="cs"/>
          <w:rtl/>
        </w:rPr>
        <w:t xml:space="preserve">כ</w:t>
      </w:r>
      <w:r>
        <w:rPr>
          <w:rFonts w:hint="cs"/>
          <w:rtl/>
        </w:rPr>
        <w:t xml:space="preserve"> שיגרש חוץ ל</w:t>
      </w:r>
      <w:ins w:id="90013" w:author="מנוע מכני" w:date="2026-10-11T12:04:39Z">
        <w:r>
          <w:rPr>
            <w:rFonts w:hint="cs"/>
            <w:rtl/>
          </w:rPr>
          <w:t xml:space="preserve">ב"ד</w:t>
        </w:r>
      </w:ins>
      <w:del w:id="90014" w:author="מנוע מכני" w:date="2026-10-11T12:04:39Z">
        <w:r>
          <w:rPr>
            <w:rFonts w:hint="cs"/>
            <w:rtl/>
          </w:rPr>
          <w:delText xml:space="preserve">ב</w:delText>
        </w:r>
        <w:r>
          <w:rPr>
            <w:rtl/>
          </w:rPr>
          <w:delText xml:space="preserve">"</w:delText>
        </w:r>
        <w:r>
          <w:rPr>
            <w:rFonts w:hint="cs"/>
            <w:rtl/>
          </w:rPr>
          <w:delText xml:space="preserve">'ד</w:delText>
        </w:r>
      </w:del>
      <w:r>
        <w:rPr>
          <w:rFonts w:hint="cs"/>
          <w:rtl/>
        </w:rPr>
        <w:t xml:space="preserve"> -</w:t>
      </w:r>
      <w:r>
        <w:rPr>
          <w:rtl/>
        </w:rPr>
        <w:t xml:space="preserve">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לסוף איגלאי </w:t>
      </w:r>
      <w:ins w:id="92100" w:author="מנוע מכני" w:date="2026-10-11T12:04:39Z">
        <w:r>
          <w:rPr>
            <w:rtl/>
          </w:rPr>
          <w:t xml:space="preserve">דבר</w:t>
        </w:r>
      </w:ins>
      <w:del w:id="92101" w:author="מנוע מכני" w:date="2026-10-11T12:04:39Z">
        <w:r>
          <w:rPr>
            <w:rtl/>
          </w:rPr>
          <w:delText xml:space="preserve">מלתא</w:delText>
        </w:r>
      </w:del>
      <w:r>
        <w:rPr>
          <w:rtl/>
        </w:rPr>
        <w:t xml:space="preserve"> דכהן </w:t>
      </w:r>
      <w:ins w:id="92356" w:author="מנוע מכני" w:date="2026-10-11T12:04:39Z">
        <w:r>
          <w:rPr>
            <w:rtl/>
          </w:rPr>
          <w:t xml:space="preserve">היה</w:t>
        </w:r>
      </w:ins>
      <w:del w:id="92357" w:author="מנוע מכני" w:date="2026-10-11T12:04:39Z">
        <w:r>
          <w:rPr>
            <w:rtl/>
          </w:rPr>
          <w:delText xml:space="preserve">הוה</w:delText>
        </w:r>
      </w:del>
      <w:r>
        <w:rPr>
          <w:rtl/>
        </w:rPr>
        <w:t xml:space="preserve">, </w:t>
      </w:r>
    </w:p>
    <w:p>
      <w:pPr>
        <w:pStyle w:val="38"/>
        <w:rPr>
          <w:ins w:id="93730" w:author="מנוע מכני" w:date="2026-10-11T12:04:39Z"/>
        </w:rPr>
      </w:pPr>
      <w:del w:id="94204" w:author="מנוע מכני" w:date="2026-10-11T12:04:39Z">
        <w:r>
          <w:delText xml:space="preserve">אמר </w:delText>
        </w:r>
      </w:del>
      <w:r>
        <w:t xml:space="preserve">אביי:</w:t>
      </w:r>
    </w:p>
    <w:p w:rsidR="00E403F0" w:rsidRPr="00AD695E" w:rsidRDefault="00E403F0" w:rsidP="00E403F0">
      <w:pPr>
        <w:rPr>
          <w:rtl/>
        </w:rPr>
      </w:pPr>
      <w:del w:id="93731" w:author="מנוע מכני" w:date="2026-10-11T12:04:39Z">
        <w:r>
          <w:rPr>
            <w:rtl/>
          </w:rPr>
          <w:delText xml:space="preserve"> </w:delText>
        </w:r>
      </w:del>
      <w:ins w:id="92546" w:author="מנוע מכני" w:date="2026-10-11T12:04:39Z">
        <w:r>
          <w:rPr>
            <w:rtl/>
          </w:rPr>
          <w:t xml:space="preserve">אחר</w:t>
        </w:r>
      </w:ins>
      <w:del w:id="92547" w:author="מנוע מכני" w:date="2026-10-11T12:04:39Z">
        <w:r>
          <w:rPr>
            <w:rtl/>
          </w:rPr>
          <w:delText xml:space="preserve">בתר</w:delText>
        </w:r>
      </w:del>
      <w:r>
        <w:rPr>
          <w:rtl/>
        </w:rPr>
        <w:t xml:space="preserve"> עניא אזלא </w:t>
      </w:r>
      <w:ins w:id="90125" w:author="Claude - סמנטי" w:date="2026-10-11T12:14:28Z">
        <w:r>
          <w:rPr>
            <w:rtl/>
          </w:rPr>
          <w:t xml:space="preserve">עניות</w:t>
        </w:r>
      </w:ins>
      <w:del w:id="90126" w:author="Claude - סמנטי" w:date="2026-10-11T12:14:28Z">
        <w:r>
          <w:rPr>
            <w:rtl/>
          </w:rPr>
          <w:delText xml:space="preserve">עניותא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</w:p>
    <w:p>
      <w:pPr>
        <w:pStyle w:val="38"/>
        <w:rPr>
          <w:ins w:id="93732" w:author="מנוע מכני" w:date="2026-10-11T12:04:39Z"/>
        </w:rPr>
      </w:pPr>
      <w:r>
        <w:t>ו</w:t>
      </w:r>
      <w:r>
        <w:t xml:space="preserve">הך</w:t>
      </w:r>
    </w:p>
    <w:p w:rsidR="00E403F0" w:rsidRPr="00AD695E" w:rsidRDefault="00E403F0" w:rsidP="00E403F0">
      <w:pPr>
        <w:rPr>
          <w:rtl/>
        </w:rPr>
      </w:pPr>
      <w:del w:id="93733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דאמר </w:t>
      </w:r>
      <w:r>
        <w:rPr>
          <w:rStyle w:val="2fb"/>
          <w:rFonts w:hint="cs"/>
          <w:rtl/>
        </w:rPr>
        <w:t xml:space="preserve">אביי</w:t>
      </w:r>
      <w:r>
        <w:rPr>
          <w:rFonts w:hint="cs"/>
          <w:rtl/>
        </w:rPr>
        <w:t xml:space="preserve"> א</w:t>
      </w:r>
      <w:r>
        <w:rPr>
          <w:rtl/>
        </w:rPr>
        <w:t xml:space="preserve">יזהו רשע ערום? זה המשיא עצה למכור בנכסים </w:t>
      </w:r>
      <w:r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>שב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ג</w:t>
      </w:r>
      <w:r>
        <w:rPr>
          <w:rtl/>
        </w:rPr>
        <w:t xml:space="preserve"> </w:t>
      </w:r>
    </w:p>
    <w:p w:rsidR="00E403F0" w:rsidRPr="00AD695E" w:rsidRDefault="00E403F0" w:rsidP="00E403F0">
      <w:pPr>
        <w:pStyle w:val="affffb"/>
        <w:rPr>
          <w:rtl/>
        </w:rPr>
      </w:pPr>
      <w:r>
        <w:rPr>
          <w:rtl/>
        </w:rPr>
        <w:t>- בריה שאני, וצורבא מרבנן שאני.</w:t>
      </w:r>
    </w:p>
    <w:p>
      <w:pPr>
        <w:pStyle w:val="afffff8"/>
        <w:rPr>
          <w:ins w:id="90077" w:author="קלוד" w:date="2026-10-11T12:18:15Z"/>
        </w:rPr>
      </w:pPr>
      <w:ins w:id="90078" w:author="קלוד" w:date="2026-10-11T12:18:15Z">
        <w:r>
          <w:rPr>
            <w:color w:val="7B3F00"/>
          </w:rPr>
          <w:t xml:space="preserve">ערב וקבלן - האם משתעבד כשאין ללוה נכסים</w:t>
        </w:r>
      </w:ins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 xml:space="preserve">ושם השתעבד הערב דכתובה משום שהיה ערב קבלן 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כג:</w:t>
      </w:r>
    </w:p>
    <w:p w:rsidR="00E403F0" w:rsidRPr="00AD695E" w:rsidRDefault="00E403F0" w:rsidP="00E403F0">
      <w:pPr>
        <w:rPr>
          <w:rtl/>
        </w:rPr>
      </w:pP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ולמ</w:t>
      </w:r>
      <w:r>
        <w:rPr>
          <w:rtl/>
        </w:rPr>
        <w:t>"</w:t>
      </w:r>
      <w:r>
        <w:rPr>
          <w:rFonts w:hint="cs"/>
          <w:rtl/>
        </w:rPr>
        <w:t xml:space="preserve">ד</w:t>
      </w:r>
      <w:r>
        <w:rPr>
          <w:rFonts w:hint="cs"/>
          <w:rtl/>
        </w:rPr>
        <w:t xml:space="preserve">: </w:t>
      </w:r>
      <w:r>
        <w:rPr>
          <w:rtl/>
        </w:rPr>
        <w:t xml:space="preserve">קבלן </w:t>
      </w:r>
      <w:ins w:id="91536" w:author="מנוע מכני" w:date="2026-10-11T12:04:39Z">
        <w:r>
          <w:rPr>
            <w:rFonts w:hint="cs"/>
            <w:rtl/>
          </w:rPr>
          <w:t xml:space="preserve">אף</w:t>
        </w:r>
      </w:ins>
      <w:del w:id="91537" w:author="מנוע מכני" w:date="2026-10-11T12:04:39Z">
        <w:r>
          <w:rPr>
            <w:rFonts w:hint="cs"/>
            <w:rtl/>
          </w:rPr>
          <w:delText xml:space="preserve">אע</w:delText>
        </w:r>
        <w:r>
          <w:rPr>
            <w:rtl/>
          </w:rPr>
          <w:delText xml:space="preserve">"</w:delText>
        </w:r>
        <w:r>
          <w:rPr>
            <w:rFonts w:hint="cs"/>
            <w:rtl/>
          </w:rPr>
          <w:delText xml:space="preserve">ג</w:delText>
        </w:r>
      </w:del>
      <w:r>
        <w:rPr>
          <w:rtl/>
        </w:rPr>
        <w:t xml:space="preserve"> </w:t>
      </w:r>
      <w:ins w:id="91232" w:author="מנוע מכני" w:date="2026-10-11T12:04:39Z">
        <w:r>
          <w:rPr>
            <w:rtl/>
          </w:rPr>
          <w:t xml:space="preserve">דאין</w:t>
        </w:r>
      </w:ins>
      <w:del w:id="91233" w:author="מנוע מכני" w:date="2026-10-11T12:04:39Z">
        <w:r>
          <w:rPr>
            <w:rtl/>
          </w:rPr>
          <w:delText xml:space="preserve">דלית</w:delText>
        </w:r>
      </w:del>
      <w:r>
        <w:rPr>
          <w:rtl/>
        </w:rPr>
        <w:t xml:space="preserve"> לנכסים ללוה משתעבד, 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ו</w:t>
      </w:r>
      <w:r>
        <w:rPr>
          <w:rtl/>
        </w:rPr>
        <w:t xml:space="preserve">למ"ד</w:t>
      </w:r>
      <w:r>
        <w:rPr>
          <w:rtl/>
        </w:rPr>
        <w:t xml:space="preserve">: </w:t>
      </w:r>
      <w:ins w:id="91240" w:author="מנוע מכני" w:date="2026-10-11T12:04:39Z">
        <w:r>
          <w:rPr>
            <w:rtl/>
          </w:rPr>
          <w:t xml:space="preserve">יש</w:t>
        </w:r>
      </w:ins>
      <w:del w:id="91241" w:author="מנוע מכני" w:date="2026-10-11T12:04:39Z">
        <w:r>
          <w:rPr>
            <w:rtl/>
          </w:rPr>
          <w:delText xml:space="preserve">אית</w:delText>
        </w:r>
      </w:del>
      <w:r>
        <w:rPr>
          <w:rtl/>
        </w:rPr>
        <w:t xml:space="preserve"> </w:t>
      </w:r>
      <w:ins w:id="91234" w:author="מנוע מכני" w:date="2026-10-11T12:04:39Z">
        <w:r>
          <w:rPr>
            <w:rtl/>
          </w:rPr>
          <w:t xml:space="preserve">לו</w:t>
        </w:r>
      </w:ins>
      <w:del w:id="91235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משתעבד, </w:t>
      </w:r>
      <w:ins w:id="91238" w:author="מנוע מכני" w:date="2026-10-11T12:04:39Z">
        <w:r>
          <w:rPr>
            <w:rtl/>
          </w:rPr>
          <w:t xml:space="preserve">אין</w:t>
        </w:r>
      </w:ins>
      <w:del w:id="91239" w:author="מנוע מכני" w:date="2026-10-11T12:04:39Z">
        <w:r>
          <w:rPr>
            <w:rtl/>
          </w:rPr>
          <w:delText xml:space="preserve">לית</w:delText>
        </w:r>
      </w:del>
      <w:r>
        <w:rPr>
          <w:rtl/>
        </w:rPr>
        <w:t xml:space="preserve"> </w:t>
      </w:r>
      <w:ins w:id="91236" w:author="מנוע מכני" w:date="2026-10-11T12:04:39Z">
        <w:r>
          <w:rPr>
            <w:rtl/>
          </w:rPr>
          <w:t xml:space="preserve">לו</w:t>
        </w:r>
      </w:ins>
      <w:del w:id="91237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משתעבד, </w:t>
      </w:r>
    </w:p>
    <w:p>
      <w:pPr>
        <w:pStyle w:val="38"/>
        <w:rPr>
          <w:ins w:id="93734" w:author="מנוע מכני" w:date="2026-10-11T12:04:39Z"/>
        </w:rPr>
      </w:pPr>
      <w:r w:rsidRPr="00217260">
        <w:t>אב"א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735" w:author="מנוע מכני" w:date="2026-10-11T12:04:39Z">
        <w:r>
          <w:rPr>
            <w:rtl/>
          </w:rPr>
          <w:delText xml:space="preserve"> </w:delText>
        </w:r>
      </w:del>
      <w:ins w:id="90142" w:author="מנוע מכני" w:date="2026-10-11T12:04:39Z">
        <w:r>
          <w:rPr>
            <w:rStyle w:val="2fb"/>
            <w:rtl/>
          </w:rPr>
          <w:t xml:space="preserve">ר"ה</w:t>
        </w:r>
      </w:ins>
      <w:del w:id="90143" w:author="מנוע מכני" w:date="2026-10-11T12:04:39Z">
        <w:r>
          <w:rPr>
            <w:rtl/>
          </w:rPr>
          <w:delText xml:space="preserve">רב הונא</w:delText>
        </w:r>
      </w:del>
      <w:r>
        <w:rPr>
          <w:rtl/>
        </w:rPr>
        <w:t xml:space="preserve"> </w:t>
      </w:r>
      <w:ins w:id="92358" w:author="מנוע מכני" w:date="2026-10-11T12:04:39Z">
        <w:r>
          <w:rPr>
            <w:rtl/>
          </w:rPr>
          <w:t xml:space="preserve">היה</w:t>
        </w:r>
      </w:ins>
      <w:del w:id="92359" w:author="מנוע מכני" w:date="2026-10-11T12:04:39Z">
        <w:r>
          <w:rPr>
            <w:rtl/>
          </w:rPr>
          <w:delText xml:space="preserve">הוה</w:delText>
        </w:r>
      </w:del>
      <w:r>
        <w:rPr>
          <w:rtl/>
        </w:rPr>
        <w:t xml:space="preserve"> </w:t>
      </w:r>
      <w:ins w:id="91242" w:author="מנוע מכני" w:date="2026-10-11T12:04:39Z">
        <w:r>
          <w:rPr>
            <w:rtl/>
          </w:rPr>
          <w:t xml:space="preserve">לו</w:t>
        </w:r>
      </w:ins>
      <w:del w:id="91243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ואישתדוף</w:t>
      </w:r>
      <w:ins w:id="91818" w:author="מנוע מכני" w:date="2026-10-11T12:04:39Z">
        <w:r>
          <w:rPr>
            <w:rtl/>
          </w:rPr>
          <w:t xml:space="preserve">,</w:t>
        </w:r>
      </w:ins>
      <w:del w:id="91819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3736" w:author="מנוע מכני" w:date="2026-10-11T12:04:39Z"/>
        </w:rPr>
      </w:pPr>
      <w:r>
        <w:t>ו</w:t>
      </w:r>
      <w:r w:rsidRPr="00217260">
        <w:t>אב"א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73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אבא לגביה בריה שעבדה משעבד נפשיה.</w:t>
      </w:r>
    </w:p>
    <w:p w:rsidR="00E403F0" w:rsidRPr="00AD695E" w:rsidRDefault="00E403F0" w:rsidP="00E403F0">
      <w:pPr>
        <w:rPr>
          <w:rtl/>
        </w:rPr>
      </w:pPr>
      <w:r w:rsidRPr="00591043">
        <w:rPr>
          <w:b/>
          <w:bCs/>
          <w:rtl/>
        </w:rPr>
        <w:lastRenderedPageBreak/>
        <w:t xml:space="preserve">דאיתמר: ערב דכתובה - דברי הכל </w:t>
      </w:r>
      <w:r w:rsidRPr="00591043">
        <w:rPr>
          <w:b/>
          <w:bCs/>
          <w:rtl/>
        </w:rPr>
        <w:lastRenderedPageBreak/>
        <w:t xml:space="preserve">לא</w:t>
      </w:r>
      <w:r w:rsidRPr="00591043">
        <w:rPr>
          <w:b/>
          <w:bCs/>
          <w:rtl/>
        </w:rPr>
        <w:lastRenderedPageBreak/>
        <w:t xml:space="preserve"> משתעבד,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</w:r>
      <w:r>
        <w:rPr>
          <w:rtl/>
        </w:rPr>
        <w:tab/>
        <w:t xml:space="preserve">קבלן דבעל חוב - דברי הכל משתעבד,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</w:r>
      <w:r>
        <w:rPr>
          <w:rtl/>
        </w:rPr>
        <w:tab/>
        <w:t xml:space="preserve">ערב דבעל חוב וקבלן דכתובה - </w:t>
      </w:r>
      <w:ins w:id="90574" w:author="מנוע מכני" w:date="2026-10-11T12:04:39Z">
        <w:r>
          <w:rPr>
            <w:rtl/>
          </w:rPr>
          <w:t xml:space="preserve">חלקו</w:t>
        </w:r>
      </w:ins>
      <w:del w:id="90575" w:author="מנוע מכני" w:date="2026-10-11T12:04:39Z">
        <w:r>
          <w:rPr>
            <w:rtl/>
          </w:rPr>
          <w:tab/>
          <w:delText xml:space="preserve">פליגי</w:delText>
        </w:r>
      </w:del>
      <w:r>
        <w:rPr>
          <w:rtl/>
        </w:rPr>
        <w:tab/>
        <w:t xml:space="preserve">, </w:t>
      </w:r>
    </w:p>
    <w:p w:rsidR="00E403F0" w:rsidRPr="00AD695E" w:rsidRDefault="00E403F0" w:rsidP="00E403F0">
      <w:pPr>
        <w:rPr>
          <w:rtl/>
        </w:rPr>
      </w:pPr>
      <w:ins w:id="90576" w:author="מנוע מכני" w:date="2026-10-11T12:04:39Z">
        <w:r>
          <w:rPr>
            <w:rtl/>
          </w:rPr>
          <w:t xml:space="preserve">יש</w:t>
        </w:r>
      </w:ins>
      <w:del w:id="90577" w:author="מנוע מכני" w:date="2026-10-11T12:04:39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r>
        <w:rPr>
          <w:rtl/>
        </w:rPr>
        <w:t xml:space="preserve">למ"ד</w:t>
      </w:r>
      <w:r>
        <w:rPr>
          <w:rtl/>
        </w:rPr>
        <w:t xml:space="preserve">: </w:t>
      </w:r>
      <w:ins w:id="91250" w:author="מנוע מכני" w:date="2026-10-11T12:04:39Z">
        <w:r>
          <w:rPr>
            <w:rtl/>
          </w:rPr>
          <w:t xml:space="preserve">יש</w:t>
        </w:r>
      </w:ins>
      <w:del w:id="91251" w:author="מנוע מכני" w:date="2026-10-11T12:04:39Z">
        <w:r>
          <w:rPr>
            <w:rtl/>
          </w:rPr>
          <w:delText xml:space="preserve">אית</w:delText>
        </w:r>
      </w:del>
      <w:r>
        <w:rPr>
          <w:rtl/>
        </w:rPr>
        <w:t xml:space="preserve"> </w:t>
      </w:r>
      <w:ins w:id="91244" w:author="מנוע מכני" w:date="2026-10-11T12:04:39Z">
        <w:r>
          <w:rPr>
            <w:rtl/>
          </w:rPr>
          <w:t xml:space="preserve">לו</w:t>
        </w:r>
      </w:ins>
      <w:del w:id="91245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נכסי ללוה משתעבד, </w:t>
      </w:r>
      <w:ins w:id="91248" w:author="מנוע מכני" w:date="2026-10-11T12:04:39Z">
        <w:r>
          <w:rPr>
            <w:rtl/>
          </w:rPr>
          <w:t xml:space="preserve">אין</w:t>
        </w:r>
      </w:ins>
      <w:del w:id="91249" w:author="מנוע מכני" w:date="2026-10-11T12:04:39Z">
        <w:r>
          <w:rPr>
            <w:rtl/>
          </w:rPr>
          <w:delText xml:space="preserve">לית</w:delText>
        </w:r>
      </w:del>
      <w:r>
        <w:rPr>
          <w:rtl/>
        </w:rPr>
        <w:t xml:space="preserve"> </w:t>
      </w:r>
      <w:ins w:id="91246" w:author="מנוע מכני" w:date="2026-10-11T12:04:39Z">
        <w:r>
          <w:rPr>
            <w:rtl/>
          </w:rPr>
          <w:t xml:space="preserve">לו</w:t>
        </w:r>
      </w:ins>
      <w:del w:id="91247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משתעבד, </w:t>
      </w:r>
    </w:p>
    <w:p w:rsidR="00E403F0" w:rsidRPr="00AD695E" w:rsidRDefault="00E403F0" w:rsidP="00E403F0">
      <w:pPr>
        <w:rPr>
          <w:rtl/>
        </w:rPr>
      </w:pPr>
      <w:ins w:id="90578" w:author="מנוע מכני" w:date="2026-10-11T12:04:39Z">
        <w:r>
          <w:rPr>
            <w:rtl/>
          </w:rPr>
          <w:t xml:space="preserve">ויש</w:t>
        </w:r>
      </w:ins>
      <w:del w:id="90579" w:author="מנוע מכני" w:date="2026-10-11T12:04:39Z">
        <w:r>
          <w:rPr>
            <w:rtl/>
          </w:rPr>
          <w:delText xml:space="preserve">ואיכא</w:delText>
        </w:r>
      </w:del>
      <w:r>
        <w:rPr>
          <w:rtl/>
        </w:rPr>
        <w:t xml:space="preserve"> </w:t>
      </w:r>
      <w:r>
        <w:rPr>
          <w:rtl/>
        </w:rPr>
        <w:t xml:space="preserve">למ"ד</w:t>
      </w:r>
      <w:r>
        <w:rPr>
          <w:rtl/>
        </w:rPr>
        <w:t xml:space="preserve">: אף על גב </w:t>
      </w:r>
      <w:ins w:id="91254" w:author="מנוע מכני" w:date="2026-10-11T12:04:39Z">
        <w:r>
          <w:rPr>
            <w:rtl/>
          </w:rPr>
          <w:t xml:space="preserve">דאין</w:t>
        </w:r>
      </w:ins>
      <w:del w:id="91255" w:author="מנוע מכני" w:date="2026-10-11T12:04:39Z">
        <w:r>
          <w:rPr>
            <w:rtl/>
          </w:rPr>
          <w:delText xml:space="preserve">דלית</w:delText>
        </w:r>
      </w:del>
      <w:r>
        <w:rPr>
          <w:rtl/>
        </w:rPr>
        <w:t xml:space="preserve"> </w:t>
      </w:r>
      <w:ins w:id="91252" w:author="מנוע מכני" w:date="2026-10-11T12:04:39Z">
        <w:r>
          <w:rPr>
            <w:rtl/>
          </w:rPr>
          <w:t xml:space="preserve">לו</w:t>
        </w:r>
      </w:ins>
      <w:del w:id="91253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משתעבד.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ו</w:t>
      </w:r>
      <w:r w:rsidRPr="00217260">
        <w:rPr>
          <w:b/>
          <w:bCs/>
          <w:rtl/>
        </w:rPr>
        <w:t>הלכתא</w:t>
      </w:r>
      <w:r>
        <w:rPr>
          <w:rtl/>
        </w:rPr>
        <w:t xml:space="preserve"> בכולהו</w:t>
      </w:r>
      <w:ins w:id="91820" w:author="מנוע מכני" w:date="2026-10-11T12:04:39Z">
        <w:r>
          <w:rPr>
            <w:rtl/>
          </w:rPr>
          <w:t xml:space="preserve">,</w:t>
        </w:r>
      </w:ins>
      <w:del w:id="91821" w:author="מנוע מכני" w:date="2026-10-11T12:04:39Z">
        <w:r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אף על גב </w:t>
      </w:r>
      <w:ins w:id="91258" w:author="מנוע מכני" w:date="2026-10-11T12:04:39Z">
        <w:r>
          <w:rPr>
            <w:rtl/>
          </w:rPr>
          <w:t xml:space="preserve">דאין</w:t>
        </w:r>
      </w:ins>
      <w:del w:id="91259" w:author="מנוע מכני" w:date="2026-10-11T12:04:39Z">
        <w:r>
          <w:rPr>
            <w:rtl/>
          </w:rPr>
          <w:delText xml:space="preserve">דלית</w:delText>
        </w:r>
      </w:del>
      <w:r>
        <w:rPr>
          <w:rtl/>
        </w:rPr>
        <w:t xml:space="preserve"> </w:t>
      </w:r>
      <w:ins w:id="91256" w:author="מנוע מכני" w:date="2026-10-11T12:04:39Z">
        <w:r>
          <w:rPr>
            <w:rtl/>
          </w:rPr>
          <w:t xml:space="preserve">לו</w:t>
        </w:r>
      </w:ins>
      <w:del w:id="91257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0580" w:author="מנוע מכני" w:date="2026-10-11T12:04:39Z">
        <w:r>
          <w:rPr>
            <w:rtl/>
          </w:rPr>
          <w:t xml:space="preserve">גם</w:t>
        </w:r>
      </w:ins>
      <w:del w:id="90581" w:author="מנוע מכני" w:date="2026-10-11T12:04:39Z">
        <w:r>
          <w:rPr>
            <w:rtl/>
          </w:rPr>
          <w:delText xml:space="preserve">נמי</w:delText>
        </w:r>
      </w:del>
      <w:r>
        <w:rPr>
          <w:rtl/>
        </w:rPr>
        <w:t xml:space="preserve"> משתעבד, </w:t>
      </w:r>
      <w:ins w:id="92132" w:author="מנוע מכני" w:date="2026-10-11T12:04:39Z">
        <w:r>
          <w:rPr>
            <w:rtl/>
          </w:rPr>
          <w:t xml:space="preserve">חוץ מ</w:t>
        </w:r>
      </w:ins>
      <w:del w:id="92133" w:author="מנוע מכני" w:date="2026-10-11T12:04:39Z">
        <w:r>
          <w:rPr>
            <w:rtl/>
          </w:rPr>
          <w:delText xml:space="preserve">לבר מ</w:delText>
        </w:r>
      </w:del>
      <w:r>
        <w:rPr>
          <w:rtl/>
        </w:rPr>
        <w:t xml:space="preserve">ערב דכתובה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דאע"ג </w:t>
      </w:r>
      <w:ins w:id="91264" w:author="מנוע מכני" w:date="2026-10-11T12:04:39Z">
        <w:r>
          <w:rPr>
            <w:rtl/>
          </w:rPr>
          <w:t xml:space="preserve">דיש</w:t>
        </w:r>
      </w:ins>
      <w:del w:id="91265" w:author="מנוע מכני" w:date="2026-10-11T12:04:39Z">
        <w:r>
          <w:rPr>
            <w:rtl/>
          </w:rPr>
          <w:delText xml:space="preserve">דאית</w:delText>
        </w:r>
      </w:del>
      <w:r>
        <w:rPr>
          <w:rtl/>
        </w:rPr>
        <w:t xml:space="preserve"> </w:t>
      </w:r>
      <w:ins w:id="91262" w:author="מנוע מכני" w:date="2026-10-11T12:04:39Z">
        <w:r>
          <w:rPr>
            <w:rtl/>
          </w:rPr>
          <w:t xml:space="preserve">לו</w:t>
        </w:r>
      </w:ins>
      <w:del w:id="91263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משתעבד, </w:t>
      </w:r>
      <w:r>
        <w:rPr>
          <w:rtl/>
        </w:rPr>
        <w:t xml:space="preserve">מ"ט</w:t>
      </w:r>
      <w:r>
        <w:rPr>
          <w:rtl/>
        </w:rPr>
        <w:t xml:space="preserve">? מצוה קעביד ולא </w:t>
      </w:r>
      <w:ins w:id="91260" w:author="מנוע מכני" w:date="2026-10-11T12:04:39Z">
        <w:r>
          <w:rPr>
            <w:rtl/>
          </w:rPr>
          <w:t xml:space="preserve">כלום</w:t>
        </w:r>
      </w:ins>
      <w:del w:id="91261" w:author="מנוע מכני" w:date="2026-10-11T12:04:39Z">
        <w:r>
          <w:rPr>
            <w:rtl/>
          </w:rPr>
          <w:delText xml:space="preserve">מידי</w:delText>
        </w:r>
      </w:del>
      <w:r>
        <w:rPr>
          <w:rtl/>
        </w:rPr>
        <w:t xml:space="preserve"> חסריה.</w:t>
      </w:r>
    </w:p>
    <w:p w:rsidR="00E403F0" w:rsidRPr="00AD695E" w:rsidRDefault="00E403F0" w:rsidP="00E403F0">
      <w:pPr>
        <w:jc w:val="center"/>
        <w:rPr>
          <w:rtl/>
        </w:rPr>
      </w:pPr>
      <w:r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075" w:author="קלוד" w:date="2026-10-11T12:18:15Z"/>
        </w:rPr>
      </w:pPr>
      <w:ins w:id="90076" w:author="קלוד" w:date="2026-10-11T12:18:15Z">
        <w:r>
          <w:rPr>
            <w:color w:val="7B3F00"/>
          </w:rPr>
          <w:t xml:space="preserve">לוקח - האם כערב והקדש לענין 'ידור הנאה'</w:t>
        </w:r>
      </w:ins>
    </w:p>
    <w:p w:rsidR="00E403F0" w:rsidRPr="00AD695E" w:rsidRDefault="00E403F0" w:rsidP="00E403F0">
      <w:pPr>
        <w:rPr>
          <w:rtl/>
        </w:rPr>
      </w:pPr>
      <w:r w:rsidRPr="00FA42DB">
        <w:rPr>
          <w:b/>
          <w:bCs/>
          <w:rtl/>
        </w:rPr>
        <w:t xml:space="preserve">ההוא </w:t>
      </w:r>
      <w:ins w:id="92760" w:author="מנוע מכני" w:date="2026-10-11T12:04:39Z">
        <w:r>
          <w:rPr>
            <w:b/>
            <w:bCs/>
            <w:rtl/>
          </w:rPr>
          <w:t xml:space="preserve">אדם</w:t>
        </w:r>
      </w:ins>
      <w:del w:id="92761" w:author="מנוע מכני" w:date="2026-10-11T12:04:39Z">
        <w:r w:rsidRPr="00FA42DB">
          <w:rPr>
            <w:b/>
            <w:bCs/>
            <w:rtl/>
          </w:rPr>
          <w:delText xml:space="preserve">גברא</w:delText>
        </w:r>
      </w:del>
      <w:r w:rsidRPr="00FA42DB">
        <w:rPr>
          <w:b/>
          <w:bCs/>
          <w:rtl/>
        </w:rPr>
        <w:t xml:space="preserve"> דזבנינהו לנכסיה ו</w:t>
      </w:r>
      <w:r w:rsidRPr="00FA42DB">
        <w:rPr>
          <w:rFonts w:hint="cs"/>
          <w:b/>
          <w:bCs/>
          <w:rtl/>
        </w:rPr>
        <w:t xml:space="preserve">גרש לאשתו </w:t>
      </w:r>
    </w:p>
    <w:p>
      <w:pPr>
        <w:pStyle w:val="38"/>
        <w:rPr>
          <w:ins w:id="93738" w:author="מנוע מכני" w:date="2026-10-11T12:04:39Z"/>
        </w:rPr>
      </w:pPr>
      <w:r>
        <w:t>שלחה ר</w:t>
      </w:r>
      <w:r>
        <w:t>יבד</w:t>
      </w:r>
      <w:r>
        <w:t>"</w:t>
      </w:r>
      <w:r>
        <w:t>ר לפני ר</w:t>
      </w:r>
      <w:r>
        <w:t>"</w:t>
      </w:r>
      <w:r>
        <w:t>פ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73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ערב </w:t>
      </w:r>
      <w:r>
        <w:rPr>
          <w:rtl/>
        </w:rPr>
        <w:t xml:space="preserve">תנן</w:t>
      </w:r>
      <w:r>
        <w:rPr>
          <w:rtl/>
        </w:rPr>
        <w:t xml:space="preserve">, הקדש </w:t>
      </w:r>
      <w:r>
        <w:rPr>
          <w:rtl/>
        </w:rPr>
        <w:t xml:space="preserve">תנן</w:t>
      </w:r>
      <w:r>
        <w:rPr>
          <w:rtl/>
        </w:rPr>
        <w:t xml:space="preserve">, לוקח מהו? </w:t>
      </w:r>
    </w:p>
    <w:p>
      <w:pPr>
        <w:pStyle w:val="38"/>
        <w:rPr>
          <w:ins w:id="93740" w:author="מנוע מכני" w:date="2026-10-11T12:04:39Z"/>
        </w:rPr>
      </w:pPr>
      <w:r>
        <w:t>א</w:t>
      </w:r>
      <w:r>
        <w:t>"</w:t>
      </w:r>
      <w:r>
        <w:t>ל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74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תנא כי רוכלא ניחשיב וניזיל? נהרדעי </w:t>
      </w:r>
      <w:ins w:id="90582" w:author="מנוע מכני" w:date="2026-10-11T12:04:39Z">
        <w:r>
          <w:rPr>
            <w:rtl/>
          </w:rPr>
          <w:t xml:space="preserve">אמרו</w:t>
        </w:r>
      </w:ins>
      <w:del w:id="90583" w:author="מנוע מכני" w:date="2026-10-11T12:04:39Z">
        <w:r>
          <w:rPr>
            <w:rtl/>
          </w:rPr>
          <w:delText xml:space="preserve">אמרי</w:delText>
        </w:r>
      </w:del>
      <w:r>
        <w:rPr>
          <w:rtl/>
        </w:rPr>
        <w:t xml:space="preserve">: </w:t>
      </w:r>
      <w:r>
        <w:rPr>
          <w:rtl/>
        </w:rPr>
        <w:t xml:space="preserve">דתנן</w:t>
      </w:r>
      <w:r>
        <w:rPr>
          <w:rtl/>
        </w:rPr>
        <w:t xml:space="preserve"> </w:t>
      </w:r>
      <w:r>
        <w:rPr>
          <w:rtl/>
        </w:rPr>
        <w:t xml:space="preserve">תנן</w:t>
      </w:r>
      <w:r>
        <w:rPr>
          <w:rtl/>
        </w:rPr>
        <w:t xml:space="preserve">, דלא </w:t>
      </w:r>
      <w:r>
        <w:rPr>
          <w:rtl/>
        </w:rPr>
        <w:t xml:space="preserve">תנן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תנן</w:t>
      </w:r>
      <w:r>
        <w:rPr>
          <w:rtl/>
        </w:rPr>
        <w:t xml:space="preserve">.</w:t>
      </w:r>
    </w:p>
    <w:p>
      <w:pPr>
        <w:pStyle w:val="38"/>
        <w:rPr>
          <w:ins w:id="93742" w:author="מנוע מכני" w:date="2026-10-11T12:04:39Z"/>
        </w:rPr>
      </w:pPr>
      <w:r w:rsidRPr="00E87E21">
        <w:t>אר</w:t>
      </w:r>
      <w:r w:rsidRPr="00E87E21">
        <w:t>"</w:t>
      </w:r>
      <w:r w:rsidRPr="00E87E21">
        <w:t>מ</w:t>
      </w:r>
      <w:r w:rsidRPr="00E87E21">
        <w:t xml:space="preserve">:</w:t>
      </w:r>
    </w:p>
    <w:p w:rsidR="00E403F0" w:rsidRPr="00E87E21" w:rsidRDefault="00E403F0" w:rsidP="00E403F0">
      <w:pPr>
        <w:rPr>
          <w:spacing w:val="-6"/>
          <w:rtl/>
        </w:rPr>
      </w:pPr>
      <w:del w:id="93743" w:author="מנוע מכני" w:date="2026-10-11T12:04:39Z">
        <w:r w:rsidRPr="00E87E21">
          <w:rPr>
            <w:spacing w:val="-6"/>
            <w:rtl/>
          </w:rPr>
          <w:delText xml:space="preserve"> </w:delText>
        </w:r>
      </w:del>
      <w:r w:rsidRPr="00E87E21">
        <w:rPr>
          <w:spacing w:val="-6"/>
          <w:rtl/>
        </w:rPr>
        <w:t xml:space="preserve">מ"</w:t>
      </w:r>
      <w:r w:rsidRPr="00E87E21">
        <w:rPr>
          <w:rFonts w:hint="cs"/>
          <w:spacing w:val="-6"/>
          <w:rtl/>
        </w:rPr>
        <w:t>ט</w:t>
      </w:r>
      <w:r w:rsidRPr="00E87E21">
        <w:rPr>
          <w:spacing w:val="-6"/>
          <w:rtl/>
        </w:rPr>
        <w:t xml:space="preserve"> דנהרדעי בשלמא הקדש משום ריוח דהקדש, ערב </w:t>
      </w:r>
      <w:ins w:id="90584" w:author="מנוע מכני" w:date="2026-10-11T12:04:39Z">
        <w:r>
          <w:rPr>
            <w:spacing w:val="-6"/>
            <w:rtl/>
          </w:rPr>
          <w:t xml:space="preserve">גם</w:t>
        </w:r>
      </w:ins>
      <w:del w:id="90585" w:author="מנוע מכני" w:date="2026-10-11T12:04:39Z">
        <w:r w:rsidRPr="00E87E21">
          <w:rPr>
            <w:spacing w:val="-6"/>
            <w:rtl/>
          </w:rPr>
          <w:delText xml:space="preserve">נמי</w:delText>
        </w:r>
      </w:del>
      <w:r w:rsidRPr="00E87E21">
        <w:rPr>
          <w:spacing w:val="-6"/>
          <w:rtl/>
        </w:rPr>
        <w:t xml:space="preserve"> מצוה הוא דעבד </w:t>
      </w:r>
      <w:ins w:id="90586" w:author="מנוע מכני" w:date="2026-10-11T12:04:39Z">
        <w:r>
          <w:rPr>
            <w:spacing w:val="-6"/>
            <w:rtl/>
          </w:rPr>
          <w:t xml:space="preserve">ולא</w:t>
        </w:r>
      </w:ins>
      <w:del w:id="90587" w:author="מנוע מכני" w:date="2026-10-11T12:04:39Z">
        <w:r w:rsidRPr="00E87E21">
          <w:rPr>
            <w:spacing w:val="-6"/>
            <w:rtl/>
          </w:rPr>
          <w:delText xml:space="preserve">ולאו</w:delText>
        </w:r>
      </w:del>
      <w:r w:rsidRPr="00E87E21">
        <w:rPr>
          <w:spacing w:val="-6"/>
          <w:rtl/>
        </w:rPr>
        <w:t xml:space="preserve"> </w:t>
      </w:r>
      <w:ins w:id="91266" w:author="מנוע מכני" w:date="2026-10-11T12:04:39Z">
        <w:r>
          <w:rPr>
            <w:spacing w:val="-6"/>
            <w:rtl/>
          </w:rPr>
          <w:t xml:space="preserve">כלום</w:t>
        </w:r>
      </w:ins>
      <w:del w:id="91267" w:author="מנוע מכני" w:date="2026-10-11T12:04:39Z">
        <w:r w:rsidRPr="00E87E21">
          <w:rPr>
            <w:spacing w:val="-6"/>
            <w:rtl/>
          </w:rPr>
          <w:delText xml:space="preserve">מידי</w:delText>
        </w:r>
      </w:del>
      <w:r w:rsidRPr="00E87E21">
        <w:rPr>
          <w:spacing w:val="-6"/>
          <w:rtl/>
        </w:rPr>
        <w:t xml:space="preserve"> חסר</w:t>
      </w:r>
      <w:r w:rsidRPr="00E87E21">
        <w:rPr>
          <w:rFonts w:hint="cs"/>
          <w:spacing w:val="-6"/>
          <w:rtl/>
        </w:rPr>
        <w:t>ו</w:t>
      </w:r>
    </w:p>
    <w:p>
      <w:pPr>
        <w:pStyle w:val="38"/>
        <w:rPr>
          <w:ins w:id="93744" w:author="מנוע מכני" w:date="2026-10-11T12:04:39Z"/>
        </w:rPr>
      </w:pPr>
      <w:r>
        <w:t xml:space="preserve">אלא</w:t>
      </w:r>
    </w:p>
    <w:p w:rsidR="00E403F0" w:rsidRPr="00AD695E" w:rsidRDefault="00E403F0" w:rsidP="00E403F0">
      <w:pPr>
        <w:rPr>
          <w:rtl/>
        </w:rPr>
      </w:pPr>
      <w:del w:id="9374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לוקח </w:t>
      </w:r>
      <w:r>
        <w:rPr>
          <w:rFonts w:hint="cs"/>
          <w:rtl/>
        </w:rPr>
        <w:t xml:space="preserve">וודאי </w:t>
      </w:r>
      <w:r>
        <w:rPr>
          <w:rtl/>
        </w:rPr>
        <w:t xml:space="preserve">ידע דכל חד </w:t>
      </w:r>
      <w:r>
        <w:rPr>
          <w:rFonts w:hint="cs"/>
          <w:rtl/>
        </w:rPr>
        <w:t xml:space="preserve">יש</w:t>
      </w:r>
      <w:ins w:id="91822" w:author="מנוע מכני" w:date="2026-10-11T12:04:39Z">
        <w:r>
          <w:rPr>
            <w:rFonts w:hint="cs"/>
            <w:rtl/>
          </w:rPr>
          <w:t xml:space="preserve"> </w:t>
        </w:r>
      </w:ins>
      <w:del w:id="91823" w:author="מנוע מכני" w:date="2026-10-11T12:04:39Z">
        <w:r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כתובה, </w:t>
      </w:r>
      <w:ins w:id="91268" w:author="מנוע מכני" w:date="2026-10-11T12:04:39Z">
        <w:r>
          <w:rPr>
            <w:rtl/>
          </w:rPr>
          <w:t xml:space="preserve">למה</w:t>
        </w:r>
      </w:ins>
      <w:del w:id="91269" w:author="מנוע מכני" w:date="2026-10-11T12:04:39Z">
        <w:r>
          <w:rPr>
            <w:rtl/>
          </w:rPr>
          <w:delText xml:space="preserve">אמאי</w:delText>
        </w:r>
      </w:del>
      <w:r>
        <w:rPr>
          <w:rtl/>
        </w:rPr>
        <w:t xml:space="preserve"> </w:t>
      </w:r>
      <w:r>
        <w:rPr>
          <w:rFonts w:hint="cs"/>
          <w:rtl/>
        </w:rPr>
        <w:t>קנה-</w:t>
      </w:r>
      <w:r>
        <w:rPr>
          <w:rtl/>
        </w:rPr>
        <w:t xml:space="preserve"> </w:t>
      </w:r>
      <w:ins w:id="92762" w:author="מנוע מכני" w:date="2026-10-11T12:04:39Z">
        <w:r>
          <w:rPr>
            <w:rtl/>
          </w:rPr>
          <w:t xml:space="preserve">הוא</w:t>
        </w:r>
      </w:ins>
      <w:del w:id="92763" w:author="מנוע מכני" w:date="2026-10-11T12:04:39Z">
        <w:r>
          <w:rPr>
            <w:rtl/>
          </w:rPr>
          <w:delText xml:space="preserve">איהו</w:delText>
        </w:r>
      </w:del>
      <w:r>
        <w:rPr>
          <w:rtl/>
        </w:rPr>
        <w:t xml:space="preserve"> הוא דאפסיד אנפשיה.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36" w:author="קלוד" w:date="2026-10-11T09:07:13Z"/>
        </w:rPr>
      </w:pPr>
      <w:ins w:id="20235" w:author="קלוד" w:date="2026-10-11T09:07:13Z">
        <w:r>
          <w:t xml:space="preserve">משנה ב</w:t>
        </w:r>
      </w:ins>
    </w:p>
    <w:p w:rsidR="00E403F0" w:rsidRPr="00D65BEC" w:rsidRDefault="00E403F0" w:rsidP="00E403F0">
      <w:pPr>
        <w:pStyle w:val="afff9"/>
        <w:rPr>
          <w:del w:id="20134" w:author="קלוד" w:date="2026-10-11T09:07:13Z"/>
          <w:rtl/>
        </w:rPr>
      </w:pPr>
      <w:del w:id="20133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29" w:author="קלוד" w:date="2026-10-11T12:09:42Z">
          <w:pPr>
            <w:pStyle w:val="afff9"/>
          </w:pPr>
        </w:pPrChange>
      </w:pPr>
      <w:r w:rsidRPr="00D65BEC">
        <w:rPr>
          <w:rtl/>
        </w:rPr>
        <w:t xml:space="preserve">המקדיש נכסיו והיתה עליו כתובת אשה ובעל חוב,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ab/>
        <w:t xml:space="preserve">אין האשה יכולה לגבות כתובתה מן ההקדש ולא ב"ח את חובו,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ab/>
        <w:t>אלא הפודה פודה ע"מ ליתן לאשה בכתובתה ולבעל חוב את חובו.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הקדיש תשעים מנה והיה חובו מאה מנה, מוסיף עוד דינר, ופודה את הנכסים האלו על מנת ליתן לאשה כתובתה ולבעל חוב את חובו.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073" w:author="קלוד" w:date="2026-10-11T12:18:15Z"/>
        </w:rPr>
      </w:pPr>
      <w:ins w:id="90074" w:author="קלוד" w:date="2026-10-11T12:18:15Z">
        <w:r>
          <w:rPr>
            <w:color w:val="7B3F00"/>
          </w:rPr>
          <w:t xml:space="preserve">הפודה פודה - שלא יאמרו הקדש יוצא בלא פדיון</w:t>
        </w:r>
      </w:ins>
    </w:p>
    <w:p>
      <w:pPr>
        <w:pStyle w:val="38"/>
        <w:rPr>
          <w:ins w:id="93746" w:author="מנוע מכני" w:date="2026-10-11T12:04:39Z"/>
        </w:rPr>
      </w:pPr>
      <w:r w:rsidRPr="009239E9">
        <w:t>הפודה פודה</w:t>
      </w:r>
      <w:r w:rsidRPr="009239E9">
        <w:t xml:space="preserve">- </w:t>
      </w:r>
      <w:r>
        <w:t xml:space="preserve">משום דר' אבהו:</w:t>
      </w:r>
    </w:p>
    <w:p w:rsidR="00E403F0" w:rsidRPr="00AD695E" w:rsidRDefault="00E403F0" w:rsidP="00E403F0">
      <w:pPr>
        <w:rPr>
          <w:rtl/>
        </w:rPr>
      </w:pPr>
      <w:del w:id="9374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שלא יאמרו הקדש יוצא בלא פדיון.</w:t>
      </w:r>
    </w:p>
    <w:p>
      <w:pPr>
        <w:pStyle w:val="38"/>
        <w:rPr>
          <w:ins w:id="93748" w:author="מנוע מכני" w:date="2026-10-11T12:04:39Z"/>
        </w:rPr>
      </w:pPr>
      <w:r>
        <w:t>מתניתין דלא כר</w:t>
      </w:r>
      <w:r>
        <w:t>שב</w:t>
      </w:r>
      <w:r>
        <w:t>"</w:t>
      </w:r>
      <w:r>
        <w:t>ג דא</w:t>
      </w:r>
      <w:r>
        <w:t xml:space="preserve">ומר:</w:t>
      </w:r>
    </w:p>
    <w:p w:rsidR="00E403F0" w:rsidRPr="00AD695E" w:rsidRDefault="00E403F0" w:rsidP="00E403F0">
      <w:pPr>
        <w:rPr>
          <w:rtl/>
        </w:rPr>
      </w:pPr>
      <w:del w:id="9374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אם היה חובו כנגד הקדשו - פודה, ואם </w:t>
      </w:r>
      <w:ins w:id="90588" w:author="מנוע מכני" w:date="2026-10-11T12:04:39Z">
        <w:r>
          <w:rPr>
            <w:rtl/>
          </w:rPr>
          <w:t xml:space="preserve">לא</w:t>
        </w:r>
      </w:ins>
      <w:del w:id="90589" w:author="מנוע מכני" w:date="2026-10-11T12:04:39Z">
        <w:r>
          <w:rPr>
            <w:rtl/>
          </w:rPr>
          <w:delText xml:space="preserve">לאו</w:delText>
        </w:r>
      </w:del>
      <w:r>
        <w:rPr>
          <w:rtl/>
        </w:rPr>
        <w:t xml:space="preserve"> - אינו פודה.</w:t>
      </w:r>
    </w:p>
    <w:p>
      <w:pPr>
        <w:pStyle w:val="38"/>
        <w:rPr>
          <w:ins w:id="93750" w:author="מנוע מכני" w:date="2026-10-11T12:04:39Z"/>
        </w:rPr>
      </w:pPr>
      <w:r>
        <w:t>ורבנן עד כמה? א</w:t>
      </w:r>
      <w:r>
        <w:t>רהב</w:t>
      </w:r>
      <w:r>
        <w:t>"</w:t>
      </w:r>
      <w:r>
        <w:t>י מר</w:t>
      </w:r>
      <w:r>
        <w:t>"</w:t>
      </w:r>
      <w:r>
        <w:t>ש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75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עד פלגא.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38" w:author="קלוד" w:date="2026-10-11T09:07:13Z"/>
        </w:rPr>
      </w:pPr>
      <w:ins w:id="20237" w:author="קלוד" w:date="2026-10-11T09:07:13Z">
        <w:r>
          <w:t xml:space="preserve">משנה ג</w:t>
        </w:r>
      </w:ins>
    </w:p>
    <w:p w:rsidR="00E403F0" w:rsidRPr="00D65BEC" w:rsidRDefault="00E403F0" w:rsidP="00E403F0">
      <w:pPr>
        <w:pStyle w:val="afff9"/>
        <w:rPr>
          <w:del w:id="20136" w:author="קלוד" w:date="2026-10-11T09:07:13Z"/>
          <w:rtl/>
        </w:rPr>
      </w:pPr>
      <w:del w:id="20135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30" w:author="קלוד" w:date="2026-10-11T12:09:42Z">
          <w:pPr>
            <w:pStyle w:val="afff9"/>
          </w:pPr>
        </w:pPrChange>
      </w:pPr>
      <w:r w:rsidRPr="00D65BEC">
        <w:rPr>
          <w:rtl/>
        </w:rPr>
        <w:t>אף על פי שאמרו חייבי ערכין ממשכנין אותו, נותנין לו מזון שלשים יום וכסות שנים עשר חדש, מטה מוצעת וסנדליו ותפליו, לו אבל לא לאשתו ולבניו.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אם היה אומן נותן לו שני כלי אומנות מכל מין ומין,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חרש נותנין לו שני מצעדין ושני מגירות;</w:t>
      </w:r>
    </w:p>
    <w:p w:rsidR="00E403F0" w:rsidRPr="00D65BEC" w:rsidRDefault="00E403F0" w:rsidP="00E403F0">
      <w:pPr>
        <w:pStyle w:val="afff9"/>
        <w:rPr>
          <w:rtl/>
        </w:rPr>
      </w:pPr>
      <w:r>
        <w:rPr>
          <w:rStyle w:val="TanaimMishna"/>
          <w:rtl/>
          <w:rPrChange w:id="20010" w:author="קלוד" w:date="2026-10-11T09:07:13Z">
            <w:rPr>
              <w:rtl/>
            </w:rPr>
          </w:rPrChange>
        </w:rPr>
        <w:t xml:space="preserve">רבי אליעזר</w:t>
      </w:r>
      <w:r>
        <w:rPr>
          <w:rtl/>
        </w:rPr>
        <w:t xml:space="preserve"> אומר</w:t>
      </w:r>
      <w:r>
        <w:rPr>
          <w:rStyle w:val="TanaimMishna"/>
          <w:rtl/>
          <w:rPrChange w:id="95254" w:author="Claude" w:date="2026-10-11T09:08:00Z">
            <w:rPr>
              <w:rtl/>
            </w:rPr>
          </w:rPrChange>
        </w:rPr>
        <w:t xml:space="preserve">:</w:t>
      </w:r>
      <w:r>
        <w:rPr>
          <w:rtl/>
        </w:rPr>
        <w:t xml:space="preserve"> אם היה איכר - נותן לו צמדו, חמר - נותן לו חמורו.</w:t>
      </w:r>
    </w:p>
    <w:p w:rsidR="00E403F0" w:rsidRPr="00AD695E" w:rsidRDefault="00E403F0" w:rsidP="00E403F0">
      <w:pPr>
        <w:pStyle w:val="afff9"/>
        <w:rPr>
          <w:rtl/>
        </w:rPr>
      </w:pPr>
      <w:r>
        <w:rPr>
          <w:rtl/>
        </w:rPr>
        <w:t xml:space="preserve">היה לו מין אחד מרובה ומין אחד מועט, אין אומר למכור את המרובה וליקח מן המועט,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אלא נותנין לו שני מינין מן המרובה וכל שיש לו מן המועט.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המקדיש נכסיו - מעלין לו תפיליו.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כד.</w:t>
      </w:r>
    </w:p>
    <w:p>
      <w:pPr>
        <w:pStyle w:val="afffff8"/>
        <w:rPr>
          <w:ins w:id="90071" w:author="קלוד" w:date="2026-10-11T12:18:15Z"/>
        </w:rPr>
      </w:pPr>
      <w:ins w:id="90072" w:author="קלוד" w:date="2026-10-11T12:18:15Z">
        <w:r>
          <w:rPr>
            <w:color w:val="7B3F00"/>
          </w:rPr>
          <w:t xml:space="preserve">'החייהו מערכך' - ולא לאשתו ובניו</w:t>
        </w:r>
      </w:ins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'</w:t>
      </w:r>
      <w:r>
        <w:rPr>
          <w:rtl/>
        </w:rPr>
        <w:t>ואם מך הוא מערכך, החייהו מערכך.</w:t>
      </w:r>
    </w:p>
    <w:p w:rsidR="00E403F0" w:rsidRPr="00AD695E" w:rsidRDefault="00E403F0" w:rsidP="00E403F0">
      <w:pPr>
        <w:rPr>
          <w:rtl/>
        </w:rPr>
      </w:pPr>
      <w:r w:rsidRPr="00FA42DB">
        <w:rPr>
          <w:rStyle w:val="affff2"/>
          <w:rtl/>
        </w:rPr>
        <w:t xml:space="preserve">אבל </w:t>
      </w:r>
      <w:r w:rsidRPr="00FA42DB">
        <w:rPr>
          <w:rStyle w:val="affff2"/>
          <w:rtl/>
        </w:rPr>
        <w:t xml:space="preserve">לא</w:t>
      </w:r>
      <w:r w:rsidRPr="00FA42DB">
        <w:rPr>
          <w:rStyle w:val="affff2"/>
          <w:rtl/>
        </w:rPr>
        <w:t xml:space="preserve"> לאשתו ובניו וכו'</w:t>
      </w:r>
      <w:r>
        <w:rPr>
          <w:rtl/>
        </w:rPr>
        <w:t>.</w:t>
      </w:r>
      <w:r>
        <w:rPr>
          <w:rFonts w:hint="cs"/>
          <w:rtl/>
        </w:rPr>
        <w:t xml:space="preserve"> ד'</w:t>
      </w:r>
      <w:r>
        <w:rPr>
          <w:rtl/>
        </w:rPr>
        <w:t>הוא מערכך</w:t>
      </w:r>
      <w:r>
        <w:rPr>
          <w:rFonts w:hint="cs"/>
          <w:rtl/>
        </w:rPr>
        <w:t>'</w:t>
      </w:r>
      <w:r>
        <w:rPr>
          <w:rtl/>
        </w:rPr>
        <w:t>, ולא אשתו ובניו מערכך.</w:t>
      </w:r>
    </w:p>
    <w:p>
      <w:pPr>
        <w:pStyle w:val="38"/>
        <w:rPr>
          <w:ins w:id="93752" w:author="מנוע מכני" w:date="2026-10-11T12:04:39Z"/>
        </w:rPr>
      </w:pPr>
      <w:ins w:id="90015" w:author="מנוע מכני" w:date="2026-10-11T12:04:39Z">
        <w:r>
          <w:t xml:space="preserve">ר"א</w:t>
        </w:r>
      </w:ins>
      <w:del w:id="90016" w:author="מנוע מכני" w:date="2026-10-11T12:04:39Z">
        <w:r w:rsidRPr="00FA42DB">
          <w:delText xml:space="preserve">ר</w:delText>
        </w:r>
        <w:r w:rsidRPr="00FA42DB">
          <w:delText xml:space="preserve">''א</w:delText>
        </w:r>
      </w:del>
      <w:del w:id="94205" w:author="מנוע מכני" w:date="2026-10-11T12:04:39Z">
        <w:r w:rsidRPr="00FA42DB">
          <w:delText xml:space="preserve"> אומר</w:delText>
        </w:r>
      </w:del>
      <w:r w:rsidRPr="00FA42DB">
        <w:t xml:space="preserve">:</w:t>
      </w:r>
    </w:p>
    <w:p w:rsidR="00E403F0" w:rsidRPr="00AD695E" w:rsidRDefault="00E403F0" w:rsidP="00E403F0">
      <w:pPr>
        <w:rPr>
          <w:rtl/>
        </w:rPr>
      </w:pPr>
      <w:del w:id="93753" w:author="מנוע מכני" w:date="2026-10-11T12:04:39Z">
        <w:r w:rsidRPr="00FA42DB">
          <w:rPr>
            <w:rStyle w:val="affff2"/>
            <w:rtl/>
          </w:rPr>
          <w:delText xml:space="preserve"> </w:delText>
        </w:r>
      </w:del>
      <w:r w:rsidRPr="00FA42DB">
        <w:rPr>
          <w:rStyle w:val="affff2"/>
          <w:rtl/>
        </w:rPr>
        <w:t xml:space="preserve">אם היה איכר נותן לו צמדו</w:t>
      </w:r>
      <w:r>
        <w:rPr>
          <w:rtl/>
        </w:rPr>
        <w:t xml:space="preserve"> ו</w:t>
      </w:r>
      <w:r>
        <w:rPr>
          <w:rFonts w:hint="cs"/>
          <w:rtl/>
        </w:rPr>
        <w:t>ל</w:t>
      </w:r>
      <w:r>
        <w:rPr>
          <w:rtl/>
        </w:rPr>
        <w:t xml:space="preserve">רבנן הנהו </w:t>
      </w:r>
      <w:ins w:id="90590" w:author="מנוע מכני" w:date="2026-10-11T12:04:39Z">
        <w:r>
          <w:rPr>
            <w:rtl/>
          </w:rPr>
          <w:t xml:space="preserve">לא</w:t>
        </w:r>
      </w:ins>
      <w:del w:id="90591" w:author="מנוע מכני" w:date="2026-10-11T12:04:39Z">
        <w:r>
          <w:rPr>
            <w:rtl/>
          </w:rPr>
          <w:delText xml:space="preserve">לאו</w:delText>
        </w:r>
      </w:del>
      <w:r>
        <w:rPr>
          <w:rtl/>
        </w:rPr>
        <w:t xml:space="preserve"> כלי אומנות </w:t>
      </w:r>
      <w:ins w:id="91270" w:author="מנוע מכני" w:date="2026-10-11T12:04:39Z">
        <w:r>
          <w:rPr>
            <w:rtl/>
          </w:rPr>
          <w:t xml:space="preserve">הם</w:t>
        </w:r>
      </w:ins>
      <w:del w:id="91271" w:author="מנוע מכני" w:date="2026-10-11T12:04:39Z">
        <w:r>
          <w:rPr>
            <w:rtl/>
          </w:rPr>
          <w:delText xml:space="preserve">נינהו</w:delText>
        </w:r>
      </w:del>
      <w:r>
        <w:rPr>
          <w:rtl/>
        </w:rPr>
        <w:t xml:space="preserve"> אלא נכסים.</w:t>
      </w:r>
    </w:p>
    <w:p w:rsidR="00E403F0" w:rsidRPr="00AD695E" w:rsidRDefault="00E403F0" w:rsidP="00E403F0">
      <w:pPr>
        <w:pStyle w:val="affff1"/>
        <w:ind w:end="0"/>
        <w:rPr>
          <w:rtl/>
        </w:rPr>
        <w:pPrChange w:id="20048" w:author="קלוד" w:date="2026-10-11T09:07:13Z">
          <w:pPr>
            <w:pStyle w:val="affff1"/>
            <w:rPr>
              <w:rtl/>
            </w:rPr>
          </w:pPr>
        </w:pPrChange>
      </w:pPr>
      <w:ins w:id="9832" w:author="מספור קטעי משנה" w:date="2026-10-11T09:19:26Z">
        <w:r>
          <w:rPr>
            <w:rStyle w:val="MisparKeta"/>
          </w:rPr>
          <w:t xml:space="preserve">ה. </w:t>
        </w:r>
      </w:ins>
      <w:r>
        <w:rPr>
          <w:rFonts w:hint="cs"/>
          <w:rtl/>
        </w:rPr>
        <w:t>ה</w:t>
      </w:r>
      <w:r>
        <w:rPr>
          <w:rtl/>
        </w:rPr>
        <w:t>יה לו מין אחד [וכו'].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וקמ</w:t>
      </w:r>
      <w:r>
        <w:rPr>
          <w:rtl/>
        </w:rPr>
        <w:t>"</w:t>
      </w:r>
      <w:r>
        <w:rPr>
          <w:rFonts w:hint="cs"/>
          <w:rtl/>
        </w:rPr>
        <w:t xml:space="preserve">ל</w:t>
      </w:r>
      <w:r>
        <w:rPr>
          <w:rFonts w:hint="cs"/>
          <w:rtl/>
        </w:rPr>
        <w:t xml:space="preserve"> דלא לימא דעד עכשיו </w:t>
      </w:r>
      <w:r>
        <w:rPr>
          <w:rtl/>
        </w:rPr>
        <w:t>דה</w:t>
      </w:r>
      <w:r>
        <w:rPr>
          <w:rFonts w:hint="cs"/>
          <w:rtl/>
        </w:rPr>
        <w:t>יה לו להשאיל משאיל</w:t>
      </w:r>
      <w:r>
        <w:rPr>
          <w:rtl/>
        </w:rPr>
        <w:t xml:space="preserve">, </w:t>
      </w:r>
      <w:r>
        <w:rPr>
          <w:rFonts w:hint="cs"/>
          <w:rtl/>
        </w:rPr>
        <w:t>עכשיו</w:t>
      </w:r>
      <w:r>
        <w:rPr>
          <w:rtl/>
        </w:rPr>
        <w:t xml:space="preserve"> </w:t>
      </w:r>
      <w:r>
        <w:rPr>
          <w:rFonts w:hint="cs"/>
          <w:rtl/>
        </w:rPr>
        <w:t>דאין משאיל לו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, </w:t>
      </w:r>
      <w:r>
        <w:rPr>
          <w:rtl/>
        </w:rPr>
        <w:t xml:space="preserve">קמ"ל</w:t>
      </w:r>
      <w:r>
        <w:rPr>
          <w:rtl/>
        </w:rPr>
        <w:t xml:space="preserve">.</w:t>
      </w:r>
    </w:p>
    <w:p w:rsidR="00E403F0" w:rsidRPr="00AD695E" w:rsidRDefault="00E403F0" w:rsidP="00E403F0">
      <w:pPr>
        <w:jc w:val="center"/>
        <w:rPr>
          <w:del w:id="90054" w:author="מנוע עיצוב" w:date="2026-10-11T12:09:26Z"/>
          <w:rtl/>
        </w:rPr>
      </w:pPr>
      <w:del w:id="90053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49" w:author="קלוד" w:date="2026-10-11T09:07:13Z">
          <w:pPr>
            <w:pStyle w:val="affff1"/>
            <w:rPr>
              <w:rtl/>
            </w:rPr>
          </w:pPr>
        </w:pPrChange>
      </w:pPr>
      <w:ins w:id="9833" w:author="מספור קטעי משנה" w:date="2026-10-11T09:19:26Z">
        <w:r>
          <w:rPr>
            <w:rStyle w:val="MisparKeta"/>
          </w:rPr>
          <w:t xml:space="preserve">ה. </w:t>
        </w:r>
      </w:ins>
      <w:r>
        <w:rPr>
          <w:rtl/>
        </w:rPr>
        <w:t>המקדיש את נכסיו - מעלין לו תפילין.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lastRenderedPageBreak/>
        <w:t xml:space="preserve">ההוא </w:t>
      </w:r>
      <w:ins w:id="92764" w:author="מנוע מכני" w:date="2026-10-11T12:04:39Z">
        <w:r>
          <w:rPr>
            <w:rtl/>
          </w:rPr>
          <w:t xml:space="preserve">אדם</w:t>
        </w:r>
      </w:ins>
      <w:del w:id="92765" w:author="מנוע מכני" w:date="2026-10-11T12:04:39Z">
        <w:r>
          <w:rPr>
            <w:rtl/>
          </w:rPr>
          <w:lastRenderedPageBreak/>
          <w:delText xml:space="preserve">גברא</w:delText>
        </w:r>
      </w:del>
      <w:r>
        <w:rPr>
          <w:rtl/>
        </w:rPr>
        <w:lastRenderedPageBreak/>
        <w:t xml:space="preserve"> ד</w:t>
      </w:r>
      <w:r>
        <w:rPr>
          <w:rFonts w:hint="cs"/>
          <w:rtl/>
        </w:rPr>
        <w:t>מכר נכסיו</w:t>
      </w:r>
      <w:r>
        <w:rPr>
          <w:rtl/>
        </w:rPr>
        <w:t xml:space="preserve">, </w:t>
      </w:r>
      <w:r>
        <w:rPr>
          <w:rFonts w:hint="cs"/>
          <w:rtl/>
        </w:rPr>
        <w:t xml:space="preserve">ובא לפני </w:t>
      </w:r>
      <w:r>
        <w:rPr>
          <w:rStyle w:val="2fb"/>
          <w:rtl/>
        </w:rPr>
        <w:t xml:space="preserve">רב יימר</w:t>
      </w:r>
      <w:r>
        <w:rPr>
          <w:rtl/>
        </w:rPr>
        <w:t xml:space="preserve">,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2034" w:author="מנוע מכני" w:date="2026-10-11T12:04:39Z">
        <w:r>
          <w:rPr>
            <w:rtl/>
          </w:rPr>
          <w:t xml:space="preserve">להם</w:t>
        </w:r>
      </w:ins>
      <w:del w:id="92035" w:author="מנוע מכני" w:date="2026-10-11T12:04:39Z">
        <w:r>
          <w:rPr>
            <w:rtl/>
          </w:rPr>
          <w:delText xml:space="preserve">להו</w:delText>
        </w:r>
      </w:del>
      <w:r>
        <w:rPr>
          <w:rtl/>
        </w:rPr>
        <w:t xml:space="preserve">: סליקו </w:t>
      </w:r>
      <w:ins w:id="91272" w:author="מנוע מכני" w:date="2026-10-11T12:04:39Z">
        <w:r>
          <w:rPr>
            <w:rtl/>
          </w:rPr>
          <w:t xml:space="preserve">לו</w:t>
        </w:r>
      </w:ins>
      <w:del w:id="91273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תפילין.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ואפי' דמתני' היא ד</w:t>
      </w:r>
      <w:r>
        <w:rPr>
          <w:rtl/>
        </w:rPr>
        <w:t xml:space="preserve">המקדיש נכסיו - מעלין לו תפיליו! </w:t>
      </w:r>
    </w:p>
    <w:p w:rsidR="00E403F0" w:rsidRPr="002B4E05" w:rsidRDefault="00E403F0" w:rsidP="00E403F0">
      <w:pPr>
        <w:rPr>
          <w:spacing w:val="-2"/>
          <w:rtl/>
        </w:rPr>
      </w:pPr>
      <w:r w:rsidRPr="002B4E05">
        <w:rPr>
          <w:spacing w:val="-2"/>
          <w:rtl/>
        </w:rPr>
        <w:t xml:space="preserve">מהו </w:t>
      </w:r>
      <w:ins w:id="92548" w:author="מנוע מכני" w:date="2026-10-11T12:04:39Z">
        <w:r>
          <w:rPr>
            <w:spacing w:val="-2"/>
            <w:rtl/>
          </w:rPr>
          <w:t xml:space="preserve">דתאמר</w:t>
        </w:r>
      </w:ins>
      <w:del w:id="92549" w:author="מנוע מכני" w:date="2026-10-11T12:04:39Z">
        <w:r w:rsidRPr="002B4E05">
          <w:rPr>
            <w:spacing w:val="-2"/>
            <w:rtl/>
          </w:rPr>
          <w:delText xml:space="preserve">דתימא</w:delText>
        </w:r>
      </w:del>
      <w:r w:rsidRPr="002B4E05">
        <w:rPr>
          <w:spacing w:val="-2"/>
          <w:rtl/>
        </w:rPr>
        <w:t xml:space="preserve">: </w:t>
      </w:r>
      <w:ins w:id="90592" w:author="מנוע מכני" w:date="2026-10-11T12:04:39Z">
        <w:r>
          <w:rPr>
            <w:spacing w:val="-2"/>
            <w:rtl/>
          </w:rPr>
          <w:t xml:space="preserve">שם</w:t>
        </w:r>
      </w:ins>
      <w:del w:id="90593" w:author="מנוע מכני" w:date="2026-10-11T12:04:39Z">
        <w:r w:rsidRPr="002B4E05">
          <w:rPr>
            <w:spacing w:val="-2"/>
            <w:rtl/>
          </w:rPr>
          <w:delText xml:space="preserve">התם</w:delText>
        </w:r>
      </w:del>
      <w:r w:rsidRPr="002B4E05">
        <w:rPr>
          <w:spacing w:val="-2"/>
          <w:rtl/>
        </w:rPr>
        <w:t xml:space="preserve"> הוא דסבר מצוה </w:t>
      </w:r>
      <w:r w:rsidRPr="002B4E05">
        <w:rPr>
          <w:rFonts w:hint="cs"/>
          <w:spacing w:val="-2"/>
          <w:rtl/>
        </w:rPr>
        <w:t>עשיתי</w:t>
      </w:r>
      <w:r w:rsidRPr="002B4E05">
        <w:rPr>
          <w:spacing w:val="-2"/>
          <w:rtl/>
        </w:rPr>
        <w:t xml:space="preserve">, אבל לענין זבוני, מצוה </w:t>
      </w:r>
      <w:ins w:id="92290" w:author="מנוע מכני" w:date="2026-10-11T12:04:39Z">
        <w:r>
          <w:rPr>
            <w:spacing w:val="-2"/>
            <w:rtl/>
          </w:rPr>
          <w:t xml:space="preserve">דגופו</w:t>
        </w:r>
      </w:ins>
      <w:del w:id="92291" w:author="מנוע מכני" w:date="2026-10-11T12:04:39Z">
        <w:r w:rsidRPr="002B4E05">
          <w:rPr>
            <w:spacing w:val="-2"/>
            <w:rtl/>
          </w:rPr>
          <w:delText xml:space="preserve">דגופיה</w:delText>
        </w:r>
      </w:del>
      <w:r w:rsidRPr="002B4E05">
        <w:rPr>
          <w:spacing w:val="-2"/>
          <w:rtl/>
        </w:rPr>
        <w:t xml:space="preserve"> </w:t>
      </w:r>
      <w:r w:rsidRPr="002B4E05">
        <w:rPr>
          <w:spacing w:val="-2"/>
          <w:rtl/>
        </w:rPr>
        <w:t xml:space="preserve">לא</w:t>
      </w:r>
      <w:r w:rsidRPr="002B4E05">
        <w:rPr>
          <w:spacing w:val="-2"/>
          <w:rtl/>
        </w:rPr>
        <w:t xml:space="preserve"> זבין </w:t>
      </w:r>
      <w:ins w:id="92766" w:author="מנוע מכני" w:date="2026-10-11T12:04:39Z">
        <w:r>
          <w:rPr>
            <w:spacing w:val="-2"/>
            <w:rtl/>
          </w:rPr>
          <w:t xml:space="preserve">אדם</w:t>
        </w:r>
      </w:ins>
      <w:del w:id="92767" w:author="מנוע מכני" w:date="2026-10-11T12:04:39Z">
        <w:r w:rsidRPr="002B4E05">
          <w:rPr>
            <w:spacing w:val="-2"/>
            <w:rtl/>
          </w:rPr>
          <w:delText xml:space="preserve">איניש</w:delText>
        </w:r>
      </w:del>
      <w:r w:rsidRPr="002B4E05">
        <w:rPr>
          <w:spacing w:val="-2"/>
          <w:rtl/>
        </w:rPr>
        <w:t xml:space="preserve">, </w:t>
      </w:r>
      <w:r w:rsidRPr="002B4E05">
        <w:rPr>
          <w:spacing w:val="-2"/>
          <w:rtl/>
        </w:rPr>
        <w:t xml:space="preserve">קמ"ל</w:t>
      </w:r>
      <w:r w:rsidRPr="002B4E05">
        <w:rPr>
          <w:spacing w:val="-2"/>
          <w:rtl/>
        </w:rPr>
        <w:t xml:space="preserve">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40" w:author="קלוד" w:date="2026-10-11T09:07:13Z"/>
        </w:rPr>
      </w:pPr>
      <w:ins w:id="20239" w:author="קלוד" w:date="2026-10-11T09:07:13Z">
        <w:r>
          <w:t xml:space="preserve">משנה ה</w:t>
        </w:r>
      </w:ins>
    </w:p>
    <w:p w:rsidR="00E403F0" w:rsidRPr="00D65BEC" w:rsidRDefault="00E403F0" w:rsidP="00E403F0">
      <w:pPr>
        <w:pStyle w:val="afff9"/>
        <w:rPr>
          <w:del w:id="20138" w:author="קלוד" w:date="2026-10-11T09:07:13Z"/>
          <w:rtl/>
        </w:rPr>
      </w:pPr>
      <w:del w:id="20137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31" w:author="קלוד" w:date="2026-10-11T12:09:42Z">
          <w:pPr>
            <w:pStyle w:val="afff9"/>
          </w:pPr>
        </w:pPrChange>
      </w:pPr>
      <w:r w:rsidRPr="00D65BEC">
        <w:rPr>
          <w:rtl/>
        </w:rPr>
        <w:t>אחד המקדיש נכסיו ואחד המעריך עצמו, אין לו בכסות אשתו ולא בכסות בניו, ולא בצבע שצבע לשמן, ולא בסנדלים חדשים שלקחן לשמן.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א</w:t>
      </w:r>
      <w:r w:rsidRPr="00D65BEC">
        <w:rPr>
          <w:rFonts w:hint="cs"/>
          <w:rtl/>
        </w:rPr>
        <w:t>ע</w:t>
      </w:r>
      <w:r w:rsidRPr="00D65BEC">
        <w:rPr>
          <w:rtl/>
        </w:rPr>
        <w:t>"</w:t>
      </w:r>
      <w:r w:rsidRPr="00D65BEC">
        <w:rPr>
          <w:rFonts w:hint="cs"/>
          <w:rtl/>
        </w:rPr>
        <w:t>פ שאמרו</w:t>
      </w:r>
      <w:r w:rsidRPr="00D65BEC">
        <w:rPr>
          <w:rtl/>
        </w:rPr>
        <w:t xml:space="preserve">: עבדים נמכרין בכסותן לשבח, שאם תלקח לו כסות בשלשים דינר משובח מנה, וכן פרה אם ממתינין אותה לאיטליס משובחת היא,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וכן מרגלית אם מעלין אותה לכרך משובחת היא, אין להקדש אלא מקומו ושעתו.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069" w:author="קלוד" w:date="2026-10-11T12:18:15Z"/>
        </w:rPr>
      </w:pPr>
      <w:ins w:id="90070" w:author="קלוד" w:date="2026-10-11T12:18:15Z">
        <w:r>
          <w:rPr>
            <w:color w:val="7B3F00"/>
          </w:rPr>
          <w:t xml:space="preserve">'ונתן ביום ההוא' - שלא ישהה מרגלית לקלים</w:t>
        </w:r>
      </w:ins>
    </w:p>
    <w:p>
      <w:pPr>
        <w:pStyle w:val="38"/>
        <w:rPr>
          <w:ins w:id="93754" w:author="מנוע מכני" w:date="2026-10-11T12:04:39Z"/>
        </w:rPr>
      </w:pPr>
      <w:r w:rsidRPr="00217260">
        <w:t>ת"ר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755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465" w:author="Claude - סמנטי" w:date="2026-10-11T12:14:28Z">
        <w:r>
          <w:rPr>
            <w:rStyle w:val="afffff0"/>
            <w:rtl/>
          </w:rPr>
          <w:t xml:space="preserve">וְנָתַן אֶת הָעֶרְכְּךָ בַּיּוֹם הַהוּא</w:t>
        </w:r>
      </w:ins>
      <w:del w:id="90466" w:author="Claude - סמנטי" w:date="2026-10-11T12:14:28Z">
        <w:r>
          <w:rPr>
            <w:rtl/>
          </w:rPr>
          <w:delText xml:space="preserve">ונתן את הערכך ביום ההוא</w:delText>
        </w:r>
      </w:del>
      <w:r>
        <w:rPr>
          <w:rFonts w:hint="cs"/>
          <w:rtl/>
        </w:rPr>
        <w:t>'</w:t>
      </w:r>
      <w:r>
        <w:rPr>
          <w:rtl/>
        </w:rPr>
        <w:t xml:space="preserve"> - שלא ישהה מרגלית לקלים</w:t>
      </w:r>
      <w:ins w:id="91824" w:author="מנוע מכני" w:date="2026-10-11T12:04:39Z">
        <w:r>
          <w:rPr>
            <w:rtl/>
          </w:rPr>
          <w:t xml:space="preserve">,</w:t>
        </w:r>
      </w:ins>
      <w:del w:id="91825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>קודש לה' - סתם ההקדישות לבדק הבית.</w:t>
      </w:r>
    </w:p>
    <w:p w:rsidR="00E403F0" w:rsidRPr="00AD695E" w:rsidRDefault="00E403F0" w:rsidP="00D07C84">
      <w:pPr>
        <w:pStyle w:val="Hadran"/>
        <w:rPr>
          <w:rtl/>
        </w:rPr>
        <w:pPrChange w:id="96356" w:author="Claude" w:date="2026-10-11T09:08:20Z">
          <w:pPr>
            <w:pStyle w:val="affff"/>
            <w:rPr>
              <w:rtl/>
            </w:rPr>
          </w:pPr>
        </w:pPrChange>
      </w:pPr>
      <w:r>
        <w:rPr>
          <w:rtl/>
        </w:rPr>
        <w:t>הדרן עלך שום היתומים.</w:t>
      </w:r>
    </w:p>
    <w:p w:rsidR="00E403F0" w:rsidRPr="00AD695E" w:rsidRDefault="00E403F0" w:rsidP="00E403F0">
      <w:r>
        <w:br w:type="page"/>
      </w:r>
    </w:p>
    <w:p w:rsidR="00E403F0" w:rsidRPr="00AD695E" w:rsidRDefault="00E403F0" w:rsidP="00C20F97">
      <w:pPr>
        <w:pStyle w:val="afff6"/>
        <w:framePr w:wrap="around"/>
        <w:spacing w:line="240" w:lineRule="exact"/>
        <w:rPr>
          <w:del w:id="95334" w:author="Claude" w:date="2026-10-11T09:08:00Z"/>
          <w:rtl/>
        </w:rPr>
      </w:pPr>
      <w:del w:id="95331" w:author="Claude" w:date="2026-10-11T09:08:00Z">
        <w:r>
          <w:rPr>
            <w:rFonts w:hint="cs"/>
            <w:rtl/>
          </w:rPr>
          <w:lastRenderedPageBreak/>
          <w:delText xml:space="preserve">פרק </w:delText>
        </w:r>
      </w:del>
      <w:del w:id="95332" w:author="Claude" w:date="2026-10-11T09:08:00Z">
        <w:r w:rsidR="00C20F97">
          <w:rPr>
            <w:rFonts w:hint="cs"/>
            <w:rtl/>
          </w:rPr>
          <w:delText xml:space="preserve">שביעי</w:delText>
        </w:r>
      </w:del>
      <w:del w:id="95333" w:author="Claude" w:date="2026-10-11T09:08:00Z">
        <w:r>
          <w:rPr>
            <w:rFonts w:hint="cs"/>
            <w:rtl/>
          </w:rPr>
          <w:delText xml:space="preserve"> </w:delText>
        </w:r>
      </w:del>
    </w:p>
    <w:p w:rsidR="00E403F0" w:rsidRPr="00AD695E" w:rsidRDefault="00E403F0" w:rsidP="00E403F0">
      <w:pPr>
        <w:pStyle w:val="afff7"/>
        <w:framePr w:wrap="around"/>
        <w:spacing w:line="240" w:lineRule="exact"/>
        <w:rPr>
          <w:del w:id="95336" w:author="Claude" w:date="2026-10-11T09:08:00Z"/>
          <w:rtl/>
        </w:rPr>
      </w:pPr>
      <w:del w:id="95335" w:author="Claude" w:date="2026-10-11T09:08:00Z">
        <w:r>
          <w:rPr>
            <w:rFonts w:hint="cs"/>
            <w:rtl/>
          </w:rPr>
          <w:delText xml:space="preserve">אין מקדישין</w:delText>
        </w:r>
      </w:del>
    </w:p>
    <w:p w:rsidR="00E403F0" w:rsidRPr="00AD695E" w:rsidRDefault="00E403F0" w:rsidP="00C20F97">
      <w:pPr>
        <w:pStyle w:val="afff8"/>
        <w:framePr w:wrap="around" w:x="6210" w:y="11646"/>
        <w:rPr>
          <w:rtl/>
        </w:rPr>
      </w:pPr>
      <w:r>
        <w:rPr>
          <w:rFonts w:hint="cs"/>
          <w:rtl/>
        </w:rPr>
        <w:t>כד.- כז.</w:t>
      </w:r>
    </w:p>
    <w:p>
      <w:pPr>
        <w:pStyle w:val="PetichatPerek"/>
        <w:rPr>
          <w:ins w:id="95330" w:author="Claude" w:date="2026-10-11T09:08:00Z"/>
        </w:rPr>
      </w:pPr>
      <w:ins w:id="95329" w:author="Claude" w:date="2026-10-11T09:08:00Z">
        <w:r>
          <w:rPr>
            <w:rFonts w:hint="cs"/>
            <w:rtl/>
          </w:rPr>
          <w:t xml:space="preserve">פרק שביעי</w:t>
        </w:r>
        <w:r>
          <w:rPr>
            <w:rFonts w:hint="cs"/>
            <w:rtl/>
          </w:rPr>
          <w:t xml:space="preserve"> - </w:t>
        </w:r>
        <w:r>
          <w:rPr>
            <w:rFonts w:hint="cs"/>
            <w:rtl/>
          </w:rPr>
          <w:t xml:space="preserve">אין מקדישין</w:t>
        </w:r>
      </w:ins>
    </w:p>
    <w:p>
      <w:pPr>
        <w:pStyle w:val="MishnaBatzad"/>
        <w:rPr>
          <w:ins w:id="20242" w:author="קלוד" w:date="2026-10-11T09:07:13Z"/>
        </w:rPr>
      </w:pPr>
      <w:ins w:id="20241" w:author="קלוד" w:date="2026-10-11T09:07:13Z">
        <w:r>
          <w:t xml:space="preserve">משנה א</w:t>
        </w:r>
      </w:ins>
    </w:p>
    <w:p w:rsidR="00E403F0" w:rsidRPr="00D65BEC" w:rsidRDefault="00E403F0" w:rsidP="00E403F0">
      <w:pPr>
        <w:pStyle w:val="afff9"/>
        <w:rPr>
          <w:del w:id="20140" w:author="קלוד" w:date="2026-10-11T09:07:13Z"/>
          <w:rtl/>
        </w:rPr>
      </w:pPr>
      <w:del w:id="20139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32" w:author="קלוד" w:date="2026-10-11T12:09:42Z">
          <w:pPr>
            <w:pStyle w:val="afff9"/>
          </w:pPr>
        </w:pPrChange>
      </w:pPr>
      <w:r w:rsidRPr="00D65BEC">
        <w:rPr>
          <w:rtl/>
        </w:rPr>
        <w:t xml:space="preserve">אין מקדישין לפני היובל פחות משתי שנים,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ולא גואלין אחר היובל פחות משנה אחת.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אין מחשבין חדשים להקדש, אבל הקדש מחשב חדשים.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067" w:author="קלוד" w:date="2026-10-11T12:18:15Z"/>
        </w:rPr>
      </w:pPr>
      <w:ins w:id="90068" w:author="קלוד" w:date="2026-10-11T12:18:15Z">
        <w:r>
          <w:rPr>
            <w:color w:val="7B3F00"/>
          </w:rPr>
          <w:t xml:space="preserve">אין מקדישין פחות משתי שנים - רב ושמואל</w:t>
        </w:r>
      </w:ins>
    </w:p>
    <w:p>
      <w:pPr>
        <w:pStyle w:val="38"/>
        <w:rPr>
          <w:ins w:id="93756" w:author="מנוע מכני" w:date="2026-10-11T12:04:39Z"/>
        </w:rPr>
      </w:pPr>
      <w:r w:rsidRPr="00E87E21">
        <w:t xml:space="preserve">והך</w:t>
      </w:r>
    </w:p>
    <w:p w:rsidR="00E403F0" w:rsidRPr="00E87E21" w:rsidRDefault="00E403F0" w:rsidP="00E403F0">
      <w:pPr>
        <w:rPr>
          <w:spacing w:val="-6"/>
          <w:rtl/>
        </w:rPr>
      </w:pPr>
      <w:del w:id="93757" w:author="מנוע מכני" w:date="2026-10-11T12:04:39Z">
        <w:r w:rsidRPr="00E87E21">
          <w:rPr>
            <w:rFonts w:hint="cs"/>
            <w:spacing w:val="-6"/>
            <w:rtl/>
          </w:rPr>
          <w:delText xml:space="preserve"> </w:delText>
        </w:r>
      </w:del>
      <w:r w:rsidRPr="00E87E21">
        <w:rPr>
          <w:rFonts w:hint="cs"/>
          <w:spacing w:val="-6"/>
          <w:rtl/>
        </w:rPr>
        <w:t xml:space="preserve">ד</w:t>
      </w:r>
      <w:r w:rsidRPr="00E87E21">
        <w:rPr>
          <w:spacing w:val="-6"/>
          <w:rtl/>
        </w:rPr>
        <w:t>מקדישין בין לפני היובל בין לאחר היובל, ובשנת היובל</w:t>
      </w:r>
      <w:r w:rsidRPr="00E87E21">
        <w:rPr>
          <w:rFonts w:hint="cs"/>
          <w:spacing w:val="-6"/>
          <w:rtl/>
        </w:rPr>
        <w:t xml:space="preserve"> </w:t>
      </w:r>
      <w:r w:rsidRPr="00E87E21">
        <w:rPr>
          <w:spacing w:val="-6"/>
          <w:rtl/>
        </w:rPr>
        <w:t xml:space="preserve">לא</w:t>
      </w:r>
      <w:r w:rsidRPr="00E87E21">
        <w:rPr>
          <w:spacing w:val="-6"/>
          <w:rtl/>
        </w:rPr>
        <w:t xml:space="preserve"> יקדיש, ואם הקדיש אינה קדושה! </w:t>
      </w:r>
    </w:p>
    <w:p>
      <w:pPr>
        <w:pStyle w:val="38"/>
        <w:rPr>
          <w:ins w:id="93758" w:author="מנוע מכני" w:date="2026-10-11T12:04:39Z"/>
        </w:rPr>
      </w:pPr>
      <w:r>
        <w:t xml:space="preserve">רב ושמואל </w:t>
      </w:r>
      <w:ins w:id="90596" w:author="מנוע מכני" w:date="2026-10-11T12:04:39Z">
        <w:r>
          <w:t xml:space="preserve">דאמרו</w:t>
        </w:r>
      </w:ins>
      <w:del w:id="90597" w:author="מנוע מכני" w:date="2026-10-11T12:04:39Z">
        <w:r>
          <w:delText xml:space="preserve">דאמרי</w:delText>
        </w:r>
      </w:del>
      <w:r>
        <w:t xml:space="preserve"> </w:t>
      </w:r>
      <w:ins w:id="90594" w:author="מנוע מכני" w:date="2026-10-11T12:04:39Z">
        <w:r>
          <w:t xml:space="preserve">שניהם</w:t>
        </w:r>
      </w:ins>
      <w:del w:id="90595" w:author="מנוע מכני" w:date="2026-10-11T12:04:39Z">
        <w:r>
          <w:delText xml:space="preserve">תרוייהו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75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אין מקדישין ליגאל בגירוע פחות משתי שנים,</w:t>
      </w:r>
      <w:r>
        <w:rPr>
          <w:rFonts w:hint="cs"/>
          <w:rtl/>
        </w:rPr>
        <w:t xml:space="preserve"> </w:t>
      </w:r>
    </w:p>
    <w:p w:rsidR="00E403F0" w:rsidRPr="00AD695E" w:rsidRDefault="00E403F0" w:rsidP="00D65BE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ומשום כך</w:t>
      </w:r>
      <w:r>
        <w:rPr>
          <w:rtl/>
        </w:rPr>
        <w:t xml:space="preserve"> יהא אדם חס על נכסיו ואל יקדיש פחות משתי שנים.</w:t>
      </w:r>
    </w:p>
    <w:p w:rsidR="00E403F0" w:rsidRPr="00AD695E" w:rsidRDefault="00E403F0" w:rsidP="00E403F0">
      <w:pPr>
        <w:rPr>
          <w:rtl/>
        </w:rPr>
      </w:pPr>
    </w:p>
    <w:p>
      <w:pPr>
        <w:pStyle w:val="afffff8"/>
        <w:rPr>
          <w:ins w:id="90065" w:author="קלוד" w:date="2026-10-11T12:18:15Z"/>
        </w:rPr>
      </w:pPr>
      <w:ins w:id="90066" w:author="קלוד" w:date="2026-10-11T12:18:15Z">
        <w:r>
          <w:rPr>
            <w:color w:val="7B3F00"/>
          </w:rPr>
          <w:t xml:space="preserve">המקדיש שדהו בשנת היובל עצמה - רב: קדושה, שמואל: אינה קדושה</w:t>
        </w:r>
      </w:ins>
    </w:p>
    <w:p>
      <w:pPr>
        <w:pStyle w:val="38"/>
        <w:rPr>
          <w:ins w:id="93760" w:author="מנוע מכני" w:date="2026-10-11T12:04:39Z"/>
        </w:rPr>
      </w:pPr>
      <w:del w:id="90064" w:author="מנוע מכני" w:date="2026-10-11T12:04:39Z">
        <w:r w:rsidRPr="00EF0BB2">
          <w:delText xml:space="preserve"> </w:delText>
        </w:r>
      </w:del>
      <w:r w:rsidRPr="00EF0BB2">
        <w:t xml:space="preserve">איתמר:</w:t>
      </w:r>
    </w:p>
    <w:p w:rsidR="00E403F0" w:rsidRPr="00AD695E" w:rsidRDefault="00E403F0" w:rsidP="00E403F0">
      <w:pPr>
        <w:rPr>
          <w:rtl/>
        </w:rPr>
      </w:pPr>
      <w:del w:id="93761" w:author="מנוע מכני" w:date="2026-10-11T12:04:39Z">
        <w:r w:rsidRPr="00EF0BB2">
          <w:rPr>
            <w:b/>
            <w:bCs/>
            <w:rtl/>
          </w:rPr>
          <w:delText xml:space="preserve"> </w:delText>
        </w:r>
      </w:del>
      <w:r w:rsidRPr="00EF0BB2">
        <w:rPr>
          <w:b/>
          <w:bCs/>
          <w:rtl/>
        </w:rPr>
        <w:t xml:space="preserve">המקדיש שדהו בשנת היובל עצמה</w:t>
      </w:r>
      <w:ins w:id="91826" w:author="מנוע מכני" w:date="2026-10-11T12:04:39Z">
        <w:r>
          <w:rPr>
            <w:b/>
            <w:bCs/>
            <w:rtl/>
          </w:rPr>
          <w:t xml:space="preserve"> </w:t>
        </w:r>
      </w:ins>
      <w:del w:id="91827" w:author="מנוע מכני" w:date="2026-10-11T12:04:39Z">
        <w:r w:rsidRPr="00EF0BB2">
          <w:rPr>
            <w:b/>
            <w:bCs/>
            <w:rtl/>
          </w:rPr>
          <w:delText xml:space="preserve"> </w:delText>
        </w:r>
        <w:r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- </w:t>
      </w:r>
      <w:r w:rsidRPr="00EF0BB2">
        <w:rPr>
          <w:rStyle w:val="2fb"/>
          <w:b/>
          <w:bCs/>
          <w:rtl/>
        </w:rPr>
        <w:t>רב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קדושה ונותן חמשים, </w:t>
      </w:r>
    </w:p>
    <w:p>
      <w:pPr>
        <w:pStyle w:val="38"/>
        <w:rPr>
          <w:ins w:id="93762" w:author="מנוע מכני" w:date="2026-10-11T12:04:39Z"/>
        </w:rPr>
      </w:pPr>
      <w:r>
        <w:tab/>
      </w:r>
      <w:r>
        <w:tab/>
      </w:r>
      <w:r w:rsidRPr="00EF0BB2">
        <w:t>ושמואל</w:t>
      </w:r>
      <w:del w:id="94206" w:author="מנוע מכני" w:date="2026-10-11T12:04:39Z">
        <w:r>
          <w:delText xml:space="preserve"> אמר</w:delText>
        </w:r>
      </w:del>
      <w:r>
        <w:t xml:space="preserve">:</w:t>
      </w:r>
    </w:p>
    <w:p w:rsidR="00E403F0" w:rsidRPr="00AD695E" w:rsidRDefault="00E403F0" w:rsidP="00D65BEC">
      <w:pPr>
        <w:rPr>
          <w:rtl/>
        </w:rPr>
      </w:pPr>
      <w:del w:id="9376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אינה קדושה כל עיקר.</w:t>
      </w:r>
    </w:p>
    <w:p w:rsidR="00E403F0" w:rsidRPr="00AD695E" w:rsidRDefault="00E403F0" w:rsidP="00E403F0">
      <w:pPr>
        <w:rPr>
          <w:rtl/>
        </w:rPr>
      </w:pPr>
    </w:p>
    <w:p>
      <w:pPr>
        <w:pStyle w:val="38"/>
        <w:rPr>
          <w:ins w:id="93764" w:author="מנוע מכני" w:date="2026-10-11T12:04:39Z"/>
        </w:rPr>
      </w:pPr>
      <w:r>
        <w:t xml:space="preserve">מתקיף רב יוסף:</w:t>
      </w:r>
    </w:p>
    <w:p w:rsidR="00E403F0" w:rsidRPr="00AD695E" w:rsidRDefault="00E403F0" w:rsidP="00E403F0">
      <w:pPr>
        <w:rPr>
          <w:rtl/>
        </w:rPr>
      </w:pPr>
      <w:del w:id="9376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בשלמא לענין מכירה דפליג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</w:t>
      </w:r>
      <w:ins w:id="91274" w:author="מנוע מכני" w:date="2026-10-11T12:04:39Z">
        <w:r>
          <w:rPr>
            <w:rtl/>
          </w:rPr>
          <w:t xml:space="preserve">עליו</w:t>
        </w:r>
      </w:ins>
      <w:del w:id="91275" w:author="מנוע מכני" w:date="2026-10-11T12:04:39Z">
        <w:r>
          <w:rPr>
            <w:rtl/>
          </w:rPr>
          <w:delText xml:space="preserve">עליה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דרב</w:t>
      </w:r>
      <w:r>
        <w:rPr>
          <w:rtl/>
        </w:rPr>
        <w:t xml:space="preserve">, </w:t>
      </w:r>
    </w:p>
    <w:p w:rsidR="00E403F0" w:rsidRPr="002B4E05" w:rsidRDefault="00E403F0" w:rsidP="00E403F0">
      <w:pPr>
        <w:rPr>
          <w:spacing w:val="-2"/>
          <w:rtl/>
        </w:rPr>
      </w:pPr>
      <w:r w:rsidRPr="002B4E05">
        <w:rPr>
          <w:rFonts w:hint="cs"/>
          <w:spacing w:val="-2"/>
          <w:rtl/>
        </w:rPr>
        <w:t xml:space="preserve">שייך לומר </w:t>
      </w:r>
      <w:r w:rsidRPr="002B4E05">
        <w:rPr>
          <w:rFonts w:hint="cs"/>
          <w:spacing w:val="-2"/>
          <w:rtl/>
        </w:rPr>
        <w:t xml:space="preserve">ק</w:t>
      </w:r>
      <w:r w:rsidRPr="002B4E05">
        <w:rPr>
          <w:spacing w:val="-2"/>
          <w:rtl/>
        </w:rPr>
        <w:t>"</w:t>
      </w:r>
      <w:r w:rsidRPr="002B4E05">
        <w:rPr>
          <w:rFonts w:hint="cs"/>
          <w:spacing w:val="-2"/>
          <w:rtl/>
        </w:rPr>
        <w:t xml:space="preserve">ו</w:t>
      </w:r>
      <w:r w:rsidRPr="002B4E05">
        <w:rPr>
          <w:rFonts w:hint="cs"/>
          <w:spacing w:val="-2"/>
          <w:rtl/>
        </w:rPr>
        <w:t xml:space="preserve"> ד</w:t>
      </w:r>
      <w:r w:rsidRPr="002B4E05">
        <w:rPr>
          <w:spacing w:val="-2"/>
          <w:rtl/>
        </w:rPr>
        <w:t xml:space="preserve">מה מכורה כבר יוצאה עכשיו, </w:t>
      </w:r>
      <w:r w:rsidRPr="002B4E05">
        <w:rPr>
          <w:rFonts w:hint="cs"/>
          <w:spacing w:val="-2"/>
          <w:rtl/>
        </w:rPr>
        <w:t>כ</w:t>
      </w:r>
      <w:r w:rsidRPr="002B4E05">
        <w:rPr>
          <w:spacing w:val="-2"/>
          <w:rtl/>
        </w:rPr>
        <w:t>"</w:t>
      </w:r>
      <w:r w:rsidRPr="002B4E05">
        <w:rPr>
          <w:rFonts w:hint="cs"/>
          <w:spacing w:val="-2"/>
          <w:rtl/>
        </w:rPr>
        <w:t xml:space="preserve">ש</w:t>
      </w:r>
      <w:r w:rsidRPr="002B4E05">
        <w:rPr>
          <w:rFonts w:hint="cs"/>
          <w:spacing w:val="-2"/>
          <w:rtl/>
        </w:rPr>
        <w:t xml:space="preserve"> </w:t>
      </w:r>
      <w:r w:rsidRPr="002B4E05">
        <w:rPr>
          <w:spacing w:val="-2"/>
          <w:rtl/>
        </w:rPr>
        <w:t xml:space="preserve">שאינה מכורה שלא תימכר, </w:t>
      </w:r>
      <w:r w:rsidRPr="002B4E05">
        <w:rPr>
          <w:rFonts w:hint="cs"/>
          <w:spacing w:val="-2"/>
          <w:rtl/>
        </w:rPr>
        <w:t xml:space="preserve">אבל </w:t>
      </w:r>
      <w:ins w:id="90598" w:author="מנוע מכני" w:date="2026-10-11T12:04:39Z">
        <w:r>
          <w:rPr>
            <w:rFonts w:hint="cs"/>
            <w:spacing w:val="-2"/>
            <w:rtl/>
          </w:rPr>
          <w:t xml:space="preserve">כאן</w:t>
        </w:r>
      </w:ins>
      <w:del w:id="90599" w:author="מנוע מכני" w:date="2026-10-11T12:04:39Z">
        <w:r w:rsidRPr="002B4E05">
          <w:rPr>
            <w:rFonts w:hint="cs"/>
            <w:spacing w:val="-2"/>
            <w:rtl/>
          </w:rPr>
          <w:delText xml:space="preserve">הכא</w:delText>
        </w:r>
      </w:del>
      <w:r w:rsidRPr="002B4E05">
        <w:rPr>
          <w:rFonts w:hint="cs"/>
          <w:spacing w:val="-2"/>
          <w:rtl/>
        </w:rPr>
        <w:t xml:space="preserve"> </w:t>
      </w:r>
      <w:ins w:id="91276" w:author="מנוע מכני" w:date="2026-10-11T12:04:39Z">
        <w:r>
          <w:rPr>
            <w:rFonts w:hint="cs"/>
            <w:spacing w:val="-2"/>
            <w:rtl/>
          </w:rPr>
          <w:t xml:space="preserve">מה</w:t>
        </w:r>
      </w:ins>
      <w:del w:id="91277" w:author="מנוע מכני" w:date="2026-10-11T12:04:39Z">
        <w:r w:rsidRPr="002B4E05">
          <w:rPr>
            <w:rFonts w:hint="cs"/>
            <w:spacing w:val="-2"/>
            <w:rtl/>
          </w:rPr>
          <w:delText xml:space="preserve">מאי</w:delText>
        </w:r>
      </w:del>
    </w:p>
    <w:p>
      <w:pPr>
        <w:pStyle w:val="38"/>
        <w:rPr>
          <w:ins w:id="93766" w:author="מנוע מכני" w:date="2026-10-11T12:04:39Z"/>
        </w:rPr>
      </w:pPr>
      <w:r w:rsidRPr="00A757C8">
        <w:t xml:space="preserve">והא </w:t>
      </w:r>
      <w:r w:rsidRPr="00A757C8">
        <w:t xml:space="preserve">תנן</w:t>
      </w:r>
      <w:r w:rsidRPr="00A757C8">
        <w:t xml:space="preserve">:</w:t>
      </w:r>
    </w:p>
    <w:p w:rsidR="00E403F0" w:rsidRPr="00AD695E" w:rsidRDefault="00E403F0" w:rsidP="00E403F0">
      <w:pPr>
        <w:rPr>
          <w:rtl/>
        </w:rPr>
      </w:pPr>
      <w:del w:id="93767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Style w:val="2fb"/>
          <w:rFonts w:hint="cs"/>
          <w:rtl/>
        </w:rPr>
        <w:t>לר</w:t>
      </w:r>
      <w:r w:rsidRPr="00A757C8">
        <w:rPr>
          <w:rStyle w:val="2fb"/>
          <w:rtl/>
        </w:rPr>
        <w:t>"</w:t>
      </w:r>
      <w:r w:rsidRPr="00A757C8">
        <w:rPr>
          <w:rStyle w:val="2fb"/>
          <w:rFonts w:hint="cs"/>
          <w:rtl/>
        </w:rPr>
        <w:t xml:space="preserve">י</w:t>
      </w:r>
      <w:r w:rsidRPr="00A757C8">
        <w:rPr>
          <w:rFonts w:hint="cs"/>
          <w:rtl/>
        </w:rPr>
        <w:t xml:space="preserve">:</w:t>
      </w:r>
      <w:ins w:id="91828" w:author="מנוע מכני" w:date="2026-10-11T12:04:39Z">
        <w:r>
          <w:rPr>
            <w:rFonts w:hint="cs"/>
            <w:rtl/>
          </w:rPr>
          <w:t xml:space="preserve"> </w:t>
        </w:r>
      </w:ins>
      <w:del w:id="91829" w:author="מנוע מכני" w:date="2026-10-11T12:04:39Z">
        <w:r w:rsidRPr="00A757C8">
          <w:rPr>
            <w:rFonts w:hint="cs"/>
            <w:rtl/>
          </w:rPr>
          <w:delText xml:space="preserve">  </w:delText>
        </w:r>
      </w:del>
      <w:r w:rsidRPr="00A757C8">
        <w:rPr>
          <w:rtl/>
        </w:rPr>
        <w:t xml:space="preserve">הגיע יובל ולא נגאלה, כהנים נכנסין לתוכה ונותנין </w:t>
      </w:r>
      <w:ins w:id="92550" w:author="מנוע מכני" w:date="2026-10-11T12:04:39Z">
        <w:r>
          <w:rPr>
            <w:rtl/>
          </w:rPr>
          <w:t xml:space="preserve">ושנה</w:t>
        </w:r>
      </w:ins>
      <w:del w:id="92551" w:author="מנוע מכני" w:date="2026-10-11T12:04:39Z">
        <w:r w:rsidRPr="00A757C8">
          <w:rPr>
            <w:rtl/>
          </w:rPr>
          <w:delText xml:space="preserve">דמיה</w:delText>
        </w:r>
      </w:del>
      <w:r w:rsidRPr="00A757C8"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r w:rsidRPr="00217260">
        <w:rPr>
          <w:rStyle w:val="2fb"/>
          <w:b/>
          <w:bCs/>
          <w:rtl/>
        </w:rPr>
        <w:t>שמואל</w:t>
      </w:r>
      <w:r>
        <w:rPr>
          <w:rtl/>
        </w:rPr>
        <w:t xml:space="preserve"> </w:t>
      </w:r>
      <w:r>
        <w:rPr>
          <w:rStyle w:val="2fb"/>
          <w:rtl/>
        </w:rPr>
        <w:t xml:space="preserve">כר"ש</w:t>
      </w:r>
      <w:r>
        <w:rPr>
          <w:rtl/>
        </w:rPr>
        <w:t xml:space="preserve"> סבירא </w:t>
      </w:r>
      <w:ins w:id="91278" w:author="מנוע מכני" w:date="2026-10-11T12:04:39Z">
        <w:r>
          <w:rPr>
            <w:rtl/>
          </w:rPr>
          <w:t xml:space="preserve">לו</w:t>
        </w:r>
      </w:ins>
      <w:del w:id="91279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, דנכנסין ולא נותנין</w:t>
      </w:r>
      <w:ins w:id="91830" w:author="מנוע מכני" w:date="2026-10-11T12:04:39Z">
        <w:r>
          <w:rPr>
            <w:rtl/>
          </w:rPr>
          <w:t xml:space="preserve">,</w:t>
        </w:r>
      </w:ins>
      <w:del w:id="91831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כד:</w:t>
      </w:r>
    </w:p>
    <w:p>
      <w:pPr>
        <w:pStyle w:val="38"/>
        <w:rPr>
          <w:ins w:id="93768" w:author="מנוע מכני" w:date="2026-10-11T12:04:39Z"/>
        </w:rPr>
      </w:pPr>
      <w:r w:rsidRPr="00217260">
        <w:t>ו</w:t>
      </w:r>
      <w:r w:rsidRPr="00217260">
        <w:t>ל</w:t>
      </w:r>
      <w:r w:rsidRPr="00217260">
        <w:t>רב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76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סוף סוף לבעלים מי קהדרא? לכהנים הוא דנפקא, וכהנים משולחן גבוה זכו.</w:t>
      </w:r>
    </w:p>
    <w:p w:rsidR="00E403F0" w:rsidRPr="00AD695E" w:rsidRDefault="00E403F0" w:rsidP="00E403F0">
      <w:pPr>
        <w:rPr>
          <w:rtl/>
        </w:rPr>
      </w:pPr>
      <w:del w:id="90065" w:author="מנוע מכני" w:date="2026-10-11T12:04:39Z">
        <w:r>
          <w:rPr>
            <w:rFonts w:hint="cs"/>
            <w:rtl/>
          </w:rPr>
          <w:delText xml:space="preserve"> </w:delText>
        </w:r>
      </w:del>
      <w:r w:rsidRPr="00217260">
        <w:rPr>
          <w:rFonts w:hint="cs"/>
          <w:b/>
          <w:bCs/>
          <w:rtl/>
        </w:rPr>
        <w:t>מ</w:t>
      </w:r>
      <w:r w:rsidRPr="00217260">
        <w:rPr>
          <w:b/>
          <w:bCs/>
          <w:rtl/>
        </w:rPr>
        <w:t>"</w:t>
      </w:r>
      <w:r w:rsidRPr="00217260">
        <w:rPr>
          <w:rFonts w:hint="cs"/>
          <w:b/>
          <w:bCs/>
          <w:rtl/>
        </w:rPr>
        <w:t>ט</w:t>
      </w:r>
      <w:r>
        <w:rPr>
          <w:rtl/>
        </w:rPr>
        <w:t xml:space="preserve"> </w:t>
      </w:r>
      <w:r w:rsidRPr="00217260">
        <w:rPr>
          <w:rStyle w:val="2fb"/>
          <w:b/>
          <w:bCs/>
          <w:rtl/>
        </w:rPr>
        <w:t>דרב</w:t>
      </w:r>
      <w:r>
        <w:rPr>
          <w:rFonts w:hint="cs"/>
          <w:rtl/>
        </w:rPr>
        <w:t>:-</w:t>
      </w:r>
      <w:r>
        <w:rPr>
          <w:rtl/>
        </w:rPr>
        <w:t xml:space="preserve"> ד</w:t>
      </w:r>
      <w:r>
        <w:rPr>
          <w:rFonts w:hint="cs"/>
          <w:rtl/>
        </w:rPr>
        <w:t>'</w:t>
      </w:r>
      <w:r>
        <w:rPr>
          <w:rStyle w:val="afffff0"/>
          <w:rtl/>
        </w:rPr>
        <w:t>ואם משנת היובל</w:t>
      </w:r>
      <w:r>
        <w:rPr>
          <w:rFonts w:hint="cs"/>
          <w:rtl/>
        </w:rPr>
        <w:t>'</w:t>
      </w:r>
      <w:r>
        <w:rPr>
          <w:rtl/>
        </w:rPr>
        <w:t>, ושנת היובל בכלל.</w:t>
      </w:r>
    </w:p>
    <w:p>
      <w:pPr>
        <w:pStyle w:val="38"/>
        <w:rPr>
          <w:ins w:id="93770" w:author="מנוע מכני" w:date="2026-10-11T12:04:39Z"/>
        </w:rPr>
      </w:pPr>
      <w:r w:rsidRPr="00217260">
        <w:t>ושמואל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771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tl/>
        </w:rPr>
        <w:t>משנת היובל כתיב, משנת שאחר היובל.</w:t>
      </w:r>
    </w:p>
    <w:p>
      <w:pPr>
        <w:pStyle w:val="38"/>
        <w:rPr>
          <w:ins w:id="93772" w:author="מנוע מכני" w:date="2026-10-11T12:04:39Z"/>
        </w:rPr>
      </w:pPr>
      <w:r>
        <w:tab/>
        <w:t>לרב</w:t>
      </w:r>
      <w:r>
        <w:t>:</w:t>
      </w:r>
    </w:p>
    <w:p w:rsidR="00E403F0" w:rsidRPr="00AD695E" w:rsidRDefault="00E403F0" w:rsidP="00E403F0">
      <w:pPr>
        <w:rPr>
          <w:rtl/>
        </w:rPr>
      </w:pPr>
      <w:del w:id="9377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היינו ד</w:t>
      </w:r>
      <w:r>
        <w:rPr>
          <w:rFonts w:hint="cs"/>
          <w:rtl/>
        </w:rPr>
        <w:t>'</w:t>
      </w:r>
      <w:r>
        <w:rPr>
          <w:rStyle w:val="afffff0"/>
          <w:rtl/>
        </w:rPr>
        <w:t>אם משנת היובל ואם אחר היובל</w:t>
      </w:r>
      <w:r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93774" w:author="מנוע מכני" w:date="2026-10-11T12:04:39Z"/>
        </w:rPr>
      </w:pPr>
      <w:del w:id="90066" w:author="מנוע מכני" w:date="2026-10-11T12:04:39Z">
        <w:r>
          <w:delText xml:space="preserve">   </w:delText>
        </w:r>
      </w:del>
      <w:r>
        <w:t xml:space="preserve">ו</w:t>
      </w:r>
      <w:r>
        <w:t>לשמואל</w:t>
      </w:r>
      <w:r>
        <w:t>:</w:t>
      </w:r>
    </w:p>
    <w:p w:rsidR="00E403F0" w:rsidRPr="00AD695E" w:rsidRDefault="00E403F0" w:rsidP="00E403F0">
      <w:pPr>
        <w:rPr>
          <w:rtl/>
        </w:rPr>
      </w:pPr>
      <w:del w:id="9377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אחר היובל</w:t>
      </w:r>
      <w:r>
        <w:rPr>
          <w:rFonts w:hint="cs"/>
          <w:rtl/>
        </w:rPr>
        <w:t>'-</w:t>
      </w:r>
      <w:r>
        <w:rPr>
          <w:rtl/>
        </w:rPr>
        <w:t xml:space="preserve"> אחר אחר.</w:t>
      </w:r>
    </w:p>
    <w:p w:rsidR="00E403F0" w:rsidRPr="00AD695E" w:rsidRDefault="00E403F0" w:rsidP="00E403F0">
      <w:pPr>
        <w:rPr>
          <w:rtl/>
        </w:rPr>
      </w:pPr>
    </w:p>
    <w:p>
      <w:pPr>
        <w:pStyle w:val="38"/>
        <w:rPr>
          <w:ins w:id="93776" w:author="מנוע מכני" w:date="2026-10-11T12:04:39Z"/>
        </w:rPr>
      </w:pPr>
      <w:r w:rsidRPr="00A757C8">
        <w:t xml:space="preserve">מיתיבי:</w:t>
      </w:r>
    </w:p>
    <w:p w:rsidR="00E403F0" w:rsidRPr="00AD695E" w:rsidRDefault="00E403F0" w:rsidP="00E403F0">
      <w:pPr>
        <w:rPr>
          <w:rtl/>
        </w:rPr>
      </w:pPr>
      <w:del w:id="93777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מקדישין בין לפני היובל בין לאחר היובל, ובשנת היובל עצמה </w:t>
      </w:r>
      <w:r w:rsidRPr="00A757C8">
        <w:rPr>
          <w:rtl/>
        </w:rPr>
        <w:t xml:space="preserve">לא</w:t>
      </w:r>
      <w:r w:rsidRPr="00A757C8">
        <w:rPr>
          <w:rtl/>
        </w:rPr>
        <w:t xml:space="preserve"> יקדיש, ואם הקדיש אינה קדושה! </w:t>
      </w:r>
    </w:p>
    <w:p>
      <w:pPr>
        <w:pStyle w:val="38"/>
        <w:rPr>
          <w:ins w:id="93778" w:author="מנוע מכני" w:date="2026-10-11T12:04:39Z"/>
        </w:rPr>
      </w:pPr>
      <w:r>
        <w:t xml:space="preserve">אמר</w:t>
      </w:r>
      <w:r>
        <w:t xml:space="preserve"> לך רב:</w:t>
      </w:r>
    </w:p>
    <w:p w:rsidR="00E403F0" w:rsidRPr="00AD695E" w:rsidRDefault="00E403F0" w:rsidP="00E403F0">
      <w:pPr>
        <w:rPr>
          <w:rtl/>
        </w:rPr>
      </w:pPr>
      <w:del w:id="9377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אינה קדושה בגירוע, אבל קדוש ונותנין חמשים.</w:t>
      </w:r>
    </w:p>
    <w:p>
      <w:pPr>
        <w:pStyle w:val="38"/>
        <w:rPr>
          <w:ins w:id="93780" w:author="מנוע מכני" w:date="2026-10-11T12:04:39Z"/>
        </w:rPr>
      </w:pPr>
      <w:r>
        <w:t xml:space="preserve">מכלל</w:t>
      </w:r>
    </w:p>
    <w:p w:rsidR="00E403F0" w:rsidRPr="00AD695E" w:rsidRDefault="00E403F0" w:rsidP="00E403F0">
      <w:pPr>
        <w:rPr>
          <w:rtl/>
        </w:rPr>
      </w:pPr>
      <w:del w:id="9378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דלפני היובל קדושה ליגאל בגירוע, </w:t>
      </w:r>
    </w:p>
    <w:p>
      <w:pPr>
        <w:pStyle w:val="38"/>
        <w:rPr>
          <w:ins w:id="93782" w:author="מנוע מכני" w:date="2026-10-11T12:04:39Z"/>
        </w:rPr>
      </w:pPr>
      <w:r>
        <w:t xml:space="preserve">והא רב ושמואל </w:t>
      </w:r>
      <w:ins w:id="90602" w:author="מנוע מכני" w:date="2026-10-11T12:04:39Z">
        <w:r>
          <w:t xml:space="preserve">דאמרו</w:t>
        </w:r>
      </w:ins>
      <w:del w:id="90603" w:author="מנוע מכני" w:date="2026-10-11T12:04:39Z">
        <w:r>
          <w:delText xml:space="preserve">דאמרי</w:delText>
        </w:r>
      </w:del>
      <w:r>
        <w:t xml:space="preserve"> </w:t>
      </w:r>
      <w:ins w:id="90600" w:author="מנוע מכני" w:date="2026-10-11T12:04:39Z">
        <w:r>
          <w:t xml:space="preserve">שניהם</w:t>
        </w:r>
      </w:ins>
      <w:del w:id="90601" w:author="מנוע מכני" w:date="2026-10-11T12:04:39Z">
        <w:r>
          <w:delText xml:space="preserve">תרוייהו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78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אין מקדישין ליגאל בגירוע פחות משתי שנים! </w:t>
      </w:r>
    </w:p>
    <w:p>
      <w:pPr>
        <w:pStyle w:val="38"/>
        <w:rPr>
          <w:ins w:id="93784" w:author="מנוע מכני" w:date="2026-10-11T12:04:39Z"/>
        </w:rPr>
      </w:pPr>
      <w:r>
        <w:t xml:space="preserve">- </w:t>
      </w:r>
      <w:r>
        <w:t xml:space="preserve">אמר</w:t>
      </w:r>
      <w:r>
        <w:t xml:space="preserve"> לך רב:</w:t>
      </w:r>
    </w:p>
    <w:p w:rsidR="00E403F0" w:rsidRPr="00AD695E" w:rsidRDefault="00E403F0" w:rsidP="00E403F0">
      <w:pPr>
        <w:pStyle w:val="affffb"/>
        <w:rPr>
          <w:rtl/>
        </w:rPr>
      </w:pPr>
      <w:del w:id="9378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הא מני? רבנן היא, </w:t>
      </w:r>
      <w:ins w:id="92768" w:author="מנוע מכני" w:date="2026-10-11T12:04:39Z">
        <w:r>
          <w:rPr>
            <w:rtl/>
          </w:rPr>
          <w:t xml:space="preserve">ואני</w:t>
        </w:r>
      </w:ins>
      <w:del w:id="92769" w:author="מנוע מכני" w:date="2026-10-11T12:04:39Z">
        <w:r>
          <w:rPr>
            <w:rtl/>
          </w:rPr>
          <w:delText xml:space="preserve">ואנא</w:delText>
        </w:r>
      </w:del>
      <w:r>
        <w:rPr>
          <w:rtl/>
        </w:rPr>
        <w:t xml:space="preserve"> </w:t>
      </w:r>
      <w:ins w:id="90604" w:author="מנוע מכני" w:date="2026-10-11T12:04:39Z">
        <w:r>
          <w:rPr>
            <w:rtl/>
          </w:rPr>
          <w:t xml:space="preserve">דאמרו</w:t>
        </w:r>
      </w:ins>
      <w:del w:id="90605" w:author="מנוע מכני" w:date="2026-10-11T12:04:39Z">
        <w:r>
          <w:rPr>
            <w:rtl/>
          </w:rPr>
          <w:delText xml:space="preserve">דאמרי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כרבי</w:t>
      </w:r>
      <w:r>
        <w:rPr>
          <w:rtl/>
        </w:rPr>
        <w:t xml:space="preserve">, דראשון וראשון בכלל, שביעי ושביעי בכלל, </w:t>
      </w:r>
      <w:r>
        <w:rPr>
          <w:rtl/>
        </w:rPr>
        <w:t xml:space="preserve">ה"</w:t>
      </w:r>
      <w:r>
        <w:rPr>
          <w:rFonts w:hint="cs"/>
          <w:rtl/>
        </w:rPr>
        <w:t>נ</w:t>
      </w:r>
      <w:r>
        <w:rPr>
          <w:rtl/>
        </w:rPr>
        <w:t xml:space="preserve"> בשנת ושנת היובל בכלל.</w:t>
      </w:r>
    </w:p>
    <w:p w:rsidR="00E403F0" w:rsidRPr="00AD695E" w:rsidRDefault="00E403F0" w:rsidP="00E403F0">
      <w:pPr>
        <w:rPr>
          <w:rtl/>
        </w:rPr>
      </w:pPr>
      <w:ins w:id="92194" w:author="מנוע מכני" w:date="2026-10-11T12:04:39Z">
        <w:r>
          <w:rPr>
            <w:rtl/>
          </w:rPr>
          <w:t xml:space="preserve">אם </w:t>
        </w:r>
      </w:ins>
      <w:del w:id="92195" w:author="מנוע מכני" w:date="2026-10-11T12:04:39Z">
        <w:r>
          <w:rPr>
            <w:rtl/>
          </w:rPr>
          <w:delText xml:space="preserve">אי </w:delText>
        </w:r>
      </w:del>
      <w:r>
        <w:rPr>
          <w:rStyle w:val="2fb"/>
          <w:rtl/>
        </w:rPr>
        <w:t xml:space="preserve">כרבי</w:t>
      </w:r>
      <w:r>
        <w:rPr>
          <w:rtl/>
        </w:rPr>
        <w:t xml:space="preserve"> פונדיון </w:t>
      </w:r>
      <w:ins w:id="91280" w:author="מנוע מכני" w:date="2026-10-11T12:04:39Z">
        <w:r>
          <w:rPr>
            <w:rtl/>
          </w:rPr>
          <w:t xml:space="preserve">מה</w:t>
        </w:r>
      </w:ins>
      <w:del w:id="91281" w:author="מנוע מכני" w:date="2026-10-11T12:04:39Z">
        <w:r>
          <w:rPr>
            <w:rtl/>
          </w:rPr>
          <w:delText xml:space="preserve">מאי</w:delText>
        </w:r>
      </w:del>
      <w:r>
        <w:rPr>
          <w:rtl/>
        </w:rPr>
        <w:t xml:space="preserve"> עבידתיה? </w:t>
      </w:r>
    </w:p>
    <w:p w:rsidR="00E403F0" w:rsidRPr="00DC5F70" w:rsidRDefault="00E403F0" w:rsidP="00E403F0">
      <w:pPr>
        <w:rPr>
          <w:spacing w:val="-4"/>
          <w:rtl/>
        </w:rPr>
      </w:pPr>
      <w:r w:rsidRPr="00DC5F70">
        <w:rPr>
          <w:spacing w:val="-4"/>
          <w:rtl/>
        </w:rPr>
        <w:t xml:space="preserve">וכי </w:t>
      </w:r>
      <w:ins w:id="92552" w:author="מנוע מכני" w:date="2026-10-11T12:04:39Z">
        <w:r>
          <w:rPr>
            <w:spacing w:val="-4"/>
            <w:rtl/>
          </w:rPr>
          <w:t xml:space="preserve">תאמר</w:t>
        </w:r>
      </w:ins>
      <w:del w:id="92553" w:author="מנוע מכני" w:date="2026-10-11T12:04:39Z">
        <w:r w:rsidRPr="00DC5F70">
          <w:rPr>
            <w:spacing w:val="-4"/>
            <w:rtl/>
          </w:rPr>
          <w:delText xml:space="preserve">תימא</w:delText>
        </w:r>
      </w:del>
      <w:r w:rsidRPr="00DC5F70">
        <w:rPr>
          <w:spacing w:val="-4"/>
          <w:rtl/>
        </w:rPr>
        <w:t xml:space="preserve"> </w:t>
      </w:r>
      <w:ins w:id="91284" w:author="מנוע מכני" w:date="2026-10-11T12:04:39Z">
        <w:r>
          <w:rPr>
            <w:spacing w:val="-4"/>
            <w:rtl/>
          </w:rPr>
          <w:t xml:space="preserve">אין</w:t>
        </w:r>
      </w:ins>
      <w:del w:id="91285" w:author="מנוע מכני" w:date="2026-10-11T12:04:39Z">
        <w:r w:rsidRPr="00DC5F70">
          <w:rPr>
            <w:spacing w:val="-4"/>
            <w:rtl/>
          </w:rPr>
          <w:delText xml:space="preserve">לית</w:delText>
        </w:r>
      </w:del>
      <w:r w:rsidRPr="00DC5F70">
        <w:rPr>
          <w:spacing w:val="-4"/>
          <w:rtl/>
        </w:rPr>
        <w:t xml:space="preserve"> </w:t>
      </w:r>
      <w:ins w:id="91282" w:author="מנוע מכני" w:date="2026-10-11T12:04:39Z">
        <w:r>
          <w:rPr>
            <w:spacing w:val="-4"/>
            <w:rtl/>
          </w:rPr>
          <w:t xml:space="preserve">לו</w:t>
        </w:r>
      </w:ins>
      <w:del w:id="91283" w:author="מנוע מכני" w:date="2026-10-11T12:04:39Z">
        <w:r w:rsidRPr="00DC5F70">
          <w:rPr>
            <w:spacing w:val="-4"/>
            <w:rtl/>
          </w:rPr>
          <w:delText xml:space="preserve">ליה</w:delText>
        </w:r>
      </w:del>
      <w:r w:rsidRPr="00DC5F70">
        <w:rPr>
          <w:spacing w:val="-4"/>
          <w:rtl/>
        </w:rPr>
        <w:t xml:space="preserve">, והתנן: הקדיש שתים ושלש שנים לפני היובל </w:t>
      </w:r>
      <w:r w:rsidRPr="00DC5F70">
        <w:rPr>
          <w:rStyle w:val="2fb"/>
          <w:spacing w:val="-4"/>
          <w:rtl/>
        </w:rPr>
        <w:t xml:space="preserve">רבי</w:t>
      </w:r>
      <w:r w:rsidRPr="00DC5F70">
        <w:rPr>
          <w:spacing w:val="-4"/>
          <w:rtl/>
        </w:rPr>
        <w:t xml:space="preserve"> אומר אני: נותן סלע ופונדיון! </w:t>
      </w:r>
    </w:p>
    <w:p w:rsidR="00E403F0" w:rsidRPr="00AD695E" w:rsidRDefault="00E403F0" w:rsidP="00E403F0">
      <w:pPr>
        <w:pStyle w:val="affffb"/>
        <w:rPr>
          <w:rtl/>
        </w:rPr>
      </w:pPr>
      <w:r>
        <w:rPr>
          <w:rtl/>
        </w:rPr>
        <w:t xml:space="preserve">- </w:t>
      </w:r>
      <w:r>
        <w:rPr>
          <w:rStyle w:val="2fb"/>
          <w:rtl/>
        </w:rPr>
        <w:t xml:space="preserve">רבי</w:t>
      </w:r>
      <w:r>
        <w:rPr>
          <w:rtl/>
        </w:rPr>
        <w:t xml:space="preserve"> </w:t>
      </w:r>
      <w:r>
        <w:rPr>
          <w:rStyle w:val="2fb"/>
          <w:rtl/>
        </w:rPr>
        <w:t xml:space="preserve">כר"</w:t>
      </w:r>
      <w:r>
        <w:rPr>
          <w:rStyle w:val="2fb"/>
          <w:rFonts w:hint="cs"/>
          <w:rtl/>
        </w:rPr>
        <w:t xml:space="preserve">י</w:t>
      </w:r>
      <w:r>
        <w:rPr>
          <w:rFonts w:hint="cs"/>
          <w:rtl/>
        </w:rPr>
        <w:t xml:space="preserve"> </w:t>
      </w:r>
      <w:ins w:id="92292" w:author="מנוע מכני" w:date="2026-10-11T12:04:39Z">
        <w:r>
          <w:rPr>
            <w:rFonts w:hint="cs"/>
            <w:rtl/>
          </w:rPr>
          <w:t xml:space="preserve">סבר</w:t>
        </w:r>
      </w:ins>
      <w:del w:id="92293" w:author="מנוע מכני" w:date="2026-10-11T12:04:39Z">
        <w:r>
          <w:rPr>
            <w:rFonts w:hint="cs"/>
            <w:rtl/>
          </w:rPr>
          <w:delText xml:space="preserve">ס</w:delText>
        </w:r>
        <w:r>
          <w:rPr>
            <w:rtl/>
          </w:rPr>
          <w:delText xml:space="preserve">"</w:delText>
        </w:r>
        <w:r>
          <w:rPr>
            <w:rFonts w:hint="cs"/>
            <w:rtl/>
          </w:rPr>
          <w:delText xml:space="preserve">ל</w:delText>
        </w:r>
      </w:del>
      <w:ins w:id="91832" w:author="מנוע מכני" w:date="2026-10-11T12:04:39Z">
        <w:r>
          <w:rPr>
            <w:rFonts w:hint="cs"/>
            <w:rtl/>
          </w:rPr>
          <w:t xml:space="preserve"> </w:t>
        </w:r>
      </w:ins>
      <w:del w:id="91833" w:author="מנוע מכני" w:date="2026-10-11T12:04:39Z">
        <w:r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Fonts w:hint="cs"/>
          <w:rtl/>
        </w:rPr>
        <w:t>ד</w:t>
      </w:r>
      <w:r>
        <w:rPr>
          <w:rtl/>
        </w:rPr>
        <w:t>שנת חמשים עולה לכאן ולכאן.</w:t>
      </w:r>
    </w:p>
    <w:p w:rsidR="00E403F0" w:rsidRPr="00AD695E" w:rsidRDefault="00E403F0" w:rsidP="00E403F0">
      <w:pPr>
        <w:rPr>
          <w:rtl/>
        </w:rPr>
      </w:pPr>
      <w:r w:rsidRPr="00217260">
        <w:rPr>
          <w:rStyle w:val="2fb"/>
          <w:b/>
          <w:bCs/>
          <w:rtl/>
        </w:rPr>
        <w:t>לשמואל</w:t>
      </w:r>
      <w:r>
        <w:rPr>
          <w:rtl/>
        </w:rPr>
        <w:t xml:space="preserve"> </w:t>
      </w:r>
      <w:r>
        <w:rPr>
          <w:rFonts w:hint="cs"/>
          <w:rtl/>
        </w:rPr>
        <w:t xml:space="preserve">על כרחך </w:t>
      </w:r>
      <w:r>
        <w:rPr>
          <w:rtl/>
        </w:rPr>
        <w:t xml:space="preserve">לימא </w:t>
      </w:r>
      <w:r>
        <w:rPr>
          <w:rStyle w:val="2fb"/>
          <w:rtl/>
        </w:rPr>
        <w:t xml:space="preserve">רבי</w:t>
      </w:r>
      <w:r>
        <w:rPr>
          <w:rtl/>
        </w:rPr>
        <w:t xml:space="preserve"> כרבנן </w:t>
      </w:r>
      <w:ins w:id="92294" w:author="מנוע מכני" w:date="2026-10-11T12:04:39Z">
        <w:r>
          <w:rPr>
            <w:rFonts w:hint="cs"/>
            <w:rtl/>
          </w:rPr>
          <w:t xml:space="preserve">סבר</w:t>
        </w:r>
      </w:ins>
      <w:del w:id="92295" w:author="מנוע מכני" w:date="2026-10-11T12:04:39Z">
        <w:r>
          <w:rPr>
            <w:rFonts w:hint="cs"/>
            <w:rtl/>
          </w:rPr>
          <w:delText xml:space="preserve">ס</w:delText>
        </w:r>
        <w:r>
          <w:rPr>
            <w:rtl/>
          </w:rPr>
          <w:delText xml:space="preserve">"</w:delText>
        </w:r>
        <w:r>
          <w:rPr>
            <w:rFonts w:hint="cs"/>
            <w:rtl/>
          </w:rPr>
          <w:delText xml:space="preserve">ל</w:delText>
        </w:r>
      </w:del>
      <w:r>
        <w:rPr>
          <w:rFonts w:hint="cs"/>
          <w:rtl/>
        </w:rPr>
        <w:t xml:space="preserve">-</w:t>
      </w:r>
      <w:r>
        <w:rPr>
          <w:rtl/>
        </w:rPr>
        <w:t xml:space="preserve"> </w:t>
      </w:r>
      <w:ins w:id="92196" w:author="מנוע מכני" w:date="2026-10-11T12:04:39Z">
        <w:r>
          <w:rPr>
            <w:rtl/>
          </w:rPr>
          <w:t xml:space="preserve">דאם </w:t>
        </w:r>
      </w:ins>
      <w:del w:id="92197" w:author="מנוע מכני" w:date="2026-10-11T12:04:39Z">
        <w:r>
          <w:rPr>
            <w:rtl/>
          </w:rPr>
          <w:delText xml:space="preserve">דאי </w:delText>
        </w:r>
      </w:del>
      <w:r>
        <w:rPr>
          <w:rStyle w:val="2fb"/>
          <w:rtl/>
        </w:rPr>
        <w:t xml:space="preserve">כר"</w:t>
      </w:r>
      <w:r>
        <w:rPr>
          <w:rStyle w:val="2fb"/>
          <w:rFonts w:hint="cs"/>
          <w:rtl/>
        </w:rPr>
        <w:t>י</w:t>
      </w:r>
      <w:r>
        <w:rPr>
          <w:rtl/>
        </w:rPr>
        <w:t xml:space="preserve">, סלע ושתי פונדיונות </w:t>
      </w:r>
      <w:ins w:id="92770" w:author="מנוע מכני" w:date="2026-10-11T12:04:39Z">
        <w:r>
          <w:rPr>
            <w:rtl/>
          </w:rPr>
          <w:t xml:space="preserve">צריך</w:t>
        </w:r>
      </w:ins>
      <w:del w:id="92771" w:author="מנוע מכני" w:date="2026-10-11T12:04:39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1286" w:author="מנוע מכני" w:date="2026-10-11T12:04:39Z">
        <w:r>
          <w:rPr>
            <w:rtl/>
          </w:rPr>
          <w:t xml:space="preserve">לו</w:t>
        </w:r>
      </w:ins>
      <w:del w:id="91287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 w:rsidR="00E403F0" w:rsidRPr="00AD695E" w:rsidRDefault="00E403F0" w:rsidP="00E403F0">
      <w:pPr>
        <w:rPr>
          <w:rtl/>
        </w:rPr>
      </w:pPr>
    </w:p>
    <w:p>
      <w:pPr>
        <w:pStyle w:val="afffff8"/>
        <w:rPr>
          <w:ins w:id="90063" w:author="קלוד" w:date="2026-10-11T12:18:15Z"/>
        </w:rPr>
      </w:pPr>
      <w:ins w:id="90064" w:author="קלוד" w:date="2026-10-11T12:18:15Z">
        <w:r>
          <w:rPr>
            <w:color w:val="7B3F00"/>
          </w:rPr>
          <w:t xml:space="preserve">'ולא גואלין אחר היובל פחות משנה' - לשמואל ולרב</w:t>
        </w:r>
      </w:ins>
    </w:p>
    <w:p>
      <w:pPr>
        <w:pStyle w:val="38"/>
        <w:rPr>
          <w:ins w:id="93786" w:author="מנוע מכני" w:date="2026-10-11T12:04:39Z"/>
        </w:rPr>
      </w:pPr>
      <w:r>
        <w:t>ת</w:t>
      </w:r>
      <w:r>
        <w:t>"</w:t>
      </w:r>
      <w:r>
        <w:t>ש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78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ולא גואלין אחר היובל פחות משנה</w:t>
      </w:r>
      <w:ins w:id="91834" w:author="מנוע מכני" w:date="2026-10-11T12:04:39Z">
        <w:r>
          <w:rPr>
            <w:rtl/>
          </w:rPr>
          <w:t xml:space="preserve">,</w:t>
        </w:r>
      </w:ins>
      <w:del w:id="91835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3788" w:author="מנוע מכני" w:date="2026-10-11T12:04:39Z"/>
        </w:rPr>
      </w:pPr>
      <w:r>
        <w:t>שמואל</w:t>
      </w:r>
      <w:r>
        <w:t>:</w:t>
      </w:r>
    </w:p>
    <w:p w:rsidR="00E403F0" w:rsidRPr="00AD695E" w:rsidRDefault="00E403F0" w:rsidP="00E403F0">
      <w:pPr>
        <w:rPr>
          <w:rtl/>
        </w:rPr>
      </w:pPr>
      <w:del w:id="9378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גואלין לאחר יובל פחות משנה, 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Fonts w:hint="cs"/>
          <w:rtl/>
        </w:rPr>
        <w:t xml:space="preserve">ולרב</w:t>
      </w:r>
      <w:r>
        <w:rPr>
          <w:rFonts w:hint="cs"/>
          <w:rtl/>
        </w:rPr>
        <w:t xml:space="preserve"> היינו באמצע יובל דכל שלא מלאה שנה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מגרע </w:t>
      </w:r>
      <w:ins w:id="91288" w:author="מנוע מכני" w:date="2026-10-11T12:04:39Z">
        <w:r>
          <w:rPr>
            <w:rFonts w:hint="cs"/>
            <w:rtl/>
          </w:rPr>
          <w:t xml:space="preserve">לו</w:t>
        </w:r>
      </w:ins>
      <w:del w:id="91289" w:author="מנוע מכני" w:date="2026-10-11T12:04:39Z">
        <w:r>
          <w:rPr>
            <w:rFonts w:hint="cs"/>
            <w:rtl/>
          </w:rPr>
          <w:delText xml:space="preserve">ליה</w:delText>
        </w:r>
      </w:del>
      <w:r>
        <w:rPr>
          <w:rFonts w:hint="cs"/>
          <w:rtl/>
        </w:rPr>
        <w:t xml:space="preserve"> 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כה.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וה</w:t>
      </w:r>
      <w:r>
        <w:rPr>
          <w:rtl/>
        </w:rPr>
        <w:t>"</w:t>
      </w:r>
      <w:r>
        <w:rPr>
          <w:rFonts w:hint="cs"/>
          <w:rtl/>
        </w:rPr>
        <w:t xml:space="preserve">ק מה טעם </w:t>
      </w:r>
      <w:r>
        <w:rPr>
          <w:rtl/>
        </w:rPr>
        <w:t xml:space="preserve">לא</w:t>
      </w:r>
      <w:r>
        <w:rPr>
          <w:rtl/>
        </w:rPr>
        <w:t xml:space="preserve"> גואלין לאחר יובל פחות משנה? משום דאין מחשבין חדשים עם ההקדש.</w:t>
      </w:r>
    </w:p>
    <w:p w:rsidR="00E403F0" w:rsidRPr="00AD695E" w:rsidRDefault="00E403F0" w:rsidP="00E403F0">
      <w:pPr>
        <w:jc w:val="center"/>
        <w:rPr>
          <w:del w:id="90056" w:author="מנוע עיצוב" w:date="2026-10-11T12:09:26Z"/>
          <w:rtl/>
        </w:rPr>
      </w:pPr>
      <w:del w:id="90055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50" w:author="קלוד" w:date="2026-10-11T09:07:13Z">
          <w:pPr>
            <w:pStyle w:val="affff1"/>
            <w:rPr>
              <w:rtl/>
            </w:rPr>
          </w:pPr>
        </w:pPrChange>
      </w:pPr>
      <w:ins w:id="9834" w:author="מספור קטעי משנה" w:date="2026-10-11T09:19:26Z">
        <w:r>
          <w:rPr>
            <w:rStyle w:val="MisparKeta"/>
          </w:rPr>
          <w:t xml:space="preserve">א. </w:t>
        </w:r>
      </w:ins>
      <w:r>
        <w:rPr>
          <w:rtl/>
        </w:rPr>
        <w:t>אין מחשבין חדשים וכו'.</w:t>
      </w:r>
    </w:p>
    <w:p>
      <w:pPr>
        <w:pStyle w:val="38"/>
        <w:rPr>
          <w:ins w:id="93790" w:author="מנוע מכני" w:date="2026-10-11T12:04:39Z"/>
        </w:rPr>
      </w:pPr>
      <w:r w:rsidRPr="00217260">
        <w:t>ת"ר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79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מנין שאין מחשבין חדשים עם ההקדש? </w:t>
      </w:r>
      <w:r>
        <w:rPr>
          <w:rtl/>
        </w:rPr>
        <w:t xml:space="preserve">ת"ל</w:t>
      </w:r>
      <w:r>
        <w:rPr>
          <w:rtl/>
        </w:rPr>
        <w:t xml:space="preserve">: </w:t>
      </w:r>
      <w:r>
        <w:rPr>
          <w:rStyle w:val="afffff0"/>
          <w:rtl/>
          <w:rPrChange w:id="9047" w:author="מנוע פסוקים" w:date="2026-10-11T09:22:04Z">
            <w:rPr>
              <w:rtl/>
            </w:rPr>
          </w:rPrChange>
        </w:rPr>
        <w:t xml:space="preserve">וחשב לו הכהן את הכסף על פי </w:t>
      </w:r>
      <w:r>
        <w:rPr>
          <w:rStyle w:val="afffff0"/>
          <w:b/>
          <w:bCs/>
          <w:rtl/>
          <w:rPrChange w:id="9048" w:author="מנוע פסוקים" w:date="2026-10-11T09:22:04Z">
            <w:rPr>
              <w:b/>
              <w:bCs/>
              <w:rtl/>
            </w:rPr>
          </w:rPrChange>
        </w:rPr>
        <w:t xml:space="preserve">השנים</w:t>
      </w:r>
      <w:r>
        <w:rPr>
          <w:rStyle w:val="afffff0"/>
          <w:rtl/>
          <w:rPrChange w:id="9049" w:author="מנוע פסוקים" w:date="2026-10-11T09:22:04Z">
            <w:rPr>
              <w:rtl/>
            </w:rPr>
          </w:rPrChange>
        </w:rPr>
        <w:t xml:space="preserve"> הנותרות</w:t>
      </w:r>
      <w:r>
        <w:rPr>
          <w:rFonts w:hint="cs"/>
          <w:rtl/>
        </w:rPr>
        <w:t>'</w:t>
      </w:r>
      <w:r>
        <w:rPr>
          <w:rtl/>
        </w:rPr>
        <w:t xml:space="preserve">, שנים אתה מחשב, ואי אתה מחשב חדשים</w:t>
      </w:r>
      <w:ins w:id="91836" w:author="מנוע מכני" w:date="2026-10-11T12:04:39Z">
        <w:r>
          <w:rPr>
            <w:rtl/>
          </w:rPr>
          <w:t xml:space="preserve">,</w:t>
        </w:r>
      </w:ins>
      <w:del w:id="91837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lastRenderedPageBreak/>
        <w:t xml:space="preserve">מניין שאם אתה רוצה לעשות חדשים לשנה עושה, </w:t>
      </w:r>
      <w:r>
        <w:rPr>
          <w:rFonts w:hint="cs"/>
          <w:rtl/>
        </w:rPr>
        <w:t>ה</w:t>
      </w:r>
      <w:r>
        <w:rPr>
          <w:rtl/>
        </w:rPr>
        <w:t>"</w:t>
      </w:r>
      <w:r>
        <w:rPr>
          <w:rFonts w:hint="cs"/>
          <w:rtl/>
        </w:rPr>
        <w:t xml:space="preserve">ד </w:t>
      </w:r>
      <w:r>
        <w:rPr>
          <w:rtl/>
        </w:rPr>
        <w:t xml:space="preserve">כגון דאקדשיה בפלגא דארבעין ותמני? </w:t>
      </w:r>
      <w:r>
        <w:rPr>
          <w:rtl/>
        </w:rPr>
        <w:t xml:space="preserve">ת"ל</w:t>
      </w:r>
      <w:r>
        <w:rPr>
          <w:rtl/>
        </w:rPr>
        <w:t xml:space="preserve">: </w:t>
      </w:r>
      <w:r>
        <w:rPr>
          <w:rFonts w:hint="cs"/>
          <w:rtl/>
        </w:rPr>
        <w:t>'</w:t>
      </w:r>
      <w:ins w:id="90467" w:author="Claude - סמנטי" w:date="2026-10-11T12:14:28Z">
        <w:r>
          <w:rPr>
            <w:rStyle w:val="afffff0"/>
            <w:rtl/>
          </w:rPr>
          <w:t xml:space="preserve">וְחִשַּׁב לוֹ הַכֹּהֵן</w:t>
        </w:r>
      </w:ins>
      <w:del w:id="90468" w:author="Claude - סמנטי" w:date="2026-10-11T12:14:28Z">
        <w:r>
          <w:rPr>
            <w:rtl/>
          </w:rPr>
          <w:delText xml:space="preserve">וחשב לו הכהן</w:delText>
        </w:r>
      </w:del>
      <w:r>
        <w:rPr>
          <w:rFonts w:hint="cs"/>
          <w:rtl/>
        </w:rPr>
        <w:t>'</w:t>
      </w:r>
      <w:r>
        <w:rPr>
          <w:rtl/>
        </w:rPr>
        <w:t>, מ"מ.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44" w:author="קלוד" w:date="2026-10-11T09:07:13Z"/>
        </w:rPr>
      </w:pPr>
      <w:ins w:id="20243" w:author="קלוד" w:date="2026-10-11T09:07:13Z">
        <w:r>
          <w:t xml:space="preserve">משנה א</w:t>
        </w:r>
      </w:ins>
    </w:p>
    <w:p w:rsidR="00E403F0" w:rsidRPr="00D65BEC" w:rsidRDefault="00E403F0" w:rsidP="00E403F0">
      <w:pPr>
        <w:pStyle w:val="afff9"/>
        <w:rPr>
          <w:del w:id="20142" w:author="קלוד" w:date="2026-10-11T09:07:13Z"/>
          <w:rtl/>
        </w:rPr>
      </w:pPr>
      <w:del w:id="20141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33" w:author="קלוד" w:date="2026-10-11T12:09:42Z">
          <w:pPr>
            <w:pStyle w:val="afff9"/>
          </w:pPr>
        </w:pPrChange>
      </w:pPr>
      <w:r w:rsidRPr="00D65BEC">
        <w:rPr>
          <w:rtl/>
        </w:rPr>
        <w:t>המקדיש שדהו בשעת היובל - נותן בזרע חומר שעורים חמשים שקל כסף.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היו שם נקעים עמוקים עשרה טפחים, או סלעים גבוהים עשרה טפחים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- אינן נמדדין עמה, פחות מכאן - נמדדין עמה.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הקדישה שתים ושלש שנים לפני היובל - נותן סלע ופונדיון לשנה, </w:t>
      </w:r>
    </w:p>
    <w:p w:rsidR="00E403F0" w:rsidRPr="00C20F97" w:rsidRDefault="00E403F0" w:rsidP="00E403F0">
      <w:pPr>
        <w:pStyle w:val="afff9"/>
        <w:rPr>
          <w:spacing w:val="8"/>
          <w:rtl/>
        </w:rPr>
      </w:pPr>
      <w:r w:rsidRPr="00C20F97">
        <w:rPr>
          <w:spacing w:val="8"/>
          <w:rtl/>
        </w:rPr>
        <w:t>ואם אמר הריני נותן דבר שנה בשנה אין שומעין לו, אלא נותן את כולו כאחד;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אחד בעלים ואחד כל האדם, מה בין בעלים לכל אדם?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אלא שבעלים נותנין חומש, וכל אדם אין נותנין חומש.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38"/>
        <w:rPr>
          <w:ins w:id="93792" w:author="מנוע מכני" w:date="2026-10-11T12:04:39Z"/>
        </w:rPr>
      </w:pPr>
      <w:r>
        <w:t xml:space="preserve">תנא:</w:t>
      </w:r>
    </w:p>
    <w:p w:rsidR="00E403F0" w:rsidRPr="00AD695E" w:rsidRDefault="00E403F0" w:rsidP="00E403F0">
      <w:pPr>
        <w:rPr>
          <w:rtl/>
        </w:rPr>
      </w:pPr>
      <w:del w:id="9379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כור זרע ולא כור תבואה, מפולת יד ולא מפולת שוורים.</w:t>
      </w:r>
    </w:p>
    <w:p>
      <w:pPr>
        <w:pStyle w:val="38"/>
        <w:rPr>
          <w:ins w:id="93794" w:author="מנוע מכני" w:date="2026-10-11T12:04:39Z"/>
        </w:rPr>
      </w:pPr>
      <w:r>
        <w:t xml:space="preserve">תני לוי:</w:t>
      </w:r>
    </w:p>
    <w:p w:rsidR="00E403F0" w:rsidRPr="00AD695E" w:rsidRDefault="00E403F0" w:rsidP="00E403F0">
      <w:pPr>
        <w:rPr>
          <w:rtl/>
        </w:rPr>
      </w:pPr>
      <w:del w:id="9379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מעבה ולא מידק אלא בינוני.</w:t>
      </w:r>
    </w:p>
    <w:p w:rsidR="00E403F0" w:rsidRPr="00AD695E" w:rsidRDefault="00E403F0" w:rsidP="00E403F0">
      <w:pPr>
        <w:jc w:val="center"/>
        <w:rPr>
          <w:del w:id="90058" w:author="מנוע עיצוב" w:date="2026-10-11T12:09:26Z"/>
          <w:rtl/>
        </w:rPr>
      </w:pPr>
      <w:del w:id="90057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51" w:author="קלוד" w:date="2026-10-11T09:07:13Z">
          <w:pPr>
            <w:pStyle w:val="affff1"/>
            <w:rPr>
              <w:rtl/>
            </w:rPr>
          </w:pPr>
        </w:pPrChange>
      </w:pPr>
      <w:ins w:id="9835" w:author="מספור קטעי משנה" w:date="2026-10-11T09:19:26Z">
        <w:r>
          <w:rPr>
            <w:rStyle w:val="MisparKeta"/>
          </w:rPr>
          <w:t xml:space="preserve">ג. </w:t>
        </w:r>
      </w:ins>
      <w:r>
        <w:rPr>
          <w:rtl/>
        </w:rPr>
        <w:t>היו שם נקעים עמוקים כו'.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וליקדשו באנפי </w:t>
      </w:r>
      <w:ins w:id="90127" w:author="Claude - סמנטי" w:date="2026-10-11T12:14:28Z">
        <w:r>
          <w:rPr>
            <w:rtl/>
          </w:rPr>
          <w:t xml:space="preserve">עצמם</w:t>
        </w:r>
      </w:ins>
      <w:del w:id="90128" w:author="Claude - סמנטי" w:date="2026-10-11T12:14:28Z">
        <w:r>
          <w:rPr>
            <w:rtl/>
          </w:rPr>
          <w:delText xml:space="preserve">נפשייהו</w:delText>
        </w:r>
      </w:del>
      <w:r>
        <w:rPr>
          <w:rtl/>
        </w:rPr>
        <w:t xml:space="preserve">!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וכי </w:t>
      </w:r>
      <w:ins w:id="92554" w:author="מנוע מכני" w:date="2026-10-11T12:04:39Z">
        <w:r>
          <w:rPr>
            <w:rtl/>
          </w:rPr>
          <w:t xml:space="preserve">תאמר</w:t>
        </w:r>
      </w:ins>
      <w:del w:id="92555" w:author="מנוע מכני" w:date="2026-10-11T12:04:39Z">
        <w:r>
          <w:rPr>
            <w:rtl/>
          </w:rPr>
          <w:delText xml:space="preserve">תימא</w:delText>
        </w:r>
      </w:del>
      <w:r>
        <w:rPr>
          <w:rtl/>
        </w:rPr>
        <w:t xml:space="preserve">, כיון דלא </w:t>
      </w:r>
      <w:ins w:id="92360" w:author="מנוע מכני" w:date="2026-10-11T12:04:39Z">
        <w:r>
          <w:rPr>
            <w:rtl/>
          </w:rPr>
          <w:t xml:space="preserve">היו</w:t>
        </w:r>
      </w:ins>
      <w:del w:id="92361" w:author="מנוע מכני" w:date="2026-10-11T12:04:39Z">
        <w:r>
          <w:rPr>
            <w:rtl/>
          </w:rPr>
          <w:delText xml:space="preserve">הוו</w:delText>
        </w:r>
      </w:del>
      <w:r>
        <w:rPr>
          <w:rtl/>
        </w:rPr>
        <w:t xml:space="preserve"> בית כור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2362" w:author="מנוע מכני" w:date="2026-10-11T12:04:39Z">
        <w:r>
          <w:rPr>
            <w:rtl/>
          </w:rPr>
          <w:t xml:space="preserve">היו</w:t>
        </w:r>
      </w:ins>
      <w:del w:id="92363" w:author="מנוע מכני" w:date="2026-10-11T12:04:39Z">
        <w:r>
          <w:rPr>
            <w:rtl/>
          </w:rPr>
          <w:delText xml:space="preserve">הוו</w:delText>
        </w:r>
      </w:del>
      <w:r>
        <w:rPr>
          <w:rtl/>
        </w:rPr>
        <w:t xml:space="preserve"> קדשי, והתניא: </w:t>
      </w:r>
      <w:r>
        <w:rPr>
          <w:rFonts w:hint="cs"/>
          <w:rtl/>
        </w:rPr>
        <w:t>'</w:t>
      </w:r>
      <w:r>
        <w:rPr>
          <w:rStyle w:val="afffff0"/>
          <w:rtl/>
        </w:rPr>
        <w:t>שדה</w:t>
      </w:r>
      <w:r>
        <w:rPr>
          <w:rFonts w:hint="cs"/>
          <w:rtl/>
        </w:rPr>
        <w:t>'</w:t>
      </w:r>
      <w:r>
        <w:rPr>
          <w:rtl/>
        </w:rPr>
        <w:t xml:space="preserve"> - מה </w:t>
      </w:r>
      <w:r>
        <w:rPr>
          <w:rtl/>
        </w:rPr>
        <w:t xml:space="preserve">ת"ל</w:t>
      </w:r>
      <w:r>
        <w:rPr>
          <w:rtl/>
        </w:rPr>
        <w:t xml:space="preserve">? לפי </w:t>
      </w:r>
      <w:ins w:id="92452" w:author="מנוע מכני" w:date="2026-10-11T12:04:39Z">
        <w:r>
          <w:rPr>
            <w:rtl/>
          </w:rPr>
          <w:t xml:space="preserve">ד'</w:t>
        </w:r>
      </w:ins>
      <w:del w:id="92453" w:author="מנוע מכני" w:date="2026-10-11T12:04:39Z">
        <w:r>
          <w:rPr>
            <w:rtl/>
          </w:rPr>
          <w:delText xml:space="preserve">שנא</w:delText>
        </w:r>
        <w:r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: </w:delText>
        </w:r>
        <w:r>
          <w:rPr>
            <w:rFonts w:hint="cs"/>
            <w:rtl/>
          </w:rPr>
          <w:delText xml:space="preserve">'</w:delText>
        </w:r>
      </w:del>
      <w:ins w:id="90469" w:author="Claude - סמנטי" w:date="2026-10-11T12:14:28Z">
        <w:r>
          <w:rPr>
            <w:rStyle w:val="afffff0"/>
            <w:rtl/>
          </w:rPr>
          <w:t xml:space="preserve">זֶרַע חוֹמֶר שְׂעוֹרִים בַּחֲמִשִּׁים שֶׁקֶל כָּסֶף</w:t>
        </w:r>
      </w:ins>
      <w:del w:id="90470" w:author="Claude - סמנטי" w:date="2026-10-11T12:14:28Z">
        <w:r>
          <w:rPr>
            <w:rtl/>
          </w:rPr>
          <w:delText xml:space="preserve">זרע חומר שעורים בחמשים שקל כסף</w:delText>
        </w:r>
      </w:del>
      <w:r>
        <w:rPr>
          <w:rFonts w:hint="cs"/>
          <w:rtl/>
        </w:rPr>
        <w:t>'</w:t>
      </w:r>
      <w:r>
        <w:rPr>
          <w:rtl/>
        </w:rPr>
        <w:t xml:space="preserve">, אין לי אלא שהקדיש כענין הזה, מנין לרבות לתך וחצי לתך, סאה ותרקב וחצי תרקב? </w:t>
      </w:r>
      <w:r>
        <w:rPr>
          <w:rtl/>
        </w:rPr>
        <w:t xml:space="preserve">ת"ל</w:t>
      </w:r>
      <w:r>
        <w:rPr>
          <w:rtl/>
        </w:rPr>
        <w:t xml:space="preserve">: שדה, מ"מ! 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מעב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: </w:t>
      </w:r>
      <w:ins w:id="90606" w:author="מנוע מכני" w:date="2026-10-11T12:04:39Z">
        <w:r>
          <w:rPr>
            <w:rtl/>
          </w:rPr>
          <w:t xml:space="preserve">כאן</w:t>
        </w:r>
      </w:ins>
      <w:del w:id="90607" w:author="מנוע מכני" w:date="2026-10-11T12:04:39Z">
        <w:r>
          <w:rPr>
            <w:rtl/>
          </w:rPr>
          <w:delText xml:space="preserve">הכא</w:delText>
        </w:r>
      </w:del>
      <w:r>
        <w:rPr>
          <w:rtl/>
        </w:rPr>
        <w:t xml:space="preserve"> בנקעים מלאים מים, </w:t>
      </w:r>
      <w:ins w:id="90608" w:author="מנוע מכני" w:date="2026-10-11T12:04:39Z">
        <w:r>
          <w:rPr>
            <w:rtl/>
          </w:rPr>
          <w:t xml:space="preserve">דלא</w:t>
        </w:r>
      </w:ins>
      <w:del w:id="90609" w:author="מנוע מכני" w:date="2026-10-11T12:04:39Z">
        <w:r>
          <w:rPr>
            <w:rtl/>
          </w:rPr>
          <w:delText xml:space="preserve">דלאו</w:delText>
        </w:r>
      </w:del>
      <w:r>
        <w:rPr>
          <w:rtl/>
        </w:rPr>
        <w:t xml:space="preserve"> בני זריעה </w:t>
      </w:r>
      <w:ins w:id="91290" w:author="מנוע מכני" w:date="2026-10-11T12:04:39Z">
        <w:r>
          <w:rPr>
            <w:rtl/>
          </w:rPr>
          <w:t xml:space="preserve">הם</w:t>
        </w:r>
      </w:ins>
      <w:del w:id="91291" w:author="מנוע מכני" w:date="2026-10-11T12:04:39Z">
        <w:r>
          <w:rPr>
            <w:rtl/>
          </w:rPr>
          <w:delText xml:space="preserve">נינהו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דיקא </w:t>
      </w:r>
      <w:ins w:id="90610" w:author="מנוע מכני" w:date="2026-10-11T12:04:39Z">
        <w:r>
          <w:rPr>
            <w:rtl/>
          </w:rPr>
          <w:t xml:space="preserve">גם</w:t>
        </w:r>
      </w:ins>
      <w:del w:id="90611" w:author="מנוע מכני" w:date="2026-10-11T12:04:39Z">
        <w:r>
          <w:rPr>
            <w:rtl/>
          </w:rPr>
          <w:delText xml:space="preserve">נמי</w:delText>
        </w:r>
      </w:del>
      <w:r>
        <w:rPr>
          <w:rtl/>
        </w:rPr>
        <w:t xml:space="preserve">, דקתני דומיא דסלעים, </w:t>
      </w:r>
      <w:r>
        <w:rPr>
          <w:rtl/>
        </w:rPr>
        <w:t xml:space="preserve">ש"מ</w:t>
      </w:r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 xml:space="preserve">אבל פחות מכן נקראים </w:t>
      </w:r>
      <w:r>
        <w:rPr>
          <w:rtl/>
        </w:rPr>
        <w:t>נגאני דארעא, שידרי דארעא מיקרו.</w:t>
      </w:r>
    </w:p>
    <w:p w:rsidR="00E403F0" w:rsidRPr="00AD695E" w:rsidRDefault="00E403F0" w:rsidP="00E403F0">
      <w:pPr>
        <w:jc w:val="center"/>
        <w:rPr>
          <w:del w:id="90060" w:author="מנוע עיצוב" w:date="2026-10-11T12:09:26Z"/>
          <w:rtl/>
        </w:rPr>
      </w:pPr>
      <w:del w:id="90059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52" w:author="קלוד" w:date="2026-10-11T09:07:13Z">
          <w:pPr>
            <w:pStyle w:val="affff1"/>
            <w:rPr>
              <w:rtl/>
            </w:rPr>
          </w:pPr>
        </w:pPrChange>
      </w:pPr>
      <w:ins w:id="9836" w:author="מספור קטעי משנה" w:date="2026-10-11T09:19:26Z">
        <w:r>
          <w:rPr>
            <w:rStyle w:val="MisparKeta"/>
          </w:rPr>
          <w:t xml:space="preserve">ד. </w:t>
        </w:r>
      </w:ins>
      <w:r>
        <w:rPr>
          <w:rtl/>
        </w:rPr>
        <w:t>הקדישה שתים ושלש וכו'.</w:t>
      </w:r>
    </w:p>
    <w:p>
      <w:pPr>
        <w:pStyle w:val="38"/>
        <w:rPr>
          <w:ins w:id="93796" w:author="מנוע מכני" w:date="2026-10-11T12:04:39Z"/>
        </w:rPr>
      </w:pPr>
      <w:r w:rsidRPr="00217260">
        <w:t>ת"ר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797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471" w:author="Claude - סמנטי" w:date="2026-10-11T12:14:28Z">
        <w:r>
          <w:rPr>
            <w:rStyle w:val="afffff0"/>
            <w:rtl/>
          </w:rPr>
          <w:t xml:space="preserve">וְנִגְרַע מֵעֶרְכֶּךָ</w:t>
        </w:r>
      </w:ins>
      <w:del w:id="90472" w:author="Claude - סמנטי" w:date="2026-10-11T12:14:28Z">
        <w:r>
          <w:rPr>
            <w:rtl/>
          </w:rPr>
          <w:delText xml:space="preserve">ונגרע מערכך</w:delText>
        </w:r>
      </w:del>
      <w:r>
        <w:rPr>
          <w:rFonts w:hint="cs"/>
          <w:rtl/>
        </w:rPr>
        <w:t>'</w:t>
      </w:r>
      <w:r>
        <w:rPr>
          <w:rtl/>
        </w:rPr>
        <w:t xml:space="preserve"> - אף מן ההקדש, שאם אכלה הקדש שנה או שתים, 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א</w:t>
      </w:r>
      <w:r>
        <w:rPr>
          <w:rtl/>
        </w:rPr>
        <w:t>"</w:t>
      </w:r>
      <w:r>
        <w:rPr>
          <w:rFonts w:hint="cs"/>
          <w:rtl/>
        </w:rPr>
        <w:t xml:space="preserve">נ</w:t>
      </w:r>
      <w:r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אכלה אלא שהיתה לפניו - נותן סלע ופונדיון לשנה.</w:t>
      </w:r>
    </w:p>
    <w:p w:rsidR="00E403F0" w:rsidRPr="00AD695E" w:rsidRDefault="00E403F0" w:rsidP="00E403F0">
      <w:pPr>
        <w:jc w:val="center"/>
        <w:rPr>
          <w:del w:id="90062" w:author="מנוע עיצוב" w:date="2026-10-11T12:09:26Z"/>
          <w:rtl/>
        </w:rPr>
      </w:pPr>
      <w:del w:id="90061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53" w:author="קלוד" w:date="2026-10-11T09:07:13Z">
          <w:pPr>
            <w:pStyle w:val="affff1"/>
            <w:rPr>
              <w:rtl/>
            </w:rPr>
          </w:pPr>
        </w:pPrChange>
      </w:pPr>
      <w:ins w:id="9837" w:author="מספור קטעי משנה" w:date="2026-10-11T09:19:26Z">
        <w:r>
          <w:rPr>
            <w:rStyle w:val="MisparKeta"/>
          </w:rPr>
          <w:t xml:space="preserve">ד. </w:t>
        </w:r>
      </w:ins>
      <w:r>
        <w:rPr>
          <w:rtl/>
        </w:rPr>
        <w:t>ואם אמר הריני נותן כו'.</w:t>
      </w:r>
    </w:p>
    <w:p>
      <w:pPr>
        <w:pStyle w:val="38"/>
        <w:rPr>
          <w:ins w:id="93798" w:author="מנוע מכני" w:date="2026-10-11T12:04:39Z"/>
        </w:rPr>
      </w:pPr>
      <w:r w:rsidRPr="00217260">
        <w:t>ת"ר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79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מנין שאם אמרו בעלים הרינו נותנין דבר שנה בשנה שאין שומעין להם? </w:t>
      </w:r>
    </w:p>
    <w:p>
      <w:pPr>
        <w:pStyle w:val="38"/>
        <w:rPr>
          <w:ins w:id="93800" w:author="מנוע מכני" w:date="2026-10-11T12:04:39Z"/>
        </w:rPr>
      </w:pPr>
      <w:r>
        <w:t xml:space="preserve">- </w:t>
      </w:r>
      <w:r>
        <w:t xml:space="preserve">ת"ל</w:t>
      </w:r>
      <w:r>
        <w:t xml:space="preserve">:</w:t>
      </w:r>
    </w:p>
    <w:p w:rsidR="00E403F0" w:rsidRPr="00AD695E" w:rsidRDefault="00E403F0" w:rsidP="00E403F0">
      <w:pPr>
        <w:pStyle w:val="affffb"/>
        <w:rPr>
          <w:rtl/>
        </w:rPr>
      </w:pPr>
      <w:del w:id="93801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473" w:author="Claude - סמנטי" w:date="2026-10-11T12:14:28Z">
        <w:r>
          <w:rPr>
            <w:rStyle w:val="afffff0"/>
            <w:rtl/>
          </w:rPr>
          <w:t xml:space="preserve">וְחִשַּׁב לוֹ הַכֹּהֵן אֶת הַכֶּסֶף</w:t>
        </w:r>
      </w:ins>
      <w:del w:id="90474" w:author="Claude - סמנטי" w:date="2026-10-11T12:14:28Z">
        <w:r>
          <w:rPr>
            <w:rtl/>
          </w:rPr>
          <w:delText xml:space="preserve">וחשב לו הכהן את הכסף</w:delText>
        </w:r>
      </w:del>
      <w:r>
        <w:rPr>
          <w:rFonts w:hint="cs"/>
          <w:rtl/>
        </w:rPr>
        <w:t>'</w:t>
      </w:r>
      <w:r>
        <w:rPr>
          <w:rtl/>
        </w:rPr>
        <w:t xml:space="preserve">, עד שיהא כסף כולו כאחד</w:t>
      </w:r>
      <w:ins w:id="91838" w:author="מנוע מכני" w:date="2026-10-11T12:04:39Z">
        <w:r>
          <w:rPr>
            <w:rtl/>
          </w:rPr>
          <w:t xml:space="preserve">,</w:t>
        </w:r>
      </w:ins>
      <w:del w:id="91839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 w:rsidRPr="00A757C8">
        <w:rPr>
          <w:rtl/>
        </w:rPr>
        <w:t>אחד בעלים ואחד כל אדם, מה בין בעלים לכל אדם? שהבעלים נותנין חומש, וכל אדם אין נותנין חומש.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46" w:author="קלוד" w:date="2026-10-11T09:07:13Z"/>
        </w:rPr>
      </w:pPr>
      <w:ins w:id="20245" w:author="קלוד" w:date="2026-10-11T09:07:13Z">
        <w:r>
          <w:t xml:space="preserve">משנה ג</w:t>
        </w:r>
      </w:ins>
    </w:p>
    <w:p w:rsidR="00E403F0" w:rsidRPr="00D65BEC" w:rsidRDefault="00E403F0" w:rsidP="00E403F0">
      <w:pPr>
        <w:pStyle w:val="afff9"/>
        <w:rPr>
          <w:del w:id="20144" w:author="קלוד" w:date="2026-10-11T09:07:13Z"/>
          <w:rtl/>
        </w:rPr>
      </w:pPr>
      <w:del w:id="20143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34" w:author="קלוד" w:date="2026-10-11T12:09:42Z">
          <w:pPr>
            <w:pStyle w:val="afff9"/>
          </w:pPr>
        </w:pPrChange>
      </w:pPr>
      <w:r w:rsidRPr="00D65BEC">
        <w:rPr>
          <w:rtl/>
        </w:rPr>
        <w:t>הקדישה וגאלה - אינה יוצאה מידו ביובל;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גאלה בנו - יוצאה לאביו ביובל;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גאלה אחר או אחד מהקרובים וגאלה מידו - יוצאה לכהנים ביובל.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גאלה אחד מן הכהנים והרי היא תחת ידו, </w:t>
      </w:r>
    </w:p>
    <w:p w:rsidR="00E403F0" w:rsidRPr="00205118" w:rsidRDefault="00E403F0" w:rsidP="00E403F0">
      <w:pPr>
        <w:pStyle w:val="afff9"/>
        <w:rPr>
          <w:spacing w:val="14"/>
          <w:rtl/>
        </w:rPr>
      </w:pPr>
      <w:r w:rsidRPr="00205118">
        <w:rPr>
          <w:spacing w:val="14"/>
          <w:rtl/>
        </w:rPr>
        <w:t xml:space="preserve">לא יאמר: הואיל והיא יוצאה לכהנים ביובל והרי היא תחת ידי הרי היא שלי, </w:t>
      </w:r>
    </w:p>
    <w:p w:rsidR="00E403F0" w:rsidRPr="00205118" w:rsidRDefault="00E403F0" w:rsidP="00E403F0">
      <w:pPr>
        <w:pStyle w:val="afff9"/>
        <w:rPr>
          <w:rtl/>
        </w:rPr>
      </w:pPr>
      <w:r w:rsidRPr="00205118">
        <w:rPr>
          <w:rtl/>
        </w:rPr>
        <w:t>אלא יוצאה מתחת ידו ומתחלקת לכל אחיו הכהנים.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lastRenderedPageBreak/>
        <w:t>כה:</w:t>
      </w:r>
    </w:p>
    <w:p>
      <w:pPr>
        <w:pStyle w:val="afffff8"/>
        <w:rPr>
          <w:ins w:id="90061" w:author="קלוד" w:date="2026-10-11T12:18:15Z"/>
        </w:rPr>
      </w:pPr>
      <w:ins w:id="90062" w:author="קלוד" w:date="2026-10-11T12:18:15Z">
        <w:r>
          <w:rPr>
            <w:color w:val="7B3F00"/>
          </w:rPr>
          <w:t xml:space="preserve">'לאיש אחר' - לאחר ולא לבן</w:t>
        </w:r>
      </w:ins>
    </w:p>
    <w:p>
      <w:pPr>
        <w:pStyle w:val="38"/>
        <w:rPr>
          <w:ins w:id="93802" w:author="מנוע מכני" w:date="2026-10-11T12:04:39Z"/>
        </w:rPr>
      </w:pPr>
      <w:r w:rsidRPr="00217260">
        <w:t>ת"ר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80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אם </w:t>
      </w:r>
      <w:r>
        <w:rPr>
          <w:rtl/>
        </w:rPr>
        <w:t xml:space="preserve">לא</w:t>
      </w:r>
      <w:r>
        <w:rPr>
          <w:rtl/>
        </w:rPr>
        <w:t xml:space="preserve"> יגאל את השדה - בעלים</w:t>
      </w:r>
      <w:ins w:id="91840" w:author="מנוע מכני" w:date="2026-10-11T12:04:39Z">
        <w:r>
          <w:rPr>
            <w:rtl/>
          </w:rPr>
          <w:t xml:space="preserve">,</w:t>
        </w:r>
      </w:ins>
      <w:del w:id="91841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ואם מכר את השדה - גיזבר</w:t>
      </w:r>
      <w:ins w:id="91842" w:author="מנוע מכני" w:date="2026-10-11T12:04:39Z">
        <w:r>
          <w:rPr>
            <w:rtl/>
          </w:rPr>
          <w:t xml:space="preserve">,</w:t>
        </w:r>
      </w:ins>
      <w:del w:id="91843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'</w:t>
      </w:r>
      <w:ins w:id="90475" w:author="Claude - סמנטי" w:date="2026-10-11T12:14:28Z">
        <w:r>
          <w:rPr>
            <w:rStyle w:val="afffff0"/>
            <w:rtl/>
          </w:rPr>
          <w:t xml:space="preserve">לְאִישׁ אַחֵר</w:t>
        </w:r>
      </w:ins>
      <w:del w:id="90476" w:author="Claude - סמנטי" w:date="2026-10-11T12:14:28Z">
        <w:r>
          <w:rPr>
            <w:rtl/>
          </w:rPr>
          <w:delText xml:space="preserve">לאיש אחר</w:delText>
        </w:r>
      </w:del>
      <w:r>
        <w:rPr>
          <w:rFonts w:hint="cs"/>
          <w:rtl/>
        </w:rPr>
        <w:t>'</w:t>
      </w:r>
      <w:r>
        <w:rPr>
          <w:rtl/>
        </w:rPr>
        <w:t xml:space="preserve"> - לאחר ולא לבן, </w:t>
      </w:r>
      <w:r>
        <w:rPr>
          <w:rFonts w:hint="cs"/>
          <w:rtl/>
        </w:rPr>
        <w:t xml:space="preserve">דכשאומר איש הרי אח אמור </w:t>
      </w:r>
    </w:p>
    <w:p w:rsidR="00E403F0" w:rsidRPr="00AD695E" w:rsidRDefault="00E403F0" w:rsidP="00E403F0">
      <w:pPr>
        <w:rPr>
          <w:rtl/>
        </w:rPr>
      </w:pPr>
      <w:r w:rsidRPr="00A757C8">
        <w:rPr>
          <w:rFonts w:hint="cs"/>
          <w:rtl/>
        </w:rPr>
        <w:t xml:space="preserve">ומרבה אני את הבן דכן קם תחת אביו ליעידה ולעבד עברי והך דאח קם תחתיו לייבום רק במקום שאין בן </w:t>
      </w:r>
    </w:p>
    <w:p w:rsidR="00E403F0" w:rsidRPr="00AD695E" w:rsidRDefault="00E403F0" w:rsidP="00E403F0">
      <w:pPr>
        <w:rPr>
          <w:rtl/>
        </w:rPr>
      </w:pPr>
      <w:ins w:id="91292" w:author="מנוע מכני" w:date="2026-10-11T12:04:39Z">
        <w:r>
          <w:rPr>
            <w:rFonts w:hint="cs"/>
            <w:rtl/>
          </w:rPr>
          <w:t xml:space="preserve">ומקשים</w:t>
        </w:r>
      </w:ins>
      <w:del w:id="91293" w:author="מנוע מכני" w:date="2026-10-11T12:04:39Z">
        <w:r>
          <w:rPr>
            <w:rFonts w:hint="cs"/>
            <w:rtl/>
          </w:rPr>
          <w:delText xml:space="preserve">ופרכינן</w:delText>
        </w:r>
      </w:del>
      <w:r>
        <w:rPr>
          <w:rFonts w:hint="cs"/>
          <w:rtl/>
        </w:rPr>
        <w:t xml:space="preserve"> </w:t>
      </w:r>
      <w:ins w:id="91294" w:author="מנוע מכני" w:date="2026-10-11T12:04:39Z">
        <w:r>
          <w:rPr>
            <w:rFonts w:hint="cs"/>
            <w:rtl/>
          </w:rPr>
          <w:t xml:space="preserve">כך</w:t>
        </w:r>
      </w:ins>
      <w:del w:id="91295" w:author="מנוע מכני" w:date="2026-10-11T12:04:39Z">
        <w:r>
          <w:rPr>
            <w:rFonts w:hint="cs"/>
            <w:rtl/>
          </w:rPr>
          <w:delText xml:space="preserve">הכי</w:delText>
        </w:r>
      </w:del>
      <w:r>
        <w:rPr>
          <w:rFonts w:hint="cs"/>
          <w:rtl/>
        </w:rPr>
        <w:t xml:space="preserve"> דווקא ולא מצד דהנך </w:t>
      </w:r>
      <w:ins w:id="91296" w:author="מנוע מכני" w:date="2026-10-11T12:04:39Z">
        <w:r>
          <w:rPr>
            <w:rFonts w:hint="cs"/>
            <w:rtl/>
          </w:rPr>
          <w:t xml:space="preserve">שני</w:t>
        </w:r>
      </w:ins>
      <w:del w:id="91297" w:author="מנוע מכני" w:date="2026-10-11T12:04:39Z">
        <w:r>
          <w:rPr>
            <w:rFonts w:hint="cs"/>
            <w:rtl/>
          </w:rPr>
          <w:delText xml:space="preserve">תרי</w:delText>
        </w:r>
      </w:del>
      <w:r>
        <w:rPr>
          <w:rFonts w:hint="cs"/>
          <w:rtl/>
        </w:rPr>
        <w:t xml:space="preserve"> </w:t>
      </w:r>
      <w:ins w:id="90612" w:author="מנוע מכני" w:date="2026-10-11T12:04:39Z">
        <w:r>
          <w:rPr>
            <w:rFonts w:hint="cs"/>
            <w:rtl/>
          </w:rPr>
          <w:t xml:space="preserve">שהרי</w:t>
        </w:r>
      </w:ins>
      <w:del w:id="90613" w:author="מנוע מכני" w:date="2026-10-11T12:04:39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גם ע</w:t>
      </w:r>
      <w:r>
        <w:rPr>
          <w:rtl/>
        </w:rPr>
        <w:t>"</w:t>
      </w:r>
      <w:r>
        <w:rPr>
          <w:rFonts w:hint="cs"/>
          <w:rtl/>
        </w:rPr>
        <w:t>ע אפשר לפרוך דה</w:t>
      </w:r>
      <w:r>
        <w:rPr>
          <w:rtl/>
        </w:rPr>
        <w:t>"</w:t>
      </w:r>
      <w:r>
        <w:rPr>
          <w:rFonts w:hint="cs"/>
          <w:rtl/>
        </w:rPr>
        <w:t xml:space="preserve">מ דווקא היכן דאין לבן </w:t>
      </w:r>
    </w:p>
    <w:p>
      <w:pPr>
        <w:pStyle w:val="afffff8"/>
        <w:rPr>
          <w:ins w:id="90059" w:author="קלוד" w:date="2026-10-11T12:18:15Z"/>
        </w:rPr>
      </w:pPr>
      <w:ins w:id="90060" w:author="קלוד" w:date="2026-10-11T12:18:15Z">
        <w:r>
          <w:rPr>
            <w:color w:val="7B3F00"/>
          </w:rPr>
          <w:t xml:space="preserve">האם בעל או בן מעמיד שדה לאשה?</w:t>
        </w:r>
      </w:ins>
    </w:p>
    <w:p>
      <w:pPr>
        <w:pStyle w:val="38"/>
        <w:rPr>
          <w:ins w:id="93804" w:author="מנוע מכני" w:date="2026-10-11T12:04:39Z"/>
        </w:rPr>
      </w:pPr>
      <w:del w:id="90067" w:author="מנוע מכני" w:date="2026-10-11T12:04:39Z">
        <w:r w:rsidRPr="00A757C8">
          <w:delText xml:space="preserve"> </w:delText>
        </w:r>
      </w:del>
      <w:r w:rsidRPr="00A757C8">
        <w:t>בעי ר"</w:t>
      </w:r>
      <w:r w:rsidRPr="00A757C8">
        <w:t>ז</w:t>
      </w:r>
      <w:r w:rsidRPr="00A757C8">
        <w:t xml:space="preserve">:</w:t>
      </w:r>
    </w:p>
    <w:p w:rsidR="00E403F0" w:rsidRPr="00AD695E" w:rsidRDefault="00E403F0" w:rsidP="00E403F0">
      <w:pPr>
        <w:rPr>
          <w:rtl/>
        </w:rPr>
      </w:pPr>
      <w:del w:id="93805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אשה מי מעמיד לה שדה? בעל מוקים לה שכן יורשה, </w:t>
      </w:r>
    </w:p>
    <w:p w:rsidR="00E403F0" w:rsidRPr="00AD695E" w:rsidRDefault="00E403F0" w:rsidP="00E403F0">
      <w:pPr>
        <w:rPr>
          <w:rtl/>
        </w:rPr>
      </w:pPr>
      <w:r w:rsidRPr="00A757C8">
        <w:rPr>
          <w:rtl/>
        </w:rPr>
        <w:tab/>
        <w:t>א</w:t>
      </w:r>
      <w:r w:rsidRPr="00A757C8">
        <w:rPr>
          <w:rFonts w:hint="cs"/>
          <w:rtl/>
        </w:rPr>
        <w:t>ו</w:t>
      </w:r>
      <w:r w:rsidRPr="00A757C8">
        <w:rPr>
          <w:rtl/>
        </w:rPr>
        <w:t xml:space="preserve">"ד</w:t>
      </w:r>
      <w:r w:rsidRPr="00A757C8">
        <w:rPr>
          <w:rtl/>
        </w:rPr>
        <w:t xml:space="preserve"> בן מוקים לה שכן נוטל בראוי כבמוחזק? תיקו.</w:t>
      </w:r>
    </w:p>
    <w:p>
      <w:pPr>
        <w:pStyle w:val="38"/>
        <w:rPr>
          <w:ins w:id="93806" w:author="מנוע מכני" w:date="2026-10-11T12:04:39Z"/>
        </w:rPr>
      </w:pPr>
      <w:del w:id="90068" w:author="מנוע מכני" w:date="2026-10-11T12:04:39Z">
        <w:r w:rsidRPr="00217260">
          <w:delText xml:space="preserve"> </w:delText>
        </w:r>
      </w:del>
      <w:r w:rsidRPr="00217260">
        <w:t>בע</w:t>
      </w:r>
      <w:r w:rsidRPr="00217260">
        <w:t>א רב</w:t>
      </w:r>
      <w:r w:rsidRPr="00217260">
        <w:t>"</w:t>
      </w:r>
      <w:r w:rsidRPr="00217260">
        <w:t xml:space="preserve">ח </w:t>
      </w:r>
      <w:r w:rsidRPr="00217260">
        <w:t>מר"</w:t>
      </w:r>
      <w:r w:rsidRPr="00217260">
        <w:t>ח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80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הקדישה פחות משתי שנים לפני היובל, מהו שתצא לכהנים? </w:t>
      </w:r>
    </w:p>
    <w:p>
      <w:pPr>
        <w:pStyle w:val="38"/>
        <w:rPr>
          <w:ins w:id="93808" w:author="מנוע מכני" w:date="2026-10-11T12:04:39Z"/>
        </w:rPr>
      </w:pPr>
      <w:r>
        <w:t xml:space="preserve">א"ל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809" w:author="מנוע מכני" w:date="2026-10-11T12:04:39Z">
        <w:r>
          <w:rPr>
            <w:rtl/>
          </w:rPr>
          <w:delText xml:space="preserve"> </w:delText>
        </w:r>
      </w:del>
      <w:ins w:id="91298" w:author="מנוע מכני" w:date="2026-10-11T12:04:39Z">
        <w:r>
          <w:rPr>
            <w:rtl/>
          </w:rPr>
          <w:t xml:space="preserve">מה</w:t>
        </w:r>
      </w:ins>
      <w:del w:id="91299" w:author="מנוע מכני" w:date="2026-10-11T12:04:39Z">
        <w:r>
          <w:rPr>
            <w:rtl/>
          </w:rPr>
          <w:delText xml:space="preserve">מאי</w:delText>
        </w:r>
      </w:del>
      <w:r>
        <w:rPr>
          <w:rtl/>
        </w:rPr>
        <w:t xml:space="preserve"> דעתיך? </w:t>
      </w:r>
      <w:r>
        <w:rPr>
          <w:rFonts w:hint="cs"/>
          <w:rtl/>
        </w:rPr>
        <w:t>'</w:t>
      </w:r>
      <w:r>
        <w:rPr>
          <w:rStyle w:val="afffff0"/>
          <w:rtl/>
        </w:rPr>
        <w:t>ונגרע מערכך</w:t>
      </w:r>
      <w:r>
        <w:rPr>
          <w:rStyle w:val="afffff0"/>
          <w:rFonts w:hint="cs"/>
          <w:rtl/>
        </w:rPr>
        <w:t xml:space="preserve"> </w:t>
      </w:r>
      <w:r>
        <w:rPr>
          <w:rStyle w:val="afffff0"/>
          <w:rtl/>
        </w:rPr>
        <w:t>והיה השדה בצאתו ביובל</w:t>
      </w:r>
      <w:r>
        <w:rPr>
          <w:rFonts w:hint="cs"/>
          <w:rtl/>
        </w:rPr>
        <w:t>'</w:t>
      </w:r>
      <w:r>
        <w:rPr>
          <w:rtl/>
        </w:rPr>
        <w:t xml:space="preserve">, דבת גירעון אין, </w:t>
      </w:r>
      <w:ins w:id="90616" w:author="מנוע מכני" w:date="2026-10-11T12:04:39Z">
        <w:r>
          <w:rPr>
            <w:rtl/>
          </w:rPr>
          <w:t xml:space="preserve">דלא</w:t>
        </w:r>
      </w:ins>
      <w:del w:id="90617" w:author="מנוע מכני" w:date="2026-10-11T12:04:39Z">
        <w:r>
          <w:rPr>
            <w:rtl/>
          </w:rPr>
          <w:delText xml:space="preserve">דלאו</w:delText>
        </w:r>
      </w:del>
      <w:r>
        <w:rPr>
          <w:rtl/>
        </w:rPr>
        <w:t xml:space="preserve"> בת גירעון </w:t>
      </w:r>
      <w:r>
        <w:rPr>
          <w:rtl/>
        </w:rPr>
        <w:t xml:space="preserve">לא</w:t>
      </w:r>
      <w:r>
        <w:rPr>
          <w:rtl/>
        </w:rPr>
        <w:t xml:space="preserve">, </w:t>
      </w:r>
      <w:r w:rsidRPr="00217260">
        <w:rPr>
          <w:rStyle w:val="2fb"/>
          <w:b/>
          <w:bCs/>
          <w:rtl/>
        </w:rPr>
        <w:t>אדרבה</w:t>
      </w:r>
      <w:r>
        <w:rPr>
          <w:rtl/>
        </w:rPr>
        <w:t xml:space="preserve">, אם </w:t>
      </w:r>
      <w:r>
        <w:rPr>
          <w:rtl/>
        </w:rPr>
        <w:t xml:space="preserve">לא</w:t>
      </w:r>
      <w:r>
        <w:rPr>
          <w:rtl/>
        </w:rPr>
        <w:t xml:space="preserve"> יגאל השדה</w:t>
      </w:r>
      <w:r>
        <w:rPr>
          <w:rFonts w:hint="cs"/>
          <w:rtl/>
        </w:rPr>
        <w:t xml:space="preserve"> </w:t>
      </w:r>
      <w:r>
        <w:rPr>
          <w:rtl/>
        </w:rPr>
        <w:t xml:space="preserve">והיה השדה בצאתו ביובל, </w:t>
      </w:r>
      <w:ins w:id="91300" w:author="מנוע מכני" w:date="2026-10-11T12:04:39Z">
        <w:r>
          <w:rPr>
            <w:rtl/>
          </w:rPr>
          <w:t xml:space="preserve">וזה</w:t>
        </w:r>
      </w:ins>
      <w:del w:id="91301" w:author="מנוע מכני" w:date="2026-10-11T12:04:39Z">
        <w:r>
          <w:rPr>
            <w:rtl/>
          </w:rPr>
          <w:delText xml:space="preserve">והאי</w:delText>
        </w:r>
      </w:del>
      <w:r>
        <w:rPr>
          <w:rtl/>
        </w:rPr>
        <w:t xml:space="preserve"> </w:t>
      </w:r>
      <w:ins w:id="90614" w:author="מנוע מכני" w:date="2026-10-11T12:04:39Z">
        <w:r>
          <w:rPr>
            <w:rtl/>
          </w:rPr>
          <w:t xml:space="preserve">גם</w:t>
        </w:r>
      </w:ins>
      <w:del w:id="90615" w:author="מנוע מכני" w:date="2026-10-11T12:04:39Z">
        <w:r>
          <w:rPr>
            <w:rtl/>
          </w:rPr>
          <w:delText xml:space="preserve">נמי</w:delText>
        </w:r>
      </w:del>
      <w:r>
        <w:rPr>
          <w:rtl/>
        </w:rPr>
        <w:t xml:space="preserve"> בת גאולה היא.</w:t>
      </w:r>
    </w:p>
    <w:p w:rsidR="00E403F0" w:rsidRPr="00AD695E" w:rsidRDefault="00E403F0" w:rsidP="00E403F0">
      <w:pPr>
        <w:jc w:val="center"/>
        <w:rPr>
          <w:del w:id="90064" w:author="מנוע עיצוב" w:date="2026-10-11T12:09:26Z"/>
          <w:rtl/>
        </w:rPr>
      </w:pPr>
      <w:del w:id="90063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54" w:author="קלוד" w:date="2026-10-11T09:07:13Z">
          <w:pPr>
            <w:pStyle w:val="affff1"/>
            <w:rPr>
              <w:rtl/>
            </w:rPr>
          </w:pPr>
        </w:pPrChange>
      </w:pPr>
      <w:ins w:id="9838" w:author="מספור קטעי משנה" w:date="2026-10-11T09:19:26Z">
        <w:r>
          <w:rPr>
            <w:rStyle w:val="MisparKeta"/>
          </w:rPr>
          <w:t xml:space="preserve">ד. </w:t>
        </w:r>
      </w:ins>
      <w:r>
        <w:rPr>
          <w:rtl/>
        </w:rPr>
        <w:t>גאלה אחד מן הכהנים כו'.</w:t>
      </w:r>
    </w:p>
    <w:p>
      <w:pPr>
        <w:pStyle w:val="38"/>
        <w:rPr>
          <w:ins w:id="93810" w:author="מנוע מכני" w:date="2026-10-11T12:04:39Z"/>
        </w:rPr>
      </w:pPr>
      <w:r w:rsidRPr="00217260">
        <w:t>ת</w:t>
      </w:r>
      <w:r w:rsidRPr="00217260">
        <w:t>"</w:t>
      </w:r>
      <w:r w:rsidRPr="00217260">
        <w:t>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811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>
        <w:rPr>
          <w:rStyle w:val="afffff0"/>
          <w:rtl/>
        </w:rPr>
        <w:t>לכהן תהיה אחוזתו</w:t>
      </w:r>
      <w:r>
        <w:rPr>
          <w:rFonts w:hint="cs"/>
          <w:rtl/>
        </w:rPr>
        <w:t>'</w:t>
      </w:r>
      <w:r>
        <w:rPr>
          <w:rtl/>
        </w:rPr>
        <w:t xml:space="preserve"> - לשדה שיוצא לכהנים ביובל וגאלה אחד מן הכהנים, שלא יאמר: הואיל ויוצאה לכהן הרי תחת ידי ותהא שלי, ודין הוא, בשל אחרים אני זוכה, </w:t>
      </w:r>
      <w:r>
        <w:rPr>
          <w:rFonts w:hint="cs"/>
          <w:rtl/>
        </w:rPr>
        <w:t>כ</w:t>
      </w:r>
      <w:r>
        <w:rPr>
          <w:rtl/>
        </w:rPr>
        <w:t>"</w:t>
      </w:r>
      <w:r>
        <w:rPr>
          <w:rFonts w:hint="cs"/>
          <w:rtl/>
        </w:rPr>
        <w:t xml:space="preserve">ש</w:t>
      </w:r>
      <w:r>
        <w:rPr>
          <w:rFonts w:hint="cs"/>
          <w:rtl/>
        </w:rPr>
        <w:t xml:space="preserve"> </w:t>
      </w:r>
      <w:r>
        <w:rPr>
          <w:rtl/>
        </w:rPr>
        <w:t>בשל עצמי</w:t>
      </w:r>
    </w:p>
    <w:p>
      <w:pPr>
        <w:pStyle w:val="38"/>
        <w:rPr>
          <w:ins w:id="93812" w:author="מנוע מכני" w:date="2026-10-11T12:04:39Z"/>
        </w:rPr>
      </w:pPr>
      <w:r>
        <w:t xml:space="preserve">- </w:t>
      </w:r>
      <w:r>
        <w:t xml:space="preserve">ת"ל</w:t>
      </w:r>
      <w:r>
        <w:t xml:space="preserve">:</w:t>
      </w:r>
    </w:p>
    <w:p w:rsidR="00E403F0" w:rsidRPr="00AD695E" w:rsidRDefault="00E403F0" w:rsidP="00E403F0">
      <w:pPr>
        <w:pStyle w:val="affffb"/>
        <w:rPr>
          <w:rtl/>
        </w:rPr>
      </w:pPr>
      <w:del w:id="93813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>
        <w:rPr>
          <w:rStyle w:val="afffff0"/>
          <w:rtl/>
        </w:rPr>
        <w:t>אחוזתו</w:t>
      </w:r>
      <w:r>
        <w:rPr>
          <w:rFonts w:hint="cs"/>
          <w:rtl/>
        </w:rPr>
        <w:t>'</w:t>
      </w:r>
      <w:r>
        <w:rPr>
          <w:rtl/>
        </w:rPr>
        <w:t xml:space="preserve">, אחוזה שלו ואין זה שלו, </w:t>
      </w:r>
      <w:r>
        <w:rPr>
          <w:rFonts w:hint="cs"/>
          <w:rtl/>
        </w:rPr>
        <w:t>ד</w:t>
      </w:r>
      <w:r>
        <w:rPr>
          <w:rtl/>
        </w:rPr>
        <w:t>יוצא מתחת ידו ומתחלקת לאחיו הכהנים.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48" w:author="קלוד" w:date="2026-10-11T09:07:13Z"/>
        </w:rPr>
      </w:pPr>
      <w:ins w:id="20247" w:author="קלוד" w:date="2026-10-11T09:07:13Z">
        <w:r>
          <w:t xml:space="preserve">משנה ד</w:t>
        </w:r>
      </w:ins>
    </w:p>
    <w:p w:rsidR="00E403F0" w:rsidRPr="00D65BEC" w:rsidRDefault="00E403F0" w:rsidP="00E403F0">
      <w:pPr>
        <w:pStyle w:val="afff9"/>
        <w:rPr>
          <w:del w:id="20146" w:author="קלוד" w:date="2026-10-11T09:07:13Z"/>
          <w:rtl/>
        </w:rPr>
      </w:pPr>
      <w:del w:id="20145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35" w:author="קלוד" w:date="2026-10-11T12:09:42Z">
          <w:pPr>
            <w:pStyle w:val="afff9"/>
          </w:pPr>
        </w:pPrChange>
      </w:pPr>
      <w:r w:rsidRPr="00D65BEC">
        <w:rPr>
          <w:rtl/>
        </w:rPr>
        <w:t xml:space="preserve">הגיע יובל ולא נגאלה, </w:t>
      </w:r>
      <w:r>
        <w:rPr>
          <w:rFonts w:hint="cs"/>
          <w:rtl/>
        </w:rPr>
        <w:t xml:space="preserve">ל</w:t>
      </w:r>
      <w:r>
        <w:rPr>
          <w:rStyle w:val="TanaimMishna"/>
          <w:rFonts w:hint="cs"/>
          <w:rtl/>
          <w:rPrChange w:id="95255" w:author="Claude" w:date="2026-10-11T09:08:00Z">
            <w:rPr>
              <w:rFonts w:hint="cs"/>
              <w:rtl/>
            </w:rPr>
          </w:rPrChange>
        </w:rPr>
        <w:t xml:space="preserve">ר</w:t>
      </w:r>
      <w:r>
        <w:rPr>
          <w:rStyle w:val="TanaimMishna"/>
          <w:rtl/>
          <w:rPrChange w:id="95256" w:author="Claude" w:date="2026-10-11T09:08:00Z">
            <w:rPr>
              <w:rtl/>
            </w:rPr>
          </w:rPrChange>
        </w:rPr>
        <w:t xml:space="preserve">"</w:t>
      </w:r>
      <w:r>
        <w:rPr>
          <w:rStyle w:val="TanaimMishna"/>
          <w:rFonts w:hint="cs"/>
          <w:rtl/>
          <w:rPrChange w:id="95257" w:author="Claude" w:date="2026-10-11T09:08:00Z">
            <w:rPr>
              <w:rFonts w:hint="cs"/>
              <w:rtl/>
            </w:rPr>
          </w:rPrChange>
        </w:rPr>
        <w:t xml:space="preserve">י</w:t>
      </w:r>
      <w:r>
        <w:rPr>
          <w:rStyle w:val="TanaimMishna"/>
          <w:rFonts w:hint="cs"/>
          <w:rtl/>
          <w:rPrChange w:id="95258" w:author="Claude" w:date="2026-10-11T09:08:00Z">
            <w:rPr>
              <w:rFonts w:hint="cs"/>
              <w:rtl/>
            </w:rPr>
          </w:rPrChange>
        </w:rPr>
        <w:t xml:space="preserve">:</w:t>
      </w:r>
      <w:r>
        <w:rPr>
          <w:rFonts w:hint="cs"/>
          <w:rtl/>
        </w:rPr>
        <w:t xml:space="preserve"> </w:t>
      </w:r>
      <w:r w:rsidRPr="00D65BEC">
        <w:rPr>
          <w:rtl/>
        </w:rPr>
        <w:t xml:space="preserve">הכהנים נכנסין לתוכה ונותנין את דמיה, </w:t>
      </w:r>
    </w:p>
    <w:p w:rsidR="00E403F0" w:rsidRPr="00D65BEC" w:rsidRDefault="00E403F0" w:rsidP="00E403F0">
      <w:pPr>
        <w:pStyle w:val="afff9"/>
        <w:rPr>
          <w:rtl/>
        </w:rPr>
      </w:pPr>
      <w:r>
        <w:rPr>
          <w:rStyle w:val="TanaimMishna"/>
          <w:rtl/>
          <w:rPrChange w:id="95259" w:author="Claude" w:date="2026-10-11T09:08:00Z">
            <w:rPr>
              <w:rtl/>
            </w:rPr>
          </w:rPrChange>
        </w:rPr>
        <w:t xml:space="preserve">ר"ש</w:t>
      </w:r>
      <w:r>
        <w:rPr>
          <w:rtl/>
        </w:rPr>
        <w:t xml:space="preserve"> אומר</w:t>
      </w:r>
      <w:r>
        <w:rPr>
          <w:rStyle w:val="TanaimMishna"/>
          <w:rtl/>
          <w:rPrChange w:id="95260" w:author="Claude" w:date="2026-10-11T09:08:00Z">
            <w:rPr>
              <w:rtl/>
            </w:rPr>
          </w:rPrChange>
        </w:rPr>
        <w:t xml:space="preserve">:</w:t>
      </w:r>
      <w:r>
        <w:rPr>
          <w:rtl/>
        </w:rPr>
        <w:t xml:space="preserve"> נכנסין ולא נותנין;</w:t>
      </w:r>
    </w:p>
    <w:p w:rsidR="00E403F0" w:rsidRPr="00D65BEC" w:rsidRDefault="00E403F0" w:rsidP="00E403F0">
      <w:pPr>
        <w:pStyle w:val="afff9"/>
        <w:rPr>
          <w:rtl/>
        </w:rPr>
      </w:pPr>
      <w:r>
        <w:rPr>
          <w:rStyle w:val="TanaimMishna"/>
          <w:rtl/>
          <w:rPrChange w:id="95261" w:author="Claude" w:date="2026-10-11T09:08:00Z">
            <w:rPr>
              <w:rtl/>
            </w:rPr>
          </w:rPrChange>
        </w:rPr>
        <w:t xml:space="preserve">ר"א</w:t>
      </w:r>
      <w:r>
        <w:rPr>
          <w:rtl/>
        </w:rPr>
        <w:t xml:space="preserve"> אומר</w:t>
      </w:r>
      <w:r>
        <w:rPr>
          <w:rStyle w:val="TanaimMishna"/>
          <w:rtl/>
          <w:rPrChange w:id="95262" w:author="Claude" w:date="2026-10-11T09:08:00Z">
            <w:rPr>
              <w:rtl/>
            </w:rPr>
          </w:rPrChange>
        </w:rPr>
        <w:t xml:space="preserve">:</w:t>
      </w:r>
      <w:r>
        <w:rPr>
          <w:rtl/>
        </w:rPr>
        <w:t xml:space="preserve"> לא נכנסין ולא נותנין, אלא נקראת שדה רטושין עד היובל השני, הגיע היובל השני ולא נגאלה, נקראת רטושי רטושין עד היובל השלישי;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לעולם אין הכהנים נכנסין לתוכה עד שיגאלנה אחר.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057" w:author="קלוד" w:date="2026-10-11T12:18:15Z"/>
        </w:rPr>
      </w:pPr>
      <w:ins w:id="90058" w:author="קלוד" w:date="2026-10-11T12:18:15Z">
        <w:r>
          <w:rPr>
            <w:color w:val="7B3F00"/>
          </w:rPr>
          <w:t xml:space="preserve">הכהנים נכנסין לשדה שלא נגאלה - ר"י ור"ש ור"א</w:t>
        </w:r>
      </w:ins>
    </w:p>
    <w:p>
      <w:pPr>
        <w:pStyle w:val="38"/>
        <w:rPr>
          <w:ins w:id="93814" w:author="מנוע מכני" w:date="2026-10-11T12:04:39Z"/>
        </w:rPr>
      </w:pPr>
      <w:r w:rsidRPr="00217260">
        <w:t xml:space="preserve">מ"ט</w:t>
      </w:r>
      <w:r w:rsidRPr="00217260">
        <w:t xml:space="preserve"> </w:t>
      </w:r>
      <w:r w:rsidRPr="00217260">
        <w:tab/>
        <w:t>דר"</w:t>
      </w:r>
      <w:r w:rsidRPr="00217260">
        <w:t>י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ins w:id="91844" w:author="מנוע מכני" w:date="2026-10-11T12:04:39Z">
        <w:del w:id="93815" w:author="מנוע מכני" w:date="2026-10-11T12:04:39Z">
          <w:r>
            <w:rPr>
              <w:rFonts w:hint="cs"/>
              <w:rtl/>
            </w:rPr>
            <w:delText xml:space="preserve"> </w:delText>
          </w:r>
        </w:del>
      </w:ins>
      <w:del w:id="91845" w:author="מנוע מכני" w:date="2026-10-11T12:04:39Z">
        <w:r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גמר </w:t>
      </w:r>
      <w:r>
        <w:rPr>
          <w:rFonts w:hint="cs"/>
          <w:rtl/>
        </w:rPr>
        <w:t>'</w:t>
      </w:r>
      <w:r>
        <w:rPr>
          <w:rtl/>
        </w:rPr>
        <w:t>קודש קודש</w:t>
      </w:r>
      <w:r>
        <w:rPr>
          <w:rFonts w:hint="cs"/>
          <w:rtl/>
        </w:rPr>
        <w:t>'</w:t>
      </w:r>
      <w:r>
        <w:rPr>
          <w:rtl/>
        </w:rPr>
        <w:t xml:space="preserve"> ממקדיש בית, מה להלן בדמים, אף כאן בדמים.</w:t>
      </w:r>
    </w:p>
    <w:p>
      <w:pPr>
        <w:pStyle w:val="38"/>
        <w:rPr>
          <w:ins w:id="93816" w:author="מנוע מכני" w:date="2026-10-11T12:04:39Z"/>
        </w:rPr>
      </w:pPr>
      <w:r>
        <w:tab/>
      </w:r>
      <w:r w:rsidRPr="00217260">
        <w:t>ור"ש</w:t>
      </w:r>
      <w:r>
        <w:t>:</w:t>
      </w:r>
    </w:p>
    <w:p w:rsidR="00E403F0" w:rsidRPr="00AD695E" w:rsidRDefault="00E403F0" w:rsidP="00E403F0">
      <w:pPr>
        <w:rPr>
          <w:rtl/>
        </w:rPr>
      </w:pPr>
      <w:del w:id="9381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גמר </w:t>
      </w:r>
      <w:r>
        <w:rPr>
          <w:rFonts w:hint="cs"/>
          <w:rtl/>
        </w:rPr>
        <w:t>'</w:t>
      </w:r>
      <w:r>
        <w:rPr>
          <w:rtl/>
        </w:rPr>
        <w:t>קודש קודש</w:t>
      </w:r>
      <w:r>
        <w:rPr>
          <w:rFonts w:hint="cs"/>
          <w:rtl/>
        </w:rPr>
        <w:t>'</w:t>
      </w:r>
      <w:r>
        <w:rPr>
          <w:rtl/>
        </w:rPr>
        <w:t xml:space="preserve"> מכבשי עצרת, מה להלן בחנם, אף כאן בחנם.</w:t>
      </w:r>
    </w:p>
    <w:p>
      <w:pPr>
        <w:pStyle w:val="38"/>
        <w:rPr>
          <w:ins w:id="93818" w:author="מנוע מכני" w:date="2026-10-11T12:04:39Z"/>
        </w:rPr>
      </w:pPr>
      <w:r w:rsidRPr="00217260">
        <w:t>ו</w:t>
      </w:r>
      <w:r w:rsidRPr="00217260">
        <w:t>לר</w:t>
      </w:r>
      <w:r w:rsidRPr="00217260">
        <w:t>"</w:t>
      </w:r>
      <w:r w:rsidRPr="00217260">
        <w:t>י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819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דנין דנין קדשי בדק הבית מקדשי בדק הבית ולא מקדשי מזבח </w:t>
      </w:r>
    </w:p>
    <w:p>
      <w:pPr>
        <w:pStyle w:val="38"/>
        <w:rPr>
          <w:ins w:id="93820" w:author="מנוע מכני" w:date="2026-10-11T12:04:39Z"/>
        </w:rPr>
      </w:pPr>
      <w:r w:rsidRPr="00217260">
        <w:t>ולר</w:t>
      </w:r>
      <w:r w:rsidRPr="00217260">
        <w:t>"</w:t>
      </w:r>
      <w:r w:rsidRPr="00217260">
        <w:t>ש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821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דנין דבר שמתנה לכהנים מדבר שמתנה לכהנים, </w:t>
      </w:r>
      <w:r>
        <w:rPr>
          <w:rFonts w:hint="cs"/>
          <w:rtl/>
        </w:rPr>
        <w:t>ולא מדבר שאין מתנה לכהנים</w:t>
      </w:r>
    </w:p>
    <w:p w:rsidR="00E403F0" w:rsidRPr="00AD695E" w:rsidRDefault="00E403F0" w:rsidP="00E403F0">
      <w:pPr>
        <w:jc w:val="center"/>
        <w:rPr>
          <w:del w:id="90066" w:author="מנוע עיצוב" w:date="2026-10-11T12:09:26Z"/>
          <w:rtl/>
        </w:rPr>
      </w:pPr>
      <w:del w:id="90065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55" w:author="קלוד" w:date="2026-10-11T09:07:13Z">
          <w:pPr>
            <w:pStyle w:val="affff1"/>
            <w:rPr>
              <w:rtl/>
            </w:rPr>
          </w:pPr>
        </w:pPrChange>
      </w:pPr>
      <w:ins w:id="9839" w:author="מספור קטעי משנה" w:date="2026-10-11T09:19:26Z">
        <w:r>
          <w:rPr>
            <w:rStyle w:val="MisparKeta"/>
          </w:rPr>
          <w:t xml:space="preserve">ה. </w:t>
        </w:r>
      </w:ins>
      <w:r>
        <w:rPr>
          <w:rtl/>
        </w:rPr>
        <w:t>רבי אליעזר אומר: לא נכנסין ולא נותנין [וכו'].</w:t>
      </w:r>
    </w:p>
    <w:p>
      <w:pPr>
        <w:pStyle w:val="38"/>
        <w:rPr>
          <w:ins w:id="93822" w:author="מנוע מכני" w:date="2026-10-11T12:04:39Z"/>
        </w:rPr>
      </w:pPr>
      <w:r w:rsidRPr="00A757C8">
        <w:t xml:space="preserve">רבה:</w:t>
      </w:r>
    </w:p>
    <w:p w:rsidR="00E403F0" w:rsidRPr="00AD695E" w:rsidRDefault="00E403F0" w:rsidP="00E403F0">
      <w:pPr>
        <w:rPr>
          <w:rtl/>
        </w:rPr>
      </w:pPr>
      <w:del w:id="93823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מ"ט</w:t>
      </w:r>
      <w:r w:rsidRPr="00A757C8">
        <w:rPr>
          <w:rtl/>
        </w:rPr>
        <w:t xml:space="preserve"> </w:t>
      </w:r>
      <w:r w:rsidRPr="00A757C8">
        <w:rPr>
          <w:rStyle w:val="2fb"/>
          <w:rtl/>
        </w:rPr>
        <w:t xml:space="preserve">דר"א</w:t>
      </w:r>
      <w:r w:rsidRPr="00A757C8">
        <w:rPr>
          <w:rtl/>
        </w:rPr>
        <w:t xml:space="preserve">: </w:t>
      </w:r>
      <w:r w:rsidRPr="00A757C8">
        <w:rPr>
          <w:rFonts w:hint="cs"/>
          <w:rtl/>
        </w:rPr>
        <w:t>'</w:t>
      </w:r>
      <w:r w:rsidRPr="00A757C8">
        <w:rPr>
          <w:rStyle w:val="afffff0"/>
          <w:rtl/>
        </w:rPr>
        <w:t xml:space="preserve">ואם </w:t>
      </w:r>
      <w:r w:rsidRPr="00A757C8">
        <w:rPr>
          <w:rStyle w:val="afffff0"/>
          <w:rtl/>
        </w:rPr>
        <w:t xml:space="preserve">לא</w:t>
      </w:r>
      <w:r w:rsidRPr="00A757C8">
        <w:rPr>
          <w:rStyle w:val="afffff0"/>
          <w:rtl/>
        </w:rPr>
        <w:t xml:space="preserve"> יגאל את השדה </w:t>
      </w:r>
      <w:r w:rsidRPr="00A757C8">
        <w:rPr>
          <w:rStyle w:val="afffff0"/>
          <w:rtl/>
        </w:rPr>
        <w:t xml:space="preserve">לא</w:t>
      </w:r>
      <w:r w:rsidRPr="00A757C8">
        <w:rPr>
          <w:rStyle w:val="afffff0"/>
          <w:rtl/>
        </w:rPr>
        <w:t xml:space="preserve"> יגאל עוד</w:t>
      </w:r>
      <w:r w:rsidRPr="00A757C8">
        <w:rPr>
          <w:rFonts w:hint="cs"/>
          <w:rtl/>
        </w:rPr>
        <w:t>'</w:t>
      </w:r>
      <w:r w:rsidRPr="00A757C8">
        <w:rPr>
          <w:rtl/>
        </w:rPr>
        <w:t>, ואם מכר את השדה והיה השדה בצאתו ביובל.</w:t>
      </w:r>
    </w:p>
    <w:p>
      <w:pPr>
        <w:pStyle w:val="38"/>
        <w:rPr>
          <w:ins w:id="93824" w:author="מנוע מכני" w:date="2026-10-11T12:04:39Z"/>
        </w:rPr>
      </w:pPr>
      <w:r>
        <w:t xml:space="preserve">אביי:</w:t>
      </w:r>
    </w:p>
    <w:p w:rsidR="00E403F0" w:rsidRPr="00AD695E" w:rsidRDefault="00E403F0" w:rsidP="00E403F0">
      <w:pPr>
        <w:rPr>
          <w:rtl/>
        </w:rPr>
      </w:pPr>
      <w:del w:id="9382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סכינא חריפא מפסקא קראי! </w:t>
      </w:r>
    </w:p>
    <w:p>
      <w:pPr>
        <w:pStyle w:val="38"/>
        <w:rPr>
          <w:ins w:id="93826" w:author="מנוע מכני" w:date="2026-10-11T12:04:39Z"/>
        </w:rPr>
      </w:pPr>
      <w:r w:rsidRPr="00494739">
        <w:t xml:space="preserve">אלא </w:t>
      </w:r>
      <w:r w:rsidRPr="00494739">
        <w:t>א</w:t>
      </w:r>
      <w:r w:rsidRPr="00494739">
        <w:t>ביי</w:t>
      </w:r>
      <w:r w:rsidRPr="00494739">
        <w:t>:</w:t>
      </w:r>
    </w:p>
    <w:p w:rsidR="00E403F0" w:rsidRPr="00494739" w:rsidRDefault="00E403F0" w:rsidP="00E403F0">
      <w:pPr>
        <w:rPr>
          <w:spacing w:val="-4"/>
          <w:rtl/>
        </w:rPr>
      </w:pPr>
      <w:del w:id="93827" w:author="מנוע מכני" w:date="2026-10-11T12:04:39Z">
        <w:r w:rsidRPr="00494739">
          <w:rPr>
            <w:spacing w:val="-4"/>
            <w:rtl/>
          </w:rPr>
          <w:delText xml:space="preserve"> </w:delText>
        </w:r>
      </w:del>
      <w:r w:rsidRPr="00494739">
        <w:rPr>
          <w:rFonts w:hint="cs"/>
          <w:spacing w:val="-4"/>
          <w:rtl/>
        </w:rPr>
        <w:t>ד'</w:t>
      </w:r>
      <w:ins w:id="90477" w:author="Claude - סמנטי" w:date="2026-10-11T12:14:28Z">
        <w:r>
          <w:rPr>
            <w:rStyle w:val="afffff0"/>
            <w:spacing w:val="-4"/>
            <w:rtl/>
          </w:rPr>
          <w:t xml:space="preserve">לֹא יִגָּאֵל עוֹד</w:t>
        </w:r>
      </w:ins>
      <w:del w:id="90478" w:author="Claude - סמנטי" w:date="2026-10-11T12:14:28Z">
        <w:r w:rsidRPr="00494739">
          <w:rPr>
            <w:spacing w:val="-4"/>
            <w:rtl/>
          </w:rPr>
          <w:delText xml:space="preserve">לא יגאל</w:delText>
        </w:r>
        <w:r w:rsidRPr="00494739">
          <w:rPr>
            <w:rFonts w:hint="cs"/>
            <w:spacing w:val="-4"/>
            <w:rtl/>
          </w:rPr>
          <w:delText xml:space="preserve"> </w:delText>
        </w:r>
        <w:r w:rsidRPr="00494739">
          <w:rPr>
            <w:rFonts w:hint="cs"/>
            <w:b/>
            <w:bCs/>
            <w:spacing w:val="-4"/>
            <w:rtl/>
          </w:rPr>
          <w:delText xml:space="preserve">עוד</w:delText>
        </w:r>
      </w:del>
      <w:r w:rsidRPr="00494739">
        <w:rPr>
          <w:rFonts w:hint="cs"/>
          <w:b/>
          <w:bCs/>
          <w:spacing w:val="-4"/>
          <w:rtl/>
        </w:rPr>
        <w:t xml:space="preserve">'</w:t>
      </w:r>
      <w:r w:rsidRPr="00494739">
        <w:rPr>
          <w:spacing w:val="-4"/>
          <w:rtl/>
        </w:rPr>
        <w:t xml:space="preserve">-לכמות שהיתה אינה נגאלת, אבל נגאלת שתהא לפניו כשדה מקנה</w:t>
      </w:r>
      <w:ins w:id="91846" w:author="מנוע מכני" w:date="2026-10-11T12:04:39Z">
        <w:r>
          <w:rPr>
            <w:spacing w:val="-4"/>
            <w:rtl/>
          </w:rPr>
          <w:t xml:space="preserve">,</w:t>
        </w:r>
      </w:ins>
      <w:del w:id="91847" w:author="מנוע מכני" w:date="2026-10-11T12:04:39Z">
        <w:r w:rsidRPr="00494739">
          <w:rPr>
            <w:spacing w:val="-4"/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 xml:space="preserve">ומיירי ביובל שני </w:t>
      </w:r>
      <w:ins w:id="92198" w:author="מנוע מכני" w:date="2026-10-11T12:04:39Z">
        <w:r>
          <w:rPr>
            <w:rFonts w:hint="cs"/>
            <w:rtl/>
          </w:rPr>
          <w:t xml:space="preserve">דאם </w:t>
        </w:r>
      </w:ins>
      <w:del w:id="92199" w:author="מנוע מכני" w:date="2026-10-11T12:04:39Z">
        <w:r>
          <w:rPr>
            <w:rFonts w:hint="cs"/>
            <w:rtl/>
          </w:rPr>
          <w:delText xml:space="preserve">דאי </w:delText>
        </w:r>
      </w:del>
      <w:r>
        <w:rPr>
          <w:rFonts w:hint="cs"/>
          <w:rtl/>
        </w:rPr>
        <w:t xml:space="preserve">לראשון </w:t>
      </w:r>
      <w:ins w:id="91302" w:author="מנוע מכני" w:date="2026-10-11T12:04:39Z">
        <w:r>
          <w:rPr>
            <w:rFonts w:hint="cs"/>
            <w:rtl/>
          </w:rPr>
          <w:t xml:space="preserve">למה</w:t>
        </w:r>
      </w:ins>
      <w:del w:id="91303" w:author="מנוע מכני" w:date="2026-10-11T12:04:39Z">
        <w:r>
          <w:rPr>
            <w:rFonts w:hint="cs"/>
            <w:rtl/>
          </w:rPr>
          <w:delText xml:space="preserve">אמאי</w:delText>
        </w:r>
      </w:del>
      <w:r>
        <w:rPr>
          <w:rFonts w:hint="cs"/>
          <w:rtl/>
        </w:rPr>
        <w:t xml:space="preserve"> אינה נגאלת </w:t>
      </w:r>
    </w:p>
    <w:p w:rsidR="00E403F0" w:rsidRPr="00AD695E" w:rsidRDefault="00E403F0" w:rsidP="00E403F0">
      <w:pPr>
        <w:rPr>
          <w:rtl/>
        </w:rPr>
      </w:pPr>
      <w:ins w:id="92200" w:author="מנוע מכני" w:date="2026-10-11T12:04:39Z">
        <w:r>
          <w:rPr>
            <w:rFonts w:hint="cs"/>
            <w:rtl/>
          </w:rPr>
          <w:t xml:space="preserve">אם </w:t>
        </w:r>
      </w:ins>
      <w:del w:id="92201" w:author="מנוע מכני" w:date="2026-10-11T12:04:39Z">
        <w:r>
          <w:rPr>
            <w:rFonts w:hint="cs"/>
            <w:rtl/>
          </w:rPr>
          <w:delText xml:space="preserve">אי </w:delText>
        </w:r>
      </w:del>
      <w:r>
        <w:rPr>
          <w:rStyle w:val="2fb"/>
          <w:rFonts w:hint="cs"/>
          <w:rtl/>
        </w:rPr>
        <w:t xml:space="preserve">לר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י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ור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ש</w:t>
      </w:r>
      <w:r>
        <w:rPr>
          <w:rtl/>
        </w:rPr>
        <w:t xml:space="preserve">, לכהנים נפקא! אלא </w:t>
      </w:r>
      <w:ins w:id="90620" w:author="מנוע מכני" w:date="2026-10-11T12:04:39Z">
        <w:r>
          <w:rPr>
            <w:rtl/>
          </w:rPr>
          <w:t xml:space="preserve">לא</w:t>
        </w:r>
      </w:ins>
      <w:del w:id="90621" w:author="מנוע מכני" w:date="2026-10-11T12:04:39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ר"</w:t>
      </w:r>
      <w:r>
        <w:rPr>
          <w:rStyle w:val="2fb"/>
          <w:rFonts w:hint="cs"/>
          <w:rtl/>
        </w:rPr>
        <w:t>א</w:t>
      </w:r>
      <w:r>
        <w:rPr>
          <w:rtl/>
        </w:rPr>
        <w:t>, וש"מ</w:t>
      </w:r>
      <w:r>
        <w:rPr>
          <w:rFonts w:hint="cs"/>
          <w:rtl/>
        </w:rPr>
        <w:t xml:space="preserve"> </w:t>
      </w:r>
      <w:r>
        <w:rPr>
          <w:rtl/>
        </w:rPr>
        <w:t xml:space="preserve">טעמא </w:t>
      </w:r>
      <w:r>
        <w:rPr>
          <w:rStyle w:val="2fb"/>
          <w:rtl/>
        </w:rPr>
        <w:t xml:space="preserve">דר"</w:t>
      </w:r>
      <w:r>
        <w:rPr>
          <w:rStyle w:val="2fb"/>
          <w:rFonts w:hint="cs"/>
          <w:rtl/>
        </w:rPr>
        <w:t>א</w:t>
      </w:r>
      <w:r>
        <w:rPr>
          <w:rtl/>
        </w:rPr>
        <w:t xml:space="preserve"> </w:t>
      </w:r>
      <w:ins w:id="90618" w:author="מנוע מכני" w:date="2026-10-11T12:04:39Z">
        <w:r>
          <w:rPr>
            <w:rtl/>
          </w:rPr>
          <w:t xml:space="preserve">מכאן</w:t>
        </w:r>
      </w:ins>
      <w:del w:id="90619" w:author="מנוע מכני" w:date="2026-10-11T12:04:39Z">
        <w:r>
          <w:rPr>
            <w:rtl/>
          </w:rPr>
          <w:delText xml:space="preserve">מהכא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ותסברא? </w:t>
      </w:r>
      <w:r>
        <w:rPr>
          <w:rStyle w:val="2fb"/>
          <w:rtl/>
        </w:rPr>
        <w:t xml:space="preserve">ר"</w:t>
      </w:r>
      <w:r>
        <w:rPr>
          <w:rStyle w:val="2fb"/>
          <w:rFonts w:hint="cs"/>
          <w:rtl/>
        </w:rPr>
        <w:t xml:space="preserve">י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ור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ש</w:t>
      </w:r>
      <w:r>
        <w:rPr>
          <w:rFonts w:hint="cs"/>
          <w:rtl/>
        </w:rPr>
        <w:t xml:space="preserve"> </w:t>
      </w:r>
      <w:ins w:id="91308" w:author="מנוע מכני" w:date="2026-10-11T12:04:39Z">
        <w:r>
          <w:rPr>
            <w:rtl/>
          </w:rPr>
          <w:t xml:space="preserve">זה</w:t>
        </w:r>
      </w:ins>
      <w:del w:id="91309" w:author="מנוע מכני" w:date="2026-10-11T12:04:39Z">
        <w:r>
          <w:rPr>
            <w:rtl/>
          </w:rPr>
          <w:delText xml:space="preserve">האי</w:delText>
        </w:r>
      </w:del>
      <w:r>
        <w:rPr>
          <w:rtl/>
        </w:rPr>
        <w:t xml:space="preserve"> </w:t>
      </w:r>
      <w:r w:rsidRPr="00217260">
        <w:rPr>
          <w:b/>
          <w:bCs/>
          <w:rtl/>
        </w:rPr>
        <w:t>עוד</w:t>
      </w:r>
      <w:r>
        <w:rPr>
          <w:rtl/>
        </w:rPr>
        <w:t xml:space="preserve"> </w:t>
      </w:r>
      <w:ins w:id="91306" w:author="מנוע מכני" w:date="2026-10-11T12:04:39Z">
        <w:r>
          <w:rPr>
            <w:rtl/>
          </w:rPr>
          <w:t xml:space="preserve">מה</w:t>
        </w:r>
      </w:ins>
      <w:del w:id="91307" w:author="מנוע מכני" w:date="2026-10-11T12:04:39Z">
        <w:r>
          <w:rPr>
            <w:rtl/>
          </w:rPr>
          <w:delText xml:space="preserve">מאי</w:delText>
        </w:r>
      </w:del>
      <w:r>
        <w:rPr>
          <w:rtl/>
        </w:rPr>
        <w:t xml:space="preserve"> דרשי </w:t>
      </w:r>
      <w:ins w:id="91304" w:author="מנוע מכני" w:date="2026-10-11T12:04:39Z">
        <w:r>
          <w:rPr>
            <w:rtl/>
          </w:rPr>
          <w:t xml:space="preserve">בו</w:t>
        </w:r>
      </w:ins>
      <w:del w:id="91305" w:author="מנוע מכני" w:date="2026-10-11T12:04:39Z">
        <w:r>
          <w:rPr>
            <w:rtl/>
          </w:rPr>
          <w:delText xml:space="preserve">ביה</w:delText>
        </w:r>
      </w:del>
      <w:r>
        <w:rPr>
          <w:rtl/>
        </w:rPr>
        <w:t xml:space="preserve">? </w:t>
      </w:r>
    </w:p>
    <w:p>
      <w:pPr>
        <w:pStyle w:val="38"/>
        <w:rPr>
          <w:ins w:id="93828" w:author="מנוע מכני" w:date="2026-10-11T12:04:39Z"/>
        </w:rPr>
      </w:pPr>
      <w:r w:rsidRPr="00A757C8">
        <w:t xml:space="preserve">אלא</w:t>
      </w:r>
    </w:p>
    <w:p w:rsidR="00E403F0" w:rsidRPr="00AD695E" w:rsidRDefault="00E403F0" w:rsidP="00E403F0">
      <w:pPr>
        <w:rPr>
          <w:rtl/>
        </w:rPr>
      </w:pPr>
      <w:del w:id="93829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ה</w:t>
      </w:r>
      <w:r w:rsidRPr="00A757C8">
        <w:rPr>
          <w:rFonts w:hint="cs"/>
          <w:rtl/>
        </w:rPr>
        <w:t>ב</w:t>
      </w:r>
      <w:r w:rsidRPr="00A757C8">
        <w:rPr>
          <w:rtl/>
        </w:rPr>
        <w:t>"</w:t>
      </w:r>
      <w:r w:rsidRPr="00A757C8">
        <w:rPr>
          <w:rFonts w:hint="cs"/>
          <w:rtl/>
        </w:rPr>
        <w:t xml:space="preserve">ע</w:t>
      </w:r>
      <w:r w:rsidRPr="00A757C8">
        <w:rPr>
          <w:rFonts w:hint="cs"/>
          <w:rtl/>
        </w:rPr>
        <w:t xml:space="preserve"> </w:t>
      </w:r>
      <w:r w:rsidRPr="00A757C8">
        <w:rPr>
          <w:rtl/>
        </w:rPr>
        <w:t xml:space="preserve">בשדה שיצאה לכהנים והקדישה כהן </w:t>
      </w:r>
      <w:ins w:id="92772" w:author="מנוע מכני" w:date="2026-10-11T12:04:39Z">
        <w:r>
          <w:rPr>
            <w:rtl/>
          </w:rPr>
          <w:t xml:space="preserve">ובאו</w:t>
        </w:r>
      </w:ins>
      <w:del w:id="92773" w:author="מנוע מכני" w:date="2026-10-11T12:04:39Z">
        <w:r w:rsidRPr="00A757C8">
          <w:rPr>
            <w:rtl/>
          </w:rPr>
          <w:delText xml:space="preserve">ואתו</w:delText>
        </w:r>
      </w:del>
      <w:r w:rsidRPr="00A757C8">
        <w:rPr>
          <w:rtl/>
        </w:rPr>
        <w:t xml:space="preserve"> בעלים </w:t>
      </w:r>
      <w:ins w:id="90129" w:author="Claude - סמנטי" w:date="2026-10-11T12:14:28Z">
        <w:r>
          <w:rPr>
            <w:rtl/>
          </w:rPr>
          <w:t xml:space="preserve">לפדותה</w:t>
        </w:r>
      </w:ins>
      <w:del w:id="90130" w:author="Claude - סמנטי" w:date="2026-10-11T12:14:28Z">
        <w:r w:rsidRPr="00A757C8">
          <w:rPr>
            <w:rtl/>
          </w:rPr>
          <w:delText xml:space="preserve">למיפרקה</w:delText>
        </w:r>
      </w:del>
      <w:r w:rsidRPr="00A757C8">
        <w:rPr>
          <w:rtl/>
        </w:rPr>
        <w:t xml:space="preserve">, </w:t>
      </w:r>
      <w:r w:rsidRPr="00A757C8">
        <w:rPr>
          <w:rtl/>
        </w:rPr>
        <w:t xml:space="preserve">ס</w:t>
      </w:r>
      <w:r w:rsidRPr="00A757C8">
        <w:rPr>
          <w:rFonts w:hint="cs"/>
          <w:rtl/>
        </w:rPr>
        <w:t>ד</w:t>
      </w:r>
      <w:r w:rsidRPr="00A757C8">
        <w:rPr>
          <w:rtl/>
        </w:rPr>
        <w:t>"</w:t>
      </w:r>
      <w:r w:rsidRPr="00A757C8">
        <w:rPr>
          <w:rFonts w:hint="cs"/>
          <w:rtl/>
        </w:rPr>
        <w:t>א</w:t>
      </w:r>
      <w:r w:rsidRPr="00A757C8">
        <w:rPr>
          <w:rtl/>
        </w:rPr>
        <w:t xml:space="preserve">: </w:t>
      </w:r>
      <w:r w:rsidRPr="00A757C8">
        <w:rPr>
          <w:rtl/>
        </w:rPr>
        <w:t xml:space="preserve">לא</w:t>
      </w:r>
      <w:r w:rsidRPr="00A757C8">
        <w:rPr>
          <w:rtl/>
        </w:rPr>
        <w:t xml:space="preserve"> תיפרוק שתהא לפניו כשדה מקנה, </w:t>
      </w:r>
      <w:r w:rsidRPr="00A757C8">
        <w:rPr>
          <w:rtl/>
        </w:rPr>
        <w:t xml:space="preserve">ת"ל</w:t>
      </w:r>
      <w:r w:rsidRPr="00A757C8">
        <w:rPr>
          <w:rtl/>
        </w:rPr>
        <w:t xml:space="preserve">: עוד</w:t>
      </w:r>
      <w:r w:rsidRPr="00A757C8">
        <w:rPr>
          <w:rFonts w:hint="cs"/>
          <w:rtl/>
        </w:rPr>
        <w:t>'</w:t>
      </w:r>
      <w:r w:rsidRPr="00A757C8">
        <w:rPr>
          <w:rtl/>
        </w:rPr>
        <w:t xml:space="preserve"> לכמות שהיתה אינה נגאלת, אבל נגאלת שתהא לפניו כשדה מקנה</w:t>
      </w:r>
    </w:p>
    <w:p>
      <w:pPr>
        <w:pStyle w:val="38"/>
        <w:rPr>
          <w:ins w:id="93830" w:author="מנוע מכני" w:date="2026-10-11T12:04:39Z"/>
        </w:rPr>
      </w:pPr>
      <w:r>
        <w:t xml:space="preserve">והתניא:</w:t>
      </w:r>
    </w:p>
    <w:p w:rsidR="00E403F0" w:rsidRPr="00AD695E" w:rsidRDefault="00E403F0" w:rsidP="00E403F0">
      <w:pPr>
        <w:rPr>
          <w:rtl/>
        </w:rPr>
      </w:pPr>
      <w:del w:id="93831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479" w:author="Claude - סמנטי" w:date="2026-10-11T12:14:28Z">
        <w:r>
          <w:rPr>
            <w:rStyle w:val="afffff0"/>
            <w:rtl/>
          </w:rPr>
          <w:t xml:space="preserve">בִּשְׁנַת הַיּוֹבֵל יָשׁוּב הַשָּׂדֶה לַאֲשֶׁר קָנָהוּ מֵאִתּוֹ</w:t>
        </w:r>
      </w:ins>
      <w:del w:id="90480" w:author="Claude - סמנטי" w:date="2026-10-11T12:14:28Z">
        <w:r>
          <w:rPr>
            <w:rtl/>
          </w:rPr>
          <w:delText xml:space="preserve">בשנת היובל ישוב השדה לאשר קנהו מאתו</w:delText>
        </w:r>
      </w:del>
      <w:r>
        <w:rPr>
          <w:rFonts w:hint="cs"/>
          <w:rtl/>
        </w:rPr>
        <w:t>'</w:t>
      </w:r>
      <w:r>
        <w:rPr>
          <w:rtl/>
        </w:rPr>
        <w:t xml:space="preserve"> - יכול יחזור לגזבר שלקחו ממנו? </w:t>
      </w:r>
    </w:p>
    <w:p>
      <w:pPr>
        <w:pStyle w:val="38"/>
        <w:rPr>
          <w:ins w:id="93832" w:author="מנוע מכני" w:date="2026-10-11T12:04:39Z"/>
        </w:rPr>
      </w:pPr>
      <w:r>
        <w:lastRenderedPageBreak/>
        <w:t xml:space="preserve">ת"ל</w:t>
      </w:r>
      <w:r>
        <w:lastRenderedPageBreak/>
        <w:t xml:space="preserve">:</w:t>
      </w:r>
    </w:p>
    <w:p w:rsidR="00E403F0" w:rsidRPr="00AD695E" w:rsidRDefault="00E403F0" w:rsidP="00E403F0">
      <w:pPr>
        <w:rPr>
          <w:rtl/>
        </w:rPr>
      </w:pPr>
      <w:del w:id="93833" w:author="מנוע מכני" w:date="2026-10-11T12:04:39Z">
        <w:r>
          <w:rPr>
            <w:rtl/>
          </w:rPr>
          <w:lastRenderedPageBreak/>
          <w:delText xml:space="preserve"> </w:delText>
        </w:r>
      </w:del>
      <w:r>
        <w:rPr>
          <w:rFonts w:hint="cs"/>
          <w:rtl/>
        </w:rPr>
        <w:t>'</w:t>
      </w:r>
      <w:r>
        <w:rPr>
          <w:rStyle w:val="afffff0"/>
          <w:rtl/>
        </w:rPr>
        <w:t>לאשר לו אחוזת הארץ</w:t>
      </w:r>
      <w:r>
        <w:rPr>
          <w:rStyle w:val="afffff0"/>
          <w:rFonts w:hint="cs"/>
          <w:rtl/>
        </w:rPr>
        <w:t xml:space="preserve"> </w:t>
      </w:r>
      <w:r w:rsidRPr="00217260">
        <w:rPr>
          <w:rStyle w:val="afffff0"/>
          <w:b/>
          <w:bCs/>
          <w:rtl/>
        </w:rPr>
        <w:t>לאשר קנהו מאתו</w:t>
      </w:r>
      <w:r>
        <w:rPr>
          <w:rFonts w:hint="cs"/>
          <w:rtl/>
        </w:rPr>
        <w:t>'</w:t>
      </w:r>
      <w:r>
        <w:rPr>
          <w:rtl/>
        </w:rPr>
        <w:t xml:space="preserve"> שדה שיצאת לכהנים ומכרה כהן, והקדישה לוקח וגאלה אח</w:t>
      </w:r>
      <w:r>
        <w:rPr>
          <w:rFonts w:hint="cs"/>
          <w:rtl/>
        </w:rPr>
        <w:t xml:space="preserve">ר שאינה חוזרת לבעלים הראשונים אלא </w:t>
      </w:r>
      <w:r w:rsidRPr="00217260">
        <w:rPr>
          <w:rFonts w:hint="cs"/>
          <w:b/>
          <w:bCs/>
          <w:rtl/>
        </w:rPr>
        <w:t xml:space="preserve">ל'</w:t>
      </w:r>
      <w:ins w:id="90481" w:author="Claude - סמנטי" w:date="2026-10-11T12:14:28Z">
        <w:r>
          <w:rPr>
            <w:rStyle w:val="afffff0"/>
            <w:rFonts w:hint="cs"/>
            <w:b/>
            <w:bCs/>
            <w:rtl/>
          </w:rPr>
          <w:t xml:space="preserve">אֲשֶׁר קָנָהוּ מֵאִיתּוֹ</w:t>
        </w:r>
      </w:ins>
      <w:del w:id="90482" w:author="Claude - סמנטי" w:date="2026-10-11T12:14:28Z">
        <w:r w:rsidRPr="00217260">
          <w:rPr>
            <w:rFonts w:hint="cs"/>
            <w:b/>
            <w:bCs/>
            <w:rtl/>
          </w:rPr>
          <w:delText xml:space="preserve">אשר קנהו מאיתו</w:delText>
        </w:r>
      </w:del>
      <w:r w:rsidRPr="00217260">
        <w:rPr>
          <w:rFonts w:hint="cs"/>
          <w:b/>
          <w:bCs/>
          <w:rtl/>
        </w:rPr>
        <w:t xml:space="preserve">'.</w:t>
      </w:r>
      <w:r>
        <w:rPr>
          <w:rtl/>
        </w:rPr>
        <w:t xml:space="preserve"> </w:t>
      </w:r>
    </w:p>
    <w:p w:rsidR="00E403F0" w:rsidRPr="00AD695E" w:rsidRDefault="00E403F0" w:rsidP="00E403F0">
      <w:pPr>
        <w:rPr>
          <w:rtl/>
        </w:rPr>
      </w:pPr>
      <w:ins w:id="92774" w:author="מנוע מכני" w:date="2026-10-11T12:04:39Z">
        <w:r>
          <w:rPr>
            <w:rtl/>
          </w:rPr>
          <w:t xml:space="preserve">והוצרך</w:t>
        </w:r>
      </w:ins>
      <w:del w:id="92775" w:author="מנוע מכני" w:date="2026-10-11T12:04:39Z">
        <w:r>
          <w:rPr>
            <w:rtl/>
          </w:rPr>
          <w:delText xml:space="preserve">ואיצטריך</w:delText>
        </w:r>
      </w:del>
      <w:r>
        <w:rPr>
          <w:rtl/>
        </w:rPr>
        <w:t xml:space="preserve"> ל</w:t>
      </w:r>
      <w:r>
        <w:rPr>
          <w:rFonts w:hint="cs"/>
          <w:rtl/>
        </w:rPr>
        <w:t>'</w:t>
      </w:r>
      <w:ins w:id="90483" w:author="Claude - סמנטי" w:date="2026-10-11T12:14:28Z">
        <w:r>
          <w:rPr>
            <w:rStyle w:val="afffff0"/>
            <w:rtl/>
          </w:rPr>
          <w:t xml:space="preserve">אֲשֶׁר קָנָהוּ</w:t>
        </w:r>
      </w:ins>
      <w:del w:id="90484" w:author="Claude - סמנטי" w:date="2026-10-11T12:14:28Z">
        <w:r>
          <w:rPr>
            <w:rtl/>
          </w:rPr>
          <w:delText xml:space="preserve">א</w:delText>
        </w:r>
        <w:r>
          <w:rPr>
            <w:rFonts w:hint="cs"/>
            <w:rtl/>
          </w:rPr>
          <w:delText xml:space="preserve">שר קנהו</w:delText>
        </w:r>
      </w:del>
      <w:r>
        <w:rPr>
          <w:rFonts w:hint="cs"/>
          <w:rtl/>
        </w:rPr>
        <w:t xml:space="preserve">'</w:t>
      </w:r>
      <w:r>
        <w:rPr>
          <w:rtl/>
        </w:rPr>
        <w:t xml:space="preserve"> </w:t>
      </w:r>
      <w:r>
        <w:rPr>
          <w:rFonts w:hint="cs"/>
          <w:rtl/>
        </w:rPr>
        <w:t xml:space="preserve">דאפי'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הדרה כלל </w:t>
      </w:r>
    </w:p>
    <w:p w:rsidR="00E403F0" w:rsidRPr="00AD695E" w:rsidRDefault="00E403F0" w:rsidP="00E403F0">
      <w:pPr>
        <w:rPr>
          <w:rtl/>
        </w:rPr>
      </w:pPr>
      <w:ins w:id="92776" w:author="מנוע מכני" w:date="2026-10-11T12:04:39Z">
        <w:r>
          <w:rPr>
            <w:rtl/>
          </w:rPr>
          <w:t xml:space="preserve">והוצרך</w:t>
        </w:r>
      </w:ins>
      <w:del w:id="92777" w:author="מנוע מכני" w:date="2026-10-11T12:04:39Z">
        <w:r>
          <w:rPr>
            <w:rtl/>
          </w:rPr>
          <w:delText xml:space="preserve">ואיצטרי</w:delText>
        </w:r>
        <w:r>
          <w:rPr>
            <w:rFonts w:hint="cs"/>
            <w:rtl/>
          </w:rPr>
          <w:delText xml:space="preserve">ך</w:delText>
        </w:r>
      </w:del>
      <w:r>
        <w:rPr>
          <w:rFonts w:hint="cs"/>
          <w:rtl/>
        </w:rPr>
        <w:t xml:space="preserve"> '</w:t>
      </w:r>
      <w:ins w:id="90133" w:author="Claude - סמנטי" w:date="2026-10-11T12:14:28Z">
        <w:r>
          <w:rPr>
            <w:rStyle w:val="afffff0"/>
            <w:rFonts w:hint="cs"/>
            <w:rtl/>
          </w:rPr>
          <w:t xml:space="preserve">לֹא יִגָּאֵל</w:t>
        </w:r>
      </w:ins>
      <w:del w:id="90134" w:author="Claude - סמנטי" w:date="2026-10-11T12:14:28Z">
        <w:r>
          <w:rPr>
            <w:rFonts w:hint="cs"/>
            <w:rtl/>
          </w:rPr>
          <w:delText xml:space="preserve">לא יגאל</w:delText>
        </w:r>
      </w:del>
      <w:r>
        <w:rPr>
          <w:rFonts w:hint="cs"/>
          <w:rtl/>
        </w:rPr>
        <w:t xml:space="preserve">' אפי' ד</w:t>
      </w:r>
      <w:r>
        <w:rPr>
          <w:rtl/>
        </w:rPr>
        <w:t>יהבי דמי</w:t>
      </w:r>
      <w:r>
        <w:rPr>
          <w:rFonts w:hint="cs"/>
          <w:rtl/>
        </w:rPr>
        <w:t xml:space="preserve">-</w:t>
      </w:r>
      <w:ins w:id="91848" w:author="מנוע מכני" w:date="2026-10-11T12:04:39Z">
        <w:r>
          <w:rPr>
            <w:rFonts w:hint="cs"/>
            <w:rtl/>
          </w:rPr>
          <w:t xml:space="preserve"> </w:t>
        </w:r>
      </w:ins>
      <w:del w:id="91849" w:author="מנוע מכני" w:date="2026-10-11T12:04:39Z">
        <w:r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Fonts w:hint="cs"/>
          <w:rtl/>
        </w:rPr>
        <w:t>שלא ת</w:t>
      </w:r>
      <w:r w:rsidRPr="00217260">
        <w:rPr>
          <w:b/>
          <w:bCs/>
          <w:rtl/>
        </w:rPr>
        <w:t>יקו</w:t>
      </w:r>
      <w:r>
        <w:rPr>
          <w:rtl/>
        </w:rPr>
        <w:t xml:space="preserve">ם </w:t>
      </w:r>
      <w:ins w:id="90131" w:author="Claude - סמנטי" w:date="2026-10-11T12:14:28Z">
        <w:r>
          <w:rPr>
            <w:rtl/>
          </w:rPr>
          <w:t xml:space="preserve">בידם</w:t>
        </w:r>
      </w:ins>
      <w:del w:id="90132" w:author="Claude - סמנטי" w:date="2026-10-11T12:14:28Z">
        <w:r>
          <w:rPr>
            <w:rtl/>
          </w:rPr>
          <w:delText xml:space="preserve">בידייהו</w:delText>
        </w:r>
      </w:del>
      <w:r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ins w:id="92778" w:author="מנוע מכני" w:date="2026-10-11T12:04:39Z">
        <w:r>
          <w:rPr>
            <w:rFonts w:hint="cs"/>
            <w:rtl/>
          </w:rPr>
          <w:t xml:space="preserve">והוצרך</w:t>
        </w:r>
      </w:ins>
      <w:del w:id="92779" w:author="מנוע מכני" w:date="2026-10-11T12:04:39Z">
        <w:r>
          <w:rPr>
            <w:rFonts w:hint="cs"/>
            <w:rtl/>
          </w:rPr>
          <w:delText xml:space="preserve">ואיצטריך</w:delText>
        </w:r>
      </w:del>
      <w:r>
        <w:rPr>
          <w:rFonts w:hint="cs"/>
          <w:rtl/>
        </w:rPr>
        <w:t xml:space="preserve"> '</w:t>
      </w:r>
      <w:ins w:id="90485" w:author="Claude - סמנטי" w:date="2026-10-11T12:14:28Z">
        <w:r>
          <w:rPr>
            <w:rStyle w:val="afffff0"/>
            <w:rtl/>
          </w:rPr>
          <w:t xml:space="preserve">עוֹד</w:t>
        </w:r>
      </w:ins>
      <w:del w:id="90486" w:author="Claude - סמנטי" w:date="2026-10-11T12:14:28Z">
        <w:r>
          <w:rPr>
            <w:rtl/>
          </w:rPr>
          <w:delText xml:space="preserve">עוד</w:delText>
        </w:r>
      </w:del>
      <w:r>
        <w:rPr>
          <w:rFonts w:hint="cs"/>
          <w:rtl/>
        </w:rPr>
        <w:t xml:space="preserve">' דלא לימא דלא לפירוק כלל אלא </w:t>
      </w:r>
      <w:r>
        <w:rPr>
          <w:rtl/>
        </w:rPr>
        <w:t>נגאלת שתהא לפניו כשדה מקנה.</w:t>
      </w:r>
    </w:p>
    <w:p>
      <w:pPr>
        <w:pStyle w:val="38"/>
        <w:rPr>
          <w:ins w:id="93834" w:author="מנוע מכני" w:date="2026-10-11T12:04:39Z"/>
        </w:rPr>
      </w:pPr>
      <w:ins w:id="91310" w:author="מנוע מכני" w:date="2026-10-11T12:04:39Z">
        <w:r>
          <w:t xml:space="preserve">מה</w:t>
        </w:r>
      </w:ins>
      <w:del w:id="91311" w:author="מנוע מכני" w:date="2026-10-11T12:04:39Z">
        <w:r>
          <w:delText xml:space="preserve">מאי</w:delText>
        </w:r>
      </w:del>
      <w:r>
        <w:t xml:space="preserve"> הוי עלה? </w:t>
      </w:r>
      <w:r>
        <w:t xml:space="preserve">אמר</w:t>
      </w:r>
      <w:r>
        <w:t xml:space="preserve"> רבא</w:t>
      </w:r>
      <w:r>
        <w:t>:</w:t>
      </w:r>
    </w:p>
    <w:p w:rsidR="00E403F0" w:rsidRPr="00AD695E" w:rsidRDefault="00E403F0" w:rsidP="00E403F0">
      <w:pPr>
        <w:rPr>
          <w:rtl/>
        </w:rPr>
      </w:pPr>
      <w:del w:id="93835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487" w:author="Claude - סמנטי" w:date="2026-10-11T12:14:28Z">
        <w:r>
          <w:rPr>
            <w:rStyle w:val="afffff0"/>
            <w:rtl/>
          </w:rPr>
          <w:t xml:space="preserve">וְהָיָה הַשָּׂדֶה בְּצֵאתוֹ בַּיּוֹבֵל</w:t>
        </w:r>
      </w:ins>
      <w:del w:id="90488" w:author="Claude - סמנטי" w:date="2026-10-11T12:14:28Z">
        <w:r>
          <w:rPr>
            <w:rtl/>
          </w:rPr>
          <w:delText xml:space="preserve">והיה השדה בצאתו ביובל</w:delText>
        </w:r>
      </w:del>
      <w:r>
        <w:rPr>
          <w:rFonts w:hint="cs"/>
          <w:rtl/>
        </w:rPr>
        <w:t>'</w:t>
      </w:r>
      <w:r>
        <w:rPr>
          <w:rtl/>
        </w:rPr>
        <w:t>, בצאתו מיד אחר.</w:t>
      </w:r>
    </w:p>
    <w:p w:rsidR="00E403F0" w:rsidRPr="00AD695E" w:rsidRDefault="00E403F0" w:rsidP="00E403F0">
      <w:pPr>
        <w:rPr>
          <w:rtl/>
        </w:rPr>
      </w:pP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כו:</w:t>
      </w:r>
    </w:p>
    <w:p>
      <w:pPr>
        <w:pStyle w:val="afffff8"/>
        <w:rPr>
          <w:ins w:id="90055" w:author="קלוד" w:date="2026-10-11T12:18:15Z"/>
        </w:rPr>
      </w:pPr>
      <w:ins w:id="90056" w:author="קלוד" w:date="2026-10-11T12:18:15Z">
        <w:r>
          <w:rPr>
            <w:color w:val="7B3F00"/>
          </w:rPr>
          <w:t xml:space="preserve">האם בעלים ביובל שני כאחר דמו?</w:t>
        </w:r>
      </w:ins>
    </w:p>
    <w:p>
      <w:pPr>
        <w:pStyle w:val="38"/>
        <w:rPr>
          <w:ins w:id="93836" w:author="מנוע מכני" w:date="2026-10-11T12:04:39Z"/>
        </w:rPr>
      </w:pPr>
      <w:r w:rsidRPr="006E69F9">
        <w:t xml:space="preserve">איבעיא להו:</w:t>
      </w:r>
    </w:p>
    <w:p w:rsidR="00E403F0" w:rsidRPr="00AD695E" w:rsidRDefault="00E403F0" w:rsidP="00E403F0">
      <w:pPr>
        <w:rPr>
          <w:rtl/>
        </w:rPr>
      </w:pPr>
      <w:del w:id="93837" w:author="מנוע מכני" w:date="2026-10-11T12:04:39Z">
        <w:r w:rsidRPr="006E69F9">
          <w:rPr>
            <w:bCs/>
            <w:rtl/>
          </w:rPr>
          <w:delText xml:space="preserve"> </w:delText>
        </w:r>
      </w:del>
      <w:r w:rsidRPr="006E69F9">
        <w:rPr>
          <w:bCs/>
          <w:rtl/>
        </w:rPr>
        <w:t xml:space="preserve">בעלים ביובל שני כאחר דמו או </w:t>
      </w:r>
      <w:r w:rsidRPr="006E69F9">
        <w:rPr>
          <w:bCs/>
          <w:rtl/>
        </w:rPr>
        <w:t xml:space="preserve">לא</w:t>
      </w:r>
      <w:r w:rsidRPr="006E69F9">
        <w:rPr>
          <w:bCs/>
          <w:rtl/>
        </w:rPr>
        <w:t xml:space="preserve">? </w:t>
      </w:r>
    </w:p>
    <w:p>
      <w:pPr>
        <w:pStyle w:val="38"/>
        <w:rPr>
          <w:ins w:id="93838" w:author="מנוע מכני" w:date="2026-10-11T12:04:39Z"/>
        </w:rPr>
      </w:pPr>
      <w:r>
        <w:t>ת</w:t>
      </w:r>
      <w:r>
        <w:t>"</w:t>
      </w:r>
      <w:r>
        <w:t>ש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839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489" w:author="Claude - סמנטי" w:date="2026-10-11T12:14:28Z">
        <w:r>
          <w:rPr>
            <w:rStyle w:val="afffff0"/>
            <w:rtl/>
          </w:rPr>
          <w:t xml:space="preserve">לֹא יִגָּאֵל</w:t>
        </w:r>
      </w:ins>
      <w:del w:id="90490" w:author="Claude - סמנטי" w:date="2026-10-11T12:14:28Z">
        <w:r>
          <w:rPr>
            <w:rtl/>
          </w:rPr>
          <w:delText xml:space="preserve">לא יגאל</w:delText>
        </w:r>
      </w:del>
      <w:r>
        <w:rPr>
          <w:rFonts w:hint="cs"/>
          <w:rtl/>
        </w:rPr>
        <w:t>'</w:t>
      </w:r>
      <w:r>
        <w:rPr>
          <w:rtl/>
        </w:rPr>
        <w:t xml:space="preserve"> - יכול </w:t>
      </w:r>
      <w:r>
        <w:rPr>
          <w:rtl/>
        </w:rPr>
        <w:t xml:space="preserve">לא</w:t>
      </w:r>
      <w:r>
        <w:rPr>
          <w:rtl/>
        </w:rPr>
        <w:t xml:space="preserve"> תהא נגאלת שתהא לפניו כשדה מקנה? </w:t>
      </w:r>
    </w:p>
    <w:p>
      <w:pPr>
        <w:pStyle w:val="38"/>
        <w:rPr>
          <w:ins w:id="93840" w:author="מנוע מכני" w:date="2026-10-11T12:04:39Z"/>
        </w:rPr>
      </w:pPr>
      <w:r>
        <w:t xml:space="preserve">- </w:t>
      </w:r>
      <w:r>
        <w:t xml:space="preserve">ת"ל</w:t>
      </w:r>
      <w:r>
        <w:t xml:space="preserve">:</w:t>
      </w:r>
    </w:p>
    <w:p w:rsidR="00E403F0" w:rsidRPr="00AD695E" w:rsidRDefault="00E403F0" w:rsidP="00E403F0">
      <w:pPr>
        <w:pStyle w:val="affffb"/>
        <w:rPr>
          <w:rtl/>
        </w:rPr>
      </w:pPr>
      <w:del w:id="9384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עוד, לכמות שהיתה אינה נגאלת, אבל נגאלת שתהא לפניו כשדה מקנה.</w:t>
      </w:r>
    </w:p>
    <w:p w:rsidR="00E403F0" w:rsidRPr="00AD695E" w:rsidRDefault="00E403F0" w:rsidP="00E403F0">
      <w:pPr>
        <w:rPr>
          <w:rtl/>
        </w:rPr>
      </w:pPr>
      <w:ins w:id="90135" w:author="Claude - סמנטי" w:date="2026-10-11T12:14:28Z">
        <w:r>
          <w:rPr>
            <w:rtl/>
          </w:rPr>
          <w:t xml:space="preserve">מתי</w:t>
        </w:r>
      </w:ins>
      <w:del w:id="90136" w:author="Claude - סמנטי" w:date="2026-10-11T12:14:28Z">
        <w:r>
          <w:rPr>
            <w:rtl/>
          </w:rPr>
          <w:delText xml:space="preserve">אימת</w:delText>
        </w:r>
      </w:del>
      <w:r>
        <w:rPr>
          <w:rtl/>
        </w:rPr>
        <w:t xml:space="preserve">? אילימא ביובל ראשון, </w:t>
      </w:r>
      <w:ins w:id="91312" w:author="מנוע מכני" w:date="2026-10-11T12:04:39Z">
        <w:r>
          <w:rPr>
            <w:rtl/>
          </w:rPr>
          <w:t xml:space="preserve">למה</w:t>
        </w:r>
      </w:ins>
      <w:del w:id="91313" w:author="מנוע מכני" w:date="2026-10-11T12:04:39Z">
        <w:r>
          <w:rPr>
            <w:rtl/>
          </w:rPr>
          <w:delText xml:space="preserve">אמאי</w:delText>
        </w:r>
      </w:del>
      <w:r>
        <w:rPr>
          <w:rtl/>
        </w:rPr>
        <w:t xml:space="preserve"> אינה נגאלת? אחוזה </w:t>
      </w:r>
      <w:ins w:id="90622" w:author="מנוע מכני" w:date="2026-10-11T12:04:39Z">
        <w:r>
          <w:rPr>
            <w:rtl/>
          </w:rPr>
          <w:t xml:space="preserve">גם</w:t>
        </w:r>
      </w:ins>
      <w:del w:id="90623" w:author="מנוע מכני" w:date="2026-10-11T12:04:39Z">
        <w:r>
          <w:rPr>
            <w:rtl/>
          </w:rPr>
          <w:delText xml:space="preserve">נמי</w:delText>
        </w:r>
      </w:del>
      <w:r>
        <w:rPr>
          <w:rtl/>
        </w:rPr>
        <w:t xml:space="preserve"> הויא! אלא פשיטא ביובל שני, </w:t>
      </w:r>
    </w:p>
    <w:p w:rsidR="00E403F0" w:rsidRPr="00AD695E" w:rsidRDefault="00E403F0" w:rsidP="00E403F0">
      <w:pPr>
        <w:pStyle w:val="affffb"/>
        <w:rPr>
          <w:rtl/>
        </w:rPr>
      </w:pPr>
      <w:r>
        <w:rPr>
          <w:rtl/>
        </w:rPr>
        <w:t xml:space="preserve">- ולמאן? </w:t>
      </w:r>
      <w:ins w:id="92202" w:author="מנוע מכני" w:date="2026-10-11T12:04:39Z">
        <w:r>
          <w:rPr>
            <w:rtl/>
          </w:rPr>
          <w:t xml:space="preserve">אם </w:t>
        </w:r>
      </w:ins>
      <w:del w:id="92203" w:author="מנוע מכני" w:date="2026-10-11T12:04:39Z">
        <w:r>
          <w:rPr>
            <w:rtl/>
          </w:rPr>
          <w:delText xml:space="preserve">אי </w:delText>
        </w:r>
      </w:del>
      <w:ins w:id="90144" w:author="מנוע מכני" w:date="2026-10-11T12:04:39Z">
        <w:r>
          <w:rPr>
            <w:rStyle w:val="2fb"/>
            <w:rtl/>
          </w:rPr>
          <w:t xml:space="preserve">לר"י</w:t>
        </w:r>
      </w:ins>
      <w:del w:id="90145" w:author="מנוע מכני" w:date="2026-10-11T12:04:39Z">
        <w:r>
          <w:rPr>
            <w:rtl/>
          </w:rPr>
          <w:delText xml:space="preserve">לרבי יהודה</w:delText>
        </w:r>
      </w:del>
      <w:r>
        <w:rPr>
          <w:rtl/>
        </w:rPr>
        <w:t xml:space="preserve"> </w:t>
      </w:r>
      <w:ins w:id="90146" w:author="מנוע מכני" w:date="2026-10-11T12:04:39Z">
        <w:r>
          <w:rPr>
            <w:rStyle w:val="2fb"/>
            <w:rtl/>
          </w:rPr>
          <w:t xml:space="preserve">ור"ש</w:t>
        </w:r>
      </w:ins>
      <w:del w:id="90147" w:author="מנוע מכני" w:date="2026-10-11T12:04:39Z">
        <w:r>
          <w:rPr>
            <w:rtl/>
          </w:rPr>
          <w:delText xml:space="preserve">ורבי שמעון</w:delText>
        </w:r>
      </w:del>
      <w:r>
        <w:rPr>
          <w:rtl/>
        </w:rPr>
        <w:t xml:space="preserve">, לכהנים נפקא! </w:t>
      </w:r>
    </w:p>
    <w:p>
      <w:pPr>
        <w:pStyle w:val="38"/>
        <w:rPr>
          <w:ins w:id="93842" w:author="מנוע מכני" w:date="2026-10-11T12:04:39Z"/>
        </w:rPr>
      </w:pPr>
      <w:r>
        <w:t xml:space="preserve">- אלא </w:t>
      </w:r>
      <w:ins w:id="90624" w:author="מנוע מכני" w:date="2026-10-11T12:04:39Z">
        <w:r>
          <w:t xml:space="preserve">לא</w:t>
        </w:r>
      </w:ins>
      <w:del w:id="90625" w:author="מנוע מכני" w:date="2026-10-11T12:04:39Z">
        <w:r>
          <w:delText xml:space="preserve">לאו</w:delText>
        </w:r>
      </w:del>
      <w:r>
        <w:t xml:space="preserve"> לר"</w:t>
      </w:r>
      <w:r>
        <w:t>א:</w:t>
      </w:r>
    </w:p>
    <w:p w:rsidR="00E403F0" w:rsidRPr="00AD695E" w:rsidRDefault="00E403F0" w:rsidP="00E403F0">
      <w:pPr>
        <w:pStyle w:val="affffb"/>
        <w:rPr>
          <w:rtl/>
        </w:rPr>
      </w:pPr>
      <w:del w:id="93843" w:author="מנוע מכני" w:date="2026-10-11T12:04:39Z">
        <w:r>
          <w:rPr>
            <w:rtl/>
          </w:rPr>
          <w:delText xml:space="preserve"> </w:delText>
        </w:r>
      </w:del>
      <w:r w:rsidRPr="00217260">
        <w:rPr>
          <w:bCs/>
          <w:rtl/>
        </w:rPr>
        <w:t>וש"מ</w:t>
      </w:r>
      <w:r>
        <w:rPr>
          <w:rtl/>
        </w:rPr>
        <w:t>: בעלים ביובל שני כאחר דמו.</w:t>
      </w:r>
    </w:p>
    <w:p w:rsidR="00E403F0" w:rsidRPr="00AD695E" w:rsidRDefault="00E403F0" w:rsidP="00E403F0">
      <w:pPr>
        <w:rPr>
          <w:rtl/>
        </w:rPr>
      </w:pP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ותסברא? </w:t>
      </w:r>
      <w:r>
        <w:rPr>
          <w:rStyle w:val="2fb"/>
          <w:rtl/>
        </w:rPr>
        <w:t xml:space="preserve">ר"</w:t>
      </w:r>
      <w:r>
        <w:rPr>
          <w:rStyle w:val="2fb"/>
          <w:rFonts w:hint="cs"/>
          <w:rtl/>
        </w:rPr>
        <w:t xml:space="preserve">י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ור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ש</w:t>
      </w:r>
      <w:r>
        <w:rPr>
          <w:rFonts w:hint="cs"/>
          <w:rtl/>
        </w:rPr>
        <w:t xml:space="preserve"> </w:t>
      </w:r>
      <w:r>
        <w:rPr>
          <w:rtl/>
        </w:rPr>
        <w:t xml:space="preserve">שמעון </w:t>
      </w:r>
      <w:ins w:id="91318" w:author="מנוע מכני" w:date="2026-10-11T12:04:39Z">
        <w:r>
          <w:rPr>
            <w:rtl/>
          </w:rPr>
          <w:t xml:space="preserve">זה</w:t>
        </w:r>
      </w:ins>
      <w:del w:id="91319" w:author="מנוע מכני" w:date="2026-10-11T12:04:39Z">
        <w:r>
          <w:rPr>
            <w:rtl/>
          </w:rPr>
          <w:delText xml:space="preserve">האי</w:delText>
        </w:r>
      </w:del>
      <w:r>
        <w:rPr>
          <w:rtl/>
        </w:rPr>
        <w:t xml:space="preserve"> עוד </w:t>
      </w:r>
      <w:ins w:id="91316" w:author="מנוע מכני" w:date="2026-10-11T12:04:39Z">
        <w:r>
          <w:rPr>
            <w:rtl/>
          </w:rPr>
          <w:t xml:space="preserve">מה</w:t>
        </w:r>
      </w:ins>
      <w:del w:id="91317" w:author="מנוע מכני" w:date="2026-10-11T12:04:39Z">
        <w:r>
          <w:rPr>
            <w:rtl/>
          </w:rPr>
          <w:delText xml:space="preserve">מאי</w:delText>
        </w:r>
      </w:del>
      <w:r>
        <w:rPr>
          <w:rtl/>
        </w:rPr>
        <w:t xml:space="preserve"> דרשי </w:t>
      </w:r>
      <w:ins w:id="91314" w:author="מנוע מכני" w:date="2026-10-11T12:04:39Z">
        <w:r>
          <w:rPr>
            <w:rtl/>
          </w:rPr>
          <w:t xml:space="preserve">בו</w:t>
        </w:r>
      </w:ins>
      <w:del w:id="91315" w:author="מנוע מכני" w:date="2026-10-11T12:04:39Z">
        <w:r>
          <w:rPr>
            <w:rtl/>
          </w:rPr>
          <w:delText xml:space="preserve">ביה</w:delText>
        </w:r>
      </w:del>
      <w:r>
        <w:rPr>
          <w:rtl/>
        </w:rPr>
        <w:t xml:space="preserve">? </w:t>
      </w:r>
    </w:p>
    <w:p>
      <w:pPr>
        <w:pStyle w:val="38"/>
        <w:rPr>
          <w:ins w:id="93844" w:author="מנוע מכני" w:date="2026-10-11T12:04:39Z"/>
        </w:rPr>
      </w:pPr>
      <w:r>
        <w:t xml:space="preserve">- אלא</w:t>
      </w:r>
    </w:p>
    <w:p w:rsidR="00E403F0" w:rsidRPr="00AD695E" w:rsidRDefault="00E403F0" w:rsidP="00E403F0">
      <w:pPr>
        <w:pStyle w:val="affffb"/>
      </w:pPr>
      <w:del w:id="9384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</w:t>
      </w:r>
      <w:r>
        <w:rPr>
          <w:rFonts w:hint="cs"/>
          <w:rtl/>
        </w:rPr>
        <w:t>ב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בשדה שיצאה לכהנים והקדישה כהן </w:t>
      </w:r>
      <w:ins w:id="92780" w:author="מנוע מכני" w:date="2026-10-11T12:04:39Z">
        <w:r>
          <w:rPr>
            <w:rtl/>
          </w:rPr>
          <w:t xml:space="preserve">ובאו</w:t>
        </w:r>
      </w:ins>
      <w:del w:id="92781" w:author="מנוע מכני" w:date="2026-10-11T12:04:39Z">
        <w:r>
          <w:rPr>
            <w:rtl/>
          </w:rPr>
          <w:delText xml:space="preserve">ואתו</w:delText>
        </w:r>
      </w:del>
      <w:r>
        <w:rPr>
          <w:rtl/>
        </w:rPr>
        <w:t xml:space="preserve"> בעלים </w:t>
      </w:r>
      <w:ins w:id="90137" w:author="Claude - סמנטי" w:date="2026-10-11T12:14:28Z">
        <w:r>
          <w:rPr>
            <w:rtl/>
          </w:rPr>
          <w:t xml:space="preserve">לפדותה</w:t>
        </w:r>
      </w:ins>
      <w:del w:id="90138" w:author="Claude - סמנטי" w:date="2026-10-11T12:14:28Z">
        <w:r>
          <w:rPr>
            <w:rtl/>
          </w:rPr>
          <w:delText xml:space="preserve">למיפרקה</w:delText>
        </w:r>
      </w:del>
      <w:r>
        <w:rPr>
          <w:rtl/>
        </w:rPr>
        <w:t xml:space="preserve">, </w:t>
      </w:r>
      <w:r>
        <w:rPr>
          <w:rtl/>
        </w:rPr>
        <w:t xml:space="preserve">ס</w:t>
      </w:r>
      <w:r>
        <w:rPr>
          <w:rFonts w:hint="cs"/>
          <w:rtl/>
        </w:rPr>
        <w:t>ד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: </w:t>
      </w:r>
      <w:r>
        <w:rPr>
          <w:rtl/>
        </w:rPr>
        <w:t xml:space="preserve">לא</w:t>
      </w:r>
      <w:r>
        <w:rPr>
          <w:rtl/>
        </w:rPr>
        <w:t xml:space="preserve"> תיפרוק שתהא כשדה מקנה, </w:t>
      </w:r>
    </w:p>
    <w:p>
      <w:pPr>
        <w:pStyle w:val="38"/>
        <w:rPr>
          <w:ins w:id="93846" w:author="מנוע מכני" w:date="2026-10-11T12:04:39Z"/>
        </w:rPr>
      </w:pPr>
      <w:r>
        <w:t xml:space="preserve">- </w:t>
      </w:r>
      <w:r>
        <w:t xml:space="preserve">ת"ל</w:t>
      </w:r>
      <w:r>
        <w:t xml:space="preserve">:</w:t>
      </w:r>
    </w:p>
    <w:p w:rsidR="00E403F0" w:rsidRPr="00AD695E" w:rsidRDefault="00E403F0" w:rsidP="00E403F0">
      <w:pPr>
        <w:pStyle w:val="affffb"/>
        <w:rPr>
          <w:rtl/>
        </w:rPr>
      </w:pPr>
      <w:del w:id="93847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491" w:author="Claude - סמנטי" w:date="2026-10-11T12:14:28Z">
        <w:r>
          <w:rPr>
            <w:rStyle w:val="afffff0"/>
            <w:rtl/>
          </w:rPr>
          <w:t xml:space="preserve">עוֹד</w:t>
        </w:r>
      </w:ins>
      <w:del w:id="90492" w:author="Claude - סמנטי" w:date="2026-10-11T12:14:28Z">
        <w:r>
          <w:rPr>
            <w:rtl/>
          </w:rPr>
          <w:delText xml:space="preserve">עוד</w:delText>
        </w:r>
      </w:del>
      <w:r>
        <w:rPr>
          <w:rFonts w:hint="cs"/>
          <w:rtl/>
        </w:rPr>
        <w:t>'</w:t>
      </w:r>
      <w:r>
        <w:rPr>
          <w:rtl/>
        </w:rPr>
        <w:t xml:space="preserve"> לכמות שהיתה אינה נגאלת, אבל נגאלת שתהא לפניו כשדה מקנה</w:t>
      </w:r>
      <w:ins w:id="91850" w:author="מנוע מכני" w:date="2026-10-11T12:04:39Z">
        <w:r>
          <w:rPr>
            <w:rtl/>
          </w:rPr>
          <w:t xml:space="preserve">,</w:t>
        </w:r>
      </w:ins>
      <w:del w:id="91851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3848" w:author="מנוע מכני" w:date="2026-10-11T12:04:39Z"/>
        </w:rPr>
      </w:pPr>
      <w:r w:rsidRPr="00A757C8">
        <w:t xml:space="preserve">והתניא:</w:t>
      </w:r>
    </w:p>
    <w:p w:rsidR="00E403F0" w:rsidRPr="00AD695E" w:rsidRDefault="00E403F0" w:rsidP="00E403F0">
      <w:pPr>
        <w:rPr>
          <w:rtl/>
        </w:rPr>
      </w:pPr>
      <w:del w:id="93849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Fonts w:hint="cs"/>
          <w:rtl/>
        </w:rPr>
        <w:t>'</w:t>
      </w:r>
      <w:ins w:id="90493" w:author="Claude - סמנטי" w:date="2026-10-11T12:14:28Z">
        <w:r>
          <w:rPr>
            <w:rStyle w:val="afffff0"/>
            <w:rtl/>
          </w:rPr>
          <w:t xml:space="preserve">יָשׁוּב הַשָּׂדֶה לַאֲשֶׁר קָנָהוּ מֵאִתּוֹ</w:t>
        </w:r>
      </w:ins>
      <w:del w:id="90494" w:author="Claude - סמנטי" w:date="2026-10-11T12:14:28Z">
        <w:r w:rsidRPr="00A757C8">
          <w:rPr>
            <w:rtl/>
          </w:rPr>
          <w:delText xml:space="preserve">ישוב השדה לאשר קנהו מאתו</w:delText>
        </w:r>
      </w:del>
      <w:r w:rsidRPr="00A757C8">
        <w:rPr>
          <w:rFonts w:hint="cs"/>
          <w:rtl/>
        </w:rPr>
        <w:t>'</w:t>
      </w:r>
      <w:r w:rsidRPr="00A757C8">
        <w:rPr>
          <w:rtl/>
        </w:rPr>
        <w:t xml:space="preserve"> יכול יחזור לגזבר שלקחה הימנו? </w:t>
      </w:r>
      <w:r w:rsidRPr="00A757C8">
        <w:rPr>
          <w:rtl/>
        </w:rPr>
        <w:t xml:space="preserve">ת"ל</w:t>
      </w:r>
      <w:r w:rsidRPr="00A757C8">
        <w:rPr>
          <w:rtl/>
        </w:rPr>
        <w:t xml:space="preserve">: </w:t>
      </w:r>
      <w:r w:rsidRPr="00A757C8">
        <w:rPr>
          <w:rFonts w:hint="cs"/>
          <w:rtl/>
        </w:rPr>
        <w:t>'</w:t>
      </w:r>
      <w:r w:rsidRPr="00A757C8">
        <w:rPr>
          <w:rStyle w:val="afffff0"/>
          <w:rtl/>
        </w:rPr>
        <w:t>לאשר לו אחוזת הארץ</w:t>
      </w:r>
      <w:r w:rsidRPr="00A757C8">
        <w:rPr>
          <w:rFonts w:hint="cs"/>
          <w:rtl/>
        </w:rPr>
        <w:t>'</w:t>
      </w:r>
      <w:r w:rsidRPr="00A757C8"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מה </w:t>
      </w:r>
      <w:r>
        <w:rPr>
          <w:rtl/>
        </w:rPr>
        <w:t xml:space="preserve">ת"ל</w:t>
      </w:r>
      <w:r>
        <w:rPr>
          <w:rtl/>
        </w:rPr>
        <w:t xml:space="preserve"> </w:t>
      </w:r>
      <w:r>
        <w:rPr>
          <w:rFonts w:hint="cs"/>
          <w:rtl/>
        </w:rPr>
        <w:t>'</w:t>
      </w:r>
      <w:ins w:id="90497" w:author="Claude - סמנטי" w:date="2026-10-11T12:14:28Z">
        <w:r>
          <w:rPr>
            <w:rStyle w:val="afffff0"/>
            <w:rtl/>
          </w:rPr>
          <w:t xml:space="preserve">לַאֲשֶׁר קָנָהוּ</w:t>
        </w:r>
      </w:ins>
      <w:del w:id="90498" w:author="Claude - סמנטי" w:date="2026-10-11T12:14:28Z">
        <w:r>
          <w:rPr>
            <w:rtl/>
          </w:rPr>
          <w:delText xml:space="preserve">לאשר קנהו</w:delText>
        </w:r>
      </w:del>
      <w:r>
        <w:rPr>
          <w:rFonts w:hint="cs"/>
          <w:rtl/>
        </w:rPr>
        <w:t>'</w:t>
      </w:r>
      <w:r>
        <w:rPr>
          <w:rtl/>
        </w:rPr>
        <w:t xml:space="preserve"> שדה שיצאה לכהנים ומכרה כהן, והקדישה לוקח וגאלה אחר, יכול תחזור לבעלים הראשונים? </w:t>
      </w:r>
      <w:r>
        <w:rPr>
          <w:rtl/>
        </w:rPr>
        <w:t xml:space="preserve">ת"ל</w:t>
      </w:r>
      <w:r>
        <w:rPr>
          <w:rtl/>
        </w:rPr>
        <w:t xml:space="preserve">: </w:t>
      </w:r>
      <w:r>
        <w:rPr>
          <w:rFonts w:hint="cs"/>
          <w:rtl/>
        </w:rPr>
        <w:t>'</w:t>
      </w:r>
      <w:ins w:id="90495" w:author="Claude - סמנטי" w:date="2026-10-11T12:14:28Z">
        <w:r>
          <w:rPr>
            <w:rStyle w:val="afffff0"/>
            <w:rtl/>
          </w:rPr>
          <w:t xml:space="preserve">לַאֲשֶׁר קָנָהוּ</w:t>
        </w:r>
      </w:ins>
      <w:del w:id="90496" w:author="Claude - סמנטי" w:date="2026-10-11T12:14:28Z">
        <w:r>
          <w:rPr>
            <w:rtl/>
          </w:rPr>
          <w:delText xml:space="preserve">לאשר קנהו</w:delText>
        </w:r>
      </w:del>
      <w:r>
        <w:rPr>
          <w:rFonts w:hint="cs"/>
          <w:rtl/>
        </w:rPr>
        <w:t>'</w:t>
      </w:r>
      <w:r>
        <w:rPr>
          <w:rtl/>
        </w:rPr>
        <w:t>.</w:t>
      </w:r>
    </w:p>
    <w:p w:rsidR="00E403F0" w:rsidRPr="00AD695E" w:rsidRDefault="00E403F0" w:rsidP="00E403F0">
      <w:pPr>
        <w:rPr>
          <w:rtl/>
        </w:rPr>
      </w:pPr>
      <w:ins w:id="92782" w:author="מנוע מכני" w:date="2026-10-11T12:04:39Z">
        <w:r>
          <w:rPr>
            <w:rtl/>
          </w:rPr>
          <w:t xml:space="preserve">והוצרך</w:t>
        </w:r>
      </w:ins>
      <w:del w:id="92783" w:author="מנוע מכני" w:date="2026-10-11T12:04:39Z">
        <w:r>
          <w:rPr>
            <w:rtl/>
          </w:rPr>
          <w:delText xml:space="preserve">ואיצטריך</w:delText>
        </w:r>
      </w:del>
      <w:r>
        <w:rPr>
          <w:rtl/>
        </w:rPr>
        <w:t xml:space="preserve"> </w:t>
      </w:r>
      <w:r>
        <w:rPr>
          <w:rFonts w:hint="cs"/>
          <w:rtl/>
        </w:rPr>
        <w:t>'</w:t>
      </w:r>
      <w:ins w:id="90505" w:author="Claude - סמנטי" w:date="2026-10-11T12:14:28Z">
        <w:r>
          <w:rPr>
            <w:rStyle w:val="afffff0"/>
            <w:rtl/>
          </w:rPr>
          <w:t xml:space="preserve">לֹא יִגָּאֵל</w:t>
        </w:r>
      </w:ins>
      <w:del w:id="90506" w:author="Claude - סמנטי" w:date="2026-10-11T12:14:28Z">
        <w:r>
          <w:rPr>
            <w:rtl/>
          </w:rPr>
          <w:delText xml:space="preserve">לא יגאל</w:delText>
        </w:r>
      </w:del>
      <w:r>
        <w:rPr>
          <w:rFonts w:hint="cs"/>
          <w:rtl/>
        </w:rPr>
        <w:t>'</w:t>
      </w:r>
      <w:r>
        <w:rPr>
          <w:rtl/>
        </w:rPr>
        <w:t xml:space="preserve"> </w:t>
      </w:r>
      <w:ins w:id="92784" w:author="מנוע מכני" w:date="2026-10-11T12:04:39Z">
        <w:r>
          <w:rPr>
            <w:rtl/>
          </w:rPr>
          <w:t xml:space="preserve">והוצרך</w:t>
        </w:r>
      </w:ins>
      <w:del w:id="92785" w:author="מנוע מכני" w:date="2026-10-11T12:04:39Z">
        <w:r>
          <w:rPr>
            <w:rtl/>
          </w:rPr>
          <w:delText xml:space="preserve">ואיצטריך</w:delText>
        </w:r>
      </w:del>
      <w:r>
        <w:rPr>
          <w:rtl/>
        </w:rPr>
        <w:t xml:space="preserve"> </w:t>
      </w:r>
      <w:r>
        <w:rPr>
          <w:rFonts w:hint="cs"/>
          <w:rtl/>
        </w:rPr>
        <w:t>'</w:t>
      </w:r>
      <w:ins w:id="90503" w:author="Claude - סמנטי" w:date="2026-10-11T12:14:28Z">
        <w:r>
          <w:rPr>
            <w:rStyle w:val="afffff0"/>
            <w:rtl/>
          </w:rPr>
          <w:t xml:space="preserve">לַאֲשֶׁר קָנָהוּ</w:t>
        </w:r>
      </w:ins>
      <w:del w:id="90504" w:author="Claude - סמנטי" w:date="2026-10-11T12:14:28Z">
        <w:r>
          <w:rPr>
            <w:rtl/>
          </w:rPr>
          <w:delText xml:space="preserve">לאשר קנהו</w:delText>
        </w:r>
      </w:del>
      <w:r>
        <w:rPr>
          <w:rFonts w:hint="cs"/>
          <w:rtl/>
        </w:rPr>
        <w:t>'</w:t>
      </w:r>
      <w:r>
        <w:rPr>
          <w:rtl/>
        </w:rPr>
        <w:t xml:space="preserve">, </w:t>
      </w:r>
      <w:ins w:id="92204" w:author="מנוע מכני" w:date="2026-10-11T12:04:39Z">
        <w:r>
          <w:rPr>
            <w:rtl/>
          </w:rPr>
          <w:t xml:space="preserve">דאם </w:t>
        </w:r>
      </w:ins>
      <w:del w:id="92205" w:author="מנוע מכני" w:date="2026-10-11T12:04:39Z">
        <w:r>
          <w:rPr>
            <w:rtl/>
          </w:rPr>
          <w:delText xml:space="preserve">דאי </w:delText>
        </w:r>
      </w:del>
      <w:r>
        <w:rPr>
          <w:rtl/>
        </w:rPr>
        <w:t xml:space="preserve">כתב </w:t>
      </w:r>
      <w:ins w:id="91320" w:author="מנוע מכני" w:date="2026-10-11T12:04:39Z">
        <w:r>
          <w:rPr>
            <w:rtl/>
          </w:rPr>
          <w:t xml:space="preserve">התורה</w:t>
        </w:r>
      </w:ins>
      <w:del w:id="91321" w:author="מנוע מכני" w:date="2026-10-11T12:04:39Z">
        <w:r>
          <w:rPr>
            <w:rtl/>
          </w:rPr>
          <w:delText xml:space="preserve">רחמנא</w:delText>
        </w:r>
      </w:del>
      <w:r>
        <w:rPr>
          <w:rtl/>
        </w:rPr>
        <w:t xml:space="preserve"> </w:t>
      </w:r>
      <w:r>
        <w:rPr>
          <w:rFonts w:hint="cs"/>
          <w:rtl/>
        </w:rPr>
        <w:t>'</w:t>
      </w:r>
      <w:ins w:id="90501" w:author="Claude - סמנטי" w:date="2026-10-11T12:14:28Z">
        <w:r>
          <w:rPr>
            <w:rStyle w:val="afffff0"/>
            <w:rtl/>
          </w:rPr>
          <w:t xml:space="preserve">לֹא יִגָּאֵל</w:t>
        </w:r>
      </w:ins>
      <w:del w:id="90502" w:author="Claude - סמנטי" w:date="2026-10-11T12:14:28Z">
        <w:r>
          <w:rPr>
            <w:rtl/>
          </w:rPr>
          <w:delText xml:space="preserve">לא יגאל</w:delText>
        </w:r>
      </w:del>
      <w:r>
        <w:rPr>
          <w:rFonts w:hint="cs"/>
          <w:rtl/>
        </w:rPr>
        <w:t>'</w:t>
      </w:r>
      <w:r>
        <w:rPr>
          <w:rtl/>
        </w:rPr>
        <w:t xml:space="preserve"> דלא הדרא כלל, כתב </w:t>
      </w:r>
      <w:ins w:id="91322" w:author="מנוע מכני" w:date="2026-10-11T12:04:39Z">
        <w:r>
          <w:rPr>
            <w:rtl/>
          </w:rPr>
          <w:t xml:space="preserve">התורה</w:t>
        </w:r>
      </w:ins>
      <w:del w:id="91323" w:author="מנוע מכני" w:date="2026-10-11T12:04:39Z">
        <w:r>
          <w:rPr>
            <w:rtl/>
          </w:rPr>
          <w:delText xml:space="preserve">רחמנא</w:delText>
        </w:r>
      </w:del>
      <w:r>
        <w:rPr>
          <w:rtl/>
        </w:rPr>
        <w:t xml:space="preserve"> </w:t>
      </w:r>
      <w:r>
        <w:rPr>
          <w:rFonts w:hint="cs"/>
          <w:rtl/>
        </w:rPr>
        <w:t>'</w:t>
      </w:r>
      <w:ins w:id="90499" w:author="Claude - סמנטי" w:date="2026-10-11T12:14:28Z">
        <w:r>
          <w:rPr>
            <w:rStyle w:val="afffff0"/>
            <w:rtl/>
          </w:rPr>
          <w:t xml:space="preserve">לַאֲשֶׁר קָנָהוּ</w:t>
        </w:r>
      </w:ins>
      <w:del w:id="90500" w:author="Claude - סמנטי" w:date="2026-10-11T12:14:28Z">
        <w:r>
          <w:rPr>
            <w:rtl/>
          </w:rPr>
          <w:delText xml:space="preserve">לאשר קנהו</w:delText>
        </w:r>
      </w:del>
      <w:r>
        <w:rPr>
          <w:rFonts w:hint="cs"/>
          <w:rtl/>
        </w:rPr>
        <w:t>'</w:t>
      </w:r>
      <w:ins w:id="91852" w:author="מנוע מכני" w:date="2026-10-11T12:04:39Z">
        <w:r>
          <w:rPr>
            <w:rtl/>
          </w:rPr>
          <w:t xml:space="preserve">,</w:t>
        </w:r>
      </w:ins>
      <w:del w:id="91853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ins w:id="92206" w:author="מנוע מכני" w:date="2026-10-11T12:04:39Z">
        <w:r>
          <w:rPr>
            <w:rtl/>
          </w:rPr>
          <w:t xml:space="preserve">ואם </w:t>
        </w:r>
      </w:ins>
      <w:del w:id="92207" w:author="מנוע מכני" w:date="2026-10-11T12:04:39Z">
        <w:r>
          <w:rPr>
            <w:rtl/>
          </w:rPr>
          <w:delText xml:space="preserve">ואי </w:delText>
        </w:r>
      </w:del>
      <w:r>
        <w:rPr>
          <w:rtl/>
        </w:rPr>
        <w:t xml:space="preserve">כתב </w:t>
      </w:r>
      <w:ins w:id="91324" w:author="מנוע מכני" w:date="2026-10-11T12:04:39Z">
        <w:r>
          <w:rPr>
            <w:rtl/>
          </w:rPr>
          <w:t xml:space="preserve">התורה</w:t>
        </w:r>
      </w:ins>
      <w:del w:id="91325" w:author="מנוע מכני" w:date="2026-10-11T12:04:39Z">
        <w:r>
          <w:rPr>
            <w:rtl/>
          </w:rPr>
          <w:delText xml:space="preserve">רחמנא</w:delText>
        </w:r>
      </w:del>
      <w:r>
        <w:rPr>
          <w:rtl/>
        </w:rPr>
        <w:t xml:space="preserve"> </w:t>
      </w:r>
      <w:r>
        <w:rPr>
          <w:rFonts w:hint="cs"/>
          <w:rtl/>
        </w:rPr>
        <w:t>'</w:t>
      </w:r>
      <w:ins w:id="90507" w:author="Claude - סמנטי" w:date="2026-10-11T12:14:28Z">
        <w:r>
          <w:rPr>
            <w:rStyle w:val="afffff0"/>
            <w:rtl/>
          </w:rPr>
          <w:t xml:space="preserve">לַאֲשֶׁר קָנָהוּ</w:t>
        </w:r>
      </w:ins>
      <w:del w:id="90508" w:author="Claude - סמנטי" w:date="2026-10-11T12:14:28Z">
        <w:r>
          <w:rPr>
            <w:rtl/>
          </w:rPr>
          <w:delText xml:space="preserve">לאשר קנהו</w:delText>
        </w:r>
      </w:del>
      <w:r>
        <w:rPr>
          <w:rFonts w:hint="cs"/>
          <w:rtl/>
        </w:rPr>
        <w:t>'</w:t>
      </w:r>
      <w:r>
        <w:rPr>
          <w:rtl/>
        </w:rPr>
        <w:t xml:space="preserve">, דלא יהבי בעלים דמי, אבל </w:t>
      </w:r>
      <w:ins w:id="90626" w:author="מנוע מכני" w:date="2026-10-11T12:04:39Z">
        <w:r>
          <w:rPr>
            <w:rtl/>
          </w:rPr>
          <w:t xml:space="preserve">כאן</w:t>
        </w:r>
      </w:ins>
      <w:del w:id="90627" w:author="מנוע מכני" w:date="2026-10-11T12:04:39Z">
        <w:r>
          <w:rPr>
            <w:rtl/>
          </w:rPr>
          <w:delText xml:space="preserve">הכא</w:delText>
        </w:r>
      </w:del>
      <w:r>
        <w:rPr>
          <w:rtl/>
        </w:rPr>
        <w:t xml:space="preserve"> דיהבי בעלים דמי ד</w:t>
      </w:r>
      <w:r w:rsidRPr="00217260">
        <w:rPr>
          <w:b/>
          <w:bCs/>
          <w:rtl/>
        </w:rPr>
        <w:t>תיקו</w:t>
      </w:r>
      <w:r>
        <w:rPr>
          <w:rtl/>
        </w:rPr>
        <w:t xml:space="preserve">ם בידיהו, כתב </w:t>
      </w:r>
      <w:ins w:id="91326" w:author="מנוע מכני" w:date="2026-10-11T12:04:39Z">
        <w:r>
          <w:rPr>
            <w:rtl/>
          </w:rPr>
          <w:t xml:space="preserve">התורה</w:t>
        </w:r>
      </w:ins>
      <w:del w:id="91327" w:author="מנוע מכני" w:date="2026-10-11T12:04:39Z">
        <w:r>
          <w:rPr>
            <w:rtl/>
          </w:rPr>
          <w:delText xml:space="preserve">רחמנא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יגאל</w:t>
      </w:r>
      <w:ins w:id="91854" w:author="מנוע מכני" w:date="2026-10-11T12:04:39Z">
        <w:r>
          <w:rPr>
            <w:rtl/>
          </w:rPr>
          <w:t xml:space="preserve">,</w:t>
        </w:r>
      </w:ins>
      <w:del w:id="91855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ins w:id="92208" w:author="מנוע מכני" w:date="2026-10-11T12:04:39Z">
        <w:r>
          <w:rPr>
            <w:rtl/>
          </w:rPr>
          <w:t xml:space="preserve">ואם </w:t>
        </w:r>
      </w:ins>
      <w:del w:id="92209" w:author="מנוע מכני" w:date="2026-10-11T12:04:39Z">
        <w:r>
          <w:rPr>
            <w:rtl/>
          </w:rPr>
          <w:delText xml:space="preserve">ואי </w:delText>
        </w:r>
      </w:del>
      <w:r>
        <w:rPr>
          <w:rtl/>
        </w:rPr>
        <w:t xml:space="preserve">כתב </w:t>
      </w:r>
      <w:ins w:id="91328" w:author="מנוע מכני" w:date="2026-10-11T12:04:39Z">
        <w:r>
          <w:rPr>
            <w:rtl/>
          </w:rPr>
          <w:t xml:space="preserve">התורה</w:t>
        </w:r>
      </w:ins>
      <w:del w:id="91329" w:author="מנוע מכני" w:date="2026-10-11T12:04:39Z">
        <w:r>
          <w:rPr>
            <w:rtl/>
          </w:rPr>
          <w:delText xml:space="preserve">רחמנא</w:delText>
        </w:r>
      </w:del>
      <w:r>
        <w:rPr>
          <w:rtl/>
        </w:rPr>
        <w:t xml:space="preserve"> </w:t>
      </w:r>
      <w:r>
        <w:rPr>
          <w:rFonts w:hint="cs"/>
          <w:rtl/>
        </w:rPr>
        <w:t>'</w:t>
      </w:r>
      <w:ins w:id="90511" w:author="Claude - סמנטי" w:date="2026-10-11T12:14:28Z">
        <w:r>
          <w:rPr>
            <w:rStyle w:val="afffff0"/>
            <w:rtl/>
          </w:rPr>
          <w:t xml:space="preserve">לֹא יִגָּאֵל</w:t>
        </w:r>
      </w:ins>
      <w:del w:id="90512" w:author="Claude - סמנטי" w:date="2026-10-11T12:14:28Z">
        <w:r>
          <w:rPr>
            <w:rtl/>
          </w:rPr>
          <w:delText xml:space="preserve">לא יגאל</w:delText>
        </w:r>
      </w:del>
      <w:r>
        <w:rPr>
          <w:rFonts w:hint="cs"/>
          <w:rtl/>
        </w:rPr>
        <w:t>'</w:t>
      </w:r>
      <w:r>
        <w:rPr>
          <w:rtl/>
        </w:rPr>
        <w:t xml:space="preserve"> ולא כתב </w:t>
      </w:r>
      <w:r w:rsidRPr="00217260">
        <w:rPr>
          <w:rFonts w:hint="cs"/>
          <w:b/>
          <w:bCs/>
          <w:rtl/>
        </w:rPr>
        <w:t>'</w:t>
      </w:r>
      <w:ins w:id="90509" w:author="Claude - סמנטי" w:date="2026-10-11T12:14:28Z">
        <w:r>
          <w:rPr>
            <w:rStyle w:val="afffff0"/>
            <w:b/>
            <w:bCs/>
            <w:rtl/>
          </w:rPr>
          <w:t xml:space="preserve">עוֹד</w:t>
        </w:r>
      </w:ins>
      <w:del w:id="90510" w:author="Claude - סמנטי" w:date="2026-10-11T12:14:28Z">
        <w:r w:rsidRPr="00217260">
          <w:rPr>
            <w:b/>
            <w:bCs/>
            <w:rtl/>
          </w:rPr>
          <w:delText xml:space="preserve">עוד</w:delText>
        </w:r>
      </w:del>
      <w:r w:rsidRPr="00217260">
        <w:rPr>
          <w:rFonts w:hint="cs"/>
          <w:b/>
          <w:bCs/>
          <w:rtl/>
        </w:rPr>
        <w:t>'</w:t>
      </w:r>
      <w:r>
        <w:rPr>
          <w:rtl/>
        </w:rPr>
        <w:t xml:space="preserve">, </w:t>
      </w:r>
      <w:r>
        <w:rPr>
          <w:rtl/>
        </w:rPr>
        <w:t xml:space="preserve">הו"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תיפרוק כלל,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  <w:t xml:space="preserve">כתב </w:t>
      </w:r>
      <w:ins w:id="91330" w:author="מנוע מכני" w:date="2026-10-11T12:04:39Z">
        <w:r>
          <w:rPr>
            <w:rtl/>
          </w:rPr>
          <w:t xml:space="preserve">התורה</w:t>
        </w:r>
      </w:ins>
      <w:del w:id="91331" w:author="מנוע מכני" w:date="2026-10-11T12:04:39Z">
        <w:r>
          <w:rPr>
            <w:rtl/>
          </w:rPr>
          <w:tab/>
          <w:delText xml:space="preserve">רחמנא</w:delText>
        </w:r>
      </w:del>
      <w:r>
        <w:rPr>
          <w:rtl/>
        </w:rPr>
        <w:tab/>
        <w:t xml:space="preserve"> עוד, לכמות שהיתה אינה נגאלת, אבל נגאלת שתהא לפניו כשדה מקנה.</w:t>
      </w:r>
    </w:p>
    <w:p>
      <w:pPr>
        <w:pStyle w:val="38"/>
        <w:rPr>
          <w:ins w:id="93850" w:author="מנוע מכני" w:date="2026-10-11T12:04:39Z"/>
        </w:rPr>
      </w:pPr>
      <w:ins w:id="91332" w:author="מנוע מכני" w:date="2026-10-11T12:04:39Z">
        <w:r>
          <w:t xml:space="preserve">מה</w:t>
        </w:r>
      </w:ins>
      <w:del w:id="91333" w:author="מנוע מכני" w:date="2026-10-11T12:04:39Z">
        <w:r>
          <w:delText xml:space="preserve">מאי</w:delText>
        </w:r>
      </w:del>
      <w:r>
        <w:t xml:space="preserve"> הוי עלה? ת"ש</w:t>
      </w:r>
      <w:r>
        <w:t xml:space="preserve"> ר</w:t>
      </w:r>
      <w:r>
        <w:t>"</w:t>
      </w:r>
      <w:r>
        <w:t>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85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גאלה בעלים ביובל שני, יוצאה לכהנים ביובל.</w:t>
      </w:r>
    </w:p>
    <w:p>
      <w:pPr>
        <w:pStyle w:val="38"/>
        <w:rPr>
          <w:ins w:id="93852" w:author="מנוע מכני" w:date="2026-10-11T12:04:39Z"/>
        </w:rPr>
      </w:pPr>
      <w:del w:id="94224" w:author="מנוע מכני" w:date="2026-10-11T12:04:39Z">
        <w:r>
          <w:delText xml:space="preserve">א"ל </w:delText>
        </w:r>
      </w:del>
      <w:r>
        <w:t xml:space="preserve">רבינא לר"</w:t>
      </w:r>
      <w:r>
        <w:t>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85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האנן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תנן</w:t>
      </w:r>
      <w:r>
        <w:rPr>
          <w:rtl/>
        </w:rPr>
        <w:t xml:space="preserve"> </w:t>
      </w:r>
      <w:ins w:id="91334" w:author="מנוע מכני" w:date="2026-10-11T12:04:39Z">
        <w:r>
          <w:rPr>
            <w:rtl/>
          </w:rPr>
          <w:t xml:space="preserve">כך</w:t>
        </w:r>
      </w:ins>
      <w:del w:id="91335" w:author="מנוע מכני" w:date="2026-10-11T12:04:39Z">
        <w:r>
          <w:rPr>
            <w:rtl/>
          </w:rPr>
          <w:delText xml:space="preserve">הכי</w:delText>
        </w:r>
      </w:del>
      <w:r>
        <w:rPr>
          <w:rtl/>
        </w:rPr>
        <w:t xml:space="preserve">, </w:t>
      </w:r>
    </w:p>
    <w:p>
      <w:pPr>
        <w:pStyle w:val="38"/>
        <w:rPr>
          <w:ins w:id="93854" w:author="מנוע מכני" w:date="2026-10-11T12:04:39Z"/>
        </w:rPr>
      </w:pPr>
      <w:r>
        <w:t>ר"</w:t>
      </w:r>
      <w:r>
        <w:t>א</w:t>
      </w:r>
      <w:del w:id="94207" w:author="מנוע מכני" w:date="2026-10-11T12:04:39Z">
        <w:r>
          <w:delText xml:space="preserve"> אומר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85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אין הכהנים נכנסין לתוכה עד שיגאלנה אחר! </w:t>
      </w:r>
    </w:p>
    <w:p>
      <w:pPr>
        <w:pStyle w:val="38"/>
        <w:rPr>
          <w:ins w:id="93856" w:author="מנוע מכני" w:date="2026-10-11T12:04:39Z"/>
        </w:rPr>
      </w:pPr>
      <w:r>
        <w:t xml:space="preserve">- </w:t>
      </w:r>
      <w:r>
        <w:t>א</w:t>
      </w:r>
      <w:r>
        <w:t>"</w:t>
      </w:r>
      <w:r>
        <w:t>ל</w:t>
      </w:r>
      <w:r>
        <w:t xml:space="preserve">:</w:t>
      </w:r>
    </w:p>
    <w:p w:rsidR="00E403F0" w:rsidRPr="00AD695E" w:rsidRDefault="00E403F0" w:rsidP="00E403F0">
      <w:pPr>
        <w:pStyle w:val="affffb"/>
        <w:rPr>
          <w:rtl/>
        </w:rPr>
      </w:pPr>
      <w:del w:id="9385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בעלים ביובל שני כאחר דמו.</w:t>
      </w:r>
    </w:p>
    <w:p>
      <w:pPr>
        <w:pStyle w:val="38"/>
        <w:rPr>
          <w:ins w:id="93858" w:author="מנוע מכני" w:date="2026-10-11T12:04:39Z"/>
        </w:rPr>
      </w:pPr>
      <w:r>
        <w:t>א</w:t>
      </w:r>
      <w:r>
        <w:t>"</w:t>
      </w:r>
      <w:r>
        <w:t xml:space="preserve">ד </w:t>
      </w:r>
      <w:r>
        <w:t>ר"</w:t>
      </w:r>
      <w:r>
        <w:t>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85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גאלה ביובל שני, אינה יוצאה לכהנים ביובל.</w:t>
      </w:r>
    </w:p>
    <w:p>
      <w:pPr>
        <w:pStyle w:val="38"/>
        <w:rPr>
          <w:ins w:id="93860" w:author="מנוע מכני" w:date="2026-10-11T12:04:39Z"/>
        </w:rPr>
      </w:pPr>
      <w:del w:id="94225" w:author="מנוע מכני" w:date="2026-10-11T12:04:39Z">
        <w:r w:rsidRPr="00494739">
          <w:delText xml:space="preserve">א"ל </w:delText>
        </w:r>
      </w:del>
      <w:r w:rsidRPr="00494739">
        <w:t xml:space="preserve">רבינא לרב אשי:</w:t>
      </w:r>
    </w:p>
    <w:p w:rsidR="00E403F0" w:rsidRPr="00494739" w:rsidRDefault="00E403F0" w:rsidP="00E403F0">
      <w:pPr>
        <w:rPr>
          <w:spacing w:val="-4"/>
          <w:rtl/>
        </w:rPr>
      </w:pPr>
      <w:del w:id="93861" w:author="מנוע מכני" w:date="2026-10-11T12:04:39Z">
        <w:r w:rsidRPr="00494739">
          <w:rPr>
            <w:spacing w:val="-4"/>
            <w:rtl/>
          </w:rPr>
          <w:delText xml:space="preserve"> </w:delText>
        </w:r>
      </w:del>
      <w:r w:rsidRPr="00494739">
        <w:rPr>
          <w:spacing w:val="-4"/>
          <w:rtl/>
        </w:rPr>
        <w:t xml:space="preserve">אף אנן </w:t>
      </w:r>
      <w:ins w:id="90628" w:author="מנוע מכני" w:date="2026-10-11T12:04:39Z">
        <w:r>
          <w:rPr>
            <w:spacing w:val="-4"/>
            <w:rtl/>
          </w:rPr>
          <w:t xml:space="preserve">גם</w:t>
        </w:r>
      </w:ins>
      <w:del w:id="90629" w:author="מנוע מכני" w:date="2026-10-11T12:04:39Z">
        <w:r w:rsidRPr="00494739">
          <w:rPr>
            <w:spacing w:val="-4"/>
            <w:rtl/>
          </w:rPr>
          <w:delText xml:space="preserve">נמי</w:delText>
        </w:r>
      </w:del>
      <w:r w:rsidRPr="00494739">
        <w:rPr>
          <w:spacing w:val="-4"/>
          <w:rtl/>
        </w:rPr>
        <w:t xml:space="preserve"> תנינא, </w:t>
      </w:r>
      <w:r w:rsidRPr="00494739">
        <w:rPr>
          <w:rStyle w:val="2fb"/>
          <w:spacing w:val="-4"/>
          <w:rtl/>
        </w:rPr>
        <w:t xml:space="preserve">ר"</w:t>
      </w:r>
      <w:r w:rsidRPr="00494739">
        <w:rPr>
          <w:rStyle w:val="2fb"/>
          <w:rFonts w:hint="cs"/>
          <w:spacing w:val="-4"/>
          <w:rtl/>
        </w:rPr>
        <w:t>א</w:t>
      </w:r>
      <w:r w:rsidRPr="00494739">
        <w:rPr>
          <w:spacing w:val="-4"/>
          <w:rtl/>
        </w:rPr>
        <w:t xml:space="preserve"> אומר: אין הכהנים נכנסין לתוכה עד שיגאלנה אחר! </w:t>
      </w:r>
    </w:p>
    <w:p>
      <w:pPr>
        <w:pStyle w:val="38"/>
        <w:rPr>
          <w:ins w:id="93862" w:author="מנוע מכני" w:date="2026-10-11T12:04:39Z"/>
        </w:rPr>
      </w:pPr>
      <w:r>
        <w:t xml:space="preserve">א"ל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863" w:author="מנוע מכני" w:date="2026-10-11T12:04:39Z">
        <w:r>
          <w:rPr>
            <w:rtl/>
          </w:rPr>
          <w:delText xml:space="preserve"> </w:delText>
        </w:r>
      </w:del>
      <w:ins w:id="92210" w:author="מנוע מכני" w:date="2026-10-11T12:04:39Z">
        <w:r>
          <w:rPr>
            <w:rtl/>
          </w:rPr>
          <w:t xml:space="preserve">אם </w:t>
        </w:r>
      </w:ins>
      <w:del w:id="92211" w:author="מנוע מכני" w:date="2026-10-11T12:04:39Z">
        <w:r>
          <w:rPr>
            <w:rtl/>
          </w:rPr>
          <w:delText xml:space="preserve">אי </w:delText>
        </w:r>
      </w:del>
      <w:r>
        <w:rPr>
          <w:rtl/>
        </w:rPr>
        <w:t xml:space="preserve">ממתני', ה"א: בעלים ביובל שני כאחר דמו, </w:t>
      </w:r>
      <w:r>
        <w:rPr>
          <w:rtl/>
        </w:rPr>
        <w:t xml:space="preserve">קמ"ל</w:t>
      </w:r>
      <w:r>
        <w:rPr>
          <w:rtl/>
        </w:rPr>
        <w:t xml:space="preserve">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50" w:author="קלוד" w:date="2026-10-11T09:07:13Z"/>
        </w:rPr>
      </w:pPr>
      <w:ins w:id="20249" w:author="קלוד" w:date="2026-10-11T09:07:13Z">
        <w:r>
          <w:t xml:space="preserve">משנה ה</w:t>
        </w:r>
      </w:ins>
    </w:p>
    <w:p w:rsidR="00E403F0" w:rsidRPr="00D65BEC" w:rsidRDefault="00E403F0" w:rsidP="00E403F0">
      <w:pPr>
        <w:pStyle w:val="afff9"/>
        <w:rPr>
          <w:del w:id="20148" w:author="קלוד" w:date="2026-10-11T09:07:13Z"/>
          <w:rtl/>
        </w:rPr>
      </w:pPr>
      <w:del w:id="20147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36" w:author="קלוד" w:date="2026-10-11T12:09:42Z">
          <w:pPr>
            <w:pStyle w:val="afff9"/>
          </w:pPr>
        </w:pPrChange>
      </w:pPr>
      <w:r w:rsidRPr="00D65BEC">
        <w:rPr>
          <w:rtl/>
        </w:rPr>
        <w:t>הלוקח שדה מאביו ומת אביו ואח"כ הקדישה - הרי היא כשדה אחוזה.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הקדישה ואח"כ מת אביו – </w:t>
      </w:r>
      <w:r>
        <w:rPr>
          <w:rFonts w:hint="cs"/>
          <w:rtl/>
        </w:rPr>
        <w:t xml:space="preserve">ל</w:t>
      </w:r>
      <w:r>
        <w:rPr>
          <w:rStyle w:val="TanaimMishna"/>
          <w:rFonts w:hint="cs"/>
          <w:rtl/>
          <w:rPrChange w:id="95263" w:author="Claude" w:date="2026-10-11T09:08:00Z">
            <w:rPr>
              <w:rFonts w:hint="cs"/>
              <w:rtl/>
            </w:rPr>
          </w:rPrChange>
        </w:rPr>
        <w:t xml:space="preserve">ר</w:t>
      </w:r>
      <w:r>
        <w:rPr>
          <w:rStyle w:val="TanaimMishna"/>
          <w:rtl/>
          <w:rPrChange w:id="95264" w:author="Claude" w:date="2026-10-11T09:08:00Z">
            <w:rPr>
              <w:rtl/>
            </w:rPr>
          </w:rPrChange>
        </w:rPr>
        <w:t xml:space="preserve">"</w:t>
      </w:r>
      <w:r>
        <w:rPr>
          <w:rStyle w:val="TanaimMishna"/>
          <w:rFonts w:hint="cs"/>
          <w:rtl/>
          <w:rPrChange w:id="95265" w:author="Claude" w:date="2026-10-11T09:08:00Z">
            <w:rPr>
              <w:rFonts w:hint="cs"/>
              <w:rtl/>
            </w:rPr>
          </w:rPrChange>
        </w:rPr>
        <w:t xml:space="preserve">מ</w:t>
      </w:r>
      <w:r>
        <w:rPr>
          <w:rStyle w:val="TanaimMishna"/>
          <w:rFonts w:hint="cs"/>
          <w:rtl/>
          <w:rPrChange w:id="95266" w:author="Claude" w:date="2026-10-11T09:08:00Z">
            <w:rPr>
              <w:rFonts w:hint="cs"/>
              <w:rtl/>
            </w:rPr>
          </w:rPrChange>
        </w:rPr>
        <w:t xml:space="preserve">:</w:t>
      </w:r>
      <w:r>
        <w:rPr>
          <w:rFonts w:hint="cs"/>
          <w:rtl/>
        </w:rPr>
        <w:t xml:space="preserve"> </w:t>
      </w:r>
      <w:r w:rsidRPr="00D65BEC">
        <w:rPr>
          <w:rtl/>
        </w:rPr>
        <w:t xml:space="preserve">הרי היא כשדה מקנה, </w:t>
      </w:r>
    </w:p>
    <w:p w:rsidR="00E403F0" w:rsidRPr="00D65BEC" w:rsidRDefault="00E403F0" w:rsidP="00E403F0">
      <w:pPr>
        <w:pStyle w:val="afff9"/>
        <w:rPr>
          <w:rtl/>
        </w:rPr>
      </w:pPr>
      <w:r>
        <w:rPr>
          <w:rStyle w:val="TanaimMishna"/>
          <w:rtl/>
          <w:rPrChange w:id="20011" w:author="קלוד" w:date="2026-10-11T09:07:13Z">
            <w:rPr>
              <w:rtl/>
            </w:rPr>
          </w:rPrChange>
        </w:rPr>
        <w:t xml:space="preserve">רבי יהודה</w:t>
      </w:r>
      <w:r>
        <w:rPr>
          <w:rtl/>
        </w:rPr>
        <w:t xml:space="preserve"> ו</w:t>
      </w:r>
      <w:r>
        <w:rPr>
          <w:rStyle w:val="TanaimMishna"/>
          <w:rtl/>
          <w:rPrChange w:id="95267" w:author="Claude" w:date="2026-10-11T09:08:00Z">
            <w:rPr>
              <w:rtl/>
            </w:rPr>
          </w:rPrChange>
        </w:rPr>
        <w:t xml:space="preserve">ר"ש</w:t>
      </w:r>
      <w:r>
        <w:rPr>
          <w:rtl/>
        </w:rPr>
        <w:t xml:space="preserve"> אומרים</w:t>
      </w:r>
      <w:r>
        <w:rPr>
          <w:rStyle w:val="TanaimMishna"/>
          <w:rtl/>
          <w:rPrChange w:id="95268" w:author="Claude" w:date="2026-10-11T09:08:00Z">
            <w:rPr>
              <w:rtl/>
            </w:rPr>
          </w:rPrChange>
        </w:rPr>
        <w:t xml:space="preserve">:</w:t>
      </w:r>
      <w:r>
        <w:rPr>
          <w:rtl/>
        </w:rPr>
        <w:t xml:space="preserve"> הרי היא כשדה אחוזה, שנאמר: אם משדה מקנתו אשר לא משדה אחוזתו, שדה שאינה ראויה להיות שדה אחוזה, יצתה זו שהיא ראויה להיות שדה אחוזה.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lastRenderedPageBreak/>
        <w:t>שדה מקנה אינה יוצאה לכהנים ביובל, שאין אדם מקדיש דבר שאינו שלו.</w:t>
      </w:r>
    </w:p>
    <w:p w:rsidR="00E403F0" w:rsidRPr="00C20F97" w:rsidRDefault="00E403F0" w:rsidP="00E403F0">
      <w:pPr>
        <w:pStyle w:val="afff9"/>
        <w:rPr>
          <w:spacing w:val="8"/>
          <w:rtl/>
        </w:rPr>
      </w:pPr>
      <w:r w:rsidRPr="00C20F97">
        <w:rPr>
          <w:spacing w:val="8"/>
          <w:rtl/>
        </w:rPr>
        <w:t>הכהנים והלוים מקדישין לעולם וגואלין לעולם, בין לפני היובל בין לאחר היובל.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053" w:author="קלוד" w:date="2026-10-11T12:18:15Z"/>
        </w:rPr>
      </w:pPr>
      <w:ins w:id="90054" w:author="קלוד" w:date="2026-10-11T12:18:15Z">
        <w:r>
          <w:rPr>
            <w:color w:val="7B3F00"/>
          </w:rPr>
          <w:t xml:space="preserve">לוקח שדה מאביו והקדישה - ר"מ לעומת ר"י ור"ש</w:t>
        </w:r>
      </w:ins>
    </w:p>
    <w:p>
      <w:pPr>
        <w:pStyle w:val="38"/>
        <w:rPr>
          <w:ins w:id="93864" w:author="מנוע מכני" w:date="2026-10-11T12:04:39Z"/>
        </w:rPr>
      </w:pPr>
      <w:r w:rsidRPr="00217260">
        <w:t>ת</w:t>
      </w:r>
      <w:r w:rsidRPr="00217260">
        <w:t>"</w:t>
      </w:r>
      <w:r w:rsidRPr="00217260">
        <w:t>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86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מנין ללוקח שדה מאביו והקדישה ואחר כך מת אביו, מנין שתהא לפניו כשדה אחוזה? </w:t>
      </w:r>
    </w:p>
    <w:p>
      <w:pPr>
        <w:pStyle w:val="38"/>
        <w:rPr>
          <w:ins w:id="93866" w:author="מנוע מכני" w:date="2026-10-11T12:04:39Z"/>
        </w:rPr>
      </w:pPr>
      <w:r>
        <w:t xml:space="preserve">- </w:t>
      </w:r>
      <w:r>
        <w:t xml:space="preserve">ת"ל</w:t>
      </w:r>
      <w:r>
        <w:t xml:space="preserve">:</w:t>
      </w:r>
    </w:p>
    <w:p w:rsidR="00E403F0" w:rsidRPr="00AD695E" w:rsidRDefault="00E403F0" w:rsidP="00E403F0">
      <w:pPr>
        <w:pStyle w:val="affffb"/>
        <w:rPr>
          <w:rtl/>
        </w:rPr>
      </w:pPr>
      <w:del w:id="93867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>
        <w:rPr>
          <w:rStyle w:val="afffff0"/>
          <w:rtl/>
        </w:rPr>
        <w:t>ואם את שדה</w:t>
      </w:r>
      <w:r>
        <w:rPr>
          <w:rStyle w:val="afffff0"/>
          <w:rFonts w:hint="cs"/>
          <w:rtl/>
        </w:rPr>
        <w:t xml:space="preserve"> </w:t>
      </w:r>
      <w:r>
        <w:rPr>
          <w:rStyle w:val="afffff0"/>
          <w:rtl/>
        </w:rPr>
        <w:t xml:space="preserve">מקנתו אשר </w:t>
      </w:r>
      <w:r>
        <w:rPr>
          <w:rStyle w:val="afffff0"/>
          <w:rtl/>
        </w:rPr>
        <w:t xml:space="preserve">לא</w:t>
      </w:r>
      <w:r>
        <w:rPr>
          <w:rStyle w:val="afffff0"/>
          <w:rtl/>
        </w:rPr>
        <w:t xml:space="preserve"> משדה אחוזתו</w:t>
      </w:r>
      <w:r>
        <w:rPr>
          <w:rFonts w:hint="cs"/>
          <w:rtl/>
        </w:rPr>
        <w:t>'</w:t>
      </w:r>
      <w:r>
        <w:rPr>
          <w:rtl/>
        </w:rPr>
        <w:t xml:space="preserve">, שדה שאינה ראויה להיות שדה אחוזה, יצתה זו שראויה להיות שדה אחוזה, דברי </w:t>
      </w:r>
      <w:ins w:id="90148" w:author="מנוע מכני" w:date="2026-10-11T12:04:39Z">
        <w:r>
          <w:rPr>
            <w:rStyle w:val="2fb"/>
            <w:rtl/>
          </w:rPr>
          <w:t xml:space="preserve">ר"י</w:t>
        </w:r>
      </w:ins>
      <w:del w:id="90149" w:author="מנוע מכני" w:date="2026-10-11T12:04:39Z">
        <w:r>
          <w:rPr>
            <w:rtl/>
          </w:rPr>
          <w:delText xml:space="preserve">רבי יהודה</w:delText>
        </w:r>
      </w:del>
      <w:r>
        <w:rPr>
          <w:rtl/>
        </w:rPr>
        <w:t xml:space="preserve"> </w:t>
      </w:r>
      <w:ins w:id="90150" w:author="מנוע מכני" w:date="2026-10-11T12:04:39Z">
        <w:r>
          <w:rPr>
            <w:rStyle w:val="2fb"/>
            <w:rtl/>
          </w:rPr>
          <w:t xml:space="preserve">ור"ש</w:t>
        </w:r>
      </w:ins>
      <w:del w:id="90151" w:author="מנוע מכני" w:date="2026-10-11T12:04:39Z">
        <w:r>
          <w:rPr>
            <w:rtl/>
          </w:rPr>
          <w:delText xml:space="preserve">ורבי שמעון</w:delText>
        </w:r>
      </w:del>
      <w:ins w:id="91856" w:author="מנוע מכני" w:date="2026-10-11T12:04:39Z">
        <w:r>
          <w:rPr>
            <w:rtl/>
          </w:rPr>
          <w:t xml:space="preserve">,</w:t>
        </w:r>
      </w:ins>
      <w:del w:id="91857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3868" w:author="מנוע מכני" w:date="2026-10-11T12:04:39Z"/>
        </w:rPr>
      </w:pPr>
      <w:ins w:id="90152" w:author="מנוע מכני" w:date="2026-10-11T12:04:39Z">
        <w:r>
          <w:t xml:space="preserve">ר"מ</w:t>
        </w:r>
      </w:ins>
      <w:del w:id="90153" w:author="מנוע מכני" w:date="2026-10-11T12:04:39Z">
        <w:r>
          <w:delText xml:space="preserve">רבי מאיר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86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מנין ללוקח שדה מאביו ומת אביו ואחר כך הקדישה, מנין שתהא לפניו כשדה אחוזה? </w:t>
      </w:r>
      <w:r>
        <w:rPr>
          <w:rFonts w:hint="cs"/>
          <w:rtl/>
        </w:rPr>
        <w:t xml:space="preserve">- </w:t>
      </w:r>
      <w:r>
        <w:rPr>
          <w:rtl/>
        </w:rPr>
        <w:t xml:space="preserve">ת"ל</w:t>
      </w:r>
      <w:r>
        <w:rPr>
          <w:rtl/>
        </w:rPr>
        <w:t xml:space="preserve">: ואם משדה </w:t>
      </w:r>
      <w:r>
        <w:rPr>
          <w:rStyle w:val="afffff0"/>
          <w:rtl/>
          <w:rPrChange w:id="9050" w:author="מנוע פסוקים" w:date="2026-10-11T09:22:04Z">
            <w:rPr>
              <w:rtl/>
            </w:rPr>
          </w:rPrChange>
        </w:rPr>
        <w:t xml:space="preserve">מקנתו אשר </w:t>
      </w:r>
      <w:r>
        <w:rPr>
          <w:rStyle w:val="afffff0"/>
          <w:rtl/>
          <w:rPrChange w:id="9051" w:author="מנוע פסוקים" w:date="2026-10-11T09:22:04Z">
            <w:rPr>
              <w:rtl/>
            </w:rPr>
          </w:rPrChange>
        </w:rPr>
        <w:t xml:space="preserve">לא</w:t>
      </w:r>
      <w:r>
        <w:rPr>
          <w:rStyle w:val="afffff0"/>
          <w:rtl/>
          <w:rPrChange w:id="9052" w:author="מנוע פסוקים" w:date="2026-10-11T09:22:04Z">
            <w:rPr>
              <w:rtl/>
            </w:rPr>
          </w:rPrChange>
        </w:rPr>
        <w:t xml:space="preserve"> משדה אחוזתו</w:t>
      </w:r>
      <w:r>
        <w:rPr>
          <w:rtl/>
        </w:rPr>
        <w:t xml:space="preserve">, שדה שאינה שדה אחוזה, יצאת זו שהיא שדה אחוזה.</w:t>
      </w:r>
    </w:p>
    <w:p>
      <w:pPr>
        <w:pStyle w:val="38"/>
        <w:rPr>
          <w:ins w:id="93870" w:author="מנוע מכני" w:date="2026-10-11T12:04:39Z"/>
        </w:rPr>
      </w:pPr>
      <w:r>
        <w:t xml:space="preserve">לימא </w:t>
      </w:r>
      <w:ins w:id="92364" w:author="מנוע מכני" w:date="2026-10-11T12:04:39Z">
        <w:r>
          <w:t xml:space="preserve">בזה</w:t>
        </w:r>
      </w:ins>
      <w:del w:id="92365" w:author="מנוע מכני" w:date="2026-10-11T12:04:39Z">
        <w:r>
          <w:delText xml:space="preserve">בהא</w:delText>
        </w:r>
      </w:del>
      <w:r>
        <w:t xml:space="preserve"> </w:t>
      </w:r>
      <w:ins w:id="90630" w:author="מנוע מכני" w:date="2026-10-11T12:04:39Z">
        <w:r>
          <w:t xml:space="preserve">חלקו</w:t>
        </w:r>
      </w:ins>
      <w:del w:id="90631" w:author="מנוע מכני" w:date="2026-10-11T12:04:39Z">
        <w:r>
          <w:delText xml:space="preserve">פליגי</w:delText>
        </w:r>
      </w:del>
      <w:r>
        <w:t xml:space="preserve"> </w:t>
      </w:r>
      <w:r>
        <w:t>ד</w:t>
      </w:r>
      <w:r>
        <w:t>ל</w:t>
      </w:r>
      <w:r>
        <w:t xml:space="preserve">ר"מ:</w:t>
      </w:r>
    </w:p>
    <w:p w:rsidR="00E403F0" w:rsidRPr="00AD695E" w:rsidRDefault="00E403F0" w:rsidP="00E403F0">
      <w:pPr>
        <w:rPr>
          <w:rtl/>
        </w:rPr>
      </w:pPr>
      <w:del w:id="9387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קנין פירות כקנין הגוף דמי, </w:t>
      </w:r>
      <w:r>
        <w:rPr>
          <w:rStyle w:val="2fb"/>
          <w:rFonts w:hint="cs"/>
          <w:rtl/>
        </w:rPr>
        <w:t>ולר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י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ולר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ש</w:t>
      </w:r>
      <w:r>
        <w:rPr>
          <w:rtl/>
        </w:rPr>
        <w:t xml:space="preserve">: קנין פירות </w:t>
      </w:r>
      <w:ins w:id="90632" w:author="מנוע מכני" w:date="2026-10-11T12:04:39Z">
        <w:r>
          <w:rPr>
            <w:rtl/>
          </w:rPr>
          <w:t xml:space="preserve">לא</w:t>
        </w:r>
      </w:ins>
      <w:del w:id="90633" w:author="מנוע מכני" w:date="2026-10-11T12:04:39Z">
        <w:r>
          <w:rPr>
            <w:rtl/>
          </w:rPr>
          <w:delText xml:space="preserve">לאו</w:delText>
        </w:r>
      </w:del>
      <w:r>
        <w:rPr>
          <w:rtl/>
        </w:rPr>
        <w:t xml:space="preserve"> כקנין הגוף דמי! 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כז.</w:t>
      </w:r>
    </w:p>
    <w:p>
      <w:pPr>
        <w:pStyle w:val="38"/>
        <w:rPr>
          <w:ins w:id="93872" w:author="מנוע מכני" w:date="2026-10-11T12:04:39Z"/>
        </w:rPr>
      </w:pPr>
      <w:r>
        <w:t>ארנב</w:t>
      </w:r>
      <w:r>
        <w:t>"</w:t>
      </w:r>
      <w:r>
        <w:t>י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873" w:author="מנוע מכני" w:date="2026-10-11T12:04:39Z">
        <w:r>
          <w:rPr>
            <w:rtl/>
          </w:rPr>
          <w:delText xml:space="preserve"> </w:delText>
        </w:r>
      </w:del>
      <w:ins w:id="91338" w:author="מנוע מכני" w:date="2026-10-11T12:04:39Z">
        <w:r>
          <w:rPr>
            <w:rtl/>
          </w:rPr>
          <w:t xml:space="preserve">סתם</w:t>
        </w:r>
      </w:ins>
      <w:del w:id="91339" w:author="מנוע מכני" w:date="2026-10-11T12:04:39Z">
        <w:r>
          <w:rPr>
            <w:rtl/>
          </w:rPr>
          <w:delText xml:space="preserve">בעלמא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לר"ש</w:t>
      </w:r>
      <w:r>
        <w:rPr>
          <w:rtl/>
        </w:rPr>
        <w:t xml:space="preserve"> </w:t>
      </w:r>
      <w:r>
        <w:rPr>
          <w:rStyle w:val="2fb"/>
          <w:rtl/>
        </w:rPr>
        <w:t xml:space="preserve">ור"י</w:t>
      </w:r>
      <w:r>
        <w:rPr>
          <w:rtl/>
        </w:rPr>
        <w:t xml:space="preserve"> קנין פירות כקנין הגוף דמי, </w:t>
      </w:r>
      <w:ins w:id="90634" w:author="מנוע מכני" w:date="2026-10-11T12:04:39Z">
        <w:r>
          <w:rPr>
            <w:rtl/>
          </w:rPr>
          <w:t xml:space="preserve">וכאן</w:t>
        </w:r>
      </w:ins>
      <w:del w:id="90635" w:author="מנוע מכני" w:date="2026-10-11T12:04:39Z">
        <w:r>
          <w:rPr>
            <w:rtl/>
          </w:rPr>
          <w:delText xml:space="preserve">והכא</w:delText>
        </w:r>
      </w:del>
      <w:r>
        <w:rPr>
          <w:rtl/>
        </w:rPr>
        <w:t xml:space="preserve"> קרא אשכח ודרשי: לכתוב </w:t>
      </w:r>
      <w:ins w:id="91336" w:author="מנוע מכני" w:date="2026-10-11T12:04:39Z">
        <w:r>
          <w:rPr>
            <w:rtl/>
          </w:rPr>
          <w:t xml:space="preserve">התורה</w:t>
        </w:r>
      </w:ins>
      <w:del w:id="91337" w:author="מנוע מכני" w:date="2026-10-11T12:04:39Z">
        <w:r>
          <w:rPr>
            <w:rtl/>
          </w:rPr>
          <w:delText xml:space="preserve">רחמנא</w:delText>
        </w:r>
      </w:del>
      <w:r>
        <w:rPr>
          <w:rtl/>
        </w:rPr>
        <w:t xml:space="preserve"> אם משדה מקנתו אשר </w:t>
      </w:r>
      <w:r>
        <w:rPr>
          <w:rtl/>
        </w:rPr>
        <w:t xml:space="preserve">לא</w:t>
      </w:r>
      <w:r>
        <w:rPr>
          <w:rtl/>
        </w:rPr>
        <w:t xml:space="preserve"> שדה אחוזתו, </w:t>
      </w:r>
      <w:r>
        <w:rPr>
          <w:rFonts w:hint="cs"/>
          <w:rtl/>
        </w:rPr>
        <w:t>א</w:t>
      </w:r>
      <w:r>
        <w:rPr>
          <w:rtl/>
        </w:rPr>
        <w:t>"</w:t>
      </w:r>
      <w:r>
        <w:rPr>
          <w:rFonts w:hint="cs"/>
          <w:rtl/>
        </w:rPr>
        <w:t xml:space="preserve">נ</w:t>
      </w:r>
      <w:r>
        <w:rPr>
          <w:rFonts w:hint="cs"/>
          <w:rtl/>
        </w:rPr>
        <w:t xml:space="preserve"> </w:t>
      </w:r>
      <w:r>
        <w:rPr>
          <w:rtl/>
        </w:rPr>
        <w:t xml:space="preserve">אשר </w:t>
      </w:r>
      <w:r>
        <w:rPr>
          <w:rtl/>
        </w:rPr>
        <w:t xml:space="preserve">לא</w:t>
      </w:r>
      <w:r>
        <w:rPr>
          <w:rtl/>
        </w:rPr>
        <w:t xml:space="preserve"> שדה אחוזה,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'</w:t>
      </w:r>
      <w:r>
        <w:rPr>
          <w:rStyle w:val="afffff0"/>
          <w:rtl/>
        </w:rPr>
        <w:t>משדה אחוזתו</w:t>
      </w:r>
      <w:r>
        <w:rPr>
          <w:rFonts w:hint="cs"/>
          <w:rtl/>
        </w:rPr>
        <w:t>'-</w:t>
      </w:r>
      <w:r>
        <w:rPr>
          <w:rtl/>
        </w:rPr>
        <w:t xml:space="preserve"> שדה שאינה ראויה להיות שדה אחוזה, יצתה זו שראויה להיות שדה אחוזה.</w:t>
      </w:r>
    </w:p>
    <w:p w:rsidR="00E403F0" w:rsidRPr="00AD695E" w:rsidRDefault="00E403F0" w:rsidP="00E403F0">
      <w:pPr>
        <w:jc w:val="center"/>
        <w:rPr>
          <w:del w:id="90068" w:author="מנוע עיצוב" w:date="2026-10-11T12:09:26Z"/>
          <w:rtl/>
        </w:rPr>
      </w:pPr>
      <w:del w:id="90067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56" w:author="קלוד" w:date="2026-10-11T09:07:13Z">
          <w:pPr>
            <w:pStyle w:val="affff1"/>
            <w:rPr>
              <w:rtl/>
            </w:rPr>
          </w:pPr>
        </w:pPrChange>
      </w:pPr>
      <w:ins w:id="9840" w:author="מספור קטעי משנה" w:date="2026-10-11T09:19:26Z">
        <w:r>
          <w:rPr>
            <w:rStyle w:val="MisparKeta"/>
          </w:rPr>
          <w:t xml:space="preserve">א. </w:t>
        </w:r>
      </w:ins>
      <w:r>
        <w:rPr>
          <w:rtl/>
        </w:rPr>
        <w:t>הכהנים והלוים מקדישין לעולם וכו'.</w:t>
      </w:r>
    </w:p>
    <w:p w:rsidR="00E403F0" w:rsidRPr="00AD695E" w:rsidRDefault="00E403F0" w:rsidP="00E403F0">
      <w:pPr>
        <w:rPr>
          <w:rtl/>
        </w:rPr>
      </w:pPr>
      <w:ins w:id="92786" w:author="מנוע מכני" w:date="2026-10-11T12:04:39Z">
        <w:r>
          <w:rPr>
            <w:rFonts w:hint="cs"/>
            <w:rtl/>
          </w:rPr>
          <w:t xml:space="preserve">הוצרך</w:t>
        </w:r>
      </w:ins>
      <w:del w:id="92787" w:author="מנוע מכני" w:date="2026-10-11T12:04:39Z">
        <w:r>
          <w:rPr>
            <w:rFonts w:hint="cs"/>
            <w:rtl/>
          </w:rPr>
          <w:delText xml:space="preserve">איצטריך</w:delText>
        </w:r>
      </w:del>
      <w:r>
        <w:rPr>
          <w:rFonts w:hint="cs"/>
          <w:rtl/>
        </w:rPr>
        <w:t xml:space="preserve"> ל</w:t>
      </w:r>
      <w:r>
        <w:rPr>
          <w:rtl/>
        </w:rPr>
        <w:t xml:space="preserve">גואלין, לאפוקי מדישראל דלא פרקי אלא עד יובל, </w:t>
      </w:r>
      <w:r>
        <w:rPr>
          <w:rtl/>
        </w:rPr>
        <w:t xml:space="preserve">ק</w:t>
      </w:r>
      <w:r>
        <w:rPr>
          <w:rFonts w:hint="cs"/>
          <w:rtl/>
        </w:rPr>
        <w:t>מ</w:t>
      </w:r>
      <w:r>
        <w:rPr>
          <w:rtl/>
        </w:rPr>
        <w:t>"</w:t>
      </w:r>
      <w:r>
        <w:rPr>
          <w:rFonts w:hint="cs"/>
          <w:rtl/>
        </w:rPr>
        <w:t xml:space="preserve">ל</w:t>
      </w:r>
      <w:r>
        <w:rPr>
          <w:rFonts w:hint="cs"/>
          <w:rtl/>
        </w:rPr>
        <w:t xml:space="preserve"> </w:t>
      </w:r>
      <w:r>
        <w:rPr>
          <w:rtl/>
        </w:rPr>
        <w:t xml:space="preserve">דכהנים ולוים גואלין לעולם, אלא מקדישין, 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כהנים ולוים</w:t>
      </w:r>
      <w:r>
        <w:rPr>
          <w:rFonts w:hint="cs"/>
          <w:rtl/>
        </w:rPr>
        <w:t>:</w:t>
      </w:r>
      <w:r>
        <w:rPr>
          <w:rtl/>
        </w:rPr>
        <w:t xml:space="preserve"> </w:t>
      </w:r>
      <w:r>
        <w:rPr>
          <w:rStyle w:val="2fb"/>
          <w:rFonts w:hint="cs"/>
          <w:rtl/>
        </w:rPr>
        <w:t xml:space="preserve">לשמואל</w:t>
      </w:r>
      <w:r>
        <w:rPr>
          <w:rFonts w:hint="cs"/>
          <w:rtl/>
        </w:rPr>
        <w:t xml:space="preserve"> לשנת היובל עצמה דלא קדשה</w:t>
      </w:r>
      <w:r>
        <w:rPr>
          <w:rtl/>
        </w:rPr>
        <w:t xml:space="preserve">, </w:t>
      </w:r>
      <w:r>
        <w:rPr>
          <w:rtl/>
        </w:rPr>
        <w:t xml:space="preserve">קמ"ל</w:t>
      </w:r>
      <w:r>
        <w:rPr>
          <w:rtl/>
        </w:rPr>
        <w:t xml:space="preserve"> דכהנים ולוים מקדישין לעולם, </w:t>
      </w:r>
    </w:p>
    <w:p>
      <w:pPr>
        <w:pStyle w:val="38"/>
        <w:rPr>
          <w:ins w:id="93874" w:author="מנוע מכני" w:date="2026-10-11T12:04:39Z"/>
        </w:rPr>
      </w:pPr>
      <w:r w:rsidRPr="00E87E21">
        <w:tab/>
      </w:r>
      <w:r w:rsidRPr="00E87E21">
        <w:t xml:space="preserve">ולרב:</w:t>
      </w:r>
    </w:p>
    <w:p w:rsidR="00E403F0" w:rsidRPr="00E87E21" w:rsidRDefault="00E403F0" w:rsidP="00E403F0">
      <w:pPr>
        <w:rPr>
          <w:spacing w:val="-4"/>
          <w:rtl/>
        </w:rPr>
      </w:pPr>
      <w:del w:id="93875" w:author="מנוע מכני" w:date="2026-10-11T12:04:39Z">
        <w:r w:rsidRPr="00E87E21">
          <w:rPr>
            <w:rFonts w:hint="cs"/>
            <w:spacing w:val="-4"/>
            <w:rtl/>
          </w:rPr>
          <w:delText xml:space="preserve"> </w:delText>
        </w:r>
      </w:del>
      <w:r w:rsidRPr="00E87E21">
        <w:rPr>
          <w:spacing w:val="-4"/>
          <w:rtl/>
        </w:rPr>
        <w:t xml:space="preserve">איידי דתנא רישא לפני היובל ולאחר היובל, תנא סיפא </w:t>
      </w:r>
      <w:ins w:id="90636" w:author="מנוע מכני" w:date="2026-10-11T12:04:39Z">
        <w:r>
          <w:rPr>
            <w:spacing w:val="-4"/>
            <w:rtl/>
          </w:rPr>
          <w:t xml:space="preserve">גם</w:t>
        </w:r>
      </w:ins>
      <w:del w:id="90637" w:author="מנוע מכני" w:date="2026-10-11T12:04:39Z">
        <w:r w:rsidRPr="00E87E21">
          <w:rPr>
            <w:spacing w:val="-4"/>
            <w:rtl/>
          </w:rPr>
          <w:delText xml:space="preserve">נמי</w:delText>
        </w:r>
      </w:del>
      <w:r w:rsidRPr="00E87E21">
        <w:rPr>
          <w:spacing w:val="-4"/>
          <w:rtl/>
        </w:rPr>
        <w:t xml:space="preserve"> בין לאחר בין לפני היובל</w:t>
      </w:r>
      <w:ins w:id="91858" w:author="מנוע מכני" w:date="2026-10-11T12:04:39Z">
        <w:r>
          <w:rPr>
            <w:spacing w:val="-4"/>
            <w:rtl/>
          </w:rPr>
          <w:t xml:space="preserve">,</w:t>
        </w:r>
      </w:ins>
      <w:del w:id="91859" w:author="מנוע מכני" w:date="2026-10-11T12:04:39Z">
        <w:r w:rsidRPr="00E87E21">
          <w:rPr>
            <w:spacing w:val="-4"/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ab/>
        <w:t xml:space="preserve">ואיידי דתנא רישא אין מקדישין ולא גואלין, תנא </w:t>
      </w:r>
      <w:ins w:id="90638" w:author="מנוע מכני" w:date="2026-10-11T12:04:39Z">
        <w:r>
          <w:rPr>
            <w:rtl/>
          </w:rPr>
          <w:t xml:space="preserve">גם</w:t>
        </w:r>
      </w:ins>
      <w:del w:id="90639" w:author="מנוע מכני" w:date="2026-10-11T12:04:39Z">
        <w:r>
          <w:rPr>
            <w:rtl/>
          </w:rPr>
          <w:tab/>
          <w:delText xml:space="preserve">נמי</w:delText>
        </w:r>
      </w:del>
      <w:r>
        <w:rPr>
          <w:rtl/>
        </w:rPr>
        <w:tab/>
        <w:t xml:space="preserve"> סיפא מקדישין וגואלין.</w:t>
      </w:r>
    </w:p>
    <w:p w:rsidR="00E403F0" w:rsidRPr="00AD695E" w:rsidRDefault="00E403F0" w:rsidP="00D07C84">
      <w:pPr>
        <w:pStyle w:val="Hadran"/>
        <w:rPr>
          <w:rtl/>
        </w:rPr>
        <w:pPrChange w:id="96357" w:author="Claude" w:date="2026-10-11T09:08:20Z">
          <w:pPr>
            <w:pStyle w:val="affff"/>
            <w:rPr>
              <w:rtl/>
            </w:rPr>
          </w:pPr>
        </w:pPrChange>
      </w:pPr>
      <w:r>
        <w:rPr>
          <w:rtl/>
        </w:rPr>
        <w:t>הדרן עלך אין מקדישין.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br w:type="page"/>
      </w:r>
    </w:p>
    <w:p w:rsidR="00E403F0" w:rsidRPr="00AD695E" w:rsidRDefault="00E403F0" w:rsidP="00E403F0">
      <w:pPr>
        <w:pStyle w:val="afff6"/>
        <w:framePr w:wrap="around"/>
        <w:spacing w:line="240" w:lineRule="exact"/>
        <w:rPr>
          <w:del w:id="95340" w:author="Claude" w:date="2026-10-11T09:08:00Z"/>
          <w:rtl/>
        </w:rPr>
      </w:pPr>
      <w:del w:id="95339" w:author="Claude" w:date="2026-10-11T09:08:00Z">
        <w:r>
          <w:rPr>
            <w:rFonts w:hint="cs"/>
            <w:rtl/>
          </w:rPr>
          <w:lastRenderedPageBreak/>
          <w:delText xml:space="preserve">פרק שמיני </w:delText>
        </w:r>
      </w:del>
    </w:p>
    <w:p w:rsidR="00E403F0" w:rsidRPr="00AD695E" w:rsidRDefault="00E403F0" w:rsidP="00E403F0">
      <w:pPr>
        <w:pStyle w:val="afff7"/>
        <w:framePr w:wrap="around"/>
        <w:spacing w:line="240" w:lineRule="exact"/>
        <w:rPr>
          <w:del w:id="95342" w:author="Claude" w:date="2026-10-11T09:08:00Z"/>
          <w:rtl/>
        </w:rPr>
      </w:pPr>
      <w:del w:id="95341" w:author="Claude" w:date="2026-10-11T09:08:00Z">
        <w:r>
          <w:rPr>
            <w:rFonts w:hint="cs"/>
            <w:rtl/>
          </w:rPr>
          <w:delText xml:space="preserve">המקדיש שדהו </w:delText>
        </w:r>
      </w:del>
    </w:p>
    <w:p w:rsidR="00E403F0" w:rsidRPr="00AD695E" w:rsidRDefault="00E403F0" w:rsidP="00E403F0">
      <w:pPr>
        <w:pStyle w:val="afff8"/>
        <w:framePr w:wrap="around"/>
        <w:rPr>
          <w:rtl/>
        </w:rPr>
      </w:pPr>
      <w:r>
        <w:rPr>
          <w:rFonts w:hint="cs"/>
          <w:rtl/>
        </w:rPr>
        <w:t>כז.- כט:</w:t>
      </w:r>
    </w:p>
    <w:p>
      <w:pPr>
        <w:pStyle w:val="PetichatPerek"/>
        <w:rPr>
          <w:ins w:id="95338" w:author="Claude" w:date="2026-10-11T09:08:00Z"/>
        </w:rPr>
      </w:pPr>
      <w:ins w:id="95337" w:author="Claude" w:date="2026-10-11T09:08:00Z">
        <w:r>
          <w:rPr>
            <w:rFonts w:hint="cs"/>
            <w:rtl/>
          </w:rPr>
          <w:t xml:space="preserve">פרק שמיני</w:t>
        </w:r>
        <w:r>
          <w:rPr>
            <w:rFonts w:hint="cs"/>
            <w:rtl/>
          </w:rPr>
          <w:t xml:space="preserve"> - </w:t>
        </w:r>
        <w:r>
          <w:rPr>
            <w:rFonts w:hint="cs"/>
            <w:rtl/>
          </w:rPr>
          <w:t xml:space="preserve">המקדיש שדהו</w:t>
        </w:r>
      </w:ins>
    </w:p>
    <w:p>
      <w:pPr>
        <w:pStyle w:val="MishnaBatzad"/>
        <w:rPr>
          <w:ins w:id="20252" w:author="קלוד" w:date="2026-10-11T09:07:13Z"/>
        </w:rPr>
      </w:pPr>
      <w:ins w:id="20251" w:author="קלוד" w:date="2026-10-11T09:07:13Z">
        <w:r>
          <w:t xml:space="preserve">משנה א</w:t>
        </w:r>
      </w:ins>
    </w:p>
    <w:p w:rsidR="00E403F0" w:rsidRPr="00D65BEC" w:rsidRDefault="00E403F0" w:rsidP="00E403F0">
      <w:pPr>
        <w:pStyle w:val="afff9"/>
        <w:rPr>
          <w:del w:id="20150" w:author="קלוד" w:date="2026-10-11T09:07:13Z"/>
          <w:rtl/>
        </w:rPr>
      </w:pPr>
      <w:del w:id="20149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37" w:author="קלוד" w:date="2026-10-11T12:09:42Z">
          <w:pPr>
            <w:pStyle w:val="afff9"/>
          </w:pPr>
        </w:pPrChange>
      </w:pPr>
      <w:r w:rsidRPr="00D65BEC">
        <w:rPr>
          <w:rtl/>
        </w:rPr>
        <w:t xml:space="preserve">המקדיש את שדהו בשעה שאין היובל, </w:t>
      </w:r>
    </w:p>
    <w:p w:rsidR="00E403F0" w:rsidRPr="00C20F97" w:rsidRDefault="00E403F0" w:rsidP="00E403F0">
      <w:pPr>
        <w:pStyle w:val="afff9"/>
        <w:rPr>
          <w:spacing w:val="8"/>
          <w:rtl/>
        </w:rPr>
      </w:pPr>
      <w:r w:rsidRPr="00C20F97">
        <w:rPr>
          <w:spacing w:val="8"/>
          <w:rtl/>
        </w:rPr>
        <w:t>אומר לו פתח אתה ראשון, שהבעלים נותנין חומש, וכל אדם אין נותנין חומש.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מעשה באחד שהקדיש שדהו מפני רעתה,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ab/>
        <w:t xml:space="preserve">אמרו לו פתח אתה ראשון, אמר הרי היא שלי באיסר, </w:t>
      </w:r>
    </w:p>
    <w:p w:rsidR="00E403F0" w:rsidRPr="00AD695E" w:rsidRDefault="00E403F0" w:rsidP="00E403F0">
      <w:pPr>
        <w:pStyle w:val="afff9"/>
        <w:rPr>
          <w:rtl/>
        </w:rPr>
      </w:pPr>
      <w:r>
        <w:rPr>
          <w:rtl/>
        </w:rPr>
        <w:t xml:space="preserve">	אמר </w:t>
      </w:r>
      <w:r>
        <w:rPr>
          <w:rStyle w:val="TanaimMishna"/>
          <w:rtl/>
          <w:rPrChange w:id="20012" w:author="קלוד" w:date="2026-10-11T09:07:13Z">
            <w:rPr>
              <w:rtl/>
            </w:rPr>
          </w:rPrChange>
        </w:rPr>
        <w:t xml:space="preserve">רבי יוסי</w:t>
      </w:r>
      <w:r>
        <w:rPr>
          <w:rStyle w:val="TanaimMishna"/>
          <w:rtl/>
          <w:rPrChange w:id="95269" w:author="Claude" w:date="2026-10-11T09:08:00Z">
            <w:rPr>
              <w:rtl/>
            </w:rPr>
          </w:rPrChange>
        </w:rPr>
        <w:t xml:space="preserve">:</w:t>
      </w:r>
      <w:r>
        <w:rPr>
          <w:rtl/>
        </w:rPr>
        <w:t xml:space="preserve"> לא אמר זה באיסר, אלא בביצה, שהקדש נפדה בכסף ובשוה כסף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אמר לו הגעתיך, נמצא מפסיד איסר ושדהו לפניו.</w:t>
      </w:r>
    </w:p>
    <w:p w:rsidR="00E403F0" w:rsidRPr="00AD695E" w:rsidRDefault="00E403F0" w:rsidP="00E403F0">
      <w:pPr>
        <w:jc w:val="center"/>
        <w:rPr>
          <w:del w:id="90070" w:author="מנוע עיצוב" w:date="2026-10-11T12:09:26Z"/>
          <w:rtl/>
        </w:rPr>
      </w:pPr>
      <w:del w:id="90069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57" w:author="קלוד" w:date="2026-10-11T09:07:13Z">
          <w:pPr>
            <w:pStyle w:val="affff1"/>
            <w:rPr>
              <w:rtl/>
            </w:rPr>
          </w:pPr>
        </w:pPrChange>
      </w:pPr>
      <w:ins w:id="9841" w:author="מספור קטעי משנה" w:date="2026-10-11T09:19:26Z">
        <w:r>
          <w:rPr>
            <w:rStyle w:val="MisparKeta"/>
          </w:rPr>
          <w:t xml:space="preserve">ב. </w:t>
        </w:r>
      </w:ins>
      <w:r>
        <w:rPr>
          <w:rtl/>
        </w:rPr>
        <w:t>המקדיש שדהו בשעה כו'.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אומרין</w:t>
      </w:r>
      <w:r>
        <w:rPr>
          <w:rFonts w:hint="cs"/>
          <w:rtl/>
        </w:rPr>
        <w:t xml:space="preserve"> היינו</w:t>
      </w:r>
      <w:r>
        <w:rPr>
          <w:rtl/>
        </w:rPr>
        <w:t xml:space="preserve"> כופין.</w:t>
      </w:r>
    </w:p>
    <w:p>
      <w:pPr>
        <w:pStyle w:val="38"/>
        <w:rPr>
          <w:ins w:id="93876" w:author="מנוע מכני" w:date="2026-10-11T12:04:39Z"/>
        </w:rPr>
      </w:pPr>
      <w:r>
        <w:t>ו</w:t>
      </w:r>
      <w:r w:rsidRPr="00217260">
        <w:t>אב"א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877" w:author="מנוע מכני" w:date="2026-10-11T12:04:39Z">
        <w:r>
          <w:rPr>
            <w:rtl/>
          </w:rPr>
          <w:delText xml:space="preserve"> </w:delText>
        </w:r>
      </w:del>
      <w:ins w:id="92788" w:author="מנוע מכני" w:date="2026-10-11T12:04:39Z">
        <w:r>
          <w:rPr>
            <w:rtl/>
          </w:rPr>
          <w:t xml:space="preserve">מתחילה</w:t>
        </w:r>
      </w:ins>
      <w:del w:id="92789" w:author="מנוע מכני" w:date="2026-10-11T12:04:39Z">
        <w:r>
          <w:rPr>
            <w:rtl/>
          </w:rPr>
          <w:delText xml:space="preserve">מעיקרא</w:delText>
        </w:r>
      </w:del>
      <w:r>
        <w:rPr>
          <w:rtl/>
        </w:rPr>
        <w:t xml:space="preserve"> אומרין, </w:t>
      </w:r>
      <w:ins w:id="92212" w:author="מנוע מכני" w:date="2026-10-11T12:04:39Z">
        <w:r>
          <w:rPr>
            <w:rtl/>
          </w:rPr>
          <w:t xml:space="preserve">אם </w:t>
        </w:r>
      </w:ins>
      <w:del w:id="92213" w:author="מנוע מכני" w:date="2026-10-11T12:04:39Z">
        <w:r>
          <w:rPr>
            <w:rtl/>
          </w:rPr>
          <w:delText xml:space="preserve">אי </w:delText>
        </w:r>
      </w:del>
      <w:r>
        <w:rPr>
          <w:rtl/>
        </w:rPr>
        <w:t xml:space="preserve">צאית - צאית, </w:t>
      </w:r>
      <w:ins w:id="92214" w:author="מנוע מכני" w:date="2026-10-11T12:04:39Z">
        <w:r>
          <w:rPr>
            <w:rtl/>
          </w:rPr>
          <w:t xml:space="preserve">ואם </w:t>
        </w:r>
      </w:ins>
      <w:del w:id="92215" w:author="מנוע מכני" w:date="2026-10-11T12:04:39Z">
        <w:r>
          <w:rPr>
            <w:rtl/>
          </w:rPr>
          <w:delText xml:space="preserve">ואי </w:delText>
        </w:r>
      </w:del>
      <w:r>
        <w:rPr>
          <w:rtl/>
        </w:rPr>
        <w:t xml:space="preserve">לא</w:t>
      </w:r>
      <w:r>
        <w:rPr>
          <w:rtl/>
        </w:rPr>
        <w:t xml:space="preserve"> - כופין.</w:t>
      </w:r>
    </w:p>
    <w:p w:rsidR="00E403F0" w:rsidRPr="00AD695E" w:rsidRDefault="00E403F0" w:rsidP="00E403F0">
      <w:pPr>
        <w:jc w:val="center"/>
        <w:rPr>
          <w:del w:id="90072" w:author="מנוע עיצוב" w:date="2026-10-11T12:09:26Z"/>
          <w:rtl/>
        </w:rPr>
      </w:pPr>
      <w:del w:id="90071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58" w:author="קלוד" w:date="2026-10-11T09:07:13Z">
          <w:pPr>
            <w:pStyle w:val="affff1"/>
            <w:rPr>
              <w:rtl/>
            </w:rPr>
          </w:pPr>
        </w:pPrChange>
      </w:pPr>
      <w:ins w:id="9842" w:author="מספור קטעי משנה" w:date="2026-10-11T09:19:26Z">
        <w:r>
          <w:rPr>
            <w:rStyle w:val="MisparKeta"/>
          </w:rPr>
          <w:t xml:space="preserve">א. </w:t>
        </w:r>
      </w:ins>
      <w:r>
        <w:rPr>
          <w:rtl/>
        </w:rPr>
        <w:t>שהבעלים נותנין חומש וכו'.</w:t>
      </w:r>
    </w:p>
    <w:p w:rsidR="00E403F0" w:rsidRPr="00AD695E" w:rsidRDefault="00E403F0" w:rsidP="00E403F0">
      <w:pPr>
        <w:rPr>
          <w:rtl/>
        </w:rPr>
      </w:pPr>
      <w:ins w:id="91344" w:author="מנוע מכני" w:date="2026-10-11T12:04:39Z">
        <w:r>
          <w:rPr>
            <w:b/>
            <w:bCs/>
            <w:rtl/>
          </w:rPr>
          <w:t xml:space="preserve">אחת</w:t>
        </w:r>
      </w:ins>
      <w:del w:id="91345" w:author="מנוע מכני" w:date="2026-10-11T12:04:39Z">
        <w:r w:rsidRPr="00217260">
          <w:rPr>
            <w:b/>
            <w:bCs/>
            <w:rtl/>
          </w:rPr>
          <w:delText xml:space="preserve">חדא</w:delText>
        </w:r>
      </w:del>
      <w:r w:rsidRPr="00217260">
        <w:rPr>
          <w:b/>
          <w:bCs/>
          <w:rtl/>
        </w:rPr>
        <w:t xml:space="preserve"> ועוד </w:t>
      </w:r>
      <w:ins w:id="91342" w:author="מנוע מכני" w:date="2026-10-11T12:04:39Z">
        <w:r>
          <w:rPr>
            <w:b/>
            <w:bCs/>
            <w:rtl/>
          </w:rPr>
          <w:t xml:space="preserve">אומר</w:t>
        </w:r>
      </w:ins>
      <w:del w:id="91343" w:author="מנוע מכני" w:date="2026-10-11T12:04:39Z">
        <w:r w:rsidRPr="00217260">
          <w:rPr>
            <w:b/>
            <w:bCs/>
            <w:rtl/>
          </w:rPr>
          <w:delText xml:space="preserve">קאמר</w:delText>
        </w:r>
      </w:del>
      <w:r w:rsidRPr="00217260">
        <w:rPr>
          <w:b/>
          <w:bCs/>
          <w:rtl/>
        </w:rPr>
        <w:t xml:space="preserve">,</w:t>
      </w:r>
      <w:r>
        <w:rPr>
          <w:rtl/>
        </w:rPr>
        <w:t xml:space="preserve"> </w:t>
      </w:r>
      <w:ins w:id="91346" w:author="מנוע מכני" w:date="2026-10-11T12:04:39Z">
        <w:r>
          <w:rPr>
            <w:rtl/>
          </w:rPr>
          <w:t xml:space="preserve">אחת</w:t>
        </w:r>
      </w:ins>
      <w:del w:id="91347" w:author="מנוע מכני" w:date="2026-10-11T12:04:39Z">
        <w:r>
          <w:rPr>
            <w:rtl/>
          </w:rPr>
          <w:delText xml:space="preserve">חדא</w:delText>
        </w:r>
      </w:del>
      <w:r>
        <w:rPr>
          <w:rtl/>
        </w:rPr>
        <w:t xml:space="preserve">, דאיידי דחביבה </w:t>
      </w:r>
      <w:ins w:id="91340" w:author="מנוע מכני" w:date="2026-10-11T12:04:39Z">
        <w:r>
          <w:rPr>
            <w:rtl/>
          </w:rPr>
          <w:t xml:space="preserve">עליו</w:t>
        </w:r>
      </w:ins>
      <w:del w:id="91341" w:author="מנוע מכני" w:date="2026-10-11T12:04:39Z">
        <w:r>
          <w:rPr>
            <w:rtl/>
          </w:rPr>
          <w:delText xml:space="preserve">עליה</w:delText>
        </w:r>
      </w:del>
      <w:r>
        <w:rPr>
          <w:rtl/>
        </w:rPr>
        <w:t xml:space="preserve"> </w:t>
      </w:r>
      <w:ins w:id="92790" w:author="מנוע מכני" w:date="2026-10-11T12:04:39Z">
        <w:r>
          <w:rPr>
            <w:rtl/>
          </w:rPr>
          <w:t xml:space="preserve">יותר</w:t>
        </w:r>
      </w:ins>
      <w:del w:id="92791" w:author="מנוע מכני" w:date="2026-10-11T12:04:39Z">
        <w:r>
          <w:rPr>
            <w:rtl/>
          </w:rPr>
          <w:delText xml:space="preserve">טפי</w:delText>
        </w:r>
      </w:del>
      <w:r>
        <w:rPr>
          <w:rtl/>
        </w:rPr>
        <w:t xml:space="preserve"> ופריק לה</w:t>
      </w:r>
      <w:ins w:id="91860" w:author="מנוע מכני" w:date="2026-10-11T12:04:39Z">
        <w:r>
          <w:rPr>
            <w:rtl/>
          </w:rPr>
          <w:t xml:space="preserve">,</w:t>
        </w:r>
      </w:ins>
      <w:del w:id="91861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4166" w:author="מנוע מכני" w:date="2026-10-11T12:04:39Z"/>
        </w:rPr>
      </w:pPr>
      <w:r w:rsidRPr="00217260">
        <w:t>ועוד</w:t>
      </w:r>
      <w:r>
        <w:t xml:space="preserve">,</w:t>
      </w:r>
    </w:p>
    <w:p w:rsidR="00E403F0" w:rsidRPr="00AD695E" w:rsidRDefault="00E403F0" w:rsidP="00E403F0">
      <w:pPr>
        <w:rPr>
          <w:rtl/>
        </w:rPr>
      </w:pPr>
      <w:del w:id="9416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מצות גאולה באדון היא</w:t>
      </w:r>
      <w:ins w:id="91862" w:author="מנוע מכני" w:date="2026-10-11T12:04:39Z">
        <w:r>
          <w:rPr>
            <w:rtl/>
          </w:rPr>
          <w:t xml:space="preserve">,</w:t>
        </w:r>
      </w:ins>
      <w:del w:id="91863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4168" w:author="מנוע מכני" w:date="2026-10-11T12:04:39Z"/>
        </w:rPr>
      </w:pPr>
      <w:r w:rsidRPr="00217260">
        <w:t>ועוד</w:t>
      </w:r>
      <w:r>
        <w:t xml:space="preserve">,</w:t>
      </w:r>
    </w:p>
    <w:p w:rsidR="00E403F0" w:rsidRPr="00AD695E" w:rsidRDefault="00E403F0" w:rsidP="00E403F0">
      <w:pPr>
        <w:rPr>
          <w:rtl/>
        </w:rPr>
      </w:pPr>
      <w:del w:id="9416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שהבעלים נותנין חומש כו'.</w:t>
      </w:r>
    </w:p>
    <w:p w:rsidR="00E403F0" w:rsidRPr="00AD695E" w:rsidRDefault="00E403F0" w:rsidP="00E403F0">
      <w:pPr>
        <w:jc w:val="center"/>
        <w:rPr>
          <w:del w:id="90074" w:author="מנוע עיצוב" w:date="2026-10-11T12:09:26Z"/>
          <w:rtl/>
        </w:rPr>
      </w:pPr>
      <w:del w:id="90073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59" w:author="קלוד" w:date="2026-10-11T09:07:13Z">
          <w:pPr>
            <w:pStyle w:val="affff1"/>
            <w:rPr>
              <w:rtl/>
            </w:rPr>
          </w:pPr>
        </w:pPrChange>
      </w:pPr>
      <w:ins w:id="9843" w:author="מספור קטעי משנה" w:date="2026-10-11T09:19:26Z">
        <w:r>
          <w:rPr>
            <w:rStyle w:val="MisparKeta"/>
          </w:rPr>
          <w:t xml:space="preserve">ג. </w:t>
        </w:r>
      </w:ins>
      <w:r>
        <w:rPr>
          <w:rtl/>
        </w:rPr>
        <w:t>מעשה באחד שהקדיש שדהו וכו'.</w:t>
      </w:r>
    </w:p>
    <w:p>
      <w:pPr>
        <w:pStyle w:val="38"/>
        <w:rPr>
          <w:ins w:id="93878" w:author="מנוע מכני" w:date="2026-10-11T12:04:39Z"/>
        </w:rPr>
      </w:pPr>
      <w:r w:rsidRPr="00494739">
        <w:t>לימא פלגי, ד</w:t>
      </w:r>
      <w:r w:rsidRPr="00494739">
        <w:t>ל</w:t>
      </w:r>
      <w:r w:rsidRPr="00494739">
        <w:t xml:space="preserve">ר"י:</w:t>
      </w:r>
    </w:p>
    <w:p w:rsidR="00E403F0" w:rsidRPr="00494739" w:rsidRDefault="00E403F0" w:rsidP="00E403F0">
      <w:pPr>
        <w:rPr>
          <w:spacing w:val="-4"/>
          <w:rtl/>
        </w:rPr>
      </w:pPr>
      <w:del w:id="93879" w:author="מנוע מכני" w:date="2026-10-11T12:04:39Z">
        <w:r w:rsidRPr="00494739">
          <w:rPr>
            <w:spacing w:val="-4"/>
            <w:rtl/>
          </w:rPr>
          <w:delText xml:space="preserve"> </w:delText>
        </w:r>
      </w:del>
      <w:r w:rsidRPr="00494739">
        <w:rPr>
          <w:spacing w:val="-4"/>
          <w:rtl/>
        </w:rPr>
        <w:t xml:space="preserve">שוה כסף ככסף, ורבנן סברי: שוה כסף אינו ככסף, והא קי"ל דשוה כסף ככסף! </w:t>
      </w:r>
    </w:p>
    <w:p w:rsidR="00E403F0" w:rsidRPr="00AD695E" w:rsidRDefault="00E403F0" w:rsidP="00E403F0">
      <w:pPr>
        <w:pStyle w:val="affffb"/>
      </w:pPr>
      <w:r>
        <w:rPr>
          <w:rtl/>
        </w:rPr>
        <w:t>- דכו"</w:t>
      </w:r>
      <w:r>
        <w:rPr>
          <w:rFonts w:hint="cs"/>
          <w:rtl/>
        </w:rPr>
        <w:t>ע</w:t>
      </w:r>
      <w:r>
        <w:rPr>
          <w:rtl/>
        </w:rPr>
        <w:t xml:space="preserve"> שוה כסף ככסף, </w:t>
      </w:r>
      <w:ins w:id="90640" w:author="מנוע מכני" w:date="2026-10-11T12:04:39Z">
        <w:r>
          <w:rPr>
            <w:rtl/>
          </w:rPr>
          <w:t xml:space="preserve">וכאן</w:t>
        </w:r>
      </w:ins>
      <w:del w:id="90641" w:author="מנוע מכני" w:date="2026-10-11T12:04:39Z">
        <w:r>
          <w:rPr>
            <w:rtl/>
          </w:rPr>
          <w:delText xml:space="preserve">והכא</w:delText>
        </w:r>
      </w:del>
      <w:r>
        <w:rPr>
          <w:rtl/>
        </w:rPr>
        <w:t xml:space="preserve"> בפודין בדבר שאין בחומשו שוה פרוטה </w:t>
      </w:r>
      <w:ins w:id="92366" w:author="מנוע מכני" w:date="2026-10-11T12:04:39Z">
        <w:r>
          <w:rPr>
            <w:rtl/>
          </w:rPr>
          <w:t xml:space="preserve">חלקו</w:t>
        </w:r>
      </w:ins>
      <w:del w:id="92367" w:author="מנוע מכני" w:date="2026-10-11T12:04:39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</w:p>
    <w:p>
      <w:pPr>
        <w:pStyle w:val="38"/>
        <w:rPr>
          <w:ins w:id="93880" w:author="מנוע מכני" w:date="2026-10-11T12:04:39Z"/>
        </w:rPr>
      </w:pPr>
      <w:r>
        <w:t xml:space="preserve">- ת"ק סבר:</w:t>
      </w:r>
    </w:p>
    <w:p w:rsidR="00E403F0" w:rsidRPr="00AD695E" w:rsidRDefault="00E403F0" w:rsidP="00E403F0">
      <w:pPr>
        <w:pStyle w:val="affffb"/>
        <w:rPr>
          <w:rtl/>
        </w:rPr>
      </w:pPr>
      <w:del w:id="9388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איסר </w:t>
      </w:r>
      <w:ins w:id="90642" w:author="מנוע מכני" w:date="2026-10-11T12:04:39Z">
        <w:r>
          <w:rPr>
            <w:rtl/>
          </w:rPr>
          <w:t xml:space="preserve">דיש</w:t>
        </w:r>
      </w:ins>
      <w:del w:id="90643" w:author="מנוע מכני" w:date="2026-10-11T12:04:39Z">
        <w:r>
          <w:rPr>
            <w:rtl/>
          </w:rPr>
          <w:delText xml:space="preserve">דאיכא</w:delText>
        </w:r>
      </w:del>
      <w:r>
        <w:rPr>
          <w:rtl/>
        </w:rPr>
        <w:t xml:space="preserve"> בחומשו שוה פרוטה פרקינן, </w:t>
      </w:r>
      <w:r>
        <w:rPr>
          <w:rStyle w:val="2fb"/>
          <w:rtl/>
        </w:rPr>
        <w:t xml:space="preserve">ורבי יוסי</w:t>
      </w:r>
      <w:r>
        <w:rPr>
          <w:rtl/>
        </w:rPr>
        <w:t xml:space="preserve">: כביצה </w:t>
      </w:r>
      <w:ins w:id="90644" w:author="מנוע מכני" w:date="2026-10-11T12:04:39Z">
        <w:r>
          <w:rPr>
            <w:rtl/>
          </w:rPr>
          <w:t xml:space="preserve">גם</w:t>
        </w:r>
      </w:ins>
      <w:del w:id="90645" w:author="מנוע מכני" w:date="2026-10-11T12:04:39Z">
        <w:r>
          <w:rPr>
            <w:rtl/>
          </w:rPr>
          <w:delText xml:space="preserve">נמי</w:delText>
        </w:r>
      </w:del>
      <w:r>
        <w:rPr>
          <w:rtl/>
        </w:rPr>
        <w:t xml:space="preserve"> פרקינן.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 w:rsidR="00E403F0" w:rsidRPr="00AD695E" w:rsidRDefault="00E403F0" w:rsidP="00E403F0">
      <w:pPr>
        <w:rPr>
          <w:rtl/>
        </w:rPr>
      </w:pPr>
      <w:r w:rsidRPr="009239E9">
        <w:rPr>
          <w:rStyle w:val="affff2"/>
          <w:rFonts w:hint="cs"/>
          <w:szCs w:val="18"/>
          <w:rtl/>
        </w:rPr>
        <w:t>א</w:t>
      </w:r>
      <w:r w:rsidRPr="009239E9">
        <w:rPr>
          <w:rStyle w:val="affff2"/>
          <w:szCs w:val="18"/>
          <w:rtl/>
        </w:rPr>
        <w:t>"</w:t>
      </w:r>
      <w:r w:rsidRPr="009239E9">
        <w:rPr>
          <w:rStyle w:val="affff2"/>
          <w:rFonts w:hint="cs"/>
          <w:szCs w:val="18"/>
          <w:rtl/>
        </w:rPr>
        <w:t>ל</w:t>
      </w:r>
      <w:r w:rsidRPr="009239E9">
        <w:rPr>
          <w:rStyle w:val="affff2"/>
          <w:szCs w:val="18"/>
          <w:rtl/>
        </w:rPr>
        <w:t xml:space="preserve"> הגעתיך, נמצא מפסיד איסר ושדהו לפניו</w:t>
      </w:r>
      <w:r>
        <w:rPr>
          <w:rtl/>
        </w:rPr>
        <w:t>.</w:t>
      </w:r>
      <w:r>
        <w:rPr>
          <w:rFonts w:hint="cs"/>
          <w:rtl/>
        </w:rPr>
        <w:t xml:space="preserve"> - </w:t>
      </w:r>
      <w:r>
        <w:rPr>
          <w:rtl/>
        </w:rPr>
        <w:t>סתמא כרבנן.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54" w:author="קלוד" w:date="2026-10-11T09:07:13Z"/>
        </w:rPr>
      </w:pPr>
      <w:ins w:id="20253" w:author="קלוד" w:date="2026-10-11T09:07:13Z">
        <w:r>
          <w:t xml:space="preserve">משנה ב</w:t>
        </w:r>
      </w:ins>
    </w:p>
    <w:p w:rsidR="00E403F0" w:rsidRPr="00D65BEC" w:rsidRDefault="00E403F0" w:rsidP="00E403F0">
      <w:pPr>
        <w:pStyle w:val="afff9"/>
        <w:rPr>
          <w:del w:id="20152" w:author="קלוד" w:date="2026-10-11T09:07:13Z"/>
          <w:rtl/>
        </w:rPr>
      </w:pPr>
      <w:del w:id="20151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38" w:author="קלוד" w:date="2026-10-11T12:09:42Z">
          <w:pPr>
            <w:pStyle w:val="afff9"/>
          </w:pPr>
        </w:pPrChange>
      </w:pPr>
      <w:r w:rsidRPr="00D65BEC">
        <w:rPr>
          <w:rtl/>
        </w:rPr>
        <w:t xml:space="preserve">אמר אחד הרי היא שלי בעשר סלעים ואחד אומר בעשרים ואחד אומר בשלשים ואחד אומר בארבעים ואחד אומר בחמשים,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חזר בו של חמשים - ממשכנין מנכסיו עד עשר,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חזר בו של ארבעים - ממשכנין מנכסיו עד עשר,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חזר בו של שלשים - ממשכנין מנכסיו עד עשר,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חזר בו של עשרים - ממשכנין מנכסיו עד עשר,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חזר בו של עשר - מוכרין אותו בשוויו, ונפרעין משל עשר את המותר.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הבעלים אומרים בעשרים וכל אדם אומרים בעשרים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ab/>
      </w:r>
      <w:r w:rsidRPr="00D65BEC">
        <w:rPr>
          <w:rtl/>
        </w:rPr>
        <w:tab/>
      </w:r>
      <w:r w:rsidRPr="00D65BEC">
        <w:rPr>
          <w:rtl/>
        </w:rPr>
        <w:tab/>
        <w:t>- הבעלים קודמין, מפני שהם מוסיפין חומש.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כז:</w:t>
      </w:r>
    </w:p>
    <w:p>
      <w:pPr>
        <w:pStyle w:val="MishnaBatzad"/>
        <w:rPr>
          <w:ins w:id="20256" w:author="קלוד" w:date="2026-10-11T09:07:13Z"/>
        </w:rPr>
      </w:pPr>
      <w:ins w:id="20255" w:author="קלוד" w:date="2026-10-11T09:07:13Z">
        <w:r>
          <w:t xml:space="preserve">משנה ג</w:t>
        </w:r>
      </w:ins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אמר אחד הרי היא שלי בעשרים ואחת - הבעלים נותנין עשרים ושש,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בעשרים ושתים - הבעלים נותנין עשרים ושבע,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בעשרים ושלש - הבעלים נותנין עשרים ושמונה,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בעשרים וארבע - הבעלים נותנין עשרים ותשע, </w:t>
      </w:r>
    </w:p>
    <w:p w:rsidR="00E403F0" w:rsidRPr="00C20F97" w:rsidRDefault="00E403F0" w:rsidP="00E403F0">
      <w:pPr>
        <w:pStyle w:val="afff9"/>
        <w:rPr>
          <w:spacing w:val="8"/>
          <w:rtl/>
        </w:rPr>
      </w:pPr>
      <w:r w:rsidRPr="00C20F97">
        <w:rPr>
          <w:spacing w:val="8"/>
          <w:rtl/>
        </w:rPr>
        <w:t>בעשרים וחמש - הבעלים נותנין שלשים, שאין מוסיפין חומש על עלויו של זה.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אמר אחד הרי שלי בעשרים ושש, אם רצו הבעלים ליתן שלשים ואחד ודינר - הבעלים קודמין, ואם לאו - אומר לו הגעתיך.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lastRenderedPageBreak/>
        <w:t>׻</w:t>
      </w:r>
    </w:p>
    <w:p>
      <w:pPr>
        <w:pStyle w:val="afffff8"/>
        <w:rPr>
          <w:ins w:id="90051" w:author="קלוד" w:date="2026-10-11T12:18:15Z"/>
        </w:rPr>
      </w:pPr>
      <w:ins w:id="90052" w:author="קלוד" w:date="2026-10-11T12:18:15Z">
        <w:r>
          <w:rPr>
            <w:color w:val="7B3F00"/>
          </w:rPr>
          <w:t xml:space="preserve">חזרו בו מציעים בשדה - ממשכנין או משלשין</w:t>
        </w:r>
      </w:ins>
    </w:p>
    <w:p>
      <w:pPr>
        <w:pStyle w:val="38"/>
        <w:rPr>
          <w:ins w:id="93882" w:author="מנוע מכני" w:date="2026-10-11T12:04:39Z"/>
        </w:rPr>
      </w:pPr>
      <w:r w:rsidRPr="00E87E21">
        <w:t>אר</w:t>
      </w:r>
      <w:r w:rsidRPr="00E87E21">
        <w:t>"</w:t>
      </w:r>
      <w:r w:rsidRPr="00E87E21">
        <w:t>ח</w:t>
      </w:r>
      <w:r w:rsidRPr="00E87E21">
        <w:t xml:space="preserve">:</w:t>
      </w:r>
    </w:p>
    <w:p w:rsidR="00E403F0" w:rsidRPr="00E87E21" w:rsidRDefault="00E403F0" w:rsidP="00E403F0">
      <w:pPr>
        <w:rPr>
          <w:spacing w:val="-6"/>
          <w:rtl/>
        </w:rPr>
      </w:pPr>
      <w:del w:id="93883" w:author="מנוע מכני" w:date="2026-10-11T12:04:39Z">
        <w:r w:rsidRPr="00E87E21">
          <w:rPr>
            <w:spacing w:val="-6"/>
            <w:rtl/>
          </w:rPr>
          <w:delText xml:space="preserve"> </w:delText>
        </w:r>
      </w:del>
      <w:ins w:id="92402" w:author="מנוע מכני" w:date="2026-10-11T12:04:39Z">
        <w:r>
          <w:rPr>
            <w:spacing w:val="-6"/>
            <w:rtl/>
          </w:rPr>
          <w:t xml:space="preserve">דווקא ב</w:t>
        </w:r>
      </w:ins>
      <w:del w:id="92403" w:author="מנוע מכני" w:date="2026-10-11T12:04:39Z">
        <w:r w:rsidRPr="00E87E21">
          <w:rPr>
            <w:spacing w:val="-6"/>
            <w:rtl/>
          </w:rPr>
          <w:delText xml:space="preserve">לא שנו אלא ש</w:delText>
        </w:r>
      </w:del>
      <w:r w:rsidRPr="00E87E21">
        <w:rPr>
          <w:spacing w:val="-6"/>
          <w:rtl/>
        </w:rPr>
        <w:t xml:space="preserve">בן ארבעים עומד במקומו, אבל אין בן ארבעים עומד במקומו</w:t>
      </w:r>
      <w:r w:rsidRPr="00E87E21">
        <w:rPr>
          <w:rFonts w:hint="cs"/>
          <w:spacing w:val="-6"/>
          <w:rtl/>
        </w:rPr>
        <w:t xml:space="preserve"> </w:t>
      </w:r>
      <w:r w:rsidRPr="00E87E21">
        <w:rPr>
          <w:spacing w:val="-6"/>
          <w:rtl/>
        </w:rPr>
        <w:t>משלשין ביניהן.</w:t>
      </w:r>
    </w:p>
    <w:p>
      <w:pPr>
        <w:pStyle w:val="38"/>
        <w:rPr>
          <w:ins w:id="93884" w:author="מנוע מכני" w:date="2026-10-11T12:04:39Z"/>
        </w:rPr>
      </w:pPr>
      <w:r>
        <w:t xml:space="preserve">תנן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88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חזר בו של ארבעים - ממשכנין עד עשר, </w:t>
      </w:r>
      <w:r>
        <w:rPr>
          <w:rFonts w:hint="cs"/>
          <w:rtl/>
        </w:rPr>
        <w:t>מיירי</w:t>
      </w:r>
      <w:r>
        <w:rPr>
          <w:rtl/>
        </w:rPr>
        <w:t xml:space="preserve"> </w:t>
      </w:r>
      <w:ins w:id="90646" w:author="מנוע מכני" w:date="2026-10-11T12:04:39Z">
        <w:r>
          <w:rPr>
            <w:rtl/>
          </w:rPr>
          <w:t xml:space="preserve">דאין</w:t>
        </w:r>
      </w:ins>
      <w:del w:id="90647" w:author="מנוע מכני" w:date="2026-10-11T12:04:39Z">
        <w:r>
          <w:rPr>
            <w:rtl/>
          </w:rPr>
          <w:delText xml:space="preserve">דליכא</w:delText>
        </w:r>
      </w:del>
      <w:r>
        <w:rPr>
          <w:rtl/>
        </w:rPr>
        <w:t xml:space="preserve"> בן חמשים.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חזר בו בן שלשים - ממשכנין מנכסיו עד עש</w:t>
      </w:r>
      <w:ins w:id="90023" w:author="מנוע מכני" w:date="2026-10-11T12:04:39Z">
        <w:r>
          <w:rPr>
            <w:rtl/>
          </w:rPr>
          <w:t xml:space="preserve">ר, מ</w:t>
        </w:r>
      </w:ins>
      <w:del w:id="90024" w:author="מנוע מכני" w:date="2026-10-11T12:04:39Z">
        <w:r>
          <w:rPr>
            <w:rtl/>
          </w:rPr>
          <w:delText xml:space="preserve">ר,</w:delText>
        </w:r>
        <w:r>
          <w:rPr>
            <w:rFonts w:hint="cs"/>
            <w:rtl/>
          </w:rPr>
          <w:delText xml:space="preserve">מ</w:delText>
        </w:r>
      </w:del>
      <w:r>
        <w:rPr>
          <w:rFonts w:hint="cs"/>
          <w:rtl/>
        </w:rPr>
        <w:t xml:space="preserve">יירי </w:t>
      </w:r>
      <w:ins w:id="90648" w:author="מנוע מכני" w:date="2026-10-11T12:04:39Z">
        <w:r>
          <w:rPr>
            <w:rtl/>
          </w:rPr>
          <w:t xml:space="preserve">דאין</w:t>
        </w:r>
      </w:ins>
      <w:del w:id="90649" w:author="מנוע מכני" w:date="2026-10-11T12:04:39Z">
        <w:r>
          <w:rPr>
            <w:rtl/>
          </w:rPr>
          <w:delText xml:space="preserve">דליכא</w:delText>
        </w:r>
      </w:del>
      <w:r>
        <w:rPr>
          <w:rtl/>
        </w:rPr>
        <w:t xml:space="preserve"> בן ארבעים.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חזר בו בן עשרים - ממשכנין מנכסיו עד עשר, </w:t>
      </w:r>
      <w:r>
        <w:rPr>
          <w:rFonts w:hint="cs"/>
          <w:rtl/>
        </w:rPr>
        <w:t xml:space="preserve">מיירי </w:t>
      </w:r>
      <w:ins w:id="90650" w:author="מנוע מכני" w:date="2026-10-11T12:04:39Z">
        <w:r>
          <w:rPr>
            <w:rtl/>
          </w:rPr>
          <w:t xml:space="preserve">דאין</w:t>
        </w:r>
      </w:ins>
      <w:del w:id="90651" w:author="מנוע מכני" w:date="2026-10-11T12:04:39Z">
        <w:r>
          <w:rPr>
            <w:rtl/>
          </w:rPr>
          <w:delText xml:space="preserve">דליכא</w:delText>
        </w:r>
      </w:del>
      <w:r>
        <w:rPr>
          <w:rtl/>
        </w:rPr>
        <w:t xml:space="preserve"> בן שלשים.</w:t>
      </w:r>
    </w:p>
    <w:p>
      <w:pPr>
        <w:pStyle w:val="38"/>
        <w:rPr>
          <w:ins w:id="93886" w:author="מנוע מכני" w:date="2026-10-11T12:04:39Z"/>
        </w:rPr>
      </w:pPr>
      <w:r w:rsidRPr="00A757C8">
        <w:t>והך דס</w:t>
      </w:r>
      <w:r w:rsidRPr="00A757C8">
        <w:t xml:space="preserve">יפא:</w:t>
      </w:r>
    </w:p>
    <w:p w:rsidR="00E403F0" w:rsidRPr="00AD695E" w:rsidRDefault="00E403F0" w:rsidP="00E403F0">
      <w:pPr>
        <w:rPr>
          <w:rtl/>
        </w:rPr>
      </w:pPr>
      <w:del w:id="93887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חזר בו של עשר מוכרין אותה בשויה ונפרעין משל עשר את המותר, ליתב דבן עשרים בהדיה! </w:t>
      </w:r>
    </w:p>
    <w:p w:rsidR="00E403F0" w:rsidRPr="00AD695E" w:rsidRDefault="00E403F0" w:rsidP="00E403F0">
      <w:pPr>
        <w:rPr>
          <w:rtl/>
        </w:rPr>
      </w:pPr>
      <w:del w:id="90069" w:author="מנוע מכני" w:date="2026-10-11T12:04:39Z">
        <w:r>
          <w:rPr>
            <w:rFonts w:hint="cs"/>
            <w:rtl/>
          </w:rPr>
          <w:delText xml:space="preserve"> </w:delText>
        </w:r>
      </w:del>
      <w:r w:rsidRPr="00217260">
        <w:rPr>
          <w:rStyle w:val="2fb"/>
          <w:rFonts w:hint="cs"/>
          <w:b/>
          <w:bCs/>
          <w:rtl/>
        </w:rPr>
        <w:t>אר</w:t>
      </w:r>
      <w:r w:rsidRPr="00217260">
        <w:rPr>
          <w:rStyle w:val="2fb"/>
          <w:b/>
          <w:bCs/>
          <w:rtl/>
        </w:rPr>
        <w:t>"</w:t>
      </w:r>
      <w:r w:rsidRPr="00217260">
        <w:rPr>
          <w:rStyle w:val="2fb"/>
          <w:rFonts w:hint="cs"/>
          <w:b/>
          <w:bCs/>
          <w:rtl/>
        </w:rPr>
        <w:t>ח</w:t>
      </w:r>
      <w:r>
        <w:rPr>
          <w:rFonts w:hint="cs"/>
          <w:rtl/>
        </w:rPr>
        <w:t xml:space="preserve"> כאן בבת אחת וכן בזה אחר זה כד</w:t>
      </w:r>
      <w:r w:rsidRPr="00217260">
        <w:rPr>
          <w:rFonts w:hint="cs"/>
          <w:b/>
          <w:bCs/>
          <w:rtl/>
        </w:rPr>
        <w:t>תנ</w:t>
      </w:r>
      <w:r w:rsidRPr="00217260">
        <w:rPr>
          <w:b/>
          <w:bCs/>
          <w:rtl/>
        </w:rPr>
        <w:t>"</w:t>
      </w:r>
      <w:r w:rsidRPr="00217260">
        <w:rPr>
          <w:rFonts w:hint="cs"/>
          <w:b/>
          <w:bCs/>
          <w:rtl/>
        </w:rPr>
        <w:t>ה</w:t>
      </w:r>
      <w:r>
        <w:rPr>
          <w:rtl/>
        </w:rPr>
        <w:t xml:space="preserve">: חזרו כולן כאחד - משלשין ביניהם, </w:t>
      </w:r>
    </w:p>
    <w:p>
      <w:pPr>
        <w:pStyle w:val="38"/>
        <w:rPr>
          <w:ins w:id="93888" w:author="מנוע מכני" w:date="2026-10-11T12:04:39Z"/>
        </w:rPr>
      </w:pPr>
      <w:r>
        <w:t xml:space="preserve">והא אנן </w:t>
      </w:r>
      <w:r>
        <w:t xml:space="preserve">תנן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88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ממשכנין מנכסיו עד עשר! </w:t>
      </w:r>
      <w:r w:rsidRPr="00217260">
        <w:rPr>
          <w:rFonts w:hint="cs"/>
          <w:b/>
          <w:bCs/>
          <w:rtl/>
        </w:rPr>
        <w:t xml:space="preserve">אלא </w:t>
      </w:r>
      <w:r w:rsidRPr="00217260">
        <w:rPr>
          <w:rFonts w:hint="cs"/>
          <w:b/>
          <w:bCs/>
          <w:rtl/>
        </w:rPr>
        <w:t xml:space="preserve">ש</w:t>
      </w:r>
      <w:r w:rsidRPr="00217260">
        <w:rPr>
          <w:b/>
          <w:bCs/>
          <w:rtl/>
        </w:rPr>
        <w:t>"</w:t>
      </w:r>
      <w:r w:rsidRPr="00217260">
        <w:rPr>
          <w:rFonts w:hint="cs"/>
          <w:b/>
          <w:bCs/>
          <w:rtl/>
        </w:rPr>
        <w:t xml:space="preserve">מ</w:t>
      </w:r>
      <w:r w:rsidRPr="00217260">
        <w:rPr>
          <w:rFonts w:hint="cs"/>
          <w:b/>
          <w:bCs/>
          <w:rtl/>
        </w:rPr>
        <w:t xml:space="preserve"> </w:t>
      </w:r>
      <w:r w:rsidRPr="00217260">
        <w:rPr>
          <w:rStyle w:val="2fb"/>
          <w:rFonts w:hint="cs"/>
          <w:b/>
          <w:bCs/>
          <w:rtl/>
        </w:rPr>
        <w:t xml:space="preserve">כר</w:t>
      </w:r>
      <w:r w:rsidRPr="00217260">
        <w:rPr>
          <w:rStyle w:val="2fb"/>
          <w:b/>
          <w:bCs/>
          <w:rtl/>
        </w:rPr>
        <w:t>"</w:t>
      </w:r>
      <w:r w:rsidRPr="00217260">
        <w:rPr>
          <w:rStyle w:val="2fb"/>
          <w:rFonts w:hint="cs"/>
          <w:b/>
          <w:bCs/>
          <w:rtl/>
        </w:rPr>
        <w:t>ח</w:t>
      </w:r>
      <w:r w:rsidRPr="00217260">
        <w:rPr>
          <w:b/>
          <w:bCs/>
          <w:rtl/>
        </w:rPr>
        <w:t xml:space="preserve"> </w:t>
      </w:r>
      <w:ins w:id="90154" w:author="מנוע מכני" w:date="2026-10-11T12:04:39Z">
        <w:r>
          <w:rPr>
            <w:b/>
            <w:bCs/>
            <w:rtl/>
          </w:rPr>
          <w:t xml:space="preserve">ש"מ</w:t>
        </w:r>
      </w:ins>
      <w:del w:id="90155" w:author="מנוע מכני" w:date="2026-10-11T12:04:39Z">
        <w:r w:rsidRPr="00217260">
          <w:rPr>
            <w:b/>
            <w:bCs/>
            <w:rtl/>
          </w:rPr>
          <w:delText xml:space="preserve">שמע מינה</w:delText>
        </w:r>
      </w:del>
      <w:r w:rsidRPr="00217260">
        <w:rPr>
          <w:b/>
          <w:bCs/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</w:p>
    <w:p w:rsidR="00D65BEC" w:rsidRDefault="00E403F0" w:rsidP="00E403F0">
      <w:pPr>
        <w:rPr>
          <w:rtl/>
        </w:rPr>
      </w:pPr>
      <w:ins w:id="90652" w:author="מנוע מכני" w:date="2026-10-11T12:04:39Z">
        <w:r>
          <w:rPr>
            <w:rtl/>
          </w:rPr>
          <w:t xml:space="preserve">יש</w:t>
        </w:r>
      </w:ins>
      <w:del w:id="90653" w:author="מנוע מכני" w:date="2026-10-11T12:04:39Z">
        <w:r>
          <w:rPr>
            <w:rtl/>
          </w:rPr>
          <w:delText xml:space="preserve">איכא</w:delText>
        </w:r>
      </w:del>
      <w:r>
        <w:rPr>
          <w:rtl/>
        </w:rPr>
        <w:t xml:space="preserve"> דרמי מירמא, </w:t>
      </w:r>
      <w:r>
        <w:rPr>
          <w:rtl/>
        </w:rPr>
        <w:t xml:space="preserve">תנן</w:t>
      </w:r>
      <w:r>
        <w:rPr>
          <w:rtl/>
        </w:rPr>
        <w:t xml:space="preserve">: חזר בו של עשר מוכרין אותה בשויה ונפרעין משל עשר את המותר, והתניא: משלשין ביניהם!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</w:p>
    <w:p w:rsidR="00E403F0" w:rsidRPr="00AD695E" w:rsidRDefault="00E403F0" w:rsidP="00D65BEC">
      <w:pPr>
        <w:ind w:firstLine="0"/>
        <w:rPr>
          <w:rtl/>
        </w:rPr>
      </w:pPr>
      <w:r w:rsidRPr="00217260">
        <w:rPr>
          <w:rFonts w:hint="cs"/>
          <w:b/>
          <w:bCs/>
          <w:rtl/>
        </w:rPr>
        <w:t xml:space="preserve">ואהך </w:t>
      </w:r>
      <w:r w:rsidRPr="00217260">
        <w:rPr>
          <w:rStyle w:val="2fb"/>
          <w:rFonts w:hint="cs"/>
          <w:b/>
          <w:bCs/>
          <w:rtl/>
        </w:rPr>
        <w:t xml:space="preserve">אר</w:t>
      </w:r>
      <w:r w:rsidRPr="00217260">
        <w:rPr>
          <w:rStyle w:val="2fb"/>
          <w:b/>
          <w:bCs/>
          <w:rtl/>
        </w:rPr>
        <w:t>"</w:t>
      </w:r>
      <w:r w:rsidRPr="00217260">
        <w:rPr>
          <w:rStyle w:val="2fb"/>
          <w:rFonts w:hint="cs"/>
          <w:b/>
          <w:bCs/>
          <w:rtl/>
        </w:rPr>
        <w:t>ח</w:t>
      </w:r>
      <w:r>
        <w:rPr>
          <w:rFonts w:hint="cs"/>
          <w:rtl/>
        </w:rPr>
        <w:t xml:space="preserve">:- </w:t>
      </w:r>
      <w:r>
        <w:rPr>
          <w:rtl/>
        </w:rPr>
        <w:t>ל"</w:t>
      </w:r>
      <w:r>
        <w:rPr>
          <w:rFonts w:hint="cs"/>
          <w:rtl/>
        </w:rPr>
        <w:t>ק</w:t>
      </w:r>
      <w:r>
        <w:rPr>
          <w:rtl/>
        </w:rPr>
        <w:t>: כאן בבת אחת, כאן בזה אחר זה.</w:t>
      </w:r>
    </w:p>
    <w:p w:rsidR="00E403F0" w:rsidRPr="00AD695E" w:rsidRDefault="00E403F0" w:rsidP="00E403F0">
      <w:pPr>
        <w:jc w:val="center"/>
        <w:rPr>
          <w:del w:id="90076" w:author="מנוע עיצוב" w:date="2026-10-11T12:09:26Z"/>
          <w:rtl/>
        </w:rPr>
      </w:pPr>
      <w:del w:id="90075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60" w:author="קלוד" w:date="2026-10-11T09:07:13Z">
          <w:pPr>
            <w:pStyle w:val="affff1"/>
            <w:rPr>
              <w:rtl/>
            </w:rPr>
          </w:pPr>
        </w:pPrChange>
      </w:pPr>
      <w:ins w:id="9844" w:author="מספור קטעי משנה" w:date="2026-10-11T09:19:26Z">
        <w:r>
          <w:rPr>
            <w:rStyle w:val="MisparKeta"/>
          </w:rPr>
          <w:t xml:space="preserve">ב. </w:t>
        </w:r>
      </w:ins>
      <w:r>
        <w:rPr>
          <w:rtl/>
        </w:rPr>
        <w:t>הבעלים אומרים בעשרים וכל אדם בעשרים וכו'.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למימרא דחומש עדיף, </w:t>
      </w:r>
    </w:p>
    <w:p w:rsidR="00E403F0" w:rsidRPr="00AD695E" w:rsidRDefault="00E403F0" w:rsidP="00E403F0">
      <w:pPr>
        <w:rPr>
          <w:rtl/>
        </w:rPr>
      </w:pPr>
      <w:r w:rsidRPr="00A757C8">
        <w:rPr>
          <w:rtl/>
        </w:rPr>
        <w:t xml:space="preserve">ורמינהו: </w:t>
      </w:r>
      <w:r w:rsidRPr="00A757C8">
        <w:rPr>
          <w:rtl/>
        </w:rPr>
        <w:t xml:space="preserve">בע</w:t>
      </w:r>
      <w:r w:rsidRPr="00A757C8">
        <w:rPr>
          <w:rFonts w:hint="cs"/>
          <w:rtl/>
        </w:rPr>
        <w:t>ה</w:t>
      </w:r>
      <w:r w:rsidRPr="00A757C8">
        <w:rPr>
          <w:rtl/>
        </w:rPr>
        <w:t>"</w:t>
      </w:r>
      <w:r w:rsidRPr="00A757C8">
        <w:rPr>
          <w:rFonts w:hint="cs"/>
          <w:rtl/>
        </w:rPr>
        <w:t>ב</w:t>
      </w:r>
      <w:r w:rsidRPr="00A757C8">
        <w:rPr>
          <w:rtl/>
        </w:rPr>
        <w:t xml:space="preserve"> אומר בסלע ואחד אומר בסלע ואיסר של סלע ואיסר קודם, מפני שמוסיף על הקרן! </w:t>
      </w:r>
    </w:p>
    <w:p w:rsidR="00E403F0" w:rsidRPr="00494739" w:rsidRDefault="00E403F0" w:rsidP="00E403F0">
      <w:pPr>
        <w:rPr>
          <w:spacing w:val="-6"/>
          <w:rtl/>
        </w:rPr>
      </w:pPr>
      <w:ins w:id="90656" w:author="מנוע מכני" w:date="2026-10-11T12:04:39Z">
        <w:r>
          <w:rPr>
            <w:spacing w:val="-6"/>
            <w:rtl/>
          </w:rPr>
          <w:t xml:space="preserve">כאן</w:t>
        </w:r>
      </w:ins>
      <w:del w:id="90657" w:author="מנוע מכני" w:date="2026-10-11T12:04:39Z">
        <w:r w:rsidRPr="00494739">
          <w:rPr>
            <w:spacing w:val="-6"/>
            <w:rtl/>
          </w:rPr>
          <w:delText xml:space="preserve">הכא</w:delText>
        </w:r>
      </w:del>
      <w:r w:rsidRPr="00494739">
        <w:rPr>
          <w:spacing w:val="-6"/>
          <w:rtl/>
        </w:rPr>
        <w:t xml:space="preserve"> דחומשא רווח דהקדש</w:t>
      </w:r>
      <w:r w:rsidRPr="00494739">
        <w:rPr>
          <w:rFonts w:hint="cs"/>
          <w:spacing w:val="-6"/>
          <w:rtl/>
        </w:rPr>
        <w:t>,</w:t>
      </w:r>
      <w:r w:rsidRPr="00494739">
        <w:rPr>
          <w:spacing w:val="-6"/>
          <w:rtl/>
        </w:rPr>
        <w:t xml:space="preserve"> חומש עדיף, </w:t>
      </w:r>
      <w:ins w:id="90654" w:author="מנוע מכני" w:date="2026-10-11T12:04:39Z">
        <w:r>
          <w:rPr>
            <w:spacing w:val="-6"/>
            <w:rtl/>
          </w:rPr>
          <w:t xml:space="preserve">שם</w:t>
        </w:r>
      </w:ins>
      <w:del w:id="90655" w:author="מנוע מכני" w:date="2026-10-11T12:04:39Z">
        <w:r w:rsidRPr="00494739">
          <w:rPr>
            <w:spacing w:val="-6"/>
            <w:rtl/>
          </w:rPr>
          <w:delText xml:space="preserve">התם</w:delText>
        </w:r>
      </w:del>
      <w:r w:rsidRPr="00494739">
        <w:rPr>
          <w:spacing w:val="-6"/>
          <w:rtl/>
        </w:rPr>
        <w:t xml:space="preserve"> דחומש רווח דבע</w:t>
      </w:r>
      <w:r w:rsidRPr="00494739">
        <w:rPr>
          <w:rFonts w:hint="cs"/>
          <w:spacing w:val="-6"/>
          <w:rtl/>
        </w:rPr>
        <w:t>ה</w:t>
      </w:r>
      <w:r w:rsidRPr="00494739">
        <w:rPr>
          <w:spacing w:val="-6"/>
          <w:rtl/>
        </w:rPr>
        <w:t>"</w:t>
      </w:r>
      <w:r w:rsidRPr="00494739">
        <w:rPr>
          <w:rFonts w:hint="cs"/>
          <w:spacing w:val="-6"/>
          <w:rtl/>
        </w:rPr>
        <w:t xml:space="preserve">ב, </w:t>
      </w:r>
      <w:r w:rsidRPr="00494739">
        <w:rPr>
          <w:spacing w:val="-6"/>
          <w:rtl/>
        </w:rPr>
        <w:t>קר</w:t>
      </w:r>
      <w:r w:rsidRPr="00494739">
        <w:rPr>
          <w:rFonts w:hint="cs"/>
          <w:spacing w:val="-6"/>
          <w:rtl/>
        </w:rPr>
        <w:t>ן תיפדה ולא אכפ</w:t>
      </w:r>
      <w:r w:rsidRPr="00494739">
        <w:rPr>
          <w:spacing w:val="-6"/>
          <w:rtl/>
        </w:rPr>
        <w:t>"</w:t>
      </w:r>
      <w:r w:rsidRPr="00494739">
        <w:rPr>
          <w:rFonts w:hint="cs"/>
          <w:spacing w:val="-6"/>
          <w:rtl/>
        </w:rPr>
        <w:t>ל מחומש</w:t>
      </w:r>
    </w:p>
    <w:p w:rsidR="00E403F0" w:rsidRPr="00AD695E" w:rsidRDefault="00E403F0" w:rsidP="00E403F0">
      <w:pPr>
        <w:jc w:val="center"/>
        <w:rPr>
          <w:del w:id="90078" w:author="מנוע עיצוב" w:date="2026-10-11T12:09:26Z"/>
          <w:rtl/>
        </w:rPr>
      </w:pPr>
      <w:del w:id="90077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61" w:author="קלוד" w:date="2026-10-11T09:07:13Z">
          <w:pPr>
            <w:pStyle w:val="affff1"/>
            <w:rPr>
              <w:rtl/>
            </w:rPr>
          </w:pPr>
        </w:pPrChange>
      </w:pPr>
      <w:ins w:id="9845" w:author="מספור קטעי משנה" w:date="2026-10-11T09:19:26Z">
        <w:r>
          <w:rPr>
            <w:rStyle w:val="MisparKeta"/>
          </w:rPr>
          <w:t xml:space="preserve">ה. </w:t>
        </w:r>
      </w:ins>
      <w:r>
        <w:rPr>
          <w:rtl/>
        </w:rPr>
        <w:t>אמר אחד הרי הוא שלי כו'.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בעשרים וחמש - נותנין שלשים, ולימרו הבעלים: </w:t>
      </w:r>
      <w:ins w:id="91348" w:author="מנוע מכני" w:date="2026-10-11T12:04:39Z">
        <w:r>
          <w:rPr>
            <w:rtl/>
          </w:rPr>
          <w:t xml:space="preserve">בא</w:t>
        </w:r>
      </w:ins>
      <w:del w:id="91349" w:author="מנוע מכני" w:date="2026-10-11T12:04:39Z">
        <w:r>
          <w:rPr>
            <w:rtl/>
          </w:rPr>
          <w:delText xml:space="preserve">אתא</w:delText>
        </w:r>
      </w:del>
      <w:r>
        <w:rPr>
          <w:rtl/>
        </w:rPr>
        <w:t xml:space="preserve"> </w:t>
      </w:r>
      <w:ins w:id="92792" w:author="מנוע מכני" w:date="2026-10-11T12:04:39Z">
        <w:r>
          <w:rPr>
            <w:rtl/>
          </w:rPr>
          <w:t xml:space="preserve">אדם</w:t>
        </w:r>
      </w:ins>
      <w:del w:id="92793" w:author="מנוע מכני" w:date="2026-10-11T12:04:39Z">
        <w:r>
          <w:rPr>
            <w:rtl/>
          </w:rPr>
          <w:delText xml:space="preserve">גברא</w:delText>
        </w:r>
      </w:del>
      <w:r>
        <w:rPr>
          <w:rtl/>
        </w:rPr>
        <w:t xml:space="preserve"> בחריקין! </w:t>
      </w:r>
    </w:p>
    <w:p>
      <w:pPr>
        <w:pStyle w:val="38"/>
        <w:rPr>
          <w:ins w:id="93890" w:author="מנוע מכני" w:date="2026-10-11T12:04:39Z"/>
        </w:rPr>
      </w:pPr>
      <w:r>
        <w:t xml:space="preserve">אלא</w:t>
      </w:r>
    </w:p>
    <w:p w:rsidR="00E403F0" w:rsidRPr="00AD695E" w:rsidRDefault="00E403F0" w:rsidP="00E403F0">
      <w:pPr>
        <w:rPr>
          <w:rtl/>
        </w:rPr>
      </w:pPr>
      <w:del w:id="93891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tl/>
        </w:rPr>
        <w:t>דאמור בעלים דינר.</w:t>
      </w:r>
      <w:r>
        <w:rPr>
          <w:rFonts w:hint="cs"/>
          <w:rtl/>
        </w:rPr>
        <w:t xml:space="preserve"> - ו</w:t>
      </w:r>
      <w:r>
        <w:rPr>
          <w:rtl/>
        </w:rPr>
        <w:t>לא דק.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ולא? והא קתני: אם רצו הבעלים ליתן שלשים ואחד ודינר - בעלים קודמין! </w:t>
      </w:r>
    </w:p>
    <w:p>
      <w:pPr>
        <w:pStyle w:val="38"/>
        <w:rPr>
          <w:ins w:id="93892" w:author="מנוע מכני" w:date="2026-10-11T12:04:39Z"/>
        </w:rPr>
      </w:pPr>
      <w:r>
        <w:t xml:space="preserve">- אלא </w:t>
      </w:r>
      <w:r>
        <w:t xml:space="preserve">אמר</w:t>
      </w:r>
      <w:r>
        <w:t xml:space="preserve"> רבא:</w:t>
      </w:r>
    </w:p>
    <w:p w:rsidR="00E403F0" w:rsidRPr="00AD695E" w:rsidRDefault="00E403F0" w:rsidP="00E403F0">
      <w:pPr>
        <w:pStyle w:val="affffb"/>
        <w:rPr>
          <w:rtl/>
        </w:rPr>
      </w:pPr>
      <w:del w:id="9389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דאמור בעלים פרוטה, ולא דק.</w:t>
      </w:r>
    </w:p>
    <w:p w:rsidR="00E403F0" w:rsidRPr="00AD695E" w:rsidRDefault="00E403F0" w:rsidP="00E403F0">
      <w:pPr>
        <w:jc w:val="center"/>
        <w:rPr>
          <w:del w:id="90080" w:author="מנוע עיצוב" w:date="2026-10-11T12:09:26Z"/>
          <w:rtl/>
        </w:rPr>
      </w:pPr>
      <w:del w:id="90079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62" w:author="קלוד" w:date="2026-10-11T09:07:13Z">
          <w:pPr>
            <w:pStyle w:val="affff1"/>
            <w:rPr>
              <w:rtl/>
            </w:rPr>
          </w:pPr>
        </w:pPrChange>
      </w:pPr>
      <w:ins w:id="9846" w:author="מספור קטעי משנה" w:date="2026-10-11T09:19:26Z">
        <w:r>
          <w:rPr>
            <w:rStyle w:val="MisparKeta"/>
          </w:rPr>
          <w:t xml:space="preserve">ד. </w:t>
        </w:r>
      </w:ins>
      <w:r>
        <w:rPr>
          <w:rtl/>
        </w:rPr>
        <w:t>שאין מוסיפין חומש על עלויו כו'.</w:t>
      </w:r>
    </w:p>
    <w:p>
      <w:pPr>
        <w:pStyle w:val="38"/>
        <w:rPr>
          <w:ins w:id="93894" w:author="מנוע מכני" w:date="2026-10-11T12:04:39Z"/>
        </w:rPr>
      </w:pPr>
      <w:r>
        <w:t>אר</w:t>
      </w:r>
      <w:r>
        <w:t>"</w:t>
      </w:r>
      <w:r>
        <w:t>ח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895" w:author="מנוע מכני" w:date="2026-10-11T12:04:39Z">
        <w:r>
          <w:rPr>
            <w:rtl/>
          </w:rPr>
          <w:delText xml:space="preserve"> </w:delText>
        </w:r>
      </w:del>
      <w:ins w:id="92404" w:author="מנוע מכני" w:date="2026-10-11T12:04:39Z">
        <w:r>
          <w:rPr>
            <w:rtl/>
          </w:rPr>
          <w:t xml:space="preserve">דווקא ב</w:t>
        </w:r>
      </w:ins>
      <w:del w:id="92405" w:author="מנוע מכני" w:date="2026-10-11T12:04:39Z">
        <w:r>
          <w:rPr>
            <w:rtl/>
          </w:rPr>
          <w:delText xml:space="preserve">לא שנו אלא ש</w:delText>
        </w:r>
      </w:del>
      <w:r>
        <w:rPr>
          <w:rtl/>
        </w:rPr>
        <w:t xml:space="preserve">לא נישום הקדש בג', אבל נישום הקדש בג' - מוסיפין.</w:t>
      </w:r>
    </w:p>
    <w:p>
      <w:pPr>
        <w:pStyle w:val="afffff8"/>
        <w:rPr>
          <w:ins w:id="90049" w:author="קלוד" w:date="2026-10-11T12:18:15Z"/>
        </w:rPr>
      </w:pPr>
      <w:ins w:id="90050" w:author="קלוד" w:date="2026-10-11T12:18:15Z">
        <w:r>
          <w:rPr>
            <w:color w:val="7B3F00"/>
          </w:rPr>
          <w:t xml:space="preserve">מוסיפין חומש על עלויו - ב"ש וב"ה</w:t>
        </w:r>
      </w:ins>
    </w:p>
    <w:p>
      <w:pPr>
        <w:pStyle w:val="38"/>
        <w:rPr>
          <w:ins w:id="93896" w:author="מנוע מכני" w:date="2026-10-11T12:04:39Z"/>
        </w:rPr>
      </w:pPr>
      <w:r w:rsidRPr="00217260">
        <w:t>תנ"</w:t>
      </w:r>
      <w:r w:rsidRPr="00217260">
        <w:t>ה</w:t>
      </w:r>
      <w:r>
        <w:t xml:space="preserve"> בית </w:t>
      </w:r>
      <w:ins w:id="91350" w:author="מנוע מכני" w:date="2026-10-11T12:04:39Z">
        <w:r>
          <w:t xml:space="preserve">שמה</w:t>
        </w:r>
      </w:ins>
      <w:del w:id="91351" w:author="מנוע מכני" w:date="2026-10-11T12:04:39Z">
        <w:r>
          <w:delText xml:space="preserve">שמאי</w:delText>
        </w:r>
      </w:del>
      <w:del w:id="94208" w:author="מנוע מכני" w:date="2026-10-11T12:04:39Z">
        <w:r>
          <w:delText xml:space="preserve"> אומרים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897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מוסיפין, ובית הלל אומרים: אין מוסיפין</w:t>
      </w:r>
      <w:ins w:id="91864" w:author="מנוע מכני" w:date="2026-10-11T12:04:39Z">
        <w:r>
          <w:rPr>
            <w:rtl/>
          </w:rPr>
          <w:t xml:space="preserve">,</w:t>
        </w:r>
      </w:ins>
      <w:del w:id="91865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ולעולם דלא נישום וב</w:t>
      </w:r>
      <w:r>
        <w:rPr>
          <w:rtl/>
        </w:rPr>
        <w:t>"</w:t>
      </w:r>
      <w:r>
        <w:rPr>
          <w:rFonts w:hint="cs"/>
          <w:rtl/>
        </w:rPr>
        <w:t>ש מחמירין [דאל</w:t>
      </w:r>
      <w:r>
        <w:rPr>
          <w:rtl/>
        </w:rPr>
        <w:t>"</w:t>
      </w:r>
      <w:r>
        <w:rPr>
          <w:rFonts w:hint="cs"/>
          <w:rtl/>
        </w:rPr>
        <w:t xml:space="preserve">ה ניתני גבי קולי </w:t>
      </w:r>
      <w:r>
        <w:rPr>
          <w:rFonts w:hint="cs"/>
          <w:rtl/>
        </w:rPr>
        <w:t xml:space="preserve">ב</w:t>
      </w:r>
      <w:r>
        <w:rPr>
          <w:rtl/>
        </w:rPr>
        <w:t>"</w:t>
      </w:r>
      <w:r>
        <w:rPr>
          <w:rFonts w:hint="cs"/>
          <w:rtl/>
        </w:rPr>
        <w:t xml:space="preserve">ש</w:t>
      </w:r>
      <w:r>
        <w:rPr>
          <w:rFonts w:hint="cs"/>
          <w:rtl/>
        </w:rPr>
        <w:t xml:space="preserve"> וחומרי </w:t>
      </w:r>
      <w:r>
        <w:rPr>
          <w:rFonts w:hint="cs"/>
          <w:rtl/>
        </w:rPr>
        <w:t xml:space="preserve">ב</w:t>
      </w:r>
      <w:r>
        <w:rPr>
          <w:rtl/>
        </w:rPr>
        <w:t>"</w:t>
      </w:r>
      <w:r>
        <w:rPr>
          <w:rFonts w:hint="cs"/>
          <w:rtl/>
        </w:rPr>
        <w:t xml:space="preserve">ה</w:t>
      </w:r>
      <w:r>
        <w:rPr>
          <w:rFonts w:hint="cs"/>
          <w:rtl/>
        </w:rPr>
        <w:t xml:space="preserve">] </w:t>
      </w:r>
    </w:p>
    <w:p w:rsidR="00E403F0" w:rsidRPr="00AD695E" w:rsidRDefault="00E403F0" w:rsidP="00E403F0">
      <w:pPr>
        <w:jc w:val="center"/>
        <w:rPr>
          <w:del w:id="90082" w:author="מנוע עיצוב" w:date="2026-10-11T12:09:26Z"/>
          <w:rtl/>
        </w:rPr>
      </w:pPr>
      <w:del w:id="90081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63" w:author="קלוד" w:date="2026-10-11T09:07:13Z">
          <w:pPr>
            <w:pStyle w:val="affff1"/>
            <w:rPr>
              <w:rtl/>
            </w:rPr>
          </w:pPr>
        </w:pPrChange>
      </w:pPr>
      <w:ins w:id="9847" w:author="מספור קטעי משנה" w:date="2026-10-11T09:19:26Z">
        <w:r>
          <w:rPr>
            <w:rStyle w:val="MisparKeta"/>
          </w:rPr>
          <w:t xml:space="preserve">ה. </w:t>
        </w:r>
      </w:ins>
      <w:r>
        <w:rPr>
          <w:rtl/>
        </w:rPr>
        <w:t>אמר אחד הרי היא שלי בעשרים ושש כו'.</w:t>
      </w:r>
    </w:p>
    <w:p>
      <w:pPr>
        <w:pStyle w:val="38"/>
        <w:rPr>
          <w:ins w:id="93898" w:author="מנוע מכני" w:date="2026-10-11T12:04:39Z"/>
        </w:rPr>
      </w:pPr>
      <w:r>
        <w:t>אר</w:t>
      </w:r>
      <w:r>
        <w:t>"</w:t>
      </w:r>
      <w:r>
        <w:t xml:space="preserve">ש </w:t>
      </w:r>
      <w:r>
        <w:t xml:space="preserve">ה"ק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899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אם רצו בעלים </w:t>
      </w:r>
      <w:ins w:id="92794" w:author="מנוע מכני" w:date="2026-10-11T12:04:39Z">
        <w:r>
          <w:rPr>
            <w:rtl/>
          </w:rPr>
          <w:t xml:space="preserve">מתחילה</w:t>
        </w:r>
      </w:ins>
      <w:del w:id="92795" w:author="מנוע מכני" w:date="2026-10-11T12:04:39Z">
        <w:r>
          <w:rPr>
            <w:rtl/>
          </w:rPr>
          <w:delText xml:space="preserve">מעיקרא</w:delText>
        </w:r>
      </w:del>
      <w:r>
        <w:rPr>
          <w:rtl/>
        </w:rPr>
        <w:t xml:space="preserve"> ליתן חשבון המגיע לאחד ושלשים ודינר</w:t>
      </w:r>
      <w:ins w:id="91866" w:author="מנוע מכני" w:date="2026-10-11T12:04:39Z">
        <w:r>
          <w:rPr>
            <w:rtl/>
          </w:rPr>
          <w:t xml:space="preserve">,</w:t>
        </w:r>
      </w:ins>
      <w:del w:id="91867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 xml:space="preserve">דאמור בעשרים ואחד </w:t>
      </w:r>
      <w:r>
        <w:rPr>
          <w:rtl/>
        </w:rPr>
        <w:t xml:space="preserve">- הבעלים קודמין, ואם </w:t>
      </w:r>
      <w:ins w:id="90658" w:author="מנוע מכני" w:date="2026-10-11T12:04:39Z">
        <w:r>
          <w:rPr>
            <w:rtl/>
          </w:rPr>
          <w:t xml:space="preserve">לא</w:t>
        </w:r>
      </w:ins>
      <w:del w:id="90659" w:author="מנוע מכני" w:date="2026-10-11T12:04:39Z">
        <w:r>
          <w:rPr>
            <w:rtl/>
          </w:rPr>
          <w:delText xml:space="preserve">לאו</w:delText>
        </w:r>
      </w:del>
      <w:r>
        <w:rPr>
          <w:rtl/>
        </w:rPr>
        <w:t xml:space="preserve"> - אומר לו הגעתיך.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כח.</w:t>
      </w:r>
    </w:p>
    <w:p>
      <w:pPr>
        <w:pStyle w:val="MishnaBatzad"/>
        <w:rPr>
          <w:ins w:id="20258" w:author="קלוד" w:date="2026-10-11T09:07:13Z"/>
        </w:rPr>
      </w:pPr>
      <w:ins w:id="20257" w:author="קלוד" w:date="2026-10-11T09:07:13Z">
        <w:r>
          <w:t xml:space="preserve">משנה ד</w:t>
        </w:r>
      </w:ins>
    </w:p>
    <w:p w:rsidR="00E403F0" w:rsidRPr="00D65BEC" w:rsidRDefault="00E403F0" w:rsidP="00E403F0">
      <w:pPr>
        <w:pStyle w:val="afff9"/>
        <w:rPr>
          <w:del w:id="20154" w:author="קלוד" w:date="2026-10-11T09:07:13Z"/>
          <w:rtl/>
        </w:rPr>
      </w:pPr>
      <w:del w:id="20153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39" w:author="קלוד" w:date="2026-10-11T12:09:42Z">
          <w:pPr>
            <w:pStyle w:val="afff9"/>
          </w:pPr>
        </w:pPrChange>
      </w:pPr>
      <w:r>
        <w:rPr>
          <w:rtl/>
        </w:rPr>
        <w:t xml:space="preserve">מחרים אדם מצאנו ומבקרו, ומעבדיו ומשפחותיו הכנענים, ומשדה אחוזתו, ואם החרים את כולם - אינם מוחרמים, דברי </w:t>
      </w:r>
      <w:r>
        <w:rPr>
          <w:rStyle w:val="TanaimMishna"/>
          <w:rtl/>
          <w:rPrChange w:id="95270" w:author="Claude" w:date="2026-10-11T09:08:00Z">
            <w:rPr>
              <w:rtl/>
            </w:rPr>
          </w:rPrChange>
        </w:rPr>
        <w:t xml:space="preserve">ר"א</w:t>
      </w:r>
      <w:r>
        <w:rPr>
          <w:rtl/>
        </w:rPr>
        <w:t xml:space="preserve">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א"ר אלעזר בן עזריה: מה אם לגבוה אין אדם רשאי להחרים כל נכסיו, על אחת כמה וכמה שיהא אדם חס על נכסיו.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047" w:author="קלוד" w:date="2026-10-11T12:18:15Z"/>
        </w:rPr>
      </w:pPr>
      <w:ins w:id="90048" w:author="קלוד" w:date="2026-10-11T12:18:15Z">
        <w:r>
          <w:rPr>
            <w:color w:val="7B3F00"/>
          </w:rPr>
          <w:t xml:space="preserve">אין מחרימין כל נכסיו - 'מכל אשר לו' ולא כל אשר לו</w:t>
        </w:r>
      </w:ins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'</w:t>
      </w:r>
      <w:ins w:id="90515" w:author="Claude - סמנטי" w:date="2026-10-11T12:14:28Z">
        <w:r>
          <w:rPr>
            <w:rStyle w:val="afffff0"/>
            <w:rtl/>
          </w:rPr>
          <w:t xml:space="preserve">מִכָּל אֲשֶׁר לוֹ</w:t>
        </w:r>
      </w:ins>
      <w:del w:id="90516" w:author="Claude - סמנטי" w:date="2026-10-11T12:14:28Z">
        <w:r>
          <w:rPr>
            <w:rtl/>
          </w:rPr>
          <w:delText xml:space="preserve">מכל אשר לו</w:delText>
        </w:r>
      </w:del>
      <w:r>
        <w:rPr>
          <w:rFonts w:hint="cs"/>
          <w:rtl/>
        </w:rPr>
        <w:t>'</w:t>
      </w:r>
      <w:r>
        <w:rPr>
          <w:rtl/>
        </w:rPr>
        <w:t xml:space="preserve"> - ולא כל אשר לו, </w:t>
      </w:r>
      <w:r>
        <w:rPr>
          <w:rFonts w:hint="cs"/>
          <w:rtl/>
        </w:rPr>
        <w:t>'</w:t>
      </w:r>
      <w:ins w:id="90513" w:author="Claude - סמנטי" w:date="2026-10-11T12:14:28Z">
        <w:r>
          <w:rPr>
            <w:rStyle w:val="afffff0"/>
            <w:rtl/>
          </w:rPr>
          <w:t xml:space="preserve">מֵאָדָם</w:t>
        </w:r>
      </w:ins>
      <w:del w:id="90514" w:author="Claude - סמנטי" w:date="2026-10-11T12:14:28Z">
        <w:r>
          <w:rPr>
            <w:rtl/>
          </w:rPr>
          <w:delText xml:space="preserve">מאדם</w:delText>
        </w:r>
      </w:del>
      <w:r>
        <w:rPr>
          <w:rFonts w:hint="cs"/>
          <w:rtl/>
        </w:rPr>
        <w:t>'</w:t>
      </w:r>
      <w:r>
        <w:rPr>
          <w:rtl/>
        </w:rPr>
        <w:t xml:space="preserve"> - ולא כל אדם, 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lastRenderedPageBreak/>
        <w:t>'</w:t>
      </w:r>
      <w:r>
        <w:rPr>
          <w:rStyle w:val="afffff0"/>
          <w:rtl/>
        </w:rPr>
        <w:t>מבהמה</w:t>
      </w:r>
      <w:r>
        <w:rPr>
          <w:rFonts w:hint="cs"/>
          <w:rtl/>
        </w:rPr>
        <w:t>'</w:t>
      </w:r>
      <w:r>
        <w:rPr>
          <w:rtl/>
        </w:rPr>
        <w:t xml:space="preserve"> - ולא כל בהמה, </w:t>
      </w:r>
      <w:r>
        <w:rPr>
          <w:rFonts w:hint="cs"/>
          <w:rtl/>
        </w:rPr>
        <w:t>'</w:t>
      </w:r>
      <w:r>
        <w:rPr>
          <w:rStyle w:val="afffff0"/>
          <w:rtl/>
        </w:rPr>
        <w:t>משדה אחוזה</w:t>
      </w:r>
      <w:r>
        <w:rPr>
          <w:rFonts w:hint="cs"/>
          <w:rtl/>
        </w:rPr>
        <w:t>'</w:t>
      </w:r>
      <w:r>
        <w:rPr>
          <w:rtl/>
        </w:rPr>
        <w:t xml:space="preserve"> - ולא כל שדה אחוזה</w:t>
      </w:r>
      <w:ins w:id="91868" w:author="מנוע מכני" w:date="2026-10-11T12:04:39Z">
        <w:r>
          <w:rPr>
            <w:rtl/>
          </w:rPr>
          <w:t xml:space="preserve">,</w:t>
        </w:r>
      </w:ins>
      <w:del w:id="91869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3900" w:author="מנוע מכני" w:date="2026-10-11T12:04:39Z"/>
        </w:rPr>
      </w:pPr>
      <w:r w:rsidRPr="00217260">
        <w:t>ר</w:t>
      </w:r>
      <w:r w:rsidRPr="00217260">
        <w:t>"</w:t>
      </w:r>
      <w:r w:rsidRPr="00217260">
        <w:t>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901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ins w:id="90517" w:author="Claude - סמנטי" w:date="2026-10-11T12:14:28Z">
        <w:r>
          <w:rPr>
            <w:rStyle w:val="afffff0"/>
            <w:rFonts w:hint="cs"/>
            <w:rtl/>
          </w:rPr>
          <w:t xml:space="preserve">אַךְ</w:t>
        </w:r>
      </w:ins>
      <w:del w:id="90518" w:author="Claude - סמנטי" w:date="2026-10-11T12:14:28Z">
        <w:r>
          <w:rPr>
            <w:rFonts w:hint="cs"/>
            <w:rtl/>
          </w:rPr>
          <w:delText xml:space="preserve">אך</w:delText>
        </w:r>
      </w:del>
      <w:r>
        <w:rPr>
          <w:rFonts w:hint="cs"/>
          <w:rtl/>
        </w:rPr>
        <w:t xml:space="preserve">' דאפי' אם החרים אינם מוחרמין</w:t>
      </w:r>
    </w:p>
    <w:p w:rsidR="00E403F0" w:rsidRPr="00AD695E" w:rsidRDefault="00E403F0" w:rsidP="00E403F0">
      <w:pPr>
        <w:rPr>
          <w:rtl/>
        </w:rPr>
      </w:pPr>
      <w:r w:rsidRPr="00217260">
        <w:rPr>
          <w:rStyle w:val="2fb"/>
          <w:b/>
          <w:bCs/>
          <w:rtl/>
        </w:rPr>
        <w:t>א</w:t>
      </w:r>
      <w:r w:rsidRPr="00217260">
        <w:rPr>
          <w:rStyle w:val="2fb"/>
          <w:rFonts w:hint="cs"/>
          <w:b/>
          <w:bCs/>
          <w:rtl/>
        </w:rPr>
        <w:t>ראב</w:t>
      </w:r>
      <w:r w:rsidRPr="00217260">
        <w:rPr>
          <w:rStyle w:val="2fb"/>
          <w:b/>
          <w:bCs/>
          <w:rtl/>
        </w:rPr>
        <w:t>"</w:t>
      </w:r>
      <w:r w:rsidRPr="00217260">
        <w:rPr>
          <w:rStyle w:val="2fb"/>
          <w:rFonts w:hint="cs"/>
          <w:b/>
          <w:bCs/>
          <w:rtl/>
        </w:rPr>
        <w:t>ע</w:t>
      </w:r>
      <w:r>
        <w:rPr>
          <w:rtl/>
        </w:rPr>
        <w:t>: מה אם לגבוה אין אדם רשאי להחרים כל נכסיו, ע</w:t>
      </w:r>
      <w:r>
        <w:rPr>
          <w:rFonts w:hint="cs"/>
          <w:rtl/>
        </w:rPr>
        <w:t>אכמ</w:t>
      </w:r>
      <w:r>
        <w:rPr>
          <w:rtl/>
        </w:rPr>
        <w:t>"</w:t>
      </w:r>
      <w:r>
        <w:rPr>
          <w:rFonts w:hint="cs"/>
          <w:rtl/>
        </w:rPr>
        <w:t xml:space="preserve">ו </w:t>
      </w:r>
      <w:r>
        <w:rPr>
          <w:rtl/>
        </w:rPr>
        <w:t>שיהא אדם חס על נכסיו.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 xml:space="preserve">'</w:t>
      </w:r>
      <w:ins w:id="90519" w:author="Claude - סמנטי" w:date="2026-10-11T12:14:28Z">
        <w:r>
          <w:rPr>
            <w:rStyle w:val="afffff0"/>
            <w:rFonts w:hint="cs"/>
            <w:rtl/>
          </w:rPr>
          <w:t xml:space="preserve">מֵאָדָם</w:t>
        </w:r>
      </w:ins>
      <w:del w:id="90520" w:author="Claude - סמנטי" w:date="2026-10-11T12:14:28Z">
        <w:r>
          <w:rPr>
            <w:rFonts w:hint="cs"/>
            <w:rtl/>
          </w:rPr>
          <w:delText xml:space="preserve">מאדם</w:delText>
        </w:r>
      </w:del>
      <w:r>
        <w:rPr>
          <w:rFonts w:hint="cs"/>
          <w:rtl/>
        </w:rPr>
        <w:t xml:space="preserve">' דאפי' מין אחד גם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,</w:t>
      </w:r>
      <w:ins w:id="91870" w:author="מנוע מכני" w:date="2026-10-11T12:04:39Z">
        <w:ins w:id="91872" w:author="מנוע מכני" w:date="2026-10-11T12:04:39Z">
          <w:ins w:id="91874" w:author="מנוע מכני" w:date="2026-10-11T12:04:39Z">
            <w:ins w:id="91876" w:author="מנוע מכני" w:date="2026-10-11T12:04:39Z">
              <w:ins w:id="91878" w:author="מנוע מכני" w:date="2026-10-11T12:04:39Z">
                <w:ins w:id="91880" w:author="מנוע מכני" w:date="2026-10-11T12:04:39Z">
                  <w:ins w:id="91882" w:author="מנוע מכני" w:date="2026-10-11T12:04:39Z">
                    <w:ins w:id="91884" w:author="מנוע מכני" w:date="2026-10-11T12:04:39Z">
                      <w:ins w:id="91886" w:author="מנוע מכני" w:date="2026-10-11T12:04:39Z">
                        <w:r>
                          <w:rPr>
                            <w:rFonts w:hint="cs"/>
                            <w:rtl/>
                          </w:rPr>
                          <w:t xml:space="preserve"> </w:t>
                        </w:r>
                      </w:ins>
                      <w:del w:id="91887" w:author="מנוע מכני" w:date="2026-10-11T12:04:39Z">
                        <w:r>
                          <w:rPr>
                            <w:rFonts w:hint="cs"/>
                            <w:rtl/>
                          </w:rPr>
                          <w:delText xml:space="preserve"> </w:delText>
                        </w:r>
                        <w:r>
                          <w:rPr>
                            <w:rFonts w:hint="cs"/>
                            <w:rtl/>
                          </w:rPr>
                          <w:delText xml:space="preserve"> </w:delText>
                        </w:r>
                      </w:del>
                    </w:ins>
                    <w:del w:id="91885" w:author="מנוע מכני" w:date="2026-10-11T12:04:39Z">
                      <w:r>
                        <w:rPr>
                          <w:rFonts w:hint="cs"/>
                          <w:rtl/>
                        </w:rPr>
                        <w:delText xml:space="preserve"> </w:delText>
                      </w:r>
                      <w:r>
                        <w:rPr>
                          <w:rFonts w:hint="cs"/>
                          <w:rtl/>
                        </w:rPr>
                        <w:delText xml:space="preserve"> </w:delText>
                      </w:r>
                    </w:del>
                  </w:ins>
                  <w:del w:id="91883" w:author="מנוע מכני" w:date="2026-10-11T12:04:39Z">
                    <w:r>
                      <w:rPr>
                        <w:rFonts w:hint="cs"/>
                        <w:rtl/>
                      </w:rPr>
                      <w:delText xml:space="preserve"> </w:delText>
                    </w:r>
                    <w:r>
                      <w:rPr>
                        <w:rFonts w:hint="cs"/>
                        <w:rtl/>
                      </w:rPr>
                      <w:delText xml:space="preserve"> </w:delText>
                    </w:r>
                  </w:del>
                </w:ins>
                <w:del w:id="91881" w:author="מנוע מכני" w:date="2026-10-11T12:04:39Z">
                  <w:r>
                    <w:rPr>
                      <w:rFonts w:hint="cs"/>
                      <w:rtl/>
                    </w:rPr>
                    <w:delText xml:space="preserve"> </w:delText>
                  </w:r>
                  <w:r>
                    <w:rPr>
                      <w:rFonts w:hint="cs"/>
                      <w:rtl/>
                    </w:rPr>
                    <w:delText xml:space="preserve"> </w:delText>
                  </w:r>
                </w:del>
              </w:ins>
              <w:del w:id="91879" w:author="מנוע מכני" w:date="2026-10-11T12:04:39Z">
                <w:r>
                  <w:rPr>
                    <w:rFonts w:hint="cs"/>
                    <w:rtl/>
                  </w:rPr>
                  <w:delText xml:space="preserve"> </w:delText>
                </w:r>
                <w:r>
                  <w:rPr>
                    <w:rFonts w:hint="cs"/>
                    <w:rtl/>
                  </w:rPr>
                  <w:delText xml:space="preserve"> </w:delText>
                </w:r>
              </w:del>
            </w:ins>
            <w:del w:id="91877" w:author="מנוע מכני" w:date="2026-10-11T12:04:39Z">
              <w:r>
                <w:rPr>
                  <w:rFonts w:hint="cs"/>
                  <w:rtl/>
                </w:rPr>
                <w:delText xml:space="preserve"> </w:delText>
              </w:r>
              <w:r>
                <w:rPr>
                  <w:rFonts w:hint="cs"/>
                  <w:rtl/>
                </w:rPr>
                <w:delText xml:space="preserve"> </w:delText>
              </w:r>
            </w:del>
          </w:ins>
          <w:del w:id="91875" w:author="מנוע מכני" w:date="2026-10-11T12:04:39Z">
            <w:r>
              <w:rPr>
                <w:rFonts w:hint="cs"/>
                <w:rtl/>
              </w:rPr>
              <w:delText xml:space="preserve"> </w:delText>
            </w:r>
            <w:r>
              <w:rPr>
                <w:rFonts w:hint="cs"/>
                <w:rtl/>
              </w:rPr>
              <w:delText xml:space="preserve"> </w:delText>
            </w:r>
          </w:del>
        </w:ins>
        <w:del w:id="91873" w:author="מנוע מכני" w:date="2026-10-11T12:04:39Z">
          <w:r>
            <w:rPr>
              <w:rFonts w:hint="cs"/>
              <w:rtl/>
            </w:rPr>
            <w:delText xml:space="preserve"> </w:delText>
          </w:r>
          <w:r>
            <w:rPr>
              <w:rFonts w:hint="cs"/>
              <w:rtl/>
            </w:rPr>
            <w:delText xml:space="preserve"> </w:delText>
          </w:r>
        </w:del>
      </w:ins>
      <w:del w:id="91871" w:author="מנוע מכני" w:date="2026-10-11T12:04:39Z">
        <w:r>
          <w:rPr>
            <w:rFonts w:hint="cs"/>
            <w:rtl/>
          </w:rPr>
          <w:delText xml:space="preserve">  </w:delText>
        </w:r>
      </w:del>
      <w:r>
        <w:rPr>
          <w:rFonts w:hint="cs"/>
          <w:rtl/>
        </w:rPr>
        <w:t xml:space="preserve">'שדה' אפי' דסגי </w:t>
      </w:r>
      <w:ins w:id="91352" w:author="מנוע מכני" w:date="2026-10-11T12:04:39Z">
        <w:r>
          <w:rPr>
            <w:rFonts w:hint="cs"/>
            <w:rtl/>
          </w:rPr>
          <w:t xml:space="preserve">לו</w:t>
        </w:r>
      </w:ins>
      <w:del w:id="91353" w:author="מנוע מכני" w:date="2026-10-11T12:04:39Z">
        <w:r>
          <w:rPr>
            <w:rFonts w:hint="cs"/>
            <w:rtl/>
          </w:rPr>
          <w:delText xml:space="preserve">ליה</w:delText>
        </w:r>
      </w:del>
      <w:r>
        <w:rPr>
          <w:rFonts w:hint="cs"/>
          <w:rtl/>
        </w:rPr>
        <w:t xml:space="preserve"> באריסות </w:t>
      </w:r>
    </w:p>
    <w:p w:rsidR="00E403F0" w:rsidRPr="00E87E21" w:rsidRDefault="00E403F0" w:rsidP="00E403F0">
      <w:pPr>
        <w:rPr>
          <w:spacing w:val="-4"/>
          <w:rtl/>
        </w:rPr>
      </w:pPr>
      <w:ins w:id="92216" w:author="מנוע מכני" w:date="2026-10-11T12:04:39Z">
        <w:r>
          <w:rPr>
            <w:spacing w:val="-4"/>
            <w:rtl/>
          </w:rPr>
          <w:t xml:space="preserve">ואם </w:t>
        </w:r>
      </w:ins>
      <w:del w:id="92217" w:author="מנוע מכני" w:date="2026-10-11T12:04:39Z">
        <w:r w:rsidRPr="00E87E21">
          <w:rPr>
            <w:spacing w:val="-4"/>
            <w:rtl/>
          </w:rPr>
          <w:delText xml:space="preserve">ואי </w:delText>
        </w:r>
      </w:del>
      <w:r w:rsidRPr="00E87E21">
        <w:rPr>
          <w:spacing w:val="-4"/>
          <w:rtl/>
        </w:rPr>
        <w:t xml:space="preserve">אשמעי</w:t>
      </w:r>
      <w:r w:rsidRPr="00E87E21">
        <w:rPr>
          <w:rFonts w:hint="cs"/>
          <w:spacing w:val="-4"/>
          <w:rtl/>
        </w:rPr>
        <w:t>'</w:t>
      </w:r>
      <w:r w:rsidRPr="00E87E21">
        <w:rPr>
          <w:spacing w:val="-4"/>
          <w:rtl/>
        </w:rPr>
        <w:t xml:space="preserve"> </w:t>
      </w:r>
      <w:ins w:id="91354" w:author="מנוע מכני" w:date="2026-10-11T12:04:39Z">
        <w:r>
          <w:rPr>
            <w:spacing w:val="-4"/>
            <w:rtl/>
          </w:rPr>
          <w:t xml:space="preserve">אלו</w:t>
        </w:r>
      </w:ins>
      <w:del w:id="91355" w:author="מנוע מכני" w:date="2026-10-11T12:04:39Z">
        <w:r w:rsidRPr="00E87E21">
          <w:rPr>
            <w:spacing w:val="-4"/>
            <w:rtl/>
          </w:rPr>
          <w:delText xml:space="preserve">הני</w:delText>
        </w:r>
      </w:del>
      <w:r w:rsidRPr="00E87E21">
        <w:rPr>
          <w:spacing w:val="-4"/>
          <w:rtl/>
        </w:rPr>
        <w:t xml:space="preserve"> תרתי, משום </w:t>
      </w:r>
      <w:ins w:id="90662" w:author="מנוע מכני" w:date="2026-10-11T12:04:39Z">
        <w:r>
          <w:rPr>
            <w:spacing w:val="-4"/>
            <w:rtl/>
          </w:rPr>
          <w:t xml:space="preserve">דכאן</w:t>
        </w:r>
      </w:ins>
      <w:del w:id="90663" w:author="מנוע מכני" w:date="2026-10-11T12:04:39Z">
        <w:r w:rsidRPr="00E87E21">
          <w:rPr>
            <w:spacing w:val="-4"/>
            <w:rtl/>
          </w:rPr>
          <w:delText xml:space="preserve">דהכא</w:delText>
        </w:r>
      </w:del>
      <w:r w:rsidRPr="00E87E21">
        <w:rPr>
          <w:spacing w:val="-4"/>
          <w:rtl/>
        </w:rPr>
        <w:t xml:space="preserve"> חיותא </w:t>
      </w:r>
      <w:ins w:id="90664" w:author="מנוע מכני" w:date="2026-10-11T12:04:39Z">
        <w:r>
          <w:rPr>
            <w:spacing w:val="-4"/>
            <w:rtl/>
          </w:rPr>
          <w:t xml:space="preserve">וכאן</w:t>
        </w:r>
      </w:ins>
      <w:del w:id="90665" w:author="מנוע מכני" w:date="2026-10-11T12:04:39Z">
        <w:r w:rsidRPr="00E87E21">
          <w:rPr>
            <w:spacing w:val="-4"/>
            <w:rtl/>
          </w:rPr>
          <w:delText xml:space="preserve">והכא</w:delText>
        </w:r>
      </w:del>
      <w:r w:rsidRPr="00E87E21">
        <w:rPr>
          <w:spacing w:val="-4"/>
          <w:rtl/>
        </w:rPr>
        <w:t xml:space="preserve"> חיותא, אבל מטלטלין </w:t>
      </w:r>
      <w:ins w:id="90139" w:author="Claude - סמנטי" w:date="2026-10-11T12:14:28Z">
        <w:r>
          <w:rPr>
            <w:spacing w:val="-4"/>
            <w:rtl/>
          </w:rPr>
          <w:t xml:space="preserve">יחרימם</w:t>
        </w:r>
      </w:ins>
      <w:del w:id="90140" w:author="Claude - סמנטי" w:date="2026-10-11T12:14:28Z">
        <w:r w:rsidRPr="00E87E21">
          <w:rPr>
            <w:spacing w:val="-4"/>
            <w:rtl/>
          </w:rPr>
          <w:delText xml:space="preserve">ליחרמינהו</w:delText>
        </w:r>
      </w:del>
      <w:r w:rsidRPr="00E87E21">
        <w:rPr>
          <w:spacing w:val="-4"/>
          <w:rtl/>
        </w:rPr>
        <w:t xml:space="preserve"> </w:t>
      </w:r>
      <w:ins w:id="90660" w:author="מנוע מכני" w:date="2026-10-11T12:04:39Z">
        <w:r>
          <w:rPr>
            <w:spacing w:val="-4"/>
            <w:rtl/>
          </w:rPr>
          <w:t xml:space="preserve">כולם</w:t>
        </w:r>
      </w:ins>
      <w:del w:id="90661" w:author="מנוע מכני" w:date="2026-10-11T12:04:39Z">
        <w:r w:rsidRPr="00E87E21">
          <w:rPr>
            <w:spacing w:val="-4"/>
            <w:rtl/>
          </w:rPr>
          <w:delText xml:space="preserve">כולהו</w:delText>
        </w:r>
      </w:del>
      <w:r w:rsidRPr="00E87E21">
        <w:rPr>
          <w:spacing w:val="-4"/>
          <w:rtl/>
        </w:rPr>
        <w:t xml:space="preserve">, צריכי.</w:t>
      </w:r>
    </w:p>
    <w:p w:rsidR="00E403F0" w:rsidRPr="00E87E21" w:rsidRDefault="00E403F0" w:rsidP="00E403F0">
      <w:pPr>
        <w:rPr>
          <w:spacing w:val="-4"/>
          <w:rtl/>
        </w:rPr>
      </w:pPr>
      <w:r w:rsidRPr="00E87E21">
        <w:rPr>
          <w:rFonts w:hint="cs"/>
          <w:spacing w:val="-4"/>
          <w:rtl/>
        </w:rPr>
        <w:t>'</w:t>
      </w:r>
      <w:ins w:id="90521" w:author="Claude - סמנטי" w:date="2026-10-11T12:14:28Z">
        <w:r>
          <w:rPr>
            <w:rStyle w:val="afffff0"/>
            <w:spacing w:val="-4"/>
            <w:rtl/>
          </w:rPr>
          <w:t xml:space="preserve">בְּהֵמָה</w:t>
        </w:r>
      </w:ins>
      <w:del w:id="90522" w:author="Claude - סמנטי" w:date="2026-10-11T12:14:28Z">
        <w:r w:rsidRPr="00E87E21">
          <w:rPr>
            <w:spacing w:val="-4"/>
            <w:rtl/>
          </w:rPr>
          <w:delText xml:space="preserve">בהמה</w:delText>
        </w:r>
      </w:del>
      <w:r w:rsidRPr="00E87E21">
        <w:rPr>
          <w:rFonts w:hint="cs"/>
          <w:spacing w:val="-4"/>
          <w:rtl/>
        </w:rPr>
        <w:t>'</w:t>
      </w:r>
      <w:r w:rsidRPr="00E87E21">
        <w:rPr>
          <w:spacing w:val="-4"/>
          <w:rtl/>
        </w:rPr>
        <w:t xml:space="preserve"> </w:t>
      </w:r>
      <w:r w:rsidRPr="00E87E21">
        <w:rPr>
          <w:rFonts w:hint="cs"/>
          <w:spacing w:val="-4"/>
          <w:rtl/>
        </w:rPr>
        <w:t xml:space="preserve">- </w:t>
      </w:r>
      <w:r w:rsidRPr="00E87E21">
        <w:rPr>
          <w:spacing w:val="-4"/>
          <w:rtl/>
        </w:rPr>
        <w:t>מה בהמה יש לו רשות למוכרה</w:t>
      </w:r>
      <w:r w:rsidRPr="00E87E21">
        <w:rPr>
          <w:rFonts w:hint="cs"/>
          <w:spacing w:val="-4"/>
          <w:rtl/>
        </w:rPr>
        <w:t>[לעולם]</w:t>
      </w:r>
      <w:r w:rsidRPr="00E87E21">
        <w:rPr>
          <w:spacing w:val="-4"/>
          <w:rtl/>
        </w:rPr>
        <w:t>, אף כל שיש לו רשות למוכרה</w:t>
      </w:r>
      <w:r w:rsidRPr="00E87E21">
        <w:rPr>
          <w:rFonts w:hint="cs"/>
          <w:spacing w:val="-4"/>
          <w:rtl/>
        </w:rPr>
        <w:t>[לעולם] ולא בתו</w:t>
      </w:r>
      <w:r w:rsidRPr="00E87E21">
        <w:rPr>
          <w:spacing w:val="-4"/>
          <w:rtl/>
        </w:rPr>
        <w:t>.</w:t>
      </w:r>
    </w:p>
    <w:p w:rsidR="00E403F0" w:rsidRPr="00AD695E" w:rsidRDefault="00E403F0" w:rsidP="00E403F0">
      <w:pPr>
        <w:jc w:val="center"/>
        <w:rPr>
          <w:del w:id="90084" w:author="מנוע עיצוב" w:date="2026-10-11T12:09:26Z"/>
          <w:rtl/>
        </w:rPr>
      </w:pPr>
      <w:del w:id="90083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64" w:author="קלוד" w:date="2026-10-11T09:07:13Z">
          <w:pPr>
            <w:pStyle w:val="affff1"/>
            <w:rPr>
              <w:rtl/>
            </w:rPr>
          </w:pPr>
        </w:pPrChange>
      </w:pPr>
      <w:ins w:id="9848" w:author="מספור קטעי משנה" w:date="2026-10-11T09:19:26Z">
        <w:r>
          <w:rPr>
            <w:rStyle w:val="MisparKeta"/>
          </w:rPr>
          <w:t xml:space="preserve">ג. </w:t>
        </w:r>
      </w:ins>
      <w:r>
        <w:rPr>
          <w:rtl/>
        </w:rPr>
        <w:t>אמר רבי אלעזר בן עזריה: אם לגבוה אין אדם רשאי כו'.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היינו </w:t>
      </w:r>
      <w:r>
        <w:rPr>
          <w:rStyle w:val="2fb"/>
          <w:rtl/>
        </w:rPr>
        <w:t xml:space="preserve">ת"ק</w:t>
      </w:r>
      <w:r>
        <w:rPr>
          <w:rtl/>
        </w:rPr>
        <w:t xml:space="preserve">! </w:t>
      </w:r>
      <w:ins w:id="90666" w:author="מנוע מכני" w:date="2026-10-11T12:04:39Z">
        <w:r>
          <w:rPr>
            <w:rtl/>
          </w:rPr>
          <w:t xml:space="preserve">יש</w:t>
        </w:r>
      </w:ins>
      <w:del w:id="90667" w:author="מנוע מכני" w:date="2026-10-11T12:04:39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0141" w:author="Claude - סמנטי" w:date="2026-10-11T12:14:28Z">
        <w:r>
          <w:rPr>
            <w:rtl/>
          </w:rPr>
          <w:t xml:space="preserve">ביניהם</w:t>
        </w:r>
      </w:ins>
      <w:del w:id="90142" w:author="Claude - סמנטי" w:date="2026-10-11T12:14:28Z">
        <w:r>
          <w:rPr>
            <w:rtl/>
          </w:rPr>
          <w:delText xml:space="preserve">בינייהו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דרבי</w:t>
      </w:r>
      <w:r>
        <w:rPr>
          <w:rtl/>
        </w:rPr>
        <w:t xml:space="preserve"> אילא, </w:t>
      </w:r>
      <w:r>
        <w:rPr>
          <w:rFonts w:hint="cs"/>
          <w:rtl/>
        </w:rPr>
        <w:t>ד</w:t>
      </w:r>
      <w:r>
        <w:rPr>
          <w:rtl/>
        </w:rPr>
        <w:t>באושא התקינו, המבזבז אל יבזבז יותר מחומש.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מעשה </w:t>
      </w:r>
      <w:r w:rsidRPr="00217260">
        <w:rPr>
          <w:b/>
          <w:bCs/>
          <w:rtl/>
        </w:rPr>
        <w:t>באחד</w:t>
      </w:r>
      <w:r>
        <w:rPr>
          <w:rtl/>
        </w:rPr>
        <w:t xml:space="preserve"> </w:t>
      </w:r>
      <w:r>
        <w:rPr>
          <w:rFonts w:hint="cs"/>
          <w:rtl/>
        </w:rPr>
        <w:t xml:space="preserve">[</w:t>
      </w:r>
      <w:r>
        <w:rPr>
          <w:rStyle w:val="2fb"/>
          <w:rFonts w:hint="cs"/>
          <w:rtl/>
        </w:rPr>
        <w:t xml:space="preserve">רבי</w:t>
      </w:r>
      <w:r>
        <w:rPr>
          <w:rFonts w:hint="cs"/>
          <w:rtl/>
        </w:rPr>
        <w:t xml:space="preserve"> ישבב] </w:t>
      </w:r>
      <w:r>
        <w:rPr>
          <w:rtl/>
        </w:rPr>
        <w:t xml:space="preserve">שבקש לבזבז יותר מחומש, ולא הניחו לו </w:t>
      </w:r>
      <w:r w:rsidRPr="00217260">
        <w:rPr>
          <w:b/>
          <w:bCs/>
          <w:rtl/>
        </w:rPr>
        <w:t>חבריו</w:t>
      </w:r>
      <w:r>
        <w:rPr>
          <w:rtl/>
        </w:rPr>
        <w:t xml:space="preserve">, </w:t>
      </w:r>
      <w:r>
        <w:rPr>
          <w:rFonts w:hint="cs"/>
          <w:rtl/>
        </w:rPr>
        <w:t>[</w:t>
      </w:r>
      <w:ins w:id="90156" w:author="מנוע מכני" w:date="2026-10-11T12:04:39Z">
        <w:r>
          <w:rPr>
            <w:rStyle w:val="2fb"/>
            <w:rtl/>
          </w:rPr>
          <w:t xml:space="preserve">ר"ע</w:t>
        </w:r>
      </w:ins>
      <w:del w:id="90157" w:author="מנוע מכני" w:date="2026-10-11T12:04:39Z">
        <w:r>
          <w:rPr>
            <w:rtl/>
          </w:rPr>
          <w:delText xml:space="preserve">רבי עקיבא</w:delText>
        </w:r>
      </w:del>
      <w:r>
        <w:rPr>
          <w:rFonts w:hint="cs"/>
          <w:rtl/>
        </w:rPr>
        <w:t>]</w:t>
      </w:r>
      <w:r>
        <w:rPr>
          <w:rtl/>
        </w:rPr>
        <w:t>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60" w:author="קלוד" w:date="2026-10-11T09:07:13Z"/>
        </w:rPr>
      </w:pPr>
      <w:ins w:id="20259" w:author="קלוד" w:date="2026-10-11T09:07:13Z">
        <w:r>
          <w:t xml:space="preserve">משנה ה</w:t>
        </w:r>
      </w:ins>
    </w:p>
    <w:p w:rsidR="00E403F0" w:rsidRPr="00D65BEC" w:rsidRDefault="00E403F0" w:rsidP="00E403F0">
      <w:pPr>
        <w:pStyle w:val="afff9"/>
        <w:rPr>
          <w:del w:id="20156" w:author="קלוד" w:date="2026-10-11T09:07:13Z"/>
          <w:rtl/>
        </w:rPr>
      </w:pPr>
      <w:del w:id="20155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40" w:author="קלוד" w:date="2026-10-11T12:09:42Z">
          <w:pPr>
            <w:pStyle w:val="afff9"/>
          </w:pPr>
        </w:pPrChange>
      </w:pPr>
      <w:r w:rsidRPr="00D65BEC">
        <w:rPr>
          <w:rtl/>
        </w:rPr>
        <w:t xml:space="preserve">המחרים בנו ובתו, ועבדו ושפחתו העברים, ושדה מקנתו - אין מוחרמין,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ab/>
      </w:r>
      <w:r w:rsidRPr="00D65BEC">
        <w:rPr>
          <w:rtl/>
        </w:rPr>
        <w:tab/>
        <w:t>שאין אדם מחרים דבר שאינו שלו.</w:t>
      </w:r>
    </w:p>
    <w:p w:rsidR="00E403F0" w:rsidRPr="00D65BEC" w:rsidRDefault="00E403F0" w:rsidP="00E403F0">
      <w:pPr>
        <w:pStyle w:val="afff9"/>
        <w:rPr>
          <w:rtl/>
        </w:rPr>
      </w:pPr>
      <w:r>
        <w:rPr>
          <w:rStyle w:val="TanaimMishna"/>
          <w:rFonts w:hint="cs"/>
          <w:rtl/>
          <w:rPrChange w:id="95271" w:author="Claude" w:date="2026-10-11T09:08:00Z">
            <w:rPr>
              <w:rFonts w:hint="cs"/>
              <w:rtl/>
            </w:rPr>
          </w:rPrChange>
        </w:rPr>
        <w:t xml:space="preserve">ר</w:t>
      </w:r>
      <w:r>
        <w:rPr>
          <w:rStyle w:val="TanaimMishna"/>
          <w:rtl/>
          <w:rPrChange w:id="95272" w:author="Claude" w:date="2026-10-11T09:08:00Z">
            <w:rPr>
              <w:rtl/>
            </w:rPr>
          </w:rPrChange>
        </w:rPr>
        <w:t xml:space="preserve">"</w:t>
      </w:r>
      <w:r>
        <w:rPr>
          <w:rStyle w:val="TanaimMishna"/>
          <w:rFonts w:hint="cs"/>
          <w:rtl/>
          <w:rPrChange w:id="95273" w:author="Claude" w:date="2026-10-11T09:08:00Z">
            <w:rPr>
              <w:rFonts w:hint="cs"/>
              <w:rtl/>
            </w:rPr>
          </w:rPrChange>
        </w:rPr>
        <w:t xml:space="preserve">י</w:t>
      </w:r>
      <w:r>
        <w:rPr>
          <w:rStyle w:val="TanaimMishna"/>
          <w:rFonts w:hint="cs"/>
          <w:rtl/>
          <w:rPrChange w:id="95274" w:author="Claude" w:date="2026-10-11T09:08:00Z">
            <w:rPr>
              <w:rFonts w:hint="cs"/>
              <w:rtl/>
            </w:rPr>
          </w:rPrChange>
        </w:rPr>
        <w:t xml:space="preserve">:</w:t>
      </w:r>
      <w:r>
        <w:rPr>
          <w:rFonts w:hint="cs"/>
          <w:rtl/>
        </w:rPr>
        <w:t xml:space="preserve"> </w:t>
      </w:r>
      <w:r w:rsidRPr="00D65BEC">
        <w:rPr>
          <w:rtl/>
        </w:rPr>
        <w:t xml:space="preserve">הכהנים והלוים אין מחרימין, </w:t>
      </w:r>
    </w:p>
    <w:p w:rsidR="00E403F0" w:rsidRPr="00D65BEC" w:rsidRDefault="00E403F0" w:rsidP="00E403F0">
      <w:pPr>
        <w:pStyle w:val="afff9"/>
        <w:rPr>
          <w:rtl/>
        </w:rPr>
      </w:pPr>
      <w:r>
        <w:rPr>
          <w:rStyle w:val="TanaimMishna"/>
          <w:rtl/>
          <w:rPrChange w:id="95275" w:author="Claude" w:date="2026-10-11T09:08:00Z">
            <w:rPr>
              <w:rtl/>
            </w:rPr>
          </w:rPrChange>
        </w:rPr>
        <w:t xml:space="preserve">ר"ש</w:t>
      </w:r>
      <w:r>
        <w:rPr>
          <w:rtl/>
        </w:rPr>
        <w:t xml:space="preserve"> אומר</w:t>
      </w:r>
      <w:r>
        <w:rPr>
          <w:rStyle w:val="TanaimMishna"/>
          <w:rtl/>
          <w:rPrChange w:id="95276" w:author="Claude" w:date="2026-10-11T09:08:00Z">
            <w:rPr>
              <w:rtl/>
            </w:rPr>
          </w:rPrChange>
        </w:rPr>
        <w:t xml:space="preserve">:</w:t>
      </w:r>
      <w:r>
        <w:rPr>
          <w:rtl/>
        </w:rPr>
        <w:t xml:space="preserve"> הכהנים אין מחרימין - שהחרמין שלהן,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ab/>
      </w:r>
      <w:r w:rsidRPr="00D65BEC">
        <w:rPr>
          <w:rtl/>
        </w:rPr>
        <w:tab/>
      </w:r>
      <w:r w:rsidRPr="00D65BEC">
        <w:rPr>
          <w:rFonts w:hint="cs"/>
          <w:rtl/>
        </w:rPr>
        <w:t xml:space="preserve">   </w:t>
      </w:r>
      <w:r w:rsidRPr="00D65BEC">
        <w:rPr>
          <w:rtl/>
        </w:rPr>
        <w:t>והלוים מחרימין - שאין החרמין שלהן.</w:t>
      </w:r>
    </w:p>
    <w:p w:rsidR="00E403F0" w:rsidRPr="00D65BEC" w:rsidRDefault="00E403F0" w:rsidP="00E403F0">
      <w:pPr>
        <w:pStyle w:val="afff9"/>
        <w:rPr>
          <w:rtl/>
        </w:rPr>
      </w:pPr>
      <w:r>
        <w:rPr>
          <w:rtl/>
        </w:rPr>
        <w:t xml:space="preserve">אמר רבי: נראין דברי </w:t>
      </w:r>
      <w:r>
        <w:rPr>
          <w:rStyle w:val="TanaimMishna"/>
          <w:rtl/>
          <w:rPrChange w:id="20013" w:author="קלוד" w:date="2026-10-11T09:07:13Z">
            <w:rPr>
              <w:rtl/>
            </w:rPr>
          </w:rPrChange>
        </w:rPr>
        <w:t xml:space="preserve">רבי יהודה</w:t>
      </w:r>
      <w:r>
        <w:rPr>
          <w:rtl/>
        </w:rPr>
        <w:t xml:space="preserve"> בקרקעות, שנאמר: כי אחוזת עולם היא להם, ודברי </w:t>
      </w:r>
      <w:r>
        <w:rPr>
          <w:rStyle w:val="TanaimMishna"/>
          <w:rtl/>
          <w:rPrChange w:id="95277" w:author="Claude" w:date="2026-10-11T09:08:00Z">
            <w:rPr>
              <w:rtl/>
            </w:rPr>
          </w:rPrChange>
        </w:rPr>
        <w:t xml:space="preserve">ר"ש</w:t>
      </w:r>
      <w:r>
        <w:rPr>
          <w:rtl/>
        </w:rPr>
        <w:t xml:space="preserve"> במטלטלין, שאין החרמין שלהן.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045" w:author="קלוד" w:date="2026-10-11T12:18:15Z"/>
        </w:rPr>
      </w:pPr>
      <w:ins w:id="90046" w:author="קלוד" w:date="2026-10-11T12:18:15Z">
        <w:r>
          <w:rPr>
            <w:color w:val="7B3F00"/>
          </w:rPr>
          <w:t xml:space="preserve">כהנים ולוים מחרימין - לר"י ולר"ש</w:t>
        </w:r>
      </w:ins>
    </w:p>
    <w:p>
      <w:pPr>
        <w:pStyle w:val="38"/>
        <w:rPr>
          <w:ins w:id="93902" w:author="מנוע מכני" w:date="2026-10-11T12:04:39Z"/>
        </w:rPr>
      </w:pPr>
      <w:r w:rsidRPr="00217260">
        <w:t>לר</w:t>
      </w:r>
      <w:r w:rsidRPr="00217260">
        <w:t>"</w:t>
      </w:r>
      <w:r w:rsidRPr="00217260">
        <w:t>י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903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כהנים אין מחרימין שחרמין שלהן, 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לוים</w:t>
      </w:r>
      <w:r>
        <w:rPr>
          <w:rFonts w:hint="cs"/>
          <w:rtl/>
        </w:rPr>
        <w:t>:</w:t>
      </w:r>
      <w:r>
        <w:rPr>
          <w:rtl/>
        </w:rPr>
        <w:t xml:space="preserve"> </w:t>
      </w:r>
      <w:r>
        <w:rPr>
          <w:rtl/>
        </w:rPr>
        <w:tab/>
      </w:r>
      <w:r w:rsidRPr="00217260">
        <w:rPr>
          <w:b/>
          <w:bCs/>
          <w:rtl/>
        </w:rPr>
        <w:t>מקרקעי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מחרמי, ד</w:t>
      </w:r>
      <w:r>
        <w:rPr>
          <w:rFonts w:hint="cs"/>
          <w:rtl/>
        </w:rPr>
        <w:t>'</w:t>
      </w:r>
      <w:r>
        <w:rPr>
          <w:rStyle w:val="afffff0"/>
          <w:rtl/>
        </w:rPr>
        <w:t>כי אחוזת עולם היא להם</w:t>
      </w:r>
      <w:r>
        <w:rPr>
          <w:rFonts w:hint="cs"/>
          <w:rtl/>
        </w:rPr>
        <w:t>'</w:t>
      </w:r>
      <w:r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ab/>
      </w:r>
      <w:r w:rsidRPr="00217260">
        <w:rPr>
          <w:rFonts w:hint="cs"/>
          <w:b/>
          <w:bCs/>
          <w:rtl/>
        </w:rPr>
        <w:t>ומטלטלין</w:t>
      </w:r>
      <w:r>
        <w:rPr>
          <w:rFonts w:hint="cs"/>
          <w:rtl/>
        </w:rPr>
        <w:t>:</w:t>
      </w:r>
      <w:r>
        <w:rPr>
          <w:rtl/>
        </w:rPr>
        <w:t xml:space="preserve"> </w:t>
      </w:r>
      <w:r>
        <w:rPr>
          <w:rFonts w:hint="cs"/>
          <w:rtl/>
        </w:rPr>
        <w:t>'</w:t>
      </w:r>
      <w:r>
        <w:rPr>
          <w:rStyle w:val="afffff0"/>
          <w:rtl/>
        </w:rPr>
        <w:t>מכל אשר לו</w:t>
      </w:r>
      <w:r>
        <w:rPr>
          <w:rStyle w:val="afffff0"/>
          <w:rFonts w:hint="cs"/>
          <w:rtl/>
        </w:rPr>
        <w:t xml:space="preserve"> </w:t>
      </w:r>
      <w:r>
        <w:rPr>
          <w:rStyle w:val="afffff0"/>
          <w:rtl/>
        </w:rPr>
        <w:t>ומשדה אחוזתו</w:t>
      </w:r>
      <w:r>
        <w:rPr>
          <w:rFonts w:hint="cs"/>
          <w:rtl/>
        </w:rPr>
        <w:t>'</w:t>
      </w:r>
      <w:r>
        <w:rPr>
          <w:rtl/>
        </w:rPr>
        <w:t xml:space="preserve"> מקיש מטלטלין לקרקעות.</w:t>
      </w:r>
    </w:p>
    <w:p>
      <w:pPr>
        <w:pStyle w:val="38"/>
        <w:rPr>
          <w:ins w:id="93904" w:author="מנוע מכני" w:date="2026-10-11T12:04:39Z"/>
        </w:rPr>
      </w:pPr>
      <w:r w:rsidRPr="00217260">
        <w:t>ור</w:t>
      </w:r>
      <w:r w:rsidRPr="00217260">
        <w:t>"</w:t>
      </w:r>
      <w:r w:rsidRPr="00217260">
        <w:t>ש:</w:t>
      </w:r>
    </w:p>
    <w:p w:rsidR="00E403F0" w:rsidRPr="00AD695E" w:rsidRDefault="00E403F0" w:rsidP="00E403F0">
      <w:pPr>
        <w:rPr>
          <w:rtl/>
        </w:rPr>
      </w:pPr>
      <w:del w:id="9390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בשלמא כהנים כדאמרן, אלא לוים, בשלמא מטלטלים לחרים דלא מקיש, אלא מקרקעי </w:t>
      </w:r>
      <w:ins w:id="91356" w:author="מנוע מכני" w:date="2026-10-11T12:04:39Z">
        <w:r>
          <w:rPr>
            <w:rtl/>
          </w:rPr>
          <w:t xml:space="preserve">למה</w:t>
        </w:r>
      </w:ins>
      <w:del w:id="91357" w:author="מנוע מכני" w:date="2026-10-11T12:04:39Z">
        <w:r>
          <w:rPr>
            <w:rtl/>
          </w:rPr>
          <w:delText xml:space="preserve">אמאי</w:delText>
        </w:r>
      </w:del>
      <w:r>
        <w:rPr>
          <w:rtl/>
        </w:rPr>
        <w:t xml:space="preserve">? הכתיב: אחוזת עולם היא להם! </w:t>
      </w:r>
      <w:ins w:id="91360" w:author="מנוע מכני" w:date="2026-10-11T12:04:39Z">
        <w:r>
          <w:rPr>
            <w:rtl/>
          </w:rPr>
          <w:t xml:space="preserve">מה</w:t>
        </w:r>
      </w:ins>
      <w:del w:id="91361" w:author="מנוע מכני" w:date="2026-10-11T12:04:39Z">
        <w:r>
          <w:rPr>
            <w:rtl/>
          </w:rPr>
          <w:delText xml:space="preserve">מאי</w:delText>
        </w:r>
      </w:del>
      <w:r>
        <w:rPr>
          <w:rtl/>
        </w:rPr>
        <w:t xml:space="preserve"> מחרימין </w:t>
      </w:r>
      <w:ins w:id="90668" w:author="מנוע מכני" w:date="2026-10-11T12:04:39Z">
        <w:r>
          <w:rPr>
            <w:rtl/>
          </w:rPr>
          <w:t xml:space="preserve">גם</w:t>
        </w:r>
      </w:ins>
      <w:del w:id="90669" w:author="מנוע מכני" w:date="2026-10-11T12:04:39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ins w:id="91358" w:author="מנוע מכני" w:date="2026-10-11T12:04:39Z">
        <w:r>
          <w:rPr>
            <w:rtl/>
          </w:rPr>
          <w:t xml:space="preserve">דאומר</w:t>
        </w:r>
      </w:ins>
      <w:del w:id="91359" w:author="מנוע מכני" w:date="2026-10-11T12:04:39Z">
        <w:r>
          <w:rPr>
            <w:rtl/>
          </w:rPr>
          <w:delText xml:space="preserve">דקאמר</w:delText>
        </w:r>
      </w:del>
      <w:r>
        <w:rPr>
          <w:rtl/>
        </w:rPr>
        <w:t xml:space="preserve">? מטלטלי.</w:t>
      </w:r>
    </w:p>
    <w:p>
      <w:pPr>
        <w:pStyle w:val="38"/>
        <w:rPr>
          <w:ins w:id="93906" w:author="מנוע מכני" w:date="2026-10-11T12:04:39Z"/>
        </w:rPr>
      </w:pPr>
      <w:r w:rsidRPr="00A757C8">
        <w:t>והא מ</w:t>
      </w:r>
      <w:r w:rsidRPr="00A757C8">
        <w:t>ד</w:t>
      </w:r>
      <w:r w:rsidRPr="00A757C8">
        <w:t xml:space="preserve">סיפא </w:t>
      </w:r>
      <w:r w:rsidRPr="00A757C8">
        <w:t xml:space="preserve">אמר</w:t>
      </w:r>
      <w:r w:rsidRPr="00A757C8">
        <w:t xml:space="preserve"> רבי:</w:t>
      </w:r>
    </w:p>
    <w:p w:rsidR="00E403F0" w:rsidRPr="00AD695E" w:rsidRDefault="00E403F0" w:rsidP="00E403F0">
      <w:pPr>
        <w:rPr>
          <w:rtl/>
        </w:rPr>
      </w:pPr>
      <w:del w:id="93907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נראין דברי </w:t>
      </w:r>
      <w:r w:rsidRPr="00A757C8">
        <w:rPr>
          <w:rStyle w:val="2fb"/>
          <w:rtl/>
        </w:rPr>
        <w:t xml:space="preserve">ר"</w:t>
      </w:r>
      <w:r w:rsidRPr="00A757C8">
        <w:rPr>
          <w:rStyle w:val="2fb"/>
          <w:rFonts w:hint="cs"/>
          <w:rtl/>
        </w:rPr>
        <w:t>י</w:t>
      </w:r>
      <w:r w:rsidRPr="00A757C8">
        <w:rPr>
          <w:rtl/>
        </w:rPr>
        <w:t xml:space="preserve"> במקרקעי</w:t>
      </w:r>
      <w:r w:rsidRPr="00A757C8">
        <w:rPr>
          <w:rFonts w:hint="cs"/>
          <w:rtl/>
        </w:rPr>
        <w:t>,</w:t>
      </w:r>
      <w:r w:rsidRPr="00A757C8">
        <w:rPr>
          <w:rtl/>
        </w:rPr>
        <w:t xml:space="preserve"> ודברי </w:t>
      </w:r>
      <w:r w:rsidRPr="00A757C8">
        <w:rPr>
          <w:rStyle w:val="2fb"/>
          <w:rtl/>
        </w:rPr>
        <w:t xml:space="preserve">ר"</w:t>
      </w:r>
      <w:r w:rsidRPr="00A757C8">
        <w:rPr>
          <w:rStyle w:val="2fb"/>
          <w:rFonts w:hint="cs"/>
          <w:rtl/>
        </w:rPr>
        <w:t>ש</w:t>
      </w:r>
      <w:r w:rsidRPr="00A757C8">
        <w:rPr>
          <w:rtl/>
        </w:rPr>
        <w:t xml:space="preserve"> במטלטלי, מכלל </w:t>
      </w:r>
      <w:r w:rsidRPr="00A757C8">
        <w:rPr>
          <w:rStyle w:val="2fb"/>
          <w:rtl/>
        </w:rPr>
        <w:t xml:space="preserve">דר"</w:t>
      </w:r>
      <w:r w:rsidRPr="00A757C8">
        <w:rPr>
          <w:rStyle w:val="2fb"/>
          <w:rFonts w:hint="cs"/>
          <w:rtl/>
        </w:rPr>
        <w:t>ש</w:t>
      </w:r>
      <w:r w:rsidRPr="00A757C8">
        <w:rPr>
          <w:rtl/>
        </w:rPr>
        <w:t xml:space="preserve"> מקרקעי </w:t>
      </w:r>
      <w:ins w:id="90670" w:author="מנוע מכני" w:date="2026-10-11T12:04:39Z">
        <w:r>
          <w:rPr>
            <w:rtl/>
          </w:rPr>
          <w:t xml:space="preserve">גם</w:t>
        </w:r>
      </w:ins>
      <w:del w:id="90671" w:author="מנוע מכני" w:date="2026-10-11T12:04:39Z">
        <w:r w:rsidRPr="00A757C8">
          <w:rPr>
            <w:rtl/>
          </w:rPr>
          <w:delText xml:space="preserve">נמי</w:delText>
        </w:r>
      </w:del>
      <w:r w:rsidRPr="00A757C8">
        <w:rPr>
          <w:rtl/>
        </w:rPr>
        <w:t xml:space="preserve"> </w:t>
      </w:r>
      <w:ins w:id="91362" w:author="מנוע מכני" w:date="2026-10-11T12:04:39Z">
        <w:r>
          <w:rPr>
            <w:rtl/>
          </w:rPr>
          <w:t xml:space="preserve">אומר</w:t>
        </w:r>
      </w:ins>
      <w:del w:id="91363" w:author="מנוע מכני" w:date="2026-10-11T12:04:39Z">
        <w:r w:rsidRPr="00A757C8">
          <w:rPr>
            <w:rtl/>
          </w:rPr>
          <w:delText xml:space="preserve">קאמר</w:delText>
        </w:r>
      </w:del>
      <w:r w:rsidRPr="00A757C8">
        <w:rPr>
          <w:rtl/>
        </w:rPr>
        <w:t xml:space="preserve">! </w:t>
      </w:r>
    </w:p>
    <w:p>
      <w:pPr>
        <w:pStyle w:val="38"/>
        <w:rPr>
          <w:ins w:id="93908" w:author="מנוע מכני" w:date="2026-10-11T12:04:39Z"/>
        </w:rPr>
      </w:pPr>
      <w:r w:rsidRPr="00A757C8">
        <w:t>ה</w:t>
      </w:r>
      <w:r w:rsidRPr="00A757C8">
        <w:t>"</w:t>
      </w:r>
      <w:r w:rsidRPr="00A757C8">
        <w:t xml:space="preserve">ק</w:t>
      </w:r>
      <w:r w:rsidRPr="00A757C8">
        <w:t xml:space="preserve"> </w:t>
      </w:r>
      <w:r w:rsidRPr="00A757C8">
        <w:t xml:space="preserve">רבי:</w:t>
      </w:r>
    </w:p>
    <w:p w:rsidR="00E403F0" w:rsidRPr="00AD695E" w:rsidRDefault="00E403F0" w:rsidP="00E403F0">
      <w:pPr>
        <w:rPr>
          <w:rtl/>
        </w:rPr>
      </w:pPr>
      <w:del w:id="93909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נראין דברי </w:t>
      </w:r>
      <w:r w:rsidRPr="00A757C8">
        <w:rPr>
          <w:rStyle w:val="2fb"/>
          <w:rtl/>
        </w:rPr>
        <w:t xml:space="preserve">ר"</w:t>
      </w:r>
      <w:r w:rsidRPr="00A757C8">
        <w:rPr>
          <w:rStyle w:val="2fb"/>
          <w:rFonts w:hint="cs"/>
          <w:rtl/>
        </w:rPr>
        <w:t xml:space="preserve">י</w:t>
      </w:r>
      <w:r w:rsidRPr="00A757C8">
        <w:rPr>
          <w:rFonts w:hint="cs"/>
          <w:rtl/>
        </w:rPr>
        <w:t xml:space="preserve"> </w:t>
      </w:r>
      <w:r w:rsidRPr="00A757C8">
        <w:rPr>
          <w:rStyle w:val="2fb"/>
          <w:rtl/>
        </w:rPr>
        <w:t>לר"</w:t>
      </w:r>
      <w:r w:rsidRPr="00A757C8">
        <w:rPr>
          <w:rStyle w:val="2fb"/>
          <w:rFonts w:hint="cs"/>
          <w:rtl/>
        </w:rPr>
        <w:t>ש</w:t>
      </w:r>
      <w:r w:rsidRPr="00A757C8">
        <w:rPr>
          <w:rtl/>
        </w:rPr>
        <w:t xml:space="preserve"> בקרקעות, שאף </w:t>
      </w:r>
      <w:r w:rsidRPr="00A757C8">
        <w:rPr>
          <w:rStyle w:val="2fb"/>
          <w:rtl/>
        </w:rPr>
        <w:t xml:space="preserve">ר"ש</w:t>
      </w:r>
      <w:r w:rsidRPr="00A757C8">
        <w:rPr>
          <w:rtl/>
        </w:rPr>
        <w:t xml:space="preserve"> </w:t>
      </w:r>
      <w:r w:rsidRPr="00A757C8">
        <w:rPr>
          <w:rtl/>
        </w:rPr>
        <w:t xml:space="preserve">לא</w:t>
      </w:r>
      <w:r w:rsidRPr="00A757C8">
        <w:rPr>
          <w:rtl/>
        </w:rPr>
        <w:t xml:space="preserve"> נחלק</w:t>
      </w:r>
      <w:r w:rsidRPr="00A757C8">
        <w:rPr>
          <w:rFonts w:hint="cs"/>
          <w:rtl/>
        </w:rPr>
        <w:t xml:space="preserve"> </w:t>
      </w:r>
      <w:r w:rsidRPr="00A757C8">
        <w:rPr>
          <w:rtl/>
        </w:rPr>
        <w:t>עליו אלא במטלטלין, אבל בקרקעות מודה.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כח:</w:t>
      </w:r>
    </w:p>
    <w:p>
      <w:pPr>
        <w:pStyle w:val="afffff8"/>
        <w:rPr>
          <w:ins w:id="90043" w:author="קלוד" w:date="2026-10-11T12:18:15Z"/>
        </w:rPr>
      </w:pPr>
      <w:ins w:id="90044" w:author="קלוד" w:date="2026-10-11T12:18:15Z">
        <w:r>
          <w:rPr>
            <w:color w:val="7B3F00"/>
          </w:rPr>
          <w:t xml:space="preserve">חרמי מטלטלין לכל כהן, חרמי שדות לכהן שבמשמר</w:t>
        </w:r>
      </w:ins>
    </w:p>
    <w:p>
      <w:pPr>
        <w:pStyle w:val="38"/>
        <w:rPr>
          <w:ins w:id="93910" w:author="מנוע מכני" w:date="2026-10-11T12:04:39Z"/>
        </w:rPr>
      </w:pPr>
      <w:r>
        <w:t>ארחב</w:t>
      </w:r>
      <w:r>
        <w:t>"</w:t>
      </w:r>
      <w:r>
        <w:t>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911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החרים מטלטלין - נותנן לכל כהן שירצה, </w:t>
      </w:r>
      <w:ins w:id="92454" w:author="מנוע מכני" w:date="2026-10-11T12:04:39Z">
        <w:r>
          <w:rPr>
            <w:rtl/>
          </w:rPr>
          <w:t xml:space="preserve">ד'</w:t>
        </w:r>
      </w:ins>
      <w:del w:id="92455" w:author="מנוע מכני" w:date="2026-10-11T12:04:39Z">
        <w:r>
          <w:rPr>
            <w:rtl/>
          </w:rPr>
          <w:delText xml:space="preserve">שנא</w:delText>
        </w:r>
        <w:r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: </w:delText>
        </w:r>
        <w:r>
          <w:rPr>
            <w:rFonts w:hint="cs"/>
            <w:rtl/>
          </w:rPr>
          <w:delText xml:space="preserve">'</w:delText>
        </w:r>
      </w:del>
      <w:ins w:id="90523" w:author="Claude - סמנטי" w:date="2026-10-11T12:14:28Z">
        <w:r>
          <w:rPr>
            <w:rStyle w:val="afffff0"/>
            <w:rtl/>
          </w:rPr>
          <w:t xml:space="preserve">כָּל חֵרֶם בְּיִשְׂרָאֵל לְךָ יִהְיֶה</w:t>
        </w:r>
      </w:ins>
      <w:del w:id="90524" w:author="Claude - סמנטי" w:date="2026-10-11T12:14:28Z">
        <w:r>
          <w:rPr>
            <w:rtl/>
          </w:rPr>
          <w:delText xml:space="preserve">כל חרם בישראל לך יהיה</w:delText>
        </w:r>
      </w:del>
      <w:r>
        <w:rPr>
          <w:rFonts w:hint="cs"/>
          <w:rtl/>
        </w:rPr>
        <w:t>'</w:t>
      </w:r>
      <w:ins w:id="91888" w:author="מנוע מכני" w:date="2026-10-11T12:04:39Z">
        <w:r>
          <w:rPr>
            <w:rtl/>
          </w:rPr>
          <w:t xml:space="preserve">,</w:t>
        </w:r>
      </w:ins>
      <w:del w:id="91889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החרים שדותיו נותנן לכהן שבאותו משמר, </w:t>
      </w:r>
      <w:ins w:id="92456" w:author="מנוע מכני" w:date="2026-10-11T12:04:39Z">
        <w:r>
          <w:rPr>
            <w:rtl/>
          </w:rPr>
          <w:t xml:space="preserve">ד'</w:t>
        </w:r>
      </w:ins>
      <w:del w:id="92457" w:author="מנוע מכני" w:date="2026-10-11T12:04:39Z">
        <w:r>
          <w:rPr>
            <w:rtl/>
          </w:rPr>
          <w:delText xml:space="preserve">שנא</w:delText>
        </w:r>
        <w:r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: </w:delText>
        </w:r>
        <w:r>
          <w:rPr>
            <w:rFonts w:hint="cs"/>
            <w:rtl/>
          </w:rPr>
          <w:delText xml:space="preserve">'</w:delText>
        </w:r>
      </w:del>
      <w:r>
        <w:rPr>
          <w:rStyle w:val="afffff0"/>
          <w:rtl/>
        </w:rPr>
        <w:t>כשדה החרם לכהן תהיה אחוזתו</w:t>
      </w:r>
      <w:r>
        <w:rPr>
          <w:rFonts w:hint="cs"/>
          <w:rtl/>
        </w:rPr>
        <w:t>'</w:t>
      </w:r>
      <w:r>
        <w:rPr>
          <w:rtl/>
        </w:rPr>
        <w:t>, וגמר לכהן לכהן מגזל הגר.</w:t>
      </w:r>
    </w:p>
    <w:p w:rsidR="00E403F0" w:rsidRPr="00AD695E" w:rsidRDefault="00E403F0" w:rsidP="00E403F0">
      <w:pPr>
        <w:rPr>
          <w:rtl/>
        </w:rPr>
      </w:pPr>
      <w:ins w:id="90672" w:author="מנוע מכני" w:date="2026-10-11T12:04:39Z">
        <w:r>
          <w:rPr>
            <w:rtl/>
          </w:rPr>
          <w:t xml:space="preserve">ושם</w:t>
        </w:r>
      </w:ins>
      <w:del w:id="90673" w:author="מנוע מכני" w:date="2026-10-11T12:04:39Z">
        <w:r>
          <w:rPr>
            <w:rtl/>
          </w:rPr>
          <w:delText xml:space="preserve">והתם</w:delText>
        </w:r>
      </w:del>
      <w:r>
        <w:rPr>
          <w:rtl/>
        </w:rPr>
        <w:t xml:space="preserve"> מדתניא: לה' לכהן - קנאו השם ונתנו לכהן שבאותו משמר</w:t>
      </w:r>
      <w:ins w:id="91890" w:author="מנוע מכני" w:date="2026-10-11T12:04:39Z">
        <w:r>
          <w:rPr>
            <w:rtl/>
          </w:rPr>
          <w:t xml:space="preserve">,</w:t>
        </w:r>
      </w:ins>
      <w:del w:id="91891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אתה אומר: לכהן שבאותו משמר, או אינו אלא לכל כהן שירצה? </w:t>
      </w:r>
    </w:p>
    <w:p w:rsidR="00E403F0" w:rsidRPr="00E87E21" w:rsidRDefault="00E403F0" w:rsidP="00E403F0">
      <w:pPr>
        <w:rPr>
          <w:spacing w:val="-4"/>
          <w:rtl/>
        </w:rPr>
      </w:pPr>
      <w:r>
        <w:rPr>
          <w:spacing w:val="-4"/>
          <w:rtl/>
        </w:rPr>
        <w:t xml:space="preserve">כשהוא אומר: </w:t>
      </w:r>
      <w:r>
        <w:rPr>
          <w:rStyle w:val="afffff0"/>
          <w:spacing w:val="-4"/>
          <w:rtl/>
          <w:rPrChange w:id="9053" w:author="מנוע פסוקים" w:date="2026-10-11T09:22:04Z">
            <w:rPr>
              <w:spacing w:val="-4"/>
              <w:rtl/>
            </w:rPr>
          </w:rPrChange>
        </w:rPr>
        <w:t xml:space="preserve">מלבד איל הכיפורים אשר יכפר בו עליו</w:t>
      </w:r>
      <w:r w:rsidRPr="00E87E21">
        <w:rPr>
          <w:rFonts w:hint="cs"/>
          <w:spacing w:val="-4"/>
          <w:rtl/>
        </w:rPr>
        <w:t>'</w:t>
      </w:r>
      <w:r w:rsidRPr="00E87E21">
        <w:rPr>
          <w:spacing w:val="-4"/>
          <w:rtl/>
        </w:rPr>
        <w:t xml:space="preserve"> - הרי בכהן שבאותו משמר הכתוב מדבר,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  <w:t>שדה היוצאה לכהנים ביובל - נותנה למשמר שפגע בו יובל.</w:t>
      </w:r>
    </w:p>
    <w:p w:rsidR="00E403F0" w:rsidRPr="00AD695E" w:rsidRDefault="00E403F0" w:rsidP="00E403F0">
      <w:pPr>
        <w:rPr>
          <w:rtl/>
        </w:rPr>
      </w:pPr>
    </w:p>
    <w:p>
      <w:pPr>
        <w:pStyle w:val="38"/>
        <w:rPr>
          <w:ins w:id="93912" w:author="מנוע מכני" w:date="2026-10-11T12:04:39Z"/>
        </w:rPr>
      </w:pPr>
      <w:r w:rsidRPr="00217260">
        <w:t>איבעיא להו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91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פגע בו בשבת, </w:t>
      </w:r>
      <w:ins w:id="91366" w:author="מנוע מכני" w:date="2026-10-11T12:04:39Z">
        <w:r>
          <w:rPr>
            <w:rtl/>
          </w:rPr>
          <w:t xml:space="preserve">מה</w:t>
        </w:r>
      </w:ins>
      <w:del w:id="91367" w:author="מנוע מכני" w:date="2026-10-11T12:04:39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  <w:r>
        <w:rPr>
          <w:rStyle w:val="2fb"/>
          <w:rtl/>
        </w:rPr>
        <w:t xml:space="preserve">א</w:t>
      </w:r>
      <w:r>
        <w:rPr>
          <w:rStyle w:val="2fb"/>
          <w:rFonts w:hint="cs"/>
          <w:rtl/>
        </w:rPr>
        <w:t>רחב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א</w:t>
      </w:r>
      <w:r>
        <w:rPr>
          <w:rFonts w:hint="cs"/>
          <w:rtl/>
        </w:rPr>
        <w:t xml:space="preserve"> </w:t>
      </w:r>
      <w:ins w:id="91364" w:author="מנוע מכני" w:date="2026-10-11T12:04:39Z">
        <w:r>
          <w:rPr>
            <w:rFonts w:hint="cs"/>
            <w:rtl/>
          </w:rPr>
          <w:t xml:space="preserve">משמו</w:t>
        </w:r>
      </w:ins>
      <w:del w:id="91365" w:author="מנוע מכני" w:date="2026-10-11T12:04:39Z">
        <w:r>
          <w:rPr>
            <w:rFonts w:hint="cs"/>
            <w:rtl/>
          </w:rPr>
          <w:delText xml:space="preserve">משמיה</w:delText>
        </w:r>
      </w:del>
      <w:r>
        <w:rPr>
          <w:rFonts w:hint="cs"/>
          <w:rtl/>
        </w:rPr>
        <w:t xml:space="preserve"> </w:t>
      </w:r>
      <w:r>
        <w:rPr>
          <w:rtl/>
        </w:rPr>
        <w:t>דחולפנא: נותנה למשמר היוצא.</w:t>
      </w:r>
    </w:p>
    <w:p>
      <w:pPr>
        <w:pStyle w:val="afffff8"/>
        <w:rPr>
          <w:ins w:id="90041" w:author="קלוד" w:date="2026-10-11T12:18:15Z"/>
        </w:rPr>
      </w:pPr>
      <w:ins w:id="90042" w:author="קלוד" w:date="2026-10-11T12:18:15Z">
        <w:r>
          <w:rPr>
            <w:color w:val="7B3F00"/>
          </w:rPr>
          <w:t xml:space="preserve">יובל בתחילתו ושביעית בסופה - משמטין כאחד</w:t>
        </w:r>
      </w:ins>
    </w:p>
    <w:p>
      <w:pPr>
        <w:pStyle w:val="38"/>
        <w:rPr>
          <w:ins w:id="93914" w:author="מנוע מכני" w:date="2026-10-11T12:04:39Z"/>
        </w:rPr>
      </w:pPr>
      <w:r>
        <w:t>ארנב</w:t>
      </w:r>
      <w:r>
        <w:t>"</w:t>
      </w:r>
      <w:r>
        <w:t>י:</w:t>
      </w:r>
    </w:p>
    <w:p w:rsidR="00E403F0" w:rsidRPr="00AD695E" w:rsidRDefault="00E403F0" w:rsidP="00E403F0">
      <w:pPr>
        <w:rPr>
          <w:rtl/>
        </w:rPr>
      </w:pPr>
      <w:del w:id="93915" w:author="מנוע מכני" w:date="2026-10-11T12:04:39Z">
        <w:r>
          <w:rPr>
            <w:rtl/>
          </w:rPr>
          <w:delText xml:space="preserve"> </w:delText>
        </w:r>
      </w:del>
      <w:r w:rsidRPr="00217260">
        <w:rPr>
          <w:rFonts w:hint="cs"/>
          <w:b/>
          <w:bCs/>
          <w:rtl/>
        </w:rPr>
        <w:t>תנ</w:t>
      </w:r>
      <w:r w:rsidRPr="00217260">
        <w:rPr>
          <w:b/>
          <w:bCs/>
          <w:rtl/>
        </w:rPr>
        <w:t>"</w:t>
      </w:r>
      <w:r w:rsidRPr="00217260">
        <w:rPr>
          <w:rFonts w:hint="cs"/>
          <w:b/>
          <w:bCs/>
          <w:rtl/>
        </w:rPr>
        <w:t>ה</w:t>
      </w:r>
      <w:r>
        <w:rPr>
          <w:rtl/>
        </w:rPr>
        <w:t xml:space="preserve"> נמצאת אתה אומר: אחד יובל ואחד שביעית משמטין כאחד, </w:t>
      </w:r>
    </w:p>
    <w:p>
      <w:pPr>
        <w:pStyle w:val="38"/>
        <w:rPr>
          <w:ins w:id="93916" w:author="מנוע מכני" w:date="2026-10-11T12:04:39Z"/>
        </w:rPr>
      </w:pPr>
      <w:r>
        <w:t xml:space="preserve">אלא</w:t>
      </w:r>
    </w:p>
    <w:p w:rsidR="00E403F0" w:rsidRPr="00AD695E" w:rsidRDefault="00E403F0" w:rsidP="00E403F0">
      <w:pPr>
        <w:rPr>
          <w:rtl/>
        </w:rPr>
      </w:pPr>
      <w:del w:id="93917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 xml:space="preserve">מפני </w:t>
      </w:r>
      <w:r>
        <w:rPr>
          <w:rtl/>
        </w:rPr>
        <w:t>שיובל בתחילתו והשמטה בסופה.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  <w:t>שביעית בסופה, ד</w:t>
      </w:r>
      <w:r>
        <w:rPr>
          <w:rFonts w:hint="cs"/>
          <w:rtl/>
        </w:rPr>
        <w:t>'</w:t>
      </w:r>
      <w:ins w:id="90525" w:author="Claude - סמנטי" w:date="2026-10-11T12:14:28Z">
        <w:r>
          <w:rPr>
            <w:rStyle w:val="afffff0"/>
            <w:rtl/>
          </w:rPr>
          <w:t xml:space="preserve">מִקֵּץ שֶׁבַע שָׁנִים תַּעֲשֶׂה שְׁמִטָּה</w:t>
        </w:r>
      </w:ins>
      <w:del w:id="90526" w:author="Claude - סמנטי" w:date="2026-10-11T12:14:28Z">
        <w:r>
          <w:rPr>
            <w:rtl/>
          </w:rPr>
          <w:delText xml:space="preserve">מקץ שבע שנים תעשה שמטה</w:delText>
        </w:r>
      </w:del>
      <w:r>
        <w:rPr>
          <w:rFonts w:hint="cs"/>
          <w:rtl/>
        </w:rPr>
        <w:t>'</w:t>
      </w:r>
      <w:r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  <w:t>יובל בתחילתו ביום הכיפורים הוא, ד</w:t>
      </w:r>
      <w:r>
        <w:rPr>
          <w:rFonts w:hint="cs"/>
          <w:rtl/>
        </w:rPr>
        <w:t>'</w:t>
      </w:r>
      <w:ins w:id="90527" w:author="Claude - סמנטי" w:date="2026-10-11T12:14:28Z">
        <w:r>
          <w:rPr>
            <w:rStyle w:val="afffff0"/>
            <w:rtl/>
          </w:rPr>
          <w:t xml:space="preserve">בְּיוֹם הַכִּיפּוּרִים תַּעֲבִירוּ שׁוֹפָר בְּכָל אַרְצְכֶם</w:t>
        </w:r>
      </w:ins>
      <w:del w:id="90528" w:author="Claude - סמנטי" w:date="2026-10-11T12:14:28Z">
        <w:r>
          <w:rPr>
            <w:rtl/>
          </w:rPr>
          <w:delText xml:space="preserve">ביום הכיפורים תעבירו שופר בכל ארצכם</w:delText>
        </w:r>
      </w:del>
      <w:r>
        <w:rPr>
          <w:rFonts w:hint="cs"/>
          <w:rtl/>
        </w:rPr>
        <w:t>'</w:t>
      </w:r>
    </w:p>
    <w:p>
      <w:pPr>
        <w:pStyle w:val="38"/>
        <w:rPr>
          <w:ins w:id="93918" w:author="מנוע מכני" w:date="2026-10-11T12:04:39Z"/>
        </w:rPr>
      </w:pPr>
      <w:r>
        <w:lastRenderedPageBreak/>
        <w:t>וכ</w:t>
      </w:r>
      <w:r>
        <w:t>ר</w:t>
      </w:r>
      <w:r>
        <w:t>יבריב</w:t>
      </w:r>
      <w:r>
        <w:t>"</w:t>
      </w:r>
      <w:r>
        <w:t xml:space="preserve">ב </w:t>
      </w:r>
      <w:r>
        <w:t xml:space="preserve">היא, דאמר:</w:t>
      </w:r>
    </w:p>
    <w:p w:rsidR="00E403F0" w:rsidRPr="00AD695E" w:rsidRDefault="00E403F0" w:rsidP="00E403F0">
      <w:pPr>
        <w:rPr>
          <w:rtl/>
        </w:rPr>
      </w:pPr>
      <w:del w:id="93919" w:author="מנוע מכני" w:date="2026-10-11T12:04:39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מר"ה</w:t>
      </w:r>
      <w:r>
        <w:rPr>
          <w:rtl/>
        </w:rPr>
        <w:t xml:space="preserve"> הוא דחייל יובל.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שמעה </w:t>
      </w:r>
      <w:r>
        <w:rPr>
          <w:rStyle w:val="2fb"/>
          <w:rtl/>
        </w:rPr>
        <w:t xml:space="preserve">חזקיה</w:t>
      </w:r>
      <w:r>
        <w:rPr>
          <w:rtl/>
        </w:rPr>
        <w:t xml:space="preserve"> בר בילוטו ואזל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Fonts w:hint="cs"/>
          <w:rtl/>
        </w:rPr>
        <w:t xml:space="preserve">לפני </w:t>
      </w:r>
      <w:r>
        <w:rPr>
          <w:rStyle w:val="2fb"/>
          <w:rFonts w:hint="cs"/>
          <w:rtl/>
        </w:rPr>
        <w:t xml:space="preserve">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א</w:t>
      </w:r>
      <w:r>
        <w:rPr>
          <w:rtl/>
        </w:rPr>
        <w:t xml:space="preserve">, וליקיש מטלטלי לקרקעות! </w:t>
      </w:r>
    </w:p>
    <w:p>
      <w:pPr>
        <w:pStyle w:val="38"/>
        <w:rPr>
          <w:ins w:id="93920" w:author="מנוע מכני" w:date="2026-10-11T12:04:39Z"/>
        </w:rPr>
      </w:pPr>
      <w:r>
        <w:t xml:space="preserve">- </w:t>
      </w:r>
      <w:ins w:id="90678" w:author="מנוע מכני" w:date="2026-10-11T12:04:39Z">
        <w:r>
          <w:t xml:space="preserve">לא</w:t>
        </w:r>
      </w:ins>
      <w:del w:id="90679" w:author="מנוע מכני" w:date="2026-10-11T12:04:39Z">
        <w:r>
          <w:delText xml:space="preserve">לאו</w:delText>
        </w:r>
      </w:del>
      <w:r>
        <w:t xml:space="preserve"> תנאי היא?</w:t>
      </w:r>
    </w:p>
    <w:p w:rsidR="00E403F0" w:rsidRPr="00AD695E" w:rsidRDefault="00E403F0" w:rsidP="00E403F0">
      <w:pPr>
        <w:pStyle w:val="affffb"/>
        <w:rPr>
          <w:rtl/>
        </w:rPr>
      </w:pPr>
      <w:del w:id="93921" w:author="מנוע מכני" w:date="2026-10-11T12:04:39Z">
        <w:r>
          <w:rPr>
            <w:rtl/>
          </w:rPr>
          <w:delText xml:space="preserve"> </w:delText>
        </w:r>
      </w:del>
      <w:ins w:id="90674" w:author="מנוע מכני" w:date="2026-10-11T12:04:39Z">
        <w:r>
          <w:rPr>
            <w:rtl/>
          </w:rPr>
          <w:t xml:space="preserve">דיש</w:t>
        </w:r>
      </w:ins>
      <w:del w:id="90675" w:author="מנוע מכני" w:date="2026-10-11T12:04:39Z">
        <w:r>
          <w:rPr>
            <w:rtl/>
          </w:rPr>
          <w:delText xml:space="preserve">דאיכא</w:delText>
        </w:r>
      </w:del>
      <w:r>
        <w:rPr>
          <w:rtl/>
        </w:rPr>
        <w:t xml:space="preserve"> דמקיש </w:t>
      </w:r>
      <w:ins w:id="90676" w:author="מנוע מכני" w:date="2026-10-11T12:04:39Z">
        <w:r>
          <w:rPr>
            <w:rtl/>
          </w:rPr>
          <w:t xml:space="preserve">ויש</w:t>
        </w:r>
      </w:ins>
      <w:del w:id="90677" w:author="מנוע מכני" w:date="2026-10-11T12:04:39Z">
        <w:r>
          <w:rPr>
            <w:rtl/>
          </w:rPr>
          <w:delText xml:space="preserve">ואיכא</w:delText>
        </w:r>
      </w:del>
      <w:r>
        <w:rPr>
          <w:rtl/>
        </w:rPr>
        <w:t xml:space="preserve"> דלא מקיש, כמ"ד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143" w:author="Claude - סמנטי" w:date="2026-10-11T12:14:28Z">
        <w:r>
          <w:rPr>
            <w:rtl/>
          </w:rPr>
          <w:t xml:space="preserve">מקישים</w:t>
        </w:r>
      </w:ins>
      <w:del w:id="90144" w:author="Claude - סמנטי" w:date="2026-10-11T12:14:28Z">
        <w:r>
          <w:rPr>
            <w:rtl/>
          </w:rPr>
          <w:delText xml:space="preserve">מקשינן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62" w:author="קלוד" w:date="2026-10-11T09:07:13Z"/>
        </w:rPr>
      </w:pPr>
      <w:ins w:id="20261" w:author="קלוד" w:date="2026-10-11T09:07:13Z">
        <w:r>
          <w:t xml:space="preserve">משנה ו</w:t>
        </w:r>
      </w:ins>
    </w:p>
    <w:p w:rsidR="00E403F0" w:rsidRPr="00D65BEC" w:rsidRDefault="00E403F0" w:rsidP="00E403F0">
      <w:pPr>
        <w:pStyle w:val="afff9"/>
        <w:rPr>
          <w:del w:id="20158" w:author="קלוד" w:date="2026-10-11T09:07:13Z"/>
          <w:rtl/>
        </w:rPr>
      </w:pPr>
      <w:del w:id="20157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41" w:author="קלוד" w:date="2026-10-11T12:09:42Z">
          <w:pPr>
            <w:pStyle w:val="afff9"/>
          </w:pPr>
        </w:pPrChange>
      </w:pPr>
      <w:r w:rsidRPr="00D65BEC">
        <w:rPr>
          <w:rtl/>
        </w:rPr>
        <w:t>חרמי כהנים אין להם פדיון, אלא נותנים לכהנים כתרומה.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ר</w:t>
      </w:r>
      <w:r w:rsidRPr="00D65BEC">
        <w:rPr>
          <w:rFonts w:hint="cs"/>
          <w:rtl/>
        </w:rPr>
        <w:t>יב</w:t>
      </w:r>
      <w:r w:rsidRPr="00D65BEC">
        <w:rPr>
          <w:rtl/>
        </w:rPr>
        <w:t>"</w:t>
      </w:r>
      <w:r w:rsidRPr="00D65BEC">
        <w:rPr>
          <w:rFonts w:hint="cs"/>
          <w:rtl/>
        </w:rPr>
        <w:t xml:space="preserve">ב </w:t>
      </w:r>
      <w:r w:rsidRPr="00D65BEC">
        <w:rPr>
          <w:rtl/>
        </w:rPr>
        <w:t>אומר: סתם חרמים לבדק הבית, שנאמר: כל חרם קדש קדשים הוא לה';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ab/>
        <w:t>וחכ"א: סתם חרמים לכהנים, שנא</w:t>
      </w:r>
      <w:r w:rsidRPr="00D65BEC">
        <w:rPr>
          <w:rFonts w:hint="cs"/>
          <w:rtl/>
        </w:rPr>
        <w:t>'</w:t>
      </w:r>
      <w:r w:rsidRPr="00D65BEC">
        <w:rPr>
          <w:rtl/>
        </w:rPr>
        <w:t xml:space="preserve">: </w:t>
      </w:r>
      <w:r w:rsidRPr="00D65BEC">
        <w:rPr>
          <w:rFonts w:hint="cs"/>
          <w:rtl/>
        </w:rPr>
        <w:t>'</w:t>
      </w:r>
      <w:r w:rsidRPr="00D65BEC">
        <w:rPr>
          <w:rtl/>
        </w:rPr>
        <w:t>כשדה החרם לכהן תהיה אחוזתו</w:t>
      </w:r>
      <w:r w:rsidRPr="00D65BEC">
        <w:rPr>
          <w:rFonts w:hint="cs"/>
          <w:rtl/>
        </w:rPr>
        <w:t>'</w:t>
      </w:r>
      <w:r w:rsidRPr="00D65BEC">
        <w:rPr>
          <w:rtl/>
        </w:rPr>
        <w:t>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ab/>
      </w:r>
      <w:r w:rsidRPr="00D65BEC">
        <w:rPr>
          <w:rtl/>
        </w:rPr>
        <w:tab/>
      </w:r>
      <w:r w:rsidRPr="00D65BEC">
        <w:rPr>
          <w:rtl/>
        </w:rPr>
        <w:tab/>
        <w:t xml:space="preserve">א"כ, למה נאמר כל חרם קדש קדשים הוא לה'?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ab/>
      </w:r>
      <w:r w:rsidRPr="00D65BEC">
        <w:rPr>
          <w:rtl/>
        </w:rPr>
        <w:tab/>
      </w:r>
      <w:r w:rsidRPr="00D65BEC">
        <w:rPr>
          <w:rtl/>
        </w:rPr>
        <w:tab/>
        <w:t>שחל על קדשי קדשים ועל קדשים קלים.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מחרים אדם את קדשיו בין קדשי קדשים בין קדשים קלים,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אם נדר - נותן דמיהן, ואם נדבה - נותן את טובתן.</w:t>
      </w:r>
    </w:p>
    <w:p w:rsidR="00E403F0" w:rsidRPr="00AD695E" w:rsidRDefault="00E403F0" w:rsidP="00E403F0">
      <w:pPr>
        <w:pStyle w:val="afff9"/>
        <w:rPr>
          <w:rtl/>
        </w:rPr>
      </w:pPr>
      <w:r>
        <w:rPr>
          <w:rtl/>
        </w:rPr>
        <w:t>שור זה עולה אומדין כמה אדם רוצה ליתן בשור זה להעלותו עולה א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שאינו רשאי.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הבכור בין תם בין בעל מום - מחרימין אותו;</w:t>
      </w:r>
    </w:p>
    <w:p w:rsidR="00E403F0" w:rsidRPr="00DC5F70" w:rsidRDefault="00E403F0" w:rsidP="00E403F0">
      <w:pPr>
        <w:pStyle w:val="afff9"/>
        <w:rPr>
          <w:spacing w:val="0"/>
          <w:rtl/>
        </w:rPr>
      </w:pPr>
      <w:r w:rsidRPr="00DC5F70">
        <w:rPr>
          <w:spacing w:val="0"/>
          <w:rtl/>
        </w:rPr>
        <w:t>וכיצד פודים אותו? אומדין כמה אדם רוצה ליתן בבכור זה ליתנו לבן בתו או לבן אחותו.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כט.</w:t>
      </w:r>
    </w:p>
    <w:p>
      <w:pPr>
        <w:pStyle w:val="afffff8"/>
        <w:rPr>
          <w:ins w:id="90039" w:author="קלוד" w:date="2026-10-11T12:18:15Z"/>
        </w:rPr>
      </w:pPr>
      <w:ins w:id="90040" w:author="קלוד" w:date="2026-10-11T12:18:15Z">
        <w:r>
          <w:rPr>
            <w:color w:val="7B3F00"/>
          </w:rPr>
          <w:t xml:space="preserve">חרמים בבית בעלים כהקדש, ובכהן כחולין</w:t>
        </w:r>
      </w:ins>
    </w:p>
    <w:p>
      <w:pPr>
        <w:pStyle w:val="38"/>
        <w:rPr>
          <w:ins w:id="93922" w:author="מנוע מכני" w:date="2026-10-11T12:04:39Z"/>
        </w:rPr>
      </w:pPr>
      <w:r w:rsidRPr="00217260">
        <w:t>ת</w:t>
      </w:r>
      <w:r w:rsidRPr="00217260">
        <w:t>"</w:t>
      </w:r>
      <w:r w:rsidRPr="00217260">
        <w:t>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92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חרמי כהנים אין להן פדיון ונותנין לכהן.</w:t>
      </w:r>
    </w:p>
    <w:p w:rsidR="00E403F0" w:rsidRPr="00AD695E" w:rsidRDefault="00E403F0" w:rsidP="00E403F0">
      <w:pPr>
        <w:rPr>
          <w:rtl/>
        </w:rPr>
      </w:pPr>
      <w:r w:rsidRPr="00A757C8">
        <w:rPr>
          <w:rtl/>
        </w:rPr>
        <w:t>חרמים כל זמן שהן בבית בעלים הרי הן כהקדש לכל דבריהן, שנא</w:t>
      </w:r>
      <w:r w:rsidRPr="00A757C8">
        <w:rPr>
          <w:rFonts w:hint="cs"/>
          <w:rtl/>
        </w:rPr>
        <w:t>'</w:t>
      </w:r>
      <w:r w:rsidRPr="00A757C8">
        <w:rPr>
          <w:rStyle w:val="afffff0"/>
          <w:rtl/>
        </w:rPr>
        <w:t xml:space="preserve">: כל חרם בישראל קדש קדשים הוא לה</w:t>
      </w:r>
      <w:r w:rsidRPr="00A757C8">
        <w:rPr>
          <w:rtl/>
        </w:rPr>
        <w:t xml:space="preserve">',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נתנן לכהן - הרי הן לכל דבריהן כחולין, שנאמר: </w:t>
      </w:r>
      <w:r>
        <w:rPr>
          <w:rStyle w:val="afffff0"/>
          <w:rtl/>
          <w:rPrChange w:id="9054" w:author="מנוע פסוקים" w:date="2026-10-11T09:22:04Z">
            <w:rPr>
              <w:rtl/>
            </w:rPr>
          </w:rPrChange>
        </w:rPr>
        <w:t xml:space="preserve">כל חרם בישראל לך יהיה</w:t>
      </w:r>
      <w:r>
        <w:rPr>
          <w:rtl/>
        </w:rPr>
        <w:t xml:space="preserve">.</w:t>
      </w:r>
    </w:p>
    <w:p w:rsidR="00E403F0" w:rsidRPr="00AD695E" w:rsidRDefault="00E403F0" w:rsidP="00E403F0">
      <w:pPr>
        <w:jc w:val="center"/>
        <w:rPr>
          <w:del w:id="90086" w:author="מנוע עיצוב" w:date="2026-10-11T12:09:26Z"/>
          <w:rtl/>
        </w:rPr>
      </w:pPr>
      <w:del w:id="90085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65" w:author="קלוד" w:date="2026-10-11T09:07:13Z">
          <w:pPr>
            <w:pStyle w:val="affff1"/>
            <w:rPr>
              <w:rtl/>
            </w:rPr>
          </w:pPr>
        </w:pPrChange>
      </w:pPr>
      <w:r>
        <w:rPr>
          <w:rtl/>
        </w:rPr>
        <w:t>ר' יהודה בן בתירא אומר: סתם חרמים לבדק הבית כו'.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רבנן</w:t>
      </w:r>
      <w:r>
        <w:rPr>
          <w:rFonts w:hint="cs"/>
          <w:rtl/>
        </w:rPr>
        <w:t xml:space="preserve"> כדמפרשי </w:t>
      </w:r>
      <w:ins w:id="90145" w:author="Claude - סמנטי" w:date="2026-10-11T12:14:28Z">
        <w:r>
          <w:rPr>
            <w:rtl/>
          </w:rPr>
          <w:t xml:space="preserve">טעמם</w:t>
        </w:r>
      </w:ins>
      <w:del w:id="90146" w:author="Claude - סמנטי" w:date="2026-10-11T12:14:28Z">
        <w:r>
          <w:rPr>
            <w:rtl/>
          </w:rPr>
          <w:delText xml:space="preserve">טעמייהו</w:delText>
        </w:r>
      </w:del>
      <w:r>
        <w:rPr>
          <w:rtl/>
        </w:rPr>
        <w:t xml:space="preserve"> וטעמא </w:t>
      </w:r>
      <w:r>
        <w:rPr>
          <w:rStyle w:val="2fb"/>
          <w:rtl/>
        </w:rPr>
        <w:t xml:space="preserve">דר</w:t>
      </w:r>
      <w:r>
        <w:rPr>
          <w:rStyle w:val="2fb"/>
          <w:rFonts w:hint="cs"/>
          <w:rtl/>
        </w:rPr>
        <w:t>יב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ב</w:t>
      </w:r>
      <w:r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Fonts w:hint="cs"/>
          <w:rtl/>
        </w:rPr>
        <w:t>וריב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ב</w:t>
      </w:r>
      <w:r>
        <w:rPr>
          <w:rFonts w:hint="cs"/>
          <w:rtl/>
        </w:rPr>
        <w:t xml:space="preserve"> </w:t>
      </w:r>
      <w:ins w:id="91368" w:author="מנוע מכני" w:date="2026-10-11T12:04:39Z">
        <w:r>
          <w:rPr>
            <w:rFonts w:hint="cs"/>
            <w:rtl/>
          </w:rPr>
          <w:t xml:space="preserve">זה</w:t>
        </w:r>
      </w:ins>
      <w:del w:id="91369" w:author="מנוע מכני" w:date="2026-10-11T12:04:39Z">
        <w:r>
          <w:rPr>
            <w:rFonts w:hint="cs"/>
            <w:rtl/>
          </w:rPr>
          <w:delText xml:space="preserve">האי</w:delText>
        </w:r>
      </w:del>
      <w:r>
        <w:rPr>
          <w:rFonts w:hint="cs"/>
          <w:rtl/>
        </w:rPr>
        <w:t xml:space="preserve"> '</w:t>
      </w:r>
      <w:ins w:id="90529" w:author="Claude - סמנטי" w:date="2026-10-11T12:14:28Z">
        <w:r>
          <w:rPr>
            <w:rStyle w:val="afffff0"/>
            <w:rtl/>
          </w:rPr>
          <w:t xml:space="preserve">כִּשְׂדֵה הַחֵרֶם</w:t>
        </w:r>
      </w:ins>
      <w:del w:id="90530" w:author="Claude - סמנטי" w:date="2026-10-11T12:14:28Z">
        <w:r>
          <w:rPr>
            <w:rtl/>
          </w:rPr>
          <w:delText xml:space="preserve">כשדה החרם</w:delText>
        </w:r>
      </w:del>
      <w:r>
        <w:rPr>
          <w:rFonts w:hint="cs"/>
          <w:rtl/>
        </w:rPr>
        <w:t>'</w:t>
      </w:r>
      <w:r>
        <w:rPr>
          <w:rtl/>
        </w:rPr>
        <w:t xml:space="preserve"> </w:t>
      </w:r>
      <w:ins w:id="92796" w:author="מנוע מכני" w:date="2026-10-11T12:04:39Z">
        <w:r>
          <w:rPr>
            <w:rFonts w:hint="cs"/>
            <w:rtl/>
          </w:rPr>
          <w:t xml:space="preserve">צריכה</w:t>
        </w:r>
      </w:ins>
      <w:del w:id="92797" w:author="מנוע מכני" w:date="2026-10-11T12:04:39Z">
        <w:r>
          <w:rPr>
            <w:rFonts w:hint="cs"/>
            <w:rtl/>
          </w:rPr>
          <w:delText xml:space="preserve">מיבעיא</w:delText>
        </w:r>
      </w:del>
      <w:r>
        <w:rPr>
          <w:rtl/>
        </w:rPr>
        <w:t xml:space="preserve"> </w:t>
      </w:r>
      <w:r>
        <w:rPr>
          <w:rFonts w:hint="cs"/>
          <w:rtl/>
        </w:rPr>
        <w:t xml:space="preserve">דמקיש שדה חרמו לשדה אחוזה של ישראל </w:t>
      </w:r>
      <w:r w:rsidRPr="00217260">
        <w:rPr>
          <w:rFonts w:hint="cs"/>
          <w:b/>
          <w:bCs/>
          <w:rtl/>
        </w:rPr>
        <w:t>דיוצאה מתח</w:t>
      </w:r>
      <w:r w:rsidRPr="00217260">
        <w:rPr>
          <w:b/>
          <w:bCs/>
          <w:rtl/>
        </w:rPr>
        <w:t>"</w:t>
      </w:r>
      <w:r w:rsidRPr="00217260">
        <w:rPr>
          <w:rFonts w:hint="cs"/>
          <w:b/>
          <w:bCs/>
          <w:rtl/>
        </w:rPr>
        <w:t>י</w:t>
      </w:r>
      <w:r>
        <w:rPr>
          <w:rFonts w:hint="cs"/>
          <w:rtl/>
        </w:rPr>
        <w:t xml:space="preserve"> ומתחלקת לכהנים אף שדה חרמו של כהן. </w:t>
      </w:r>
    </w:p>
    <w:p>
      <w:pPr>
        <w:pStyle w:val="38"/>
        <w:rPr>
          <w:ins w:id="93924" w:author="מנוע מכני" w:date="2026-10-11T12:04:39Z"/>
        </w:rPr>
      </w:pPr>
      <w:r>
        <w:t>ו</w:t>
      </w:r>
      <w:r>
        <w:t xml:space="preserve">אידך?</w:t>
      </w:r>
    </w:p>
    <w:p w:rsidR="00E403F0" w:rsidRPr="00AD695E" w:rsidRDefault="00E403F0" w:rsidP="00E403F0">
      <w:pPr>
        <w:rPr>
          <w:rtl/>
        </w:rPr>
      </w:pPr>
      <w:del w:id="93925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</w:t>
      </w:r>
      <w:r w:rsidRPr="00217260">
        <w:rPr>
          <w:b/>
          <w:bCs/>
          <w:rtl/>
        </w:rPr>
        <w:t>ה</w:t>
      </w:r>
      <w:r>
        <w:rPr>
          <w:rtl/>
        </w:rPr>
        <w:t>חרם</w:t>
      </w:r>
      <w:r>
        <w:rPr>
          <w:rFonts w:hint="cs"/>
          <w:rtl/>
        </w:rPr>
        <w:t>'</w:t>
      </w:r>
      <w:r>
        <w:rPr>
          <w:rtl/>
        </w:rPr>
        <w:t>.</w:t>
      </w:r>
      <w:r>
        <w:rPr>
          <w:rFonts w:hint="cs"/>
          <w:rtl/>
        </w:rPr>
        <w:t xml:space="preserve"> ואידך '</w:t>
      </w:r>
      <w:r w:rsidRPr="00217260">
        <w:rPr>
          <w:rFonts w:hint="cs"/>
          <w:b/>
          <w:bCs/>
          <w:rtl/>
        </w:rPr>
        <w:t>ה</w:t>
      </w:r>
      <w:r>
        <w:rPr>
          <w:rFonts w:hint="cs"/>
          <w:rtl/>
        </w:rPr>
        <w:t xml:space="preserve">חרם'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משמע </w:t>
      </w:r>
      <w:ins w:id="91370" w:author="מנוע מכני" w:date="2026-10-11T12:04:39Z">
        <w:r>
          <w:rPr>
            <w:rFonts w:hint="cs"/>
            <w:rtl/>
          </w:rPr>
          <w:t xml:space="preserve">לו</w:t>
        </w:r>
      </w:ins>
      <w:del w:id="91371" w:author="מנוע מכני" w:date="2026-10-11T12:04:39Z">
        <w:r>
          <w:rPr>
            <w:rFonts w:hint="cs"/>
            <w:rtl/>
          </w:rPr>
          <w:delText xml:space="preserve">ליה</w:delText>
        </w:r>
      </w:del>
    </w:p>
    <w:p w:rsidR="00E403F0" w:rsidRPr="00AD695E" w:rsidRDefault="00E403F0" w:rsidP="00E403F0">
      <w:pPr>
        <w:rPr>
          <w:rtl/>
        </w:rPr>
      </w:pPr>
      <w:r>
        <w:rPr>
          <w:rStyle w:val="2fb"/>
          <w:rtl/>
        </w:rPr>
        <w:t>ור</w:t>
      </w:r>
      <w:r>
        <w:rPr>
          <w:rStyle w:val="2fb"/>
          <w:rFonts w:hint="cs"/>
          <w:rtl/>
        </w:rPr>
        <w:t>יב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ב</w:t>
      </w:r>
      <w:r>
        <w:rPr>
          <w:rtl/>
        </w:rPr>
        <w:t xml:space="preserve"> דחל על קדשי קדשים ועל קדשים קלים </w:t>
      </w:r>
      <w:r>
        <w:rPr>
          <w:rFonts w:hint="cs"/>
          <w:rtl/>
        </w:rPr>
        <w:t xml:space="preserve">ס'ל </w:t>
      </w:r>
      <w:r>
        <w:rPr>
          <w:rStyle w:val="2fb"/>
          <w:rFonts w:hint="cs"/>
          <w:rtl/>
        </w:rPr>
        <w:t xml:space="preserve">כרי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ש</w:t>
      </w:r>
      <w:r>
        <w:rPr>
          <w:rFonts w:hint="cs"/>
          <w:rtl/>
        </w:rPr>
        <w:t xml:space="preserve"> </w:t>
      </w:r>
    </w:p>
    <w:p w:rsidR="00E403F0" w:rsidRPr="00AD695E" w:rsidRDefault="00E403F0" w:rsidP="00E403F0">
      <w:pPr>
        <w:rPr>
          <w:rtl/>
        </w:rPr>
      </w:pPr>
    </w:p>
    <w:p>
      <w:pPr>
        <w:pStyle w:val="afffff8"/>
        <w:rPr>
          <w:ins w:id="90037" w:author="קלוד" w:date="2026-10-11T12:18:15Z"/>
        </w:rPr>
      </w:pPr>
      <w:ins w:id="90038" w:author="קלוד" w:date="2026-10-11T12:18:15Z">
        <w:r>
          <w:rPr>
            <w:color w:val="7B3F00"/>
          </w:rPr>
          <w:t xml:space="preserve">הלכה כר"י בן בתירא - סתם חרמים לבדק הבית</w:t>
        </w:r>
      </w:ins>
    </w:p>
    <w:p>
      <w:pPr>
        <w:pStyle w:val="38"/>
        <w:rPr>
          <w:ins w:id="93926" w:author="מנוע מכני" w:date="2026-10-11T12:04:39Z"/>
        </w:rPr>
      </w:pPr>
      <w:r w:rsidRPr="00217260">
        <w:t xml:space="preserve">רב:</w:t>
      </w:r>
    </w:p>
    <w:p w:rsidR="00E403F0" w:rsidRPr="00AD695E" w:rsidRDefault="00E403F0" w:rsidP="00E403F0">
      <w:pPr>
        <w:rPr>
          <w:rtl/>
        </w:rPr>
      </w:pPr>
      <w:del w:id="93927" w:author="מנוע מכני" w:date="2026-10-11T12:04:39Z">
        <w:r w:rsidRPr="00217260">
          <w:rPr>
            <w:b/>
            <w:bCs/>
            <w:rtl/>
          </w:rPr>
          <w:delText xml:space="preserve"> </w:delText>
        </w:r>
      </w:del>
      <w:r w:rsidRPr="00217260">
        <w:rPr>
          <w:b/>
          <w:bCs/>
          <w:rtl/>
        </w:rPr>
        <w:t xml:space="preserve">הלכה </w:t>
      </w:r>
      <w:ins w:id="90158" w:author="מנוע מכני" w:date="2026-10-11T12:04:39Z">
        <w:r>
          <w:rPr>
            <w:rStyle w:val="2fb"/>
            <w:b/>
            <w:bCs/>
            <w:rtl/>
          </w:rPr>
          <w:t xml:space="preserve">כר"י</w:t>
        </w:r>
      </w:ins>
      <w:del w:id="90159" w:author="מנוע מכני" w:date="2026-10-11T12:04:39Z">
        <w:r w:rsidRPr="00217260">
          <w:rPr>
            <w:b/>
            <w:bCs/>
            <w:rtl/>
          </w:rPr>
          <w:delText xml:space="preserve">כרבי יהודה</w:delText>
        </w:r>
      </w:del>
      <w:r w:rsidRPr="00217260">
        <w:rPr>
          <w:b/>
          <w:bCs/>
          <w:rtl/>
        </w:rPr>
        <w:t xml:space="preserve"> בן בתירא.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Fonts w:hint="cs"/>
          <w:rtl/>
        </w:rPr>
        <w:t xml:space="preserve">דלרב</w:t>
      </w:r>
      <w:r>
        <w:rPr>
          <w:rFonts w:hint="cs"/>
          <w:rtl/>
        </w:rPr>
        <w:t xml:space="preserve"> ברייתא איפכא ומתני' איפכא, </w:t>
      </w:r>
      <w:ins w:id="90680" w:author="מנוע מכני" w:date="2026-10-11T12:04:39Z">
        <w:r>
          <w:rPr>
            <w:rFonts w:hint="cs"/>
            <w:rtl/>
          </w:rPr>
          <w:t xml:space="preserve">ולא</w:t>
        </w:r>
      </w:ins>
      <w:del w:id="90681" w:author="מנוע מכני" w:date="2026-10-11T12:04:39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דאפיך מתני' מקמי ברייתא, אלא </w:t>
      </w:r>
      <w:ins w:id="91372" w:author="מנוע מכני" w:date="2026-10-11T12:04:39Z">
        <w:r>
          <w:rPr>
            <w:rFonts w:hint="cs"/>
            <w:rtl/>
          </w:rPr>
          <w:t xml:space="preserve">דכך</w:t>
        </w:r>
      </w:ins>
      <w:del w:id="91373" w:author="מנוע מכני" w:date="2026-10-11T12:04:39Z">
        <w:r>
          <w:rPr>
            <w:rFonts w:hint="cs"/>
            <w:rtl/>
          </w:rPr>
          <w:delText xml:space="preserve">דהכי</w:delText>
        </w:r>
      </w:del>
      <w:r>
        <w:rPr>
          <w:rFonts w:hint="cs"/>
          <w:rtl/>
        </w:rPr>
        <w:t xml:space="preserve"> גמיר </w:t>
      </w:r>
    </w:p>
    <w:p>
      <w:pPr>
        <w:pStyle w:val="38"/>
        <w:rPr>
          <w:ins w:id="93928" w:author="מנוע מכני" w:date="2026-10-11T12:04:39Z"/>
        </w:rPr>
      </w:pPr>
      <w:r>
        <w:t>וה</w:t>
      </w:r>
      <w:r>
        <w:t>"</w:t>
      </w:r>
      <w:r>
        <w:t xml:space="preserve">ק:</w:t>
      </w:r>
    </w:p>
    <w:p w:rsidR="00E403F0" w:rsidRPr="00AD695E" w:rsidRDefault="00E403F0" w:rsidP="00E403F0">
      <w:pPr>
        <w:rPr>
          <w:rtl/>
        </w:rPr>
      </w:pPr>
      <w:del w:id="93929" w:author="מנוע מכני" w:date="2026-10-11T12:04:39Z">
        <w:r>
          <w:rPr>
            <w:rFonts w:hint="cs"/>
            <w:rtl/>
          </w:rPr>
          <w:delText xml:space="preserve"> </w:delText>
        </w:r>
      </w:del>
      <w:ins w:id="91374" w:author="מנוע מכני" w:date="2026-10-11T12:04:39Z">
        <w:r>
          <w:rPr>
            <w:rtl/>
          </w:rPr>
          <w:t xml:space="preserve">למה</w:t>
        </w:r>
      </w:ins>
      <w:del w:id="91375" w:author="מנוע מכני" w:date="2026-10-11T12:04:39Z">
        <w:r>
          <w:rPr>
            <w:rtl/>
          </w:rPr>
          <w:delText xml:space="preserve">למאי</w:delText>
        </w:r>
      </w:del>
      <w:r>
        <w:rPr>
          <w:rtl/>
        </w:rPr>
        <w:t xml:space="preserve"> דאפכיתו ותניתו, הלכה </w:t>
      </w:r>
      <w:ins w:id="90160" w:author="מנוע מכני" w:date="2026-10-11T12:04:39Z">
        <w:r>
          <w:rPr>
            <w:rStyle w:val="2fb"/>
            <w:rtl/>
          </w:rPr>
          <w:t xml:space="preserve">כר"י</w:t>
        </w:r>
      </w:ins>
      <w:del w:id="90161" w:author="מנוע מכני" w:date="2026-10-11T12:04:39Z">
        <w:r>
          <w:rPr>
            <w:rtl/>
          </w:rPr>
          <w:delText xml:space="preserve">כרבי יהודה</w:delText>
        </w:r>
      </w:del>
      <w:r>
        <w:rPr>
          <w:rtl/>
        </w:rPr>
        <w:t xml:space="preserve"> בן בתירא.</w:t>
      </w:r>
    </w:p>
    <w:p w:rsidR="00E403F0" w:rsidRPr="00AD695E" w:rsidRDefault="00E403F0" w:rsidP="00E403F0">
      <w:pPr>
        <w:rPr>
          <w:rtl/>
        </w:rPr>
      </w:pPr>
      <w:r w:rsidRPr="00A757C8">
        <w:rPr>
          <w:rFonts w:hint="cs"/>
          <w:rtl/>
        </w:rPr>
        <w:t>אותו שהחרים לנכסיו בפ</w:t>
      </w:r>
      <w:r w:rsidRPr="00A757C8">
        <w:rPr>
          <w:rtl/>
        </w:rPr>
        <w:t xml:space="preserve">ומבדיתא, </w:t>
      </w:r>
      <w:r w:rsidRPr="00A757C8">
        <w:rPr>
          <w:rFonts w:hint="cs"/>
          <w:rtl/>
        </w:rPr>
        <w:t xml:space="preserve">ובא לפני </w:t>
      </w:r>
      <w:r w:rsidRPr="00A757C8">
        <w:rPr>
          <w:rStyle w:val="2fb"/>
          <w:rFonts w:hint="cs"/>
          <w:rtl/>
        </w:rPr>
        <w:t xml:space="preserve">ר</w:t>
      </w:r>
      <w:r w:rsidRPr="00A757C8">
        <w:rPr>
          <w:rStyle w:val="2fb"/>
          <w:rtl/>
        </w:rPr>
        <w:t>"</w:t>
      </w:r>
      <w:r w:rsidRPr="00A757C8">
        <w:rPr>
          <w:rStyle w:val="2fb"/>
          <w:rFonts w:hint="cs"/>
          <w:rtl/>
        </w:rPr>
        <w:t xml:space="preserve">י</w:t>
      </w:r>
      <w:r w:rsidRPr="00A757C8">
        <w:rPr>
          <w:rFonts w:hint="cs"/>
          <w:rtl/>
        </w:rPr>
        <w:t xml:space="preserve"> </w:t>
      </w:r>
      <w:r w:rsidRPr="00A757C8">
        <w:rPr>
          <w:rFonts w:hint="cs"/>
          <w:rtl/>
        </w:rPr>
        <w:t xml:space="preserve">וא</w:t>
      </w:r>
      <w:r w:rsidRPr="00A757C8">
        <w:rPr>
          <w:rtl/>
        </w:rPr>
        <w:t>"</w:t>
      </w:r>
      <w:r w:rsidRPr="00A757C8">
        <w:rPr>
          <w:rFonts w:hint="cs"/>
          <w:rtl/>
        </w:rPr>
        <w:t>ל</w:t>
      </w:r>
      <w:r w:rsidRPr="00A757C8">
        <w:rPr>
          <w:rtl/>
        </w:rPr>
        <w:t xml:space="preserve">: </w:t>
      </w:r>
      <w:r w:rsidRPr="00A757C8">
        <w:rPr>
          <w:rFonts w:hint="cs"/>
          <w:rtl/>
        </w:rPr>
        <w:t>קח ד' זוז</w:t>
      </w:r>
      <w:r w:rsidRPr="00A757C8">
        <w:rPr>
          <w:rtl/>
        </w:rPr>
        <w:t xml:space="preserve"> ואחיל </w:t>
      </w:r>
      <w:ins w:id="91376" w:author="מנוע מכני" w:date="2026-10-11T12:04:39Z">
        <w:r>
          <w:rPr>
            <w:rtl/>
          </w:rPr>
          <w:t xml:space="preserve">עליהם</w:t>
        </w:r>
      </w:ins>
      <w:del w:id="91377" w:author="מנוע מכני" w:date="2026-10-11T12:04:39Z">
        <w:r w:rsidRPr="00A757C8">
          <w:rPr>
            <w:rtl/>
          </w:rPr>
          <w:delText xml:space="preserve">עלייהו</w:delText>
        </w:r>
      </w:del>
      <w:r w:rsidRPr="00A757C8">
        <w:rPr>
          <w:rtl/>
        </w:rPr>
        <w:t xml:space="preserve"> ו</w:t>
      </w:r>
      <w:r w:rsidRPr="00A757C8">
        <w:rPr>
          <w:rFonts w:hint="cs"/>
          <w:rtl/>
        </w:rPr>
        <w:t xml:space="preserve">זרוק </w:t>
      </w:r>
      <w:r w:rsidRPr="00A757C8">
        <w:rPr>
          <w:rtl/>
        </w:rPr>
        <w:t>בנהר ו</w:t>
      </w:r>
      <w:r w:rsidRPr="00A757C8">
        <w:rPr>
          <w:rFonts w:hint="cs"/>
          <w:rtl/>
        </w:rPr>
        <w:t xml:space="preserve">יותרו </w:t>
      </w:r>
      <w:r w:rsidRPr="00217260">
        <w:rPr>
          <w:rFonts w:hint="cs"/>
          <w:b/>
          <w:bCs/>
          <w:rtl/>
        </w:rPr>
        <w:t>לך</w:t>
      </w:r>
      <w:r>
        <w:rPr>
          <w:rtl/>
        </w:rPr>
        <w:t>.</w:t>
      </w:r>
    </w:p>
    <w:p>
      <w:pPr>
        <w:pStyle w:val="38"/>
        <w:rPr>
          <w:ins w:id="93930" w:author="מנוע מכני" w:date="2026-10-11T12:04:39Z"/>
        </w:rPr>
      </w:pPr>
      <w:r>
        <w:t xml:space="preserve">- </w:t>
      </w:r>
    </w:p>
    <w:p w:rsidR="00E403F0" w:rsidRPr="00AD695E" w:rsidRDefault="00E403F0" w:rsidP="00E403F0">
      <w:pPr>
        <w:pStyle w:val="affffb"/>
        <w:rPr>
          <w:rtl/>
        </w:rPr>
      </w:pPr>
      <w:ins w:id="91984" w:author="מנוע מכני" w:date="2026-10-11T12:04:39Z">
        <w:r>
          <w:rPr>
            <w:rtl/>
          </w:rPr>
          <w:t xml:space="preserve">ומשמע</w:t>
        </w:r>
        <w:r>
          <w:rPr>
            <w:rtl/>
          </w:rPr>
          <w:t xml:space="preserve"> ש</w:t>
        </w:r>
      </w:ins>
      <w:del w:id="91985" w:author="מנוע מכני" w:date="2026-10-11T12:04:39Z">
        <w:r>
          <w:rPr>
            <w:rtl/>
          </w:rPr>
          <w:delText xml:space="preserve">אלמא </w:delText>
        </w:r>
      </w:del>
      <w:ins w:id="90682" w:author="מנוע מכני" w:date="2026-10-11T12:04:39Z">
        <w:r>
          <w:rPr>
            <w:rtl/>
          </w:rPr>
          <w:t xml:space="preserve">סבר</w:t>
        </w:r>
      </w:ins>
      <w:del w:id="90683" w:author="מנוע מכני" w:date="2026-10-11T12:04:39Z">
        <w:r>
          <w:rPr>
            <w:rtl/>
          </w:rPr>
          <w:delText xml:space="preserve">קסבר</w:delText>
        </w:r>
      </w:del>
      <w:r>
        <w:rPr>
          <w:rtl/>
        </w:rPr>
        <w:t xml:space="preserve">: סתם חרמים לבדק הבית.</w:t>
      </w:r>
    </w:p>
    <w:p w:rsidR="00E403F0" w:rsidRPr="00AD695E" w:rsidRDefault="00E403F0" w:rsidP="00E403F0">
      <w:pPr>
        <w:pStyle w:val="affffb"/>
      </w:pPr>
      <w:r>
        <w:rPr>
          <w:rtl/>
        </w:rPr>
        <w:t xml:space="preserve">- </w:t>
      </w:r>
      <w:r>
        <w:rPr>
          <w:rStyle w:val="2fb"/>
          <w:rFonts w:hint="cs"/>
          <w:rtl/>
        </w:rPr>
        <w:t>ו</w:t>
      </w:r>
      <w:r>
        <w:rPr>
          <w:rStyle w:val="2fb"/>
          <w:rtl/>
        </w:rPr>
        <w:t xml:space="preserve">כשמואל</w:t>
      </w:r>
      <w:r>
        <w:rPr>
          <w:rtl/>
        </w:rPr>
        <w:t xml:space="preserve">, דהקדש שוה מנה שחיללו על שוה פרוטה - מחולל, </w:t>
      </w:r>
    </w:p>
    <w:p w:rsidR="00E403F0" w:rsidRPr="00AD695E" w:rsidRDefault="00E403F0" w:rsidP="00E403F0">
      <w:pPr>
        <w:pStyle w:val="affffb"/>
        <w:rPr>
          <w:rtl/>
        </w:rPr>
      </w:pPr>
      <w:r>
        <w:rPr>
          <w:rtl/>
        </w:rPr>
        <w:t xml:space="preserve">- </w:t>
      </w:r>
      <w:r>
        <w:rPr>
          <w:rFonts w:hint="cs"/>
          <w:rtl/>
        </w:rPr>
        <w:t>ודווקא בזמן שביהמ</w:t>
      </w:r>
      <w:r>
        <w:rPr>
          <w:rtl/>
        </w:rPr>
        <w:t>"</w:t>
      </w:r>
      <w:r>
        <w:rPr>
          <w:rFonts w:hint="cs"/>
          <w:rtl/>
        </w:rPr>
        <w:t>ק קיים דיש פסידא, אבל בזה</w:t>
      </w:r>
      <w:r>
        <w:rPr>
          <w:rtl/>
        </w:rPr>
        <w:t>"</w:t>
      </w:r>
      <w:r>
        <w:rPr>
          <w:rFonts w:hint="cs"/>
          <w:rtl/>
        </w:rPr>
        <w:t>ז אפי' לכתחילה וד' זוז מצד</w:t>
      </w:r>
      <w:r>
        <w:rPr>
          <w:rtl/>
        </w:rPr>
        <w:t xml:space="preserve"> פרסומי </w:t>
      </w:r>
      <w:ins w:id="92102" w:author="מנוע מכני" w:date="2026-10-11T12:04:39Z">
        <w:r>
          <w:rPr>
            <w:rtl/>
          </w:rPr>
          <w:t xml:space="preserve">דבר</w:t>
        </w:r>
      </w:ins>
      <w:del w:id="92103" w:author="מנוע מכני" w:date="2026-10-11T12:04:39Z">
        <w:r>
          <w:rPr>
            <w:rtl/>
          </w:rPr>
          <w:delText xml:space="preserve">מלתא</w:delText>
        </w:r>
      </w:del>
      <w:r>
        <w:rPr>
          <w:rtl/>
        </w:rPr>
        <w:t xml:space="preserve">.</w:t>
      </w:r>
    </w:p>
    <w:p>
      <w:pPr>
        <w:pStyle w:val="38"/>
        <w:rPr>
          <w:ins w:id="93931" w:author="מנוע מכני" w:date="2026-10-11T12:04:39Z"/>
        </w:rPr>
      </w:pPr>
      <w:del w:id="94209" w:author="מנוע מכני" w:date="2026-10-11T12:04:39Z">
        <w:r w:rsidRPr="00217260">
          <w:delText xml:space="preserve">אמר </w:delText>
        </w:r>
      </w:del>
      <w:r w:rsidRPr="00217260">
        <w:t xml:space="preserve">עולא:</w:t>
      </w:r>
    </w:p>
    <w:p w:rsidR="00E403F0" w:rsidRPr="00AD695E" w:rsidRDefault="00E403F0" w:rsidP="00E403F0">
      <w:pPr>
        <w:rPr>
          <w:rtl/>
        </w:rPr>
      </w:pPr>
      <w:del w:id="93932" w:author="מנוע מכני" w:date="2026-10-11T12:04:39Z">
        <w:r w:rsidRPr="00217260">
          <w:rPr>
            <w:b/>
            <w:bCs/>
            <w:rtl/>
          </w:rPr>
          <w:delText xml:space="preserve"> </w:delText>
        </w:r>
      </w:del>
      <w:ins w:id="92218" w:author="מנוע מכני" w:date="2026-10-11T12:04:39Z">
        <w:r>
          <w:rPr>
            <w:b/>
            <w:bCs/>
            <w:rtl/>
          </w:rPr>
          <w:t xml:space="preserve">אם </w:t>
        </w:r>
      </w:ins>
      <w:del w:id="92219" w:author="מנוע מכני" w:date="2026-10-11T12:04:39Z">
        <w:r w:rsidRPr="00217260">
          <w:rPr>
            <w:b/>
            <w:bCs/>
            <w:rtl/>
          </w:rPr>
          <w:delText xml:space="preserve">אי </w:delText>
        </w:r>
      </w:del>
      <w:ins w:id="92104" w:author="מנוע מכני" w:date="2026-10-11T12:04:39Z">
        <w:r>
          <w:rPr>
            <w:b/>
            <w:bCs/>
            <w:rtl/>
          </w:rPr>
          <w:t xml:space="preserve">היה</w:t>
        </w:r>
      </w:ins>
      <w:del w:id="92105" w:author="מנוע מכני" w:date="2026-10-11T12:04:39Z">
        <w:r w:rsidRPr="00217260">
          <w:rPr>
            <w:b/>
            <w:bCs/>
            <w:rtl/>
          </w:rPr>
          <w:delText xml:space="preserve">הואי</w:delText>
        </w:r>
      </w:del>
      <w:r w:rsidRPr="00217260">
        <w:rPr>
          <w:b/>
          <w:bCs/>
          <w:rtl/>
        </w:rPr>
        <w:t xml:space="preserve"> </w:t>
      </w:r>
      <w:ins w:id="90686" w:author="מנוע מכני" w:date="2026-10-11T12:04:39Z">
        <w:r>
          <w:rPr>
            <w:b/>
            <w:bCs/>
            <w:rtl/>
          </w:rPr>
          <w:t xml:space="preserve">שם</w:t>
        </w:r>
      </w:ins>
      <w:del w:id="90687" w:author="מנוע מכני" w:date="2026-10-11T12:04:39Z">
        <w:r w:rsidRPr="00217260">
          <w:rPr>
            <w:b/>
            <w:bCs/>
            <w:rtl/>
          </w:rPr>
          <w:delText xml:space="preserve">התם</w:delText>
        </w:r>
      </w:del>
      <w:r w:rsidRPr="00217260">
        <w:rPr>
          <w:b/>
          <w:bCs/>
          <w:rtl/>
        </w:rPr>
        <w:t xml:space="preserve">, </w:t>
      </w:r>
      <w:ins w:id="92368" w:author="מנוע מכני" w:date="2026-10-11T12:04:39Z">
        <w:r>
          <w:rPr>
            <w:b/>
            <w:bCs/>
            <w:rtl/>
          </w:rPr>
          <w:t xml:space="preserve">היה</w:t>
        </w:r>
      </w:ins>
      <w:del w:id="92369" w:author="מנוע מכני" w:date="2026-10-11T12:04:39Z">
        <w:r w:rsidRPr="00217260">
          <w:rPr>
            <w:b/>
            <w:bCs/>
            <w:rtl/>
          </w:rPr>
          <w:delText xml:space="preserve">הוה</w:delText>
        </w:r>
      </w:del>
      <w:r w:rsidRPr="00217260">
        <w:rPr>
          <w:b/>
          <w:bCs/>
          <w:rtl/>
        </w:rPr>
        <w:t xml:space="preserve"> יהיבנא </w:t>
      </w:r>
      <w:ins w:id="90684" w:author="מנוע מכני" w:date="2026-10-11T12:04:39Z">
        <w:r>
          <w:rPr>
            <w:b/>
            <w:bCs/>
            <w:rtl/>
          </w:rPr>
          <w:t xml:space="preserve">כולם</w:t>
        </w:r>
      </w:ins>
      <w:del w:id="90685" w:author="מנוע מכני" w:date="2026-10-11T12:04:39Z">
        <w:r w:rsidRPr="00217260">
          <w:rPr>
            <w:b/>
            <w:bCs/>
            <w:rtl/>
          </w:rPr>
          <w:delText xml:space="preserve">כולהו</w:delText>
        </w:r>
      </w:del>
      <w:r w:rsidRPr="00217260">
        <w:rPr>
          <w:b/>
          <w:bCs/>
          <w:rtl/>
        </w:rPr>
        <w:t xml:space="preserve"> לכהנים.</w:t>
      </w:r>
    </w:p>
    <w:p>
      <w:pPr>
        <w:pStyle w:val="38"/>
        <w:rPr>
          <w:ins w:id="93933" w:author="מנוע מכני" w:date="2026-10-11T12:04:39Z"/>
        </w:rPr>
      </w:pPr>
      <w:ins w:id="91986" w:author="מנוע מכני" w:date="2026-10-11T12:04:39Z">
        <w:r>
          <w:t xml:space="preserve">ומשמע ש</w:t>
        </w:r>
      </w:ins>
      <w:del w:id="91987" w:author="מנוע מכני" w:date="2026-10-11T12:04:39Z">
        <w:r>
          <w:delText xml:space="preserve">אלמא </w:delText>
        </w:r>
      </w:del>
      <w:ins w:id="90688" w:author="מנוע מכני" w:date="2026-10-11T12:04:39Z">
        <w:r>
          <w:t xml:space="preserve">סבר</w:t>
        </w:r>
      </w:ins>
      <w:del w:id="90689" w:author="מנוע מכני" w:date="2026-10-11T12:04:39Z">
        <w:r>
          <w:delText xml:space="preserve">קסבר</w:delText>
        </w:r>
      </w:del>
      <w:r>
        <w:t xml:space="preserve"> עולא:</w:t>
      </w:r>
    </w:p>
    <w:p w:rsidR="00E403F0" w:rsidRPr="00AD695E" w:rsidRDefault="00E403F0" w:rsidP="00E403F0">
      <w:pPr>
        <w:rPr>
          <w:rtl/>
        </w:rPr>
      </w:pPr>
      <w:del w:id="9393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סתם חרמים לכהנים.</w:t>
      </w:r>
    </w:p>
    <w:p>
      <w:pPr>
        <w:pStyle w:val="38"/>
        <w:rPr>
          <w:ins w:id="93935" w:author="מנוע מכני" w:date="2026-10-11T12:04:39Z"/>
        </w:rPr>
      </w:pPr>
      <w:r>
        <w:t xml:space="preserve">מיתיבי:</w:t>
      </w:r>
    </w:p>
    <w:p w:rsidR="00E403F0" w:rsidRPr="00AD695E" w:rsidRDefault="00E403F0" w:rsidP="00E403F0">
      <w:pPr>
        <w:rPr>
          <w:rtl/>
        </w:rPr>
      </w:pPr>
      <w:del w:id="93936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אין עבד עברי נוהג אלא בזמן שהיובל נוהג, </w:t>
      </w:r>
      <w:ins w:id="92458" w:author="מנוע מכני" w:date="2026-10-11T12:04:39Z">
        <w:r>
          <w:rPr>
            <w:rtl/>
          </w:rPr>
          <w:t xml:space="preserve">ד'</w:t>
        </w:r>
      </w:ins>
      <w:del w:id="92459" w:author="מנוע מכני" w:date="2026-10-11T12:04:39Z">
        <w:r>
          <w:rPr>
            <w:rtl/>
          </w:rPr>
          <w:delText xml:space="preserve">שנא</w:delText>
        </w:r>
        <w:r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: </w:delText>
        </w:r>
        <w:r>
          <w:rPr>
            <w:rFonts w:hint="cs"/>
            <w:rtl/>
          </w:rPr>
          <w:delText xml:space="preserve">'</w:delText>
        </w:r>
      </w:del>
      <w:ins w:id="90531" w:author="Claude - סמנטי" w:date="2026-10-11T12:14:28Z">
        <w:r>
          <w:rPr>
            <w:rStyle w:val="afffff0"/>
            <w:rtl/>
          </w:rPr>
          <w:t xml:space="preserve">עַד שְׁנַת הַיּוֹבֵל יַעֲבוֹד עִמָּךְ</w:t>
        </w:r>
      </w:ins>
      <w:del w:id="90532" w:author="Claude - סמנטי" w:date="2026-10-11T12:14:28Z">
        <w:r>
          <w:rPr>
            <w:rtl/>
          </w:rPr>
          <w:delText xml:space="preserve">עד שנת היובל יעבוד עמך</w:delText>
        </w:r>
      </w:del>
      <w:r>
        <w:rPr>
          <w:rFonts w:hint="cs"/>
          <w:rtl/>
        </w:rPr>
        <w:t>'</w:t>
      </w:r>
      <w:r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  <w:t xml:space="preserve">ואין שדה החרם נוהגת אלא בזמן שהיובל נוהג, </w:t>
      </w:r>
      <w:ins w:id="92460" w:author="מנוע מכני" w:date="2026-10-11T12:04:39Z">
        <w:r>
          <w:rPr>
            <w:rtl/>
          </w:rPr>
          <w:t xml:space="preserve">ד'</w:t>
        </w:r>
      </w:ins>
      <w:del w:id="92461" w:author="מנוע מכני" w:date="2026-10-11T12:04:39Z">
        <w:r>
          <w:rPr>
            <w:rtl/>
          </w:rPr>
          <w:tab/>
          <w:delText xml:space="preserve">שנאמר: </w:delText>
        </w:r>
        <w:r>
          <w:rPr>
            <w:rFonts w:hint="cs"/>
            <w:rtl/>
          </w:rPr>
          <w:delText xml:space="preserve">'</w:delText>
        </w:r>
      </w:del>
      <w:r>
        <w:rPr>
          <w:rStyle w:val="afffff0"/>
          <w:rtl/>
        </w:rPr>
        <w:t>ויצא ביובל ושב לאחוזתו</w:t>
      </w:r>
      <w:r>
        <w:rPr>
          <w:rFonts w:hint="cs"/>
          <w:rtl/>
        </w:rPr>
        <w:t>'</w:t>
      </w:r>
      <w:r>
        <w:rPr>
          <w:rtl/>
        </w:rPr>
        <w:t xml:space="preserve">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  <w:t xml:space="preserve">אין בתי ערי חומה נוהגין אלא בזמן שהיובל נוהג, </w:t>
      </w:r>
      <w:ins w:id="92462" w:author="מנוע מכני" w:date="2026-10-11T12:04:39Z">
        <w:r>
          <w:rPr>
            <w:rtl/>
          </w:rPr>
          <w:t xml:space="preserve">ד'</w:t>
        </w:r>
      </w:ins>
      <w:del w:id="92463" w:author="מנוע מכני" w:date="2026-10-11T12:04:39Z">
        <w:r>
          <w:rPr>
            <w:rtl/>
          </w:rPr>
          <w:tab/>
          <w:delText xml:space="preserve">שנאמר: </w:delText>
        </w:r>
        <w:r>
          <w:rPr>
            <w:rFonts w:hint="cs"/>
            <w:rtl/>
          </w:rPr>
          <w:delText xml:space="preserve">'</w:delText>
        </w:r>
      </w:del>
      <w:ins w:id="90533" w:author="Claude - סמנטי" w:date="2026-10-11T12:14:28Z">
        <w:r>
          <w:rPr>
            <w:rStyle w:val="afffff0"/>
            <w:rtl/>
          </w:rPr>
          <w:t xml:space="preserve">לֹא יֵצֵא בַּיּוֹבֵל</w:t>
        </w:r>
      </w:ins>
      <w:del w:id="90534" w:author="Claude - סמנטי" w:date="2026-10-11T12:14:28Z">
        <w:r>
          <w:rPr>
            <w:rtl/>
          </w:rPr>
          <w:delText xml:space="preserve">לא יצא ביובל</w:delText>
        </w:r>
      </w:del>
      <w:r>
        <w:rPr>
          <w:rFonts w:hint="cs"/>
          <w:rtl/>
        </w:rPr>
        <w:t>'</w:t>
      </w:r>
      <w:ins w:id="91892" w:author="מנוע מכני" w:date="2026-10-11T12:04:39Z">
        <w:r>
          <w:rPr>
            <w:rtl/>
          </w:rPr>
          <w:t xml:space="preserve">,</w:t>
        </w:r>
      </w:ins>
      <w:del w:id="91893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3937" w:author="מנוע מכני" w:date="2026-10-11T12:04:39Z"/>
        </w:rPr>
      </w:pPr>
      <w:r w:rsidRPr="00217260">
        <w:lastRenderedPageBreak/>
        <w:t>א.</w:t>
      </w:r>
      <w:r>
        <w:t xml:space="preserve"> רשב</w:t>
      </w:r>
      <w:r>
        <w:t>"</w:t>
      </w:r>
      <w:r>
        <w:t>י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938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אין שדה חרמין נוהגין אלא בזמן שהיובל נוהג, שנא</w:t>
      </w:r>
      <w:r>
        <w:rPr>
          <w:rFonts w:hint="cs"/>
          <w:rtl/>
        </w:rPr>
        <w:t>'</w:t>
      </w:r>
      <w:r>
        <w:rPr>
          <w:rStyle w:val="afffff0"/>
          <w:rtl/>
        </w:rPr>
        <w:t xml:space="preserve">: והיה השדה בצאתו ביובל קודש לה</w:t>
      </w:r>
      <w:r>
        <w:rPr>
          <w:rtl/>
        </w:rPr>
        <w:t xml:space="preserve">' כשדה החרם</w:t>
      </w:r>
      <w:r>
        <w:rPr>
          <w:rFonts w:hint="cs"/>
          <w:rtl/>
        </w:rPr>
        <w:t>'</w:t>
      </w:r>
      <w:ins w:id="91894" w:author="מנוע מכני" w:date="2026-10-11T12:04:39Z">
        <w:r>
          <w:rPr>
            <w:rtl/>
          </w:rPr>
          <w:t xml:space="preserve">,</w:t>
        </w:r>
      </w:ins>
      <w:del w:id="91895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3939" w:author="מנוע מכני" w:date="2026-10-11T12:04:39Z"/>
        </w:rPr>
      </w:pPr>
      <w:r w:rsidRPr="00217260">
        <w:t>ב.</w:t>
      </w:r>
      <w:r>
        <w:t xml:space="preserve"> רשב</w:t>
      </w:r>
      <w:r>
        <w:t>"</w:t>
      </w:r>
      <w:r>
        <w:t>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940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אין גר תושב נוהג אלא בזמן שהיובל נוהג,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Style w:val="2fb"/>
          <w:rFonts w:hint="cs"/>
          <w:rtl/>
        </w:rPr>
        <w:t>אר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ב</w:t>
      </w:r>
      <w:r>
        <w:rPr>
          <w:rFonts w:hint="cs"/>
          <w:rtl/>
        </w:rPr>
        <w:t xml:space="preserve">:</w:t>
      </w:r>
      <w:r>
        <w:rPr>
          <w:rtl/>
        </w:rPr>
        <w:t xml:space="preserve"> </w:t>
      </w:r>
      <w:ins w:id="92798" w:author="מנוע מכני" w:date="2026-10-11T12:04:39Z">
        <w:r>
          <w:rPr>
            <w:rFonts w:hint="cs"/>
            <w:rtl/>
          </w:rPr>
          <w:t xml:space="preserve">דבאה</w:t>
        </w:r>
      </w:ins>
      <w:del w:id="92799" w:author="מנוע מכני" w:date="2026-10-11T12:04:39Z">
        <w:r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אתיא</w:delText>
        </w:r>
      </w:del>
      <w:r>
        <w:rPr>
          <w:rtl/>
        </w:rPr>
        <w:t xml:space="preserve"> </w:t>
      </w:r>
      <w:r>
        <w:rPr>
          <w:rFonts w:hint="cs"/>
          <w:rtl/>
        </w:rPr>
        <w:t>'</w:t>
      </w:r>
      <w:r>
        <w:rPr>
          <w:rtl/>
        </w:rPr>
        <w:t>טוב טוב</w:t>
      </w:r>
      <w:r>
        <w:rPr>
          <w:rFonts w:hint="cs"/>
          <w:rtl/>
        </w:rPr>
        <w:t>'</w:t>
      </w:r>
      <w:r>
        <w:rPr>
          <w:rtl/>
        </w:rPr>
        <w:t xml:space="preserve"> כתיב: </w:t>
      </w:r>
      <w:r>
        <w:rPr>
          <w:rFonts w:hint="cs"/>
          <w:rtl/>
        </w:rPr>
        <w:t>'</w:t>
      </w:r>
      <w:ins w:id="90537" w:author="Claude - סמנטי" w:date="2026-10-11T12:14:28Z">
        <w:r>
          <w:rPr>
            <w:rStyle w:val="afffff0"/>
            <w:rtl/>
          </w:rPr>
          <w:t xml:space="preserve">כִּי טוֹב לוֹ עִמָּךְ</w:t>
        </w:r>
      </w:ins>
      <w:del w:id="90538" w:author="Claude - סמנטי" w:date="2026-10-11T12:14:28Z">
        <w:r>
          <w:rPr>
            <w:rtl/>
          </w:rPr>
          <w:delText xml:space="preserve">כי טוב לו עמך</w:delText>
        </w:r>
      </w:del>
      <w:r>
        <w:rPr>
          <w:rFonts w:hint="cs"/>
          <w:rtl/>
        </w:rPr>
        <w:t>'</w:t>
      </w:r>
      <w:r>
        <w:rPr>
          <w:rtl/>
        </w:rPr>
        <w:t xml:space="preserve">, וכתיב </w:t>
      </w:r>
      <w:ins w:id="90690" w:author="מנוע מכני" w:date="2026-10-11T12:04:39Z">
        <w:r>
          <w:rPr>
            <w:rtl/>
          </w:rPr>
          <w:t xml:space="preserve">שם</w:t>
        </w:r>
      </w:ins>
      <w:del w:id="90691" w:author="מנוע מכני" w:date="2026-10-11T12:04:39Z">
        <w:r>
          <w:rPr>
            <w:rtl/>
          </w:rPr>
          <w:delText xml:space="preserve">התם</w:delText>
        </w:r>
      </w:del>
      <w:r>
        <w:rPr>
          <w:rtl/>
        </w:rPr>
        <w:t xml:space="preserve">: </w:t>
      </w:r>
      <w:r>
        <w:rPr>
          <w:rFonts w:hint="cs"/>
          <w:rtl/>
        </w:rPr>
        <w:t>'</w:t>
      </w:r>
      <w:ins w:id="90535" w:author="Claude - סמנטי" w:date="2026-10-11T12:14:28Z">
        <w:r>
          <w:rPr>
            <w:rStyle w:val="afffff0"/>
            <w:rtl/>
          </w:rPr>
          <w:t xml:space="preserve">בַּטּוֹב לוֹ לֹא תּוֹנֶנּוּ</w:t>
        </w:r>
      </w:ins>
      <w:del w:id="90536" w:author="Claude - סמנטי" w:date="2026-10-11T12:14:28Z">
        <w:r>
          <w:rPr>
            <w:rtl/>
          </w:rPr>
          <w:delText xml:space="preserve">בטוב לו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תוננו</w:delText>
        </w:r>
      </w:del>
      <w:r>
        <w:rPr>
          <w:rFonts w:hint="cs"/>
          <w:rtl/>
        </w:rPr>
        <w:t>'</w:t>
      </w:r>
      <w:r>
        <w:rPr>
          <w:rtl/>
        </w:rPr>
        <w:t xml:space="preserve"> </w:t>
      </w:r>
    </w:p>
    <w:p>
      <w:pPr>
        <w:pStyle w:val="38"/>
        <w:rPr>
          <w:ins w:id="93941" w:author="מנוע מכני" w:date="2026-10-11T12:04:39Z"/>
        </w:rPr>
      </w:pPr>
      <w:r>
        <w:t xml:space="preserve">- </w:t>
      </w:r>
      <w:r>
        <w:t>ל</w:t>
      </w:r>
      <w:r>
        <w:t>"</w:t>
      </w:r>
      <w:r>
        <w:t>ק</w:t>
      </w:r>
      <w:r>
        <w:t xml:space="preserve">:</w:t>
      </w:r>
    </w:p>
    <w:p w:rsidR="00E403F0" w:rsidRPr="00AD695E" w:rsidRDefault="00E403F0" w:rsidP="00E403F0">
      <w:pPr>
        <w:pStyle w:val="affffb"/>
        <w:rPr>
          <w:rtl/>
        </w:rPr>
      </w:pPr>
      <w:del w:id="93942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הא במקרקעי, הא במטלטלי.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ו</w:t>
      </w:r>
      <w:r>
        <w:rPr>
          <w:rFonts w:hint="cs"/>
          <w:rtl/>
        </w:rPr>
        <w:t>אפי' ד</w:t>
      </w:r>
      <w:r>
        <w:rPr>
          <w:rtl/>
        </w:rPr>
        <w:t xml:space="preserve">מעשה דפומבדיתא במקרקעי </w:t>
      </w:r>
      <w:r>
        <w:rPr>
          <w:rFonts w:hint="cs"/>
          <w:rtl/>
        </w:rPr>
        <w:t xml:space="preserve">היה </w:t>
      </w:r>
      <w:r>
        <w:rPr>
          <w:rtl/>
        </w:rPr>
        <w:t xml:space="preserve">מקרקעי דחוצה לארץ כמטלטלי </w:t>
      </w:r>
      <w:ins w:id="90162" w:author="מנוע מכני" w:date="2026-10-11T12:04:39Z">
        <w:r>
          <w:rPr>
            <w:rtl/>
          </w:rPr>
          <w:t xml:space="preserve">דא"י</w:t>
        </w:r>
      </w:ins>
      <w:del w:id="90163" w:author="מנוע מכני" w:date="2026-10-11T12:04:39Z">
        <w:r>
          <w:rPr>
            <w:rtl/>
          </w:rPr>
          <w:delText xml:space="preserve">דארץ ישראל</w:delText>
        </w:r>
      </w:del>
      <w:r>
        <w:rPr>
          <w:rtl/>
        </w:rPr>
        <w:t xml:space="preserve"> דמי.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64" w:author="קלוד" w:date="2026-10-11T09:07:13Z"/>
        </w:rPr>
      </w:pPr>
      <w:ins w:id="20263" w:author="קלוד" w:date="2026-10-11T09:07:13Z">
        <w:r>
          <w:t xml:space="preserve">משנה ז</w:t>
        </w:r>
      </w:ins>
    </w:p>
    <w:p w:rsidR="00E403F0" w:rsidRPr="00D65BEC" w:rsidRDefault="00E403F0" w:rsidP="00E403F0">
      <w:pPr>
        <w:pStyle w:val="afff9"/>
        <w:rPr>
          <w:del w:id="20160" w:author="קלוד" w:date="2026-10-11T09:07:13Z"/>
          <w:rtl/>
        </w:rPr>
      </w:pPr>
      <w:del w:id="20159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42" w:author="קלוד" w:date="2026-10-11T12:09:42Z">
          <w:pPr>
            <w:pStyle w:val="afff9"/>
          </w:pPr>
        </w:pPrChange>
      </w:pPr>
      <w:r>
        <w:rPr>
          <w:rStyle w:val="TanaimMishna"/>
          <w:rtl/>
          <w:rPrChange w:id="20014" w:author="קלוד" w:date="2026-10-11T09:07:13Z">
            <w:rPr>
              <w:rtl/>
            </w:rPr>
          </w:rPrChange>
        </w:rPr>
        <w:t xml:space="preserve">רבי ישמעאל</w:t>
      </w:r>
      <w:r>
        <w:rPr>
          <w:rtl/>
        </w:rPr>
        <w:t xml:space="preserve"> אומר</w:t>
      </w:r>
      <w:r>
        <w:rPr>
          <w:rStyle w:val="TanaimMishna"/>
          <w:rtl/>
          <w:rPrChange w:id="95278" w:author="Claude" w:date="2026-10-11T09:08:00Z">
            <w:rPr>
              <w:rtl/>
            </w:rPr>
          </w:rPrChange>
        </w:rPr>
        <w:t xml:space="preserve">:</w:t>
      </w:r>
      <w:r>
        <w:rPr>
          <w:rtl/>
        </w:rPr>
        <w:t xml:space="preserve"> כתוב אחד אומר תקדיש וכתוב אחד אומר לא יקדיש,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א"א לומר תקדיש - שהרי כבר נאמר לא יקדיש,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א"א לומר לא יקדיש - שהרי כבר נאמר תקדיש,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הא כיצד? מקדישו אתה הקדש עלוי, ואי אתה מקדישו הקדש מזבח.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035" w:author="קלוד" w:date="2026-10-11T12:18:15Z"/>
        </w:rPr>
      </w:pPr>
      <w:ins w:id="90036" w:author="קלוד" w:date="2026-10-11T12:18:15Z">
        <w:r>
          <w:rPr>
            <w:color w:val="7B3F00"/>
          </w:rPr>
          <w:t xml:space="preserve">'תקדיש' ו'לא יקדיש' - טעם רבנן</w:t>
        </w:r>
      </w:ins>
    </w:p>
    <w:p>
      <w:pPr>
        <w:pStyle w:val="38"/>
        <w:rPr>
          <w:ins w:id="93943" w:author="מנוע מכני" w:date="2026-10-11T12:04:39Z"/>
        </w:rPr>
      </w:pPr>
      <w:r>
        <w:t xml:space="preserve">ורבנן?</w:t>
      </w:r>
    </w:p>
    <w:p w:rsidR="00E403F0" w:rsidRPr="00AD695E" w:rsidRDefault="00E403F0" w:rsidP="00E403F0">
      <w:pPr>
        <w:rPr>
          <w:rtl/>
        </w:rPr>
      </w:pPr>
      <w:del w:id="9394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אל תקדיש </w:t>
      </w:r>
      <w:ins w:id="92800" w:author="מנוע מכני" w:date="2026-10-11T12:04:39Z">
        <w:r>
          <w:rPr>
            <w:rtl/>
          </w:rPr>
          <w:t xml:space="preserve">צריך</w:t>
        </w:r>
      </w:ins>
      <w:del w:id="92801" w:author="מנוע מכני" w:date="2026-10-11T12:04:39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1378" w:author="מנוע מכני" w:date="2026-10-11T12:04:39Z">
        <w:r>
          <w:rPr>
            <w:rtl/>
          </w:rPr>
          <w:t xml:space="preserve">לו</w:t>
        </w:r>
      </w:ins>
      <w:del w:id="91379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0692" w:author="מנוע מכני" w:date="2026-10-11T12:04:39Z">
        <w:r>
          <w:rPr>
            <w:rtl/>
          </w:rPr>
          <w:t xml:space="preserve">ללא</w:t>
        </w:r>
      </w:ins>
      <w:del w:id="90693" w:author="מנוע מכני" w:date="2026-10-11T12:04:39Z">
        <w:r>
          <w:rPr>
            <w:rtl/>
          </w:rPr>
          <w:delText xml:space="preserve">ללאו</w:delText>
        </w:r>
      </w:del>
      <w:r>
        <w:rPr>
          <w:rtl/>
        </w:rPr>
        <w:t xml:space="preserve">, תקדיש </w:t>
      </w:r>
      <w:ins w:id="92802" w:author="מנוע מכני" w:date="2026-10-11T12:04:39Z">
        <w:r>
          <w:rPr>
            <w:rtl/>
          </w:rPr>
          <w:t xml:space="preserve">צריך</w:t>
        </w:r>
      </w:ins>
      <w:del w:id="92803" w:author="מנוע מכני" w:date="2026-10-11T12:04:39Z">
        <w:r>
          <w:rPr>
            <w:rtl/>
          </w:rPr>
          <w:delText xml:space="preserve">מיבעי</w:delText>
        </w:r>
      </w:del>
      <w:r>
        <w:rPr>
          <w:rtl/>
        </w:rPr>
        <w:t xml:space="preserve"> לכדתניא: מנין לנולד בכור בעדרו שמצוה להקדישו? </w:t>
      </w:r>
      <w:ins w:id="92464" w:author="מנוע מכני" w:date="2026-10-11T12:04:39Z">
        <w:r>
          <w:rPr>
            <w:rtl/>
          </w:rPr>
          <w:t xml:space="preserve">ד'</w:t>
        </w:r>
      </w:ins>
      <w:del w:id="92465" w:author="מנוע מכני" w:date="2026-10-11T12:04:39Z">
        <w:r>
          <w:rPr>
            <w:rtl/>
          </w:rPr>
          <w:delText xml:space="preserve">שנא</w:delText>
        </w:r>
        <w:r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: </w:delText>
        </w:r>
        <w:r>
          <w:rPr>
            <w:rFonts w:hint="cs"/>
            <w:rtl/>
          </w:rPr>
          <w:delText xml:space="preserve">'</w:delText>
        </w:r>
      </w:del>
      <w:ins w:id="90539" w:author="Claude - סמנטי" w:date="2026-10-11T12:14:28Z">
        <w:r>
          <w:rPr>
            <w:rStyle w:val="afffff0"/>
            <w:rtl/>
          </w:rPr>
          <w:t xml:space="preserve">הַזָּכָר תַּקְדִּישׁ</w:t>
        </w:r>
      </w:ins>
      <w:del w:id="90540" w:author="Claude - סמנטי" w:date="2026-10-11T12:14:28Z">
        <w:r>
          <w:rPr>
            <w:rtl/>
          </w:rPr>
          <w:delText xml:space="preserve">הזכר תקדיש</w:delText>
        </w:r>
      </w:del>
      <w:r>
        <w:rPr>
          <w:rFonts w:hint="cs"/>
          <w:rtl/>
        </w:rPr>
        <w:t>'</w:t>
      </w:r>
      <w:r>
        <w:rPr>
          <w:rtl/>
        </w:rPr>
        <w:t>.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tl/>
        </w:rPr>
        <w:t>ור</w:t>
      </w:r>
      <w:r>
        <w:rPr>
          <w:rStyle w:val="2fb"/>
          <w:rFonts w:hint="cs"/>
          <w:rtl/>
        </w:rPr>
        <w:t>י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ש</w:t>
      </w:r>
      <w:r>
        <w:rPr>
          <w:rFonts w:hint="cs"/>
          <w:rtl/>
        </w:rPr>
        <w:t xml:space="preserve">: </w:t>
      </w:r>
      <w:r>
        <w:rPr>
          <w:rtl/>
        </w:rPr>
        <w:t xml:space="preserve">קדושתו מרחם </w:t>
      </w:r>
      <w:ins w:id="92370" w:author="מנוע מכני" w:date="2026-10-11T12:04:39Z">
        <w:r>
          <w:rPr>
            <w:rtl/>
          </w:rPr>
          <w:t xml:space="preserve">היה</w:t>
        </w:r>
      </w:ins>
      <w:del w:id="92371" w:author="מנוע מכני" w:date="2026-10-11T12:04:39Z">
        <w:r>
          <w:rPr>
            <w:rtl/>
          </w:rPr>
          <w:delText xml:space="preserve">הוה</w:delText>
        </w:r>
      </w:del>
      <w:r>
        <w:rPr>
          <w:rtl/>
        </w:rPr>
        <w:t xml:space="preserve">! וכיון דכי </w:t>
      </w:r>
      <w:r>
        <w:rPr>
          <w:rtl/>
        </w:rPr>
        <w:t xml:space="preserve">לא</w:t>
      </w:r>
      <w:r>
        <w:rPr>
          <w:rtl/>
        </w:rPr>
        <w:t xml:space="preserve"> מקדיש </w:t>
      </w:r>
      <w:ins w:id="91380" w:author="מנוע מכני" w:date="2026-10-11T12:04:39Z">
        <w:r>
          <w:rPr>
            <w:rtl/>
          </w:rPr>
          <w:t xml:space="preserve">לו</w:t>
        </w:r>
      </w:ins>
      <w:del w:id="91381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קדוש, </w:t>
      </w:r>
      <w:r>
        <w:rPr>
          <w:rtl/>
        </w:rPr>
        <w:t xml:space="preserve">לא</w:t>
      </w:r>
      <w:r>
        <w:rPr>
          <w:rtl/>
        </w:rPr>
        <w:t xml:space="preserve"> צריך לאקדושיה.</w:t>
      </w:r>
    </w:p>
    <w:p w:rsidR="00E403F0" w:rsidRPr="00AD695E" w:rsidRDefault="00E403F0" w:rsidP="00D07C84">
      <w:pPr>
        <w:pStyle w:val="Hadran"/>
        <w:rPr>
          <w:rtl/>
        </w:rPr>
        <w:pPrChange w:id="96358" w:author="Claude" w:date="2026-10-11T09:08:20Z">
          <w:pPr>
            <w:pStyle w:val="affff"/>
            <w:rPr>
              <w:rtl/>
            </w:rPr>
          </w:pPr>
        </w:pPrChange>
      </w:pPr>
      <w:r>
        <w:rPr>
          <w:rtl/>
        </w:rPr>
        <w:t>הדרן עלך המקדיש שדהו.</w:t>
      </w:r>
    </w:p>
    <w:p w:rsidR="00E403F0" w:rsidRPr="00AD695E" w:rsidRDefault="00E403F0" w:rsidP="00E403F0">
      <w:r>
        <w:br w:type="page"/>
      </w:r>
    </w:p>
    <w:p w:rsidR="00E403F0" w:rsidRPr="00AD695E" w:rsidRDefault="00E403F0" w:rsidP="00E403F0">
      <w:pPr>
        <w:pStyle w:val="afff6"/>
        <w:framePr w:wrap="around"/>
        <w:spacing w:line="240" w:lineRule="exact"/>
        <w:rPr>
          <w:del w:id="95346" w:author="Claude" w:date="2026-10-11T09:08:00Z"/>
          <w:rtl/>
        </w:rPr>
      </w:pPr>
      <w:del w:id="95345" w:author="Claude" w:date="2026-10-11T09:08:00Z">
        <w:r>
          <w:rPr>
            <w:rFonts w:hint="cs"/>
            <w:rtl/>
          </w:rPr>
          <w:lastRenderedPageBreak/>
          <w:delText xml:space="preserve">פרק תשיעי </w:delText>
        </w:r>
      </w:del>
    </w:p>
    <w:p w:rsidR="00E403F0" w:rsidRPr="00AD695E" w:rsidRDefault="00E403F0" w:rsidP="00E403F0">
      <w:pPr>
        <w:pStyle w:val="afff7"/>
        <w:framePr w:wrap="around"/>
        <w:spacing w:line="240" w:lineRule="exact"/>
        <w:rPr>
          <w:del w:id="95348" w:author="Claude" w:date="2026-10-11T09:08:00Z"/>
          <w:rtl/>
        </w:rPr>
      </w:pPr>
      <w:del w:id="95347" w:author="Claude" w:date="2026-10-11T09:08:00Z">
        <w:r>
          <w:rPr>
            <w:rFonts w:hint="cs"/>
            <w:rtl/>
          </w:rPr>
          <w:delText xml:space="preserve">המוכר שדהו </w:delText>
        </w:r>
      </w:del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כט.</w:t>
      </w:r>
    </w:p>
    <w:p w:rsidR="00E403F0" w:rsidRPr="00AD695E" w:rsidRDefault="00E403F0" w:rsidP="00E403F0">
      <w:pPr>
        <w:pStyle w:val="afff8"/>
        <w:framePr w:wrap="around"/>
        <w:rPr>
          <w:rtl/>
        </w:rPr>
      </w:pPr>
      <w:r>
        <w:rPr>
          <w:rFonts w:hint="cs"/>
          <w:rtl/>
        </w:rPr>
        <w:t>כט.- לד.</w:t>
      </w:r>
    </w:p>
    <w:p>
      <w:pPr>
        <w:pStyle w:val="PetichatPerek"/>
        <w:rPr>
          <w:ins w:id="95344" w:author="Claude" w:date="2026-10-11T09:08:00Z"/>
        </w:rPr>
      </w:pPr>
      <w:ins w:id="95343" w:author="Claude" w:date="2026-10-11T09:08:00Z">
        <w:r>
          <w:rPr>
            <w:rFonts w:hint="cs"/>
            <w:rtl/>
          </w:rPr>
          <w:t xml:space="preserve">פרק תשיעי</w:t>
        </w:r>
        <w:r>
          <w:rPr>
            <w:rFonts w:hint="cs"/>
            <w:rtl/>
          </w:rPr>
          <w:t xml:space="preserve"> - </w:t>
        </w:r>
        <w:r>
          <w:rPr>
            <w:rFonts w:hint="cs"/>
            <w:rtl/>
          </w:rPr>
          <w:t xml:space="preserve">המוכר שדהו</w:t>
        </w:r>
      </w:ins>
    </w:p>
    <w:p>
      <w:pPr>
        <w:pStyle w:val="MishnaBatzad"/>
        <w:rPr>
          <w:ins w:id="20266" w:author="קלוד" w:date="2026-10-11T09:07:13Z"/>
        </w:rPr>
      </w:pPr>
      <w:ins w:id="20265" w:author="קלוד" w:date="2026-10-11T09:07:13Z">
        <w:r>
          <w:t xml:space="preserve">משנה א</w:t>
        </w:r>
      </w:ins>
    </w:p>
    <w:p w:rsidR="00E403F0" w:rsidRPr="00D65BEC" w:rsidRDefault="00E403F0" w:rsidP="00E403F0">
      <w:pPr>
        <w:pStyle w:val="afff9"/>
        <w:rPr>
          <w:del w:id="20162" w:author="קלוד" w:date="2026-10-11T09:07:13Z"/>
          <w:rtl/>
        </w:rPr>
      </w:pPr>
      <w:del w:id="20161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43" w:author="קלוד" w:date="2026-10-11T12:09:42Z">
          <w:pPr>
            <w:pStyle w:val="afff9"/>
          </w:pPr>
        </w:pPrChange>
      </w:pPr>
      <w:r w:rsidRPr="00D65BEC">
        <w:rPr>
          <w:rtl/>
        </w:rPr>
        <w:t xml:space="preserve">המוכר את שדהו בשעת היובל - אינו מותר לגאול פחות משתי שנים,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ab/>
        <w:t>שנאמר: במספר שני תבואות ימכר לך.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היתה שנת שדפון וירקון או שנת שביעית - אינו עולה מן המנין;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נרה או הובירה - עולה לו מן המנין.</w:t>
      </w:r>
    </w:p>
    <w:p w:rsidR="00E403F0" w:rsidRPr="00D65BEC" w:rsidRDefault="00E403F0" w:rsidP="00E403F0">
      <w:pPr>
        <w:pStyle w:val="afff9"/>
        <w:rPr>
          <w:rtl/>
        </w:rPr>
      </w:pPr>
      <w:r>
        <w:rPr>
          <w:rStyle w:val="TanaimMishna"/>
          <w:rtl/>
          <w:rPrChange w:id="95279" w:author="Claude" w:date="2026-10-11T09:08:00Z">
            <w:rPr>
              <w:rtl/>
            </w:rPr>
          </w:rPrChange>
        </w:rPr>
        <w:t xml:space="preserve">ר"</w:t>
      </w:r>
      <w:r>
        <w:rPr>
          <w:rStyle w:val="TanaimMishna"/>
          <w:rFonts w:hint="cs"/>
          <w:rtl/>
          <w:rPrChange w:id="95280" w:author="Claude" w:date="2026-10-11T09:08:00Z">
            <w:rPr>
              <w:rFonts w:hint="cs"/>
              <w:rtl/>
            </w:rPr>
          </w:rPrChange>
        </w:rPr>
        <w:t xml:space="preserve">א</w:t>
      </w:r>
      <w:r>
        <w:rPr>
          <w:rStyle w:val="TanaimMishna"/>
          <w:rtl/>
          <w:rPrChange w:id="95281" w:author="Claude" w:date="2026-10-11T09:08:00Z">
            <w:rPr>
              <w:rtl/>
            </w:rPr>
          </w:rPrChange>
        </w:rPr>
        <w:t xml:space="preserve">:</w:t>
      </w:r>
      <w:r>
        <w:rPr>
          <w:rtl/>
        </w:rPr>
        <w:t xml:space="preserve"> מכרה לו לפני ראש השנה והיא מליאה פירות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ab/>
        <w:t>- הרי זה אוכל ממנה שלש תבואות בשתי שנים.</w:t>
      </w:r>
    </w:p>
    <w:p w:rsidR="00E403F0" w:rsidRPr="00AD695E" w:rsidRDefault="00E403F0" w:rsidP="00E403F0">
      <w:pPr>
        <w:jc w:val="center"/>
        <w:rPr>
          <w:del w:id="90088" w:author="מנוע עיצוב" w:date="2026-10-11T12:09:26Z"/>
          <w:rtl/>
        </w:rPr>
      </w:pPr>
      <w:del w:id="90087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66" w:author="קלוד" w:date="2026-10-11T09:07:13Z">
          <w:pPr>
            <w:pStyle w:val="affff1"/>
            <w:rPr>
              <w:rtl/>
            </w:rPr>
          </w:pPr>
        </w:pPrChange>
      </w:pPr>
      <w:ins w:id="9849" w:author="מספור קטעי משנה" w:date="2026-10-11T09:19:26Z">
        <w:r>
          <w:rPr>
            <w:rStyle w:val="MisparKeta"/>
          </w:rPr>
          <w:t xml:space="preserve">א. </w:t>
        </w:r>
      </w:ins>
      <w:r>
        <w:rPr>
          <w:rtl/>
        </w:rPr>
        <w:t>המוכר שדהו בשעת היובל וכו'.</w:t>
      </w:r>
    </w:p>
    <w:p w:rsidR="00E403F0" w:rsidRPr="00AD695E" w:rsidRDefault="00E403F0" w:rsidP="00E403F0">
      <w:pPr>
        <w:rPr>
          <w:rtl/>
        </w:rPr>
      </w:pPr>
      <w:r w:rsidRPr="00A757C8">
        <w:rPr>
          <w:rtl/>
        </w:rPr>
        <w:t xml:space="preserve">אינו גואל </w:t>
      </w:r>
      <w:r w:rsidRPr="00A757C8">
        <w:rPr>
          <w:rtl/>
        </w:rPr>
        <w:t xml:space="preserve">לא</w:t>
      </w:r>
      <w:r w:rsidRPr="00A757C8">
        <w:rPr>
          <w:rtl/>
        </w:rPr>
        <w:t xml:space="preserve"> קתני אלא אינו מותר לגאול, </w:t>
      </w:r>
      <w:ins w:id="91988" w:author="מנוע מכני" w:date="2026-10-11T12:04:39Z">
        <w:r>
          <w:rPr>
            <w:rtl/>
          </w:rPr>
          <w:t xml:space="preserve">ומשמע ש</w:t>
        </w:r>
      </w:ins>
      <w:del w:id="91989" w:author="מנוע מכני" w:date="2026-10-11T12:04:39Z">
        <w:r w:rsidRPr="00A757C8">
          <w:rPr>
            <w:rtl/>
          </w:rPr>
          <w:delText xml:space="preserve">אלמא </w:delText>
        </w:r>
      </w:del>
      <w:r w:rsidRPr="00A757C8">
        <w:rPr>
          <w:rtl/>
        </w:rPr>
        <w:t xml:space="preserve">סבר: איסורא </w:t>
      </w:r>
      <w:ins w:id="90696" w:author="מנוע מכני" w:date="2026-10-11T12:04:39Z">
        <w:r>
          <w:rPr>
            <w:rtl/>
          </w:rPr>
          <w:t xml:space="preserve">גם</w:t>
        </w:r>
      </w:ins>
      <w:del w:id="90697" w:author="מנוע מכני" w:date="2026-10-11T12:04:39Z">
        <w:r w:rsidRPr="00A757C8">
          <w:rPr>
            <w:rtl/>
          </w:rPr>
          <w:delText xml:space="preserve">נמי</w:delText>
        </w:r>
      </w:del>
      <w:r w:rsidRPr="00A757C8">
        <w:rPr>
          <w:rtl/>
        </w:rPr>
        <w:t xml:space="preserve"> </w:t>
      </w:r>
      <w:ins w:id="90694" w:author="מנוע מכני" w:date="2026-10-11T12:04:39Z">
        <w:r>
          <w:rPr>
            <w:rtl/>
          </w:rPr>
          <w:t xml:space="preserve">יש</w:t>
        </w:r>
      </w:ins>
      <w:del w:id="90695" w:author="מנוע מכני" w:date="2026-10-11T12:04:39Z">
        <w:r w:rsidRPr="00A757C8">
          <w:rPr>
            <w:rtl/>
          </w:rPr>
          <w:delText xml:space="preserve">איכא</w:delText>
        </w:r>
      </w:del>
      <w:r w:rsidRPr="00A757C8">
        <w:rPr>
          <w:rtl/>
        </w:rPr>
        <w:t xml:space="preserve">, </w:t>
      </w:r>
      <w:ins w:id="90164" w:author="מנוע מכני" w:date="2026-10-11T12:04:39Z">
        <w:r>
          <w:rPr>
            <w:rtl/>
          </w:rPr>
          <w:t xml:space="preserve">דאפי'</w:t>
        </w:r>
      </w:ins>
      <w:del w:id="90165" w:author="מנוע מכני" w:date="2026-10-11T12:04:39Z">
        <w:r w:rsidRPr="00A757C8">
          <w:rPr>
            <w:rtl/>
          </w:rPr>
          <w:delText xml:space="preserve">דאפילו</w:delText>
        </w:r>
      </w:del>
      <w:r w:rsidRPr="00A757C8">
        <w:rPr>
          <w:rtl/>
        </w:rPr>
        <w:t xml:space="preserve"> קרקושי זוזי </w:t>
      </w:r>
      <w:ins w:id="90698" w:author="מנוע מכני" w:date="2026-10-11T12:04:39Z">
        <w:r>
          <w:rPr>
            <w:rtl/>
          </w:rPr>
          <w:t xml:space="preserve">גם</w:t>
        </w:r>
      </w:ins>
      <w:del w:id="90699" w:author="מנוע מכני" w:date="2026-10-11T12:04:39Z">
        <w:r w:rsidRPr="00A757C8">
          <w:rPr>
            <w:rtl/>
          </w:rPr>
          <w:delText xml:space="preserve">נמי</w:delText>
        </w:r>
      </w:del>
      <w:r w:rsidRPr="00A757C8">
        <w:rPr>
          <w:rtl/>
        </w:rPr>
        <w:t xml:space="preserve"> אסור,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ולא </w:t>
      </w:r>
      <w:ins w:id="92804" w:author="מנוע מכני" w:date="2026-10-11T12:04:39Z">
        <w:r>
          <w:rPr>
            <w:rtl/>
          </w:rPr>
          <w:t xml:space="preserve">צריכה</w:t>
        </w:r>
      </w:ins>
      <w:del w:id="92805" w:author="מנוע מכני" w:date="2026-10-11T12:04:39Z">
        <w:r>
          <w:rPr>
            <w:rtl/>
          </w:rPr>
          <w:delText xml:space="preserve">מיבעיא</w:delText>
        </w:r>
      </w:del>
      <w:r>
        <w:rPr>
          <w:rtl/>
        </w:rPr>
        <w:t xml:space="preserve"> מוכר </w:t>
      </w:r>
      <w:ins w:id="92806" w:author="מנוע מכני" w:date="2026-10-11T12:04:39Z">
        <w:r>
          <w:rPr>
            <w:rtl/>
          </w:rPr>
          <w:t xml:space="preserve">דעומד</w:t>
        </w:r>
      </w:ins>
      <w:del w:id="92807" w:author="מנוע מכני" w:date="2026-10-11T12:04:39Z">
        <w:r>
          <w:rPr>
            <w:rtl/>
          </w:rPr>
          <w:delText xml:space="preserve">דקאי</w:delText>
        </w:r>
      </w:del>
      <w:r>
        <w:rPr>
          <w:rtl/>
        </w:rPr>
        <w:t xml:space="preserve"> בעשה, ד</w:t>
      </w:r>
      <w:r>
        <w:rPr>
          <w:rFonts w:hint="cs"/>
          <w:rtl/>
        </w:rPr>
        <w:t>'</w:t>
      </w:r>
      <w:ins w:id="90541" w:author="Claude - סמנטי" w:date="2026-10-11T12:14:28Z">
        <w:r>
          <w:rPr>
            <w:rStyle w:val="afffff0"/>
            <w:rtl/>
          </w:rPr>
          <w:t xml:space="preserve">בְּמִסְפַּר שְׁנֵי תְבוּאוֹת יִמְכָּר לָךְ</w:t>
        </w:r>
      </w:ins>
      <w:del w:id="90542" w:author="Claude - סמנטי" w:date="2026-10-11T12:14:28Z">
        <w:r>
          <w:rPr>
            <w:rtl/>
          </w:rPr>
          <w:delText xml:space="preserve">במספר שני תבואות ימכר לך</w:delText>
        </w:r>
      </w:del>
      <w:r>
        <w:rPr>
          <w:rFonts w:hint="cs"/>
          <w:rtl/>
        </w:rPr>
        <w:t>'</w:t>
      </w:r>
      <w:r>
        <w:rPr>
          <w:rtl/>
        </w:rPr>
        <w:t xml:space="preserve">, אלא </w:t>
      </w:r>
      <w:ins w:id="90166" w:author="מנוע מכני" w:date="2026-10-11T12:04:39Z">
        <w:r>
          <w:rPr>
            <w:rtl/>
          </w:rPr>
          <w:t xml:space="preserve">אפי'</w:t>
        </w:r>
      </w:ins>
      <w:del w:id="90167" w:author="מנוע מכני" w:date="2026-10-11T12:04:39Z">
        <w:r>
          <w:rPr>
            <w:rtl/>
          </w:rPr>
          <w:delText xml:space="preserve">אפילו</w:delText>
        </w:r>
      </w:del>
      <w:r>
        <w:rPr>
          <w:rtl/>
        </w:rPr>
        <w:t xml:space="preserve"> לוקח </w:t>
      </w:r>
      <w:ins w:id="90704" w:author="מנוע מכני" w:date="2026-10-11T12:04:39Z">
        <w:r>
          <w:rPr>
            <w:rtl/>
          </w:rPr>
          <w:t xml:space="preserve">גם</w:t>
        </w:r>
      </w:ins>
      <w:del w:id="90705" w:author="מנוע מכני" w:date="2026-10-11T12:04:39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ins w:id="92808" w:author="מנוע מכני" w:date="2026-10-11T12:04:39Z">
        <w:r>
          <w:rPr>
            <w:rtl/>
          </w:rPr>
          <w:t xml:space="preserve">עומד</w:t>
        </w:r>
      </w:ins>
      <w:del w:id="92809" w:author="מנוע מכני" w:date="2026-10-11T12:04:39Z">
        <w:r>
          <w:rPr>
            <w:rtl/>
          </w:rPr>
          <w:delText xml:space="preserve">קאי</w:delText>
        </w:r>
      </w:del>
      <w:r>
        <w:rPr>
          <w:rtl/>
        </w:rPr>
        <w:t xml:space="preserve"> בעשה, </w:t>
      </w:r>
      <w:ins w:id="90700" w:author="מנוע מכני" w:date="2026-10-11T12:04:39Z">
        <w:r>
          <w:rPr>
            <w:rtl/>
          </w:rPr>
          <w:t xml:space="preserve">דצריך</w:t>
        </w:r>
      </w:ins>
      <w:del w:id="90701" w:author="מנוע מכני" w:date="2026-10-11T12:04:39Z">
        <w:r>
          <w:rPr>
            <w:rtl/>
          </w:rPr>
          <w:delText xml:space="preserve">דבעינן</w:delText>
        </w:r>
      </w:del>
      <w:r>
        <w:rPr>
          <w:rtl/>
        </w:rPr>
        <w:t xml:space="preserve"> </w:t>
      </w:r>
      <w:r>
        <w:rPr>
          <w:rFonts w:hint="cs"/>
          <w:rtl/>
        </w:rPr>
        <w:t>'</w:t>
      </w:r>
      <w:r>
        <w:rPr>
          <w:rtl/>
        </w:rPr>
        <w:t>שנים</w:t>
      </w:r>
      <w:r>
        <w:rPr>
          <w:rFonts w:hint="cs"/>
          <w:rtl/>
        </w:rPr>
        <w:t xml:space="preserve"> </w:t>
      </w:r>
      <w:r>
        <w:rPr>
          <w:rtl/>
        </w:rPr>
        <w:t>תקנה</w:t>
      </w:r>
      <w:r>
        <w:rPr>
          <w:rFonts w:hint="cs"/>
          <w:rtl/>
        </w:rPr>
        <w:t>'</w:t>
      </w:r>
      <w:r>
        <w:rPr>
          <w:rtl/>
        </w:rPr>
        <w:t xml:space="preserve"> </w:t>
      </w:r>
      <w:ins w:id="90702" w:author="מנוע מכני" w:date="2026-10-11T12:04:39Z">
        <w:r>
          <w:rPr>
            <w:rtl/>
          </w:rPr>
          <w:t xml:space="preserve">ואין</w:t>
        </w:r>
      </w:ins>
      <w:del w:id="90703" w:author="מנוע מכני" w:date="2026-10-11T12:04:39Z">
        <w:r>
          <w:rPr>
            <w:rtl/>
          </w:rPr>
          <w:delText xml:space="preserve">וליכא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</w:p>
    <w:p>
      <w:pPr>
        <w:pStyle w:val="afffff8"/>
        <w:rPr>
          <w:ins w:id="90033" w:author="קלוד" w:date="2026-10-11T12:18:15Z"/>
        </w:rPr>
      </w:pPr>
      <w:ins w:id="90034" w:author="קלוד" w:date="2026-10-11T12:18:15Z">
        <w:r>
          <w:rPr>
            <w:color w:val="7B3F00"/>
          </w:rPr>
          <w:t xml:space="preserve">המוכר שדהו בשנת היובל - רב: מכורה, שמואל: אינה מכורה</w:t>
        </w:r>
      </w:ins>
    </w:p>
    <w:p>
      <w:pPr>
        <w:pStyle w:val="38"/>
        <w:rPr>
          <w:ins w:id="93945" w:author="מנוע מכני" w:date="2026-10-11T12:04:39Z"/>
        </w:rPr>
      </w:pPr>
      <w:del w:id="90070" w:author="מנוע מכני" w:date="2026-10-11T12:04:39Z">
        <w:r w:rsidRPr="00E87E21">
          <w:delText xml:space="preserve"> </w:delText>
        </w:r>
      </w:del>
      <w:r w:rsidRPr="00E87E21">
        <w:t>איתמר</w:t>
      </w:r>
      <w:r w:rsidRPr="00E87E21">
        <w:t xml:space="preserve">:</w:t>
      </w:r>
    </w:p>
    <w:p w:rsidR="00E403F0" w:rsidRPr="00E87E21" w:rsidRDefault="00E403F0" w:rsidP="00E403F0">
      <w:pPr>
        <w:rPr>
          <w:spacing w:val="-4"/>
          <w:rtl/>
        </w:rPr>
      </w:pPr>
      <w:del w:id="93946" w:author="מנוע מכני" w:date="2026-10-11T12:04:39Z">
        <w:r w:rsidRPr="00E87E21">
          <w:rPr>
            <w:spacing w:val="-4"/>
            <w:rtl/>
          </w:rPr>
          <w:delText xml:space="preserve"> </w:delText>
        </w:r>
      </w:del>
      <w:r w:rsidRPr="00E87E21">
        <w:rPr>
          <w:b/>
          <w:bCs/>
          <w:spacing w:val="-4"/>
          <w:rtl/>
        </w:rPr>
        <w:t>המוכר שדהו בשנת היובל עצמה</w:t>
      </w:r>
      <w:r w:rsidRPr="00E87E21">
        <w:rPr>
          <w:spacing w:val="-4"/>
          <w:rtl/>
        </w:rPr>
        <w:t xml:space="preserve"> - </w:t>
      </w:r>
      <w:r w:rsidRPr="00E87E21">
        <w:rPr>
          <w:rStyle w:val="2fb"/>
          <w:rFonts w:hint="cs"/>
          <w:b/>
          <w:bCs/>
          <w:spacing w:val="-4"/>
          <w:rtl/>
        </w:rPr>
        <w:t>ל</w:t>
      </w:r>
      <w:r w:rsidRPr="00E87E21">
        <w:rPr>
          <w:rStyle w:val="2fb"/>
          <w:b/>
          <w:bCs/>
          <w:spacing w:val="-4"/>
          <w:rtl/>
        </w:rPr>
        <w:t>רב</w:t>
      </w:r>
      <w:r w:rsidRPr="00E87E21">
        <w:rPr>
          <w:spacing w:val="-4"/>
          <w:rtl/>
        </w:rPr>
        <w:t xml:space="preserve">: מכורה ויוצאה, </w:t>
      </w:r>
      <w:r w:rsidRPr="00E87E21">
        <w:rPr>
          <w:rStyle w:val="2fb"/>
          <w:b/>
          <w:bCs/>
          <w:spacing w:val="-4"/>
          <w:rtl/>
        </w:rPr>
        <w:t>ו</w:t>
      </w:r>
      <w:r w:rsidRPr="00E87E21">
        <w:rPr>
          <w:rStyle w:val="2fb"/>
          <w:rFonts w:hint="cs"/>
          <w:b/>
          <w:bCs/>
          <w:spacing w:val="-4"/>
          <w:rtl/>
        </w:rPr>
        <w:t>ל</w:t>
      </w:r>
      <w:r w:rsidRPr="00E87E21">
        <w:rPr>
          <w:rStyle w:val="2fb"/>
          <w:b/>
          <w:bCs/>
          <w:spacing w:val="-4"/>
          <w:rtl/>
        </w:rPr>
        <w:t>שמואל</w:t>
      </w:r>
      <w:r w:rsidRPr="00E87E21">
        <w:rPr>
          <w:spacing w:val="-4"/>
          <w:rtl/>
        </w:rPr>
        <w:t>: אינה מכורה כל עיקר.</w:t>
      </w:r>
    </w:p>
    <w:p>
      <w:pPr>
        <w:pStyle w:val="38"/>
        <w:rPr>
          <w:ins w:id="93947" w:author="מנוע מכני" w:date="2026-10-11T12:04:39Z"/>
        </w:rPr>
      </w:pPr>
      <w:r>
        <w:t>ל</w:t>
      </w:r>
      <w:r>
        <w:t xml:space="preserve">שמואל?</w:t>
      </w:r>
    </w:p>
    <w:p w:rsidR="00E403F0" w:rsidRPr="00AD695E" w:rsidRDefault="00E403F0" w:rsidP="00E403F0">
      <w:pPr>
        <w:rPr>
          <w:rtl/>
        </w:rPr>
      </w:pPr>
      <w:del w:id="93948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ק"</w:t>
      </w:r>
      <w:r>
        <w:rPr>
          <w:rFonts w:hint="cs"/>
          <w:rtl/>
        </w:rPr>
        <w:t>ו</w:t>
      </w:r>
      <w:r>
        <w:rPr>
          <w:rtl/>
        </w:rPr>
        <w:t>, ומה מכורה כבר יוצאה, שאינה מכורה אינו דין שלא תימכר.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tl/>
        </w:rPr>
        <w:t xml:space="preserve">ולרב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706" w:author="מנוע מכני" w:date="2026-10-11T12:04:39Z">
        <w:r>
          <w:rPr>
            <w:rtl/>
          </w:rPr>
          <w:t xml:space="preserve">אומרים</w:t>
        </w:r>
      </w:ins>
      <w:del w:id="90707" w:author="מנוע מכני" w:date="2026-10-11T12:04:39Z">
        <w:r>
          <w:rPr>
            <w:rtl/>
          </w:rPr>
          <w:delText xml:space="preserve">אמרינן</w:delText>
        </w:r>
      </w:del>
      <w:r>
        <w:rPr>
          <w:rtl/>
        </w:rPr>
        <w:t xml:space="preserve"> </w:t>
      </w:r>
      <w:r>
        <w:rPr>
          <w:rtl/>
        </w:rPr>
        <w:t xml:space="preserve">ק"</w:t>
      </w:r>
      <w:r>
        <w:rPr>
          <w:rFonts w:hint="cs"/>
          <w:rtl/>
        </w:rPr>
        <w:t xml:space="preserve">ו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כ</w:t>
      </w:r>
      <w:r>
        <w:rPr>
          <w:rtl/>
        </w:rPr>
        <w:t xml:space="preserve">ה"ג</w:t>
      </w:r>
      <w:r>
        <w:rPr>
          <w:rtl/>
        </w:rPr>
        <w:t xml:space="preserve">? והתניא: יכול ימכור אדם את בתו כשהיא נערה? אמרת </w:t>
      </w:r>
      <w:r>
        <w:rPr>
          <w:rtl/>
        </w:rPr>
        <w:t xml:space="preserve">ק"</w:t>
      </w:r>
      <w:r>
        <w:rPr>
          <w:rFonts w:hint="cs"/>
          <w:rtl/>
        </w:rPr>
        <w:t>ו</w:t>
      </w:r>
      <w:r>
        <w:rPr>
          <w:rtl/>
        </w:rPr>
        <w:t xml:space="preserve">, ומה מכורה כבר יוצאה עכשיו, שאינה מכורה אינו דין שלא תימכר! </w:t>
      </w:r>
    </w:p>
    <w:p>
      <w:pPr>
        <w:pStyle w:val="38"/>
        <w:rPr>
          <w:ins w:id="94170" w:author="מנוע מכני" w:date="2026-10-11T12:04:39Z"/>
        </w:rPr>
      </w:pPr>
      <w:r>
        <w:t xml:space="preserve">- </w:t>
      </w:r>
      <w:ins w:id="90708" w:author="מנוע מכני" w:date="2026-10-11T12:04:39Z">
        <w:r>
          <w:t xml:space="preserve">שם</w:t>
        </w:r>
      </w:ins>
      <w:del w:id="90709" w:author="מנוע מכני" w:date="2026-10-11T12:04:39Z">
        <w:r>
          <w:delText xml:space="preserve">התם</w:delText>
        </w:r>
      </w:del>
      <w:r>
        <w:t xml:space="preserve"> </w:t>
      </w:r>
      <w:r>
        <w:t xml:space="preserve">לא</w:t>
      </w:r>
      <w:r>
        <w:t xml:space="preserve"> הדרא מיזדבנא,</w:t>
      </w:r>
    </w:p>
    <w:p w:rsidR="00E403F0" w:rsidRPr="00AD695E" w:rsidRDefault="00E403F0" w:rsidP="00E403F0">
      <w:pPr>
        <w:pStyle w:val="affffb"/>
        <w:rPr>
          <w:rtl/>
        </w:rPr>
      </w:pPr>
      <w:del w:id="94171" w:author="מנוע מכני" w:date="2026-10-11T12:04:39Z">
        <w:r>
          <w:rPr>
            <w:rtl/>
          </w:rPr>
          <w:delText xml:space="preserve"> </w:delText>
        </w:r>
      </w:del>
      <w:ins w:id="90710" w:author="מנוע מכני" w:date="2026-10-11T12:04:39Z">
        <w:r>
          <w:rPr>
            <w:rtl/>
          </w:rPr>
          <w:t xml:space="preserve">כאן</w:t>
        </w:r>
      </w:ins>
      <w:del w:id="90711" w:author="מנוע מכני" w:date="2026-10-11T12:04:39Z">
        <w:r>
          <w:rPr>
            <w:rtl/>
          </w:rPr>
          <w:delText xml:space="preserve">הכא</w:delText>
        </w:r>
      </w:del>
      <w:r>
        <w:rPr>
          <w:rtl/>
        </w:rPr>
        <w:t xml:space="preserve"> הדרא מיזדבנא.</w:t>
      </w:r>
    </w:p>
    <w:p>
      <w:pPr>
        <w:pStyle w:val="38"/>
        <w:rPr>
          <w:ins w:id="93949" w:author="מנוע מכני" w:date="2026-10-11T12:04:39Z"/>
        </w:rPr>
      </w:pPr>
      <w:r>
        <w:t xml:space="preserve">מיתיבי:</w:t>
      </w:r>
    </w:p>
    <w:p w:rsidR="00E403F0" w:rsidRPr="00AD695E" w:rsidRDefault="00E403F0" w:rsidP="00E403F0">
      <w:pPr>
        <w:rPr>
          <w:rtl/>
        </w:rPr>
      </w:pPr>
      <w:del w:id="93950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אחר היובל שנים תקנה - מלמד שמוכרין סמוך ליובל, מופלג מן היובל מנין? </w:t>
      </w:r>
    </w:p>
    <w:p>
      <w:pPr>
        <w:pStyle w:val="38"/>
        <w:rPr>
          <w:ins w:id="93951" w:author="מנוע מכני" w:date="2026-10-11T12:04:39Z"/>
        </w:rPr>
      </w:pPr>
      <w:r>
        <w:t xml:space="preserve">ת"ל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952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>
        <w:rPr>
          <w:rStyle w:val="afffff0"/>
          <w:rtl/>
        </w:rPr>
        <w:t>לפי רוב השנים ולפי מעוט השנים</w:t>
      </w:r>
      <w:r>
        <w:rPr>
          <w:rFonts w:hint="cs"/>
          <w:rtl/>
        </w:rPr>
        <w:t>'</w:t>
      </w:r>
      <w:r>
        <w:rPr>
          <w:rtl/>
        </w:rPr>
        <w:t xml:space="preserve">, ובשנת היובל עצמה </w:t>
      </w:r>
      <w:r>
        <w:rPr>
          <w:rtl/>
        </w:rPr>
        <w:t xml:space="preserve">לא</w:t>
      </w:r>
      <w:r>
        <w:rPr>
          <w:rtl/>
        </w:rPr>
        <w:t xml:space="preserve"> ימכור, ואם מכר - אינה מכורה! </w:t>
      </w:r>
      <w:r>
        <w:rPr>
          <w:rtl/>
        </w:rPr>
        <w:t xml:space="preserve">אמר</w:t>
      </w:r>
      <w:r>
        <w:rPr>
          <w:rtl/>
        </w:rPr>
        <w:t xml:space="preserve"> לך </w:t>
      </w:r>
      <w:r>
        <w:rPr>
          <w:rStyle w:val="2fb"/>
          <w:rtl/>
        </w:rPr>
        <w:t xml:space="preserve">רב</w:t>
      </w:r>
      <w:r>
        <w:rPr>
          <w:rtl/>
        </w:rPr>
        <w:t xml:space="preserve">: אינה מכורה למספר שני תבואות, אבל מכורה היא ויוצאה.</w:t>
      </w:r>
    </w:p>
    <w:p w:rsidR="00E403F0" w:rsidRPr="00AD695E" w:rsidRDefault="00E403F0" w:rsidP="00E403F0">
      <w:pPr>
        <w:rPr>
          <w:rtl/>
        </w:rPr>
      </w:pPr>
    </w:p>
    <w:p w:rsidR="00E403F0" w:rsidRPr="00AD695E" w:rsidRDefault="00E403F0" w:rsidP="00E403F0">
      <w:pPr>
        <w:rPr>
          <w:rtl/>
        </w:rPr>
      </w:pPr>
      <w:del w:id="90071" w:author="מנוע מכני" w:date="2026-10-11T12:04:39Z">
        <w:r>
          <w:rPr>
            <w:rFonts w:hint="cs"/>
            <w:rtl/>
          </w:rPr>
          <w:delText xml:space="preserve"> </w:delText>
        </w:r>
      </w:del>
      <w:ins w:id="92220" w:author="מנוע מכני" w:date="2026-10-11T12:04:39Z">
        <w:r>
          <w:rPr>
            <w:rtl/>
          </w:rPr>
          <w:t xml:space="preserve">ואם </w:t>
        </w:r>
      </w:ins>
      <w:del w:id="92221" w:author="מנוע מכני" w:date="2026-10-11T12:04:39Z">
        <w:r>
          <w:rPr>
            <w:rtl/>
          </w:rPr>
          <w:delText xml:space="preserve">ואי </w:delText>
        </w:r>
      </w:del>
      <w:r>
        <w:rPr>
          <w:rFonts w:hint="cs"/>
          <w:rtl/>
        </w:rPr>
        <w:t>נמכרה תעמוד ברשותו ע</w:t>
      </w:r>
      <w:r>
        <w:rPr>
          <w:rtl/>
        </w:rPr>
        <w:t xml:space="preserve">ד </w:t>
      </w:r>
      <w:r>
        <w:rPr>
          <w:rFonts w:hint="cs"/>
          <w:rtl/>
        </w:rPr>
        <w:t>אחר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 xml:space="preserve">יובל, </w:t>
      </w:r>
      <w:ins w:id="92556" w:author="מנוע מכני" w:date="2026-10-11T12:04:39Z">
        <w:r>
          <w:rPr>
            <w:rtl/>
          </w:rPr>
          <w:t xml:space="preserve">ואחר</w:t>
        </w:r>
      </w:ins>
      <w:del w:id="92557" w:author="מנוע מכני" w:date="2026-10-11T12:04:39Z">
        <w:r>
          <w:rPr>
            <w:rtl/>
          </w:rPr>
          <w:delText xml:space="preserve">ובתר</w:delText>
        </w:r>
      </w:del>
      <w:r>
        <w:rPr>
          <w:rtl/>
        </w:rPr>
        <w:t xml:space="preserve"> יובל ניכליה שני תבואות וניהדרה,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מי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תניא</w:t>
      </w:r>
      <w:r>
        <w:rPr>
          <w:rtl/>
        </w:rPr>
        <w:t xml:space="preserve">: אכלה שנה אחת לפני היובל - משלימין לו שנה אחרת אחר היובל! </w:t>
      </w:r>
    </w:p>
    <w:p>
      <w:pPr>
        <w:pStyle w:val="38"/>
        <w:rPr>
          <w:ins w:id="94172" w:author="מנוע מכני" w:date="2026-10-11T12:04:39Z"/>
        </w:rPr>
      </w:pPr>
      <w:r>
        <w:t xml:space="preserve">- </w:t>
      </w:r>
      <w:ins w:id="90712" w:author="מנוע מכני" w:date="2026-10-11T12:04:39Z">
        <w:r>
          <w:t xml:space="preserve">שם</w:t>
        </w:r>
      </w:ins>
      <w:del w:id="90713" w:author="מנוע מכני" w:date="2026-10-11T12:04:39Z">
        <w:r>
          <w:delText xml:space="preserve">התם</w:delText>
        </w:r>
      </w:del>
      <w:r>
        <w:t xml:space="preserve"> נחית לאכילה,</w:t>
      </w:r>
    </w:p>
    <w:p w:rsidR="00E403F0" w:rsidRPr="00AD695E" w:rsidRDefault="00E403F0" w:rsidP="00E403F0">
      <w:pPr>
        <w:pStyle w:val="affffb"/>
        <w:rPr>
          <w:rtl/>
        </w:rPr>
      </w:pPr>
      <w:del w:id="94173" w:author="מנוע מכני" w:date="2026-10-11T12:04:39Z">
        <w:r>
          <w:rPr>
            <w:rtl/>
          </w:rPr>
          <w:delText xml:space="preserve"> </w:delText>
        </w:r>
      </w:del>
      <w:ins w:id="90714" w:author="מנוע מכני" w:date="2026-10-11T12:04:39Z">
        <w:r>
          <w:rPr>
            <w:rtl/>
          </w:rPr>
          <w:t xml:space="preserve">כאן</w:t>
        </w:r>
      </w:ins>
      <w:del w:id="90715" w:author="מנוע מכני" w:date="2026-10-11T12:04:39Z">
        <w:r>
          <w:rPr>
            <w:rtl/>
          </w:rPr>
          <w:delText xml:space="preserve">הכא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נחית לאכילה.</w:t>
      </w:r>
    </w:p>
    <w:p>
      <w:pPr>
        <w:pStyle w:val="38"/>
        <w:rPr>
          <w:ins w:id="93953" w:author="מנוע מכני" w:date="2026-10-11T12:04:39Z"/>
        </w:rPr>
      </w:pPr>
      <w:del w:id="90072" w:author="מנוע מכני" w:date="2026-10-11T12:04:39Z">
        <w:r>
          <w:delText xml:space="preserve"> </w:delText>
        </w:r>
      </w:del>
      <w:r>
        <w:t xml:space="preserve">אר</w:t>
      </w:r>
      <w:r>
        <w:t>"</w:t>
      </w:r>
      <w:r>
        <w:t>ע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954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ש</w:t>
      </w:r>
      <w:r>
        <w:rPr>
          <w:rtl/>
        </w:rPr>
        <w:t>"</w:t>
      </w:r>
      <w:r>
        <w:rPr>
          <w:rFonts w:hint="cs"/>
          <w:rtl/>
        </w:rPr>
        <w:t xml:space="preserve">מ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תרתי, </w:t>
      </w:r>
      <w:ins w:id="91384" w:author="מנוע מכני" w:date="2026-10-11T12:04:39Z">
        <w:r>
          <w:rPr>
            <w:rtl/>
          </w:rPr>
          <w:t xml:space="preserve">אחת</w:t>
        </w:r>
      </w:ins>
      <w:del w:id="91385" w:author="מנוע מכני" w:date="2026-10-11T12:04:39Z">
        <w:r>
          <w:rPr>
            <w:rtl/>
          </w:rPr>
          <w:delText xml:space="preserve">חדא</w:delText>
        </w:r>
      </w:del>
      <w:r>
        <w:rPr>
          <w:rtl/>
        </w:rPr>
        <w:t xml:space="preserve"> הך, ואידך, המוכר עבדו </w:t>
      </w:r>
      <w:ins w:id="92588" w:author="מנוע מכני" w:date="2026-10-11T12:04:39Z">
        <w:r>
          <w:rPr>
            <w:rtl/>
          </w:rPr>
          <w:t xml:space="preserve">לנכרי</w:t>
        </w:r>
      </w:ins>
      <w:del w:id="92589" w:author="מנוע מכני" w:date="2026-10-11T12:04:39Z">
        <w:r>
          <w:rPr>
            <w:rtl/>
          </w:rPr>
          <w:delText xml:space="preserve">לע</w:delText>
        </w:r>
        <w:r>
          <w:rPr>
            <w:rFonts w:hint="cs"/>
            <w:rtl/>
          </w:rPr>
          <w:delText xml:space="preserve">כו</w:delText>
        </w:r>
        <w:r>
          <w:rPr>
            <w:rtl/>
          </w:rPr>
          <w:delText xml:space="preserve">"</w:delText>
        </w:r>
        <w:r>
          <w:rPr>
            <w:rFonts w:hint="cs"/>
            <w:rtl/>
          </w:rPr>
          <w:delText xml:space="preserve">ם</w:delText>
        </w:r>
      </w:del>
      <w:r>
        <w:rPr>
          <w:rFonts w:hint="cs"/>
          <w:rtl/>
        </w:rPr>
        <w:t xml:space="preserve"> או בחו</w:t>
      </w:r>
      <w:r>
        <w:rPr>
          <w:rtl/>
        </w:rPr>
        <w:t>"</w:t>
      </w:r>
      <w:r>
        <w:rPr>
          <w:rFonts w:hint="cs"/>
          <w:rtl/>
        </w:rPr>
        <w:t>ל י</w:t>
      </w:r>
      <w:r>
        <w:rPr>
          <w:rtl/>
        </w:rPr>
        <w:t xml:space="preserve">צא לחירות, </w:t>
      </w:r>
      <w:ins w:id="91386" w:author="מנוע מכני" w:date="2026-10-11T12:04:39Z">
        <w:r>
          <w:rPr>
            <w:rtl/>
          </w:rPr>
          <w:t xml:space="preserve">אחת</w:t>
        </w:r>
      </w:ins>
      <w:del w:id="91387" w:author="מנוע מכני" w:date="2026-10-11T12:04:39Z">
        <w:r>
          <w:rPr>
            <w:rtl/>
          </w:rPr>
          <w:delText xml:space="preserve">חדא</w:delText>
        </w:r>
      </w:del>
      <w:r>
        <w:rPr>
          <w:rtl/>
        </w:rPr>
        <w:t xml:space="preserve"> הדרי זביני </w:t>
      </w:r>
      <w:ins w:id="91388" w:author="מנוע מכני" w:date="2026-10-11T12:04:39Z">
        <w:r>
          <w:rPr>
            <w:rtl/>
          </w:rPr>
          <w:t xml:space="preserve">ואחת</w:t>
        </w:r>
      </w:ins>
      <w:del w:id="91389" w:author="מנוע מכני" w:date="2026-10-11T12:04:39Z">
        <w:r>
          <w:rPr>
            <w:rtl/>
          </w:rPr>
          <w:delText xml:space="preserve">וחדא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הדרי זביני, ולא ידענא הי </w:t>
      </w:r>
      <w:ins w:id="91382" w:author="מנוע מכני" w:date="2026-10-11T12:04:39Z">
        <w:r>
          <w:rPr>
            <w:rtl/>
          </w:rPr>
          <w:t xml:space="preserve">ממנו</w:t>
        </w:r>
      </w:ins>
      <w:del w:id="91383" w:author="מנוע מכני" w:date="2026-10-11T12:04:39Z">
        <w:r>
          <w:rPr>
            <w:rtl/>
          </w:rPr>
          <w:delText xml:space="preserve">מיניה</w:delText>
        </w:r>
      </w:del>
      <w:r>
        <w:rPr>
          <w:rtl/>
        </w:rPr>
        <w:t xml:space="preserve">.</w:t>
      </w:r>
    </w:p>
    <w:p>
      <w:pPr>
        <w:pStyle w:val="38"/>
        <w:rPr>
          <w:ins w:id="93955" w:author="מנוע מכני" w:date="2026-10-11T12:04:39Z"/>
        </w:rPr>
      </w:pPr>
      <w:r w:rsidRPr="00A757C8">
        <w:t xml:space="preserve">רב יוסף:</w:t>
      </w:r>
    </w:p>
    <w:p w:rsidR="00E403F0" w:rsidRPr="00AD695E" w:rsidRDefault="00E403F0" w:rsidP="00E403F0">
      <w:pPr>
        <w:rPr>
          <w:rtl/>
        </w:rPr>
      </w:pPr>
      <w:del w:id="93956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ניחזי אנן, מדתניא בברייתא: המוכר עבדו בחו"ל - יצא לחירות וצריך גט שיחרור מרבו שני, </w:t>
      </w:r>
      <w:r w:rsidRPr="00A757C8">
        <w:rPr>
          <w:rtl/>
        </w:rPr>
        <w:t xml:space="preserve">ש"מ</w:t>
      </w:r>
      <w:r w:rsidRPr="00A757C8">
        <w:rPr>
          <w:rtl/>
        </w:rPr>
        <w:t xml:space="preserve"> מדקרי </w:t>
      </w:r>
      <w:ins w:id="91392" w:author="מנוע מכני" w:date="2026-10-11T12:04:39Z">
        <w:r>
          <w:rPr>
            <w:rtl/>
          </w:rPr>
          <w:t xml:space="preserve">לו</w:t>
        </w:r>
      </w:ins>
      <w:del w:id="91393" w:author="מנוע מכני" w:date="2026-10-11T12:04:39Z">
        <w:r w:rsidRPr="00A757C8">
          <w:rPr>
            <w:rtl/>
          </w:rPr>
          <w:delText xml:space="preserve">ליה</w:delText>
        </w:r>
      </w:del>
      <w:r w:rsidRPr="00A757C8">
        <w:rPr>
          <w:rtl/>
        </w:rPr>
        <w:t xml:space="preserve"> לשני רבו, </w:t>
      </w:r>
      <w:ins w:id="91990" w:author="מנוע מכני" w:date="2026-10-11T12:04:39Z">
        <w:r>
          <w:rPr>
            <w:rtl/>
          </w:rPr>
          <w:t xml:space="preserve">ומשמע ש</w:t>
        </w:r>
      </w:ins>
      <w:del w:id="91991" w:author="מנוע מכני" w:date="2026-10-11T12:04:39Z">
        <w:r w:rsidRPr="00A757C8">
          <w:rPr>
            <w:rtl/>
          </w:rPr>
          <w:delText xml:space="preserve">אלמא </w:delText>
        </w:r>
      </w:del>
      <w:r w:rsidRPr="00A757C8">
        <w:rPr>
          <w:rtl/>
        </w:rPr>
        <w:t xml:space="preserve">לא הדרי זביני, וכי </w:t>
      </w:r>
      <w:ins w:id="91390" w:author="מנוע מכני" w:date="2026-10-11T12:04:39Z">
        <w:r>
          <w:rPr>
            <w:rtl/>
          </w:rPr>
          <w:t xml:space="preserve">אומר</w:t>
        </w:r>
      </w:ins>
      <w:del w:id="91391" w:author="מנוע מכני" w:date="2026-10-11T12:04:39Z">
        <w:r w:rsidRPr="00A757C8">
          <w:rPr>
            <w:rtl/>
          </w:rPr>
          <w:delText xml:space="preserve">קאמר</w:delText>
        </w:r>
      </w:del>
      <w:r w:rsidRPr="00A757C8">
        <w:rPr>
          <w:rtl/>
        </w:rPr>
        <w:t xml:space="preserve"> </w:t>
      </w:r>
      <w:r w:rsidRPr="00A757C8">
        <w:rPr>
          <w:rStyle w:val="2fb"/>
          <w:rtl/>
        </w:rPr>
        <w:t xml:space="preserve">שמואל</w:t>
      </w:r>
      <w:r w:rsidRPr="00A757C8">
        <w:rPr>
          <w:rtl/>
        </w:rPr>
        <w:t xml:space="preserve"> </w:t>
      </w:r>
      <w:ins w:id="90716" w:author="מנוע מכני" w:date="2026-10-11T12:04:39Z">
        <w:r>
          <w:rPr>
            <w:rtl/>
          </w:rPr>
          <w:t xml:space="preserve">כאן</w:t>
        </w:r>
      </w:ins>
      <w:del w:id="90717" w:author="מנוע מכני" w:date="2026-10-11T12:04:39Z">
        <w:r w:rsidRPr="00A757C8">
          <w:rPr>
            <w:rtl/>
          </w:rPr>
          <w:delText xml:space="preserve">הכא</w:delText>
        </w:r>
      </w:del>
      <w:r w:rsidRPr="00A757C8">
        <w:rPr>
          <w:rtl/>
        </w:rPr>
        <w:t xml:space="preserve"> אינה מכורה ומעות חוזרין.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ל.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tl/>
        </w:rPr>
        <w:t>ו</w:t>
      </w:r>
      <w:r>
        <w:rPr>
          <w:rStyle w:val="2fb"/>
          <w:rFonts w:hint="cs"/>
          <w:rtl/>
        </w:rPr>
        <w:t>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ע</w:t>
      </w:r>
      <w:r>
        <w:rPr>
          <w:rtl/>
        </w:rPr>
        <w:t xml:space="preserve"> ברייתא </w:t>
      </w:r>
      <w:r>
        <w:rPr>
          <w:rtl/>
        </w:rPr>
        <w:t xml:space="preserve">לא</w:t>
      </w:r>
      <w:r>
        <w:rPr>
          <w:rtl/>
        </w:rPr>
        <w:t xml:space="preserve"> שמיעא </w:t>
      </w:r>
      <w:ins w:id="91396" w:author="מנוע מכני" w:date="2026-10-11T12:04:39Z">
        <w:r>
          <w:rPr>
            <w:rtl/>
          </w:rPr>
          <w:t xml:space="preserve">לו</w:t>
        </w:r>
      </w:ins>
      <w:del w:id="91397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ודשמואל</w:t>
      </w:r>
      <w:r>
        <w:rPr>
          <w:rtl/>
        </w:rPr>
        <w:t xml:space="preserve"> </w:t>
      </w:r>
      <w:ins w:id="91398" w:author="מנוע מכני" w:date="2026-10-11T12:04:39Z">
        <w:r>
          <w:rPr>
            <w:rtl/>
          </w:rPr>
          <w:t xml:space="preserve">ממה</w:t>
        </w:r>
      </w:ins>
      <w:del w:id="91399" w:author="מנוע מכני" w:date="2026-10-11T12:04:39Z">
        <w:r>
          <w:rPr>
            <w:rtl/>
          </w:rPr>
          <w:delText xml:space="preserve">ממאי</w:delText>
        </w:r>
      </w:del>
      <w:r>
        <w:rPr>
          <w:rtl/>
        </w:rPr>
        <w:t xml:space="preserve"> דאינה מכורה ומעות חוזרין? שמא אינה מכורה ומעות מתנה, </w:t>
      </w:r>
      <w:ins w:id="91394" w:author="מנוע מכני" w:date="2026-10-11T12:04:39Z">
        <w:r>
          <w:rPr>
            <w:rtl/>
          </w:rPr>
          <w:t xml:space="preserve">כלום</w:t>
        </w:r>
      </w:ins>
      <w:del w:id="91395" w:author="מנוע מכני" w:date="2026-10-11T12:04:39Z">
        <w:r>
          <w:rPr>
            <w:rtl/>
          </w:rPr>
          <w:delText xml:space="preserve">מידי</w:delText>
        </w:r>
      </w:del>
      <w:r>
        <w:rPr>
          <w:rtl/>
        </w:rPr>
        <w:t xml:space="preserve"> </w:t>
      </w:r>
      <w:ins w:id="92372" w:author="מנוע מכני" w:date="2026-10-11T12:04:39Z">
        <w:r>
          <w:rPr>
            <w:rtl/>
          </w:rPr>
          <w:t xml:space="preserve">דהיה</w:t>
        </w:r>
      </w:ins>
      <w:del w:id="92373" w:author="מנוע מכני" w:date="2026-10-11T12:04:39Z">
        <w:r>
          <w:rPr>
            <w:rtl/>
          </w:rPr>
          <w:delText xml:space="preserve">דהוה</w:delText>
        </w:r>
      </w:del>
      <w:r>
        <w:rPr>
          <w:rtl/>
        </w:rPr>
        <w:t xml:space="preserve"> אמקדש אחותו, </w:t>
      </w:r>
      <w:r>
        <w:rPr>
          <w:rStyle w:val="2fb"/>
          <w:rFonts w:hint="cs"/>
          <w:rtl/>
        </w:rPr>
        <w:t>דל</w:t>
      </w:r>
      <w:r>
        <w:rPr>
          <w:rStyle w:val="2fb"/>
          <w:rtl/>
        </w:rPr>
        <w:t xml:space="preserve">רב</w:t>
      </w:r>
      <w:r>
        <w:rPr>
          <w:rtl/>
        </w:rPr>
        <w:t xml:space="preserve">: מעות חוזרין, </w:t>
      </w:r>
      <w:r>
        <w:rPr>
          <w:rStyle w:val="2fb"/>
          <w:rtl/>
        </w:rPr>
        <w:t xml:space="preserve">ו</w:t>
      </w:r>
      <w:r>
        <w:rPr>
          <w:rStyle w:val="2fb"/>
          <w:rFonts w:hint="cs"/>
          <w:rtl/>
        </w:rPr>
        <w:t>ל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: מעות מתנה.</w:t>
      </w:r>
    </w:p>
    <w:p>
      <w:pPr>
        <w:pStyle w:val="38"/>
        <w:rPr>
          <w:ins w:id="93957" w:author="מנוע מכני" w:date="2026-10-11T12:04:39Z"/>
        </w:rPr>
      </w:pPr>
      <w:del w:id="94226" w:author="מנוע מכני" w:date="2026-10-11T12:04:39Z">
        <w:r>
          <w:delText xml:space="preserve">א"ל </w:delText>
        </w:r>
      </w:del>
      <w:r>
        <w:t xml:space="preserve">אביי לרב יוסף:</w:t>
      </w:r>
    </w:p>
    <w:p w:rsidR="00E403F0" w:rsidRPr="00AD695E" w:rsidRDefault="00E403F0" w:rsidP="00E403F0">
      <w:pPr>
        <w:rPr>
          <w:rtl/>
        </w:rPr>
      </w:pPr>
      <w:del w:id="93958" w:author="מנוע מכני" w:date="2026-10-11T12:04:39Z">
        <w:r>
          <w:rPr>
            <w:rtl/>
          </w:rPr>
          <w:delText xml:space="preserve"> </w:delText>
        </w:r>
      </w:del>
      <w:ins w:id="91400" w:author="מנוע מכני" w:date="2026-10-11T12:04:39Z">
        <w:r>
          <w:rPr>
            <w:rtl/>
          </w:rPr>
          <w:t xml:space="preserve">מה</w:t>
        </w:r>
      </w:ins>
      <w:del w:id="91401" w:author="מנוע מכני" w:date="2026-10-11T12:04:39Z">
        <w:r>
          <w:rPr>
            <w:rtl/>
          </w:rPr>
          <w:delText xml:space="preserve">מאי</w:delText>
        </w:r>
      </w:del>
      <w:r>
        <w:rPr>
          <w:rtl/>
        </w:rPr>
        <w:t xml:space="preserve"> חזית </w:t>
      </w:r>
      <w:ins w:id="90147" w:author="Claude - סמנטי" w:date="2026-10-11T12:14:28Z">
        <w:r>
          <w:rPr>
            <w:rtl/>
          </w:rPr>
          <w:t xml:space="preserve">שקנסנו</w:t>
        </w:r>
      </w:ins>
      <w:del w:id="90148" w:author="Claude - סמנטי" w:date="2026-10-11T12:14:28Z">
        <w:r>
          <w:rPr>
            <w:rtl/>
          </w:rPr>
          <w:delText xml:space="preserve">דקנסינן</w:delText>
        </w:r>
      </w:del>
      <w:r>
        <w:rPr>
          <w:rtl/>
        </w:rPr>
        <w:t xml:space="preserve"> ללוקח? נקנ</w:t>
      </w:r>
      <w:r>
        <w:rPr>
          <w:rFonts w:hint="cs"/>
          <w:rtl/>
        </w:rPr>
        <w:t>ו</w:t>
      </w:r>
      <w:r>
        <w:rPr>
          <w:rtl/>
        </w:rPr>
        <w:t>ס למוכר</w:t>
      </w:r>
      <w:r>
        <w:rPr>
          <w:rFonts w:hint="cs"/>
          <w:rtl/>
        </w:rPr>
        <w:t>.</w:t>
      </w:r>
      <w:r>
        <w:rPr>
          <w:rtl/>
        </w:rPr>
        <w:t xml:space="preserve"> </w:t>
      </w:r>
      <w:r>
        <w:rPr>
          <w:rtl/>
        </w:rPr>
        <w:t xml:space="preserve">א</w:t>
      </w:r>
      <w:r>
        <w:rPr>
          <w:rFonts w:hint="cs"/>
          <w:rtl/>
        </w:rPr>
        <w:t>"ל</w:t>
      </w:r>
      <w:r>
        <w:rPr>
          <w:rtl/>
        </w:rPr>
        <w:t xml:space="preserve">: </w:t>
      </w:r>
      <w:ins w:id="90718" w:author="מנוע מכני" w:date="2026-10-11T12:04:39Z">
        <w:r>
          <w:rPr>
            <w:rtl/>
          </w:rPr>
          <w:t xml:space="preserve">לא</w:t>
        </w:r>
      </w:ins>
      <w:del w:id="90719" w:author="מנוע מכני" w:date="2026-10-11T12:04:39Z">
        <w:r>
          <w:rPr>
            <w:rtl/>
          </w:rPr>
          <w:delText xml:space="preserve">לאו</w:delText>
        </w:r>
      </w:del>
      <w:r>
        <w:rPr>
          <w:rtl/>
        </w:rPr>
        <w:t xml:space="preserve"> עכברא גנב אלא חורא גנב.</w:t>
      </w:r>
    </w:p>
    <w:p w:rsidR="00E403F0" w:rsidRPr="00AD695E" w:rsidRDefault="00E403F0" w:rsidP="00E403F0">
      <w:pPr>
        <w:rPr>
          <w:rtl/>
        </w:rPr>
      </w:pPr>
      <w:ins w:id="92222" w:author="מנוע מכני" w:date="2026-10-11T12:04:39Z">
        <w:r>
          <w:rPr>
            <w:rtl/>
          </w:rPr>
          <w:t xml:space="preserve">אם </w:t>
        </w:r>
      </w:ins>
      <w:del w:id="92223" w:author="מנוע מכני" w:date="2026-10-11T12:04:39Z">
        <w:r>
          <w:rPr>
            <w:rtl/>
          </w:rPr>
          <w:delText xml:space="preserve">אי </w:delText>
        </w:r>
      </w:del>
      <w:ins w:id="90722" w:author="מנוע מכני" w:date="2026-10-11T12:04:39Z">
        <w:r>
          <w:rPr>
            <w:rtl/>
          </w:rPr>
          <w:t xml:space="preserve">לא</w:t>
        </w:r>
      </w:ins>
      <w:del w:id="90723" w:author="מנוע מכני" w:date="2026-10-11T12:04:39Z">
        <w:r>
          <w:rPr>
            <w:rtl/>
          </w:rPr>
          <w:delText xml:space="preserve">לאו</w:delText>
        </w:r>
      </w:del>
      <w:r>
        <w:rPr>
          <w:rtl/>
        </w:rPr>
        <w:t xml:space="preserve"> עכברא, חורא </w:t>
      </w:r>
      <w:ins w:id="92106" w:author="מנוע מכני" w:date="2026-10-11T12:04:39Z">
        <w:r>
          <w:rPr>
            <w:rtl/>
          </w:rPr>
          <w:t xml:space="preserve">מנין</w:t>
        </w:r>
      </w:ins>
      <w:del w:id="92107" w:author="מנוע מכני" w:date="2026-10-11T12:04:39Z">
        <w:r>
          <w:rPr>
            <w:rtl/>
          </w:rPr>
          <w:delText xml:space="preserve">מנא</w:delText>
        </w:r>
      </w:del>
      <w:r>
        <w:rPr>
          <w:rtl/>
        </w:rPr>
        <w:t xml:space="preserve"> </w:t>
      </w:r>
      <w:ins w:id="91402" w:author="מנוע מכני" w:date="2026-10-11T12:04:39Z">
        <w:r>
          <w:rPr>
            <w:rtl/>
          </w:rPr>
          <w:t xml:space="preserve">לו</w:t>
        </w:r>
      </w:ins>
      <w:del w:id="91403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? </w:t>
      </w:r>
      <w:ins w:id="92810" w:author="מנוע מכני" w:date="2026-10-11T12:04:39Z">
        <w:r>
          <w:rPr>
            <w:rtl/>
          </w:rPr>
          <w:t xml:space="preserve">מסתבר</w:t>
        </w:r>
      </w:ins>
      <w:del w:id="92811" w:author="מנוע מכני" w:date="2026-10-11T12:04:39Z">
        <w:r>
          <w:rPr>
            <w:rtl/>
          </w:rPr>
          <w:delText xml:space="preserve">מסתברא</w:delText>
        </w:r>
      </w:del>
      <w:r>
        <w:rPr>
          <w:rtl/>
        </w:rPr>
        <w:t xml:space="preserve"> </w:t>
      </w:r>
      <w:ins w:id="90720" w:author="מנוע מכני" w:date="2026-10-11T12:04:39Z">
        <w:r>
          <w:rPr>
            <w:rtl/>
          </w:rPr>
          <w:t xml:space="preserve">מקום</w:t>
        </w:r>
      </w:ins>
      <w:del w:id="90721" w:author="מנוע מכני" w:date="2026-10-11T12:04:39Z">
        <w:r>
          <w:rPr>
            <w:rtl/>
          </w:rPr>
          <w:delText xml:space="preserve">היכא</w:delText>
        </w:r>
      </w:del>
      <w:r>
        <w:rPr>
          <w:rtl/>
        </w:rPr>
        <w:t xml:space="preserve"> </w:t>
      </w:r>
      <w:ins w:id="92296" w:author="מנוע מכני" w:date="2026-10-11T12:04:39Z">
        <w:r>
          <w:rPr>
            <w:rtl/>
          </w:rPr>
          <w:t xml:space="preserve">דישנו</w:t>
        </w:r>
      </w:ins>
      <w:del w:id="92297" w:author="מנוע מכני" w:date="2026-10-11T12:04:39Z">
        <w:r>
          <w:rPr>
            <w:rtl/>
          </w:rPr>
          <w:delText xml:space="preserve">דאיתיה</w:delText>
        </w:r>
      </w:del>
      <w:r>
        <w:rPr>
          <w:rtl/>
        </w:rPr>
        <w:t xml:space="preserve"> לאיסורא </w:t>
      </w:r>
      <w:ins w:id="90149" w:author="Claude - סמנטי" w:date="2026-10-11T12:14:28Z">
        <w:r>
          <w:rPr>
            <w:rtl/>
          </w:rPr>
          <w:t xml:space="preserve">קונסים</w:t>
        </w:r>
      </w:ins>
      <w:del w:id="90150" w:author="Claude - סמנטי" w:date="2026-10-11T12:14:28Z">
        <w:r>
          <w:rPr>
            <w:rtl/>
          </w:rPr>
          <w:delText xml:space="preserve">קנסינן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jc w:val="center"/>
        <w:rPr>
          <w:del w:id="90090" w:author="מנוע עיצוב" w:date="2026-10-11T12:09:26Z"/>
          <w:rtl/>
        </w:rPr>
      </w:pPr>
      <w:del w:id="90089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67" w:author="קלוד" w:date="2026-10-11T09:07:13Z">
          <w:pPr>
            <w:pStyle w:val="affff1"/>
            <w:rPr>
              <w:rtl/>
            </w:rPr>
          </w:pPr>
        </w:pPrChange>
      </w:pPr>
      <w:ins w:id="9850" w:author="מספור קטעי משנה" w:date="2026-10-11T09:19:26Z">
        <w:r>
          <w:rPr>
            <w:rStyle w:val="MisparKeta"/>
          </w:rPr>
          <w:t xml:space="preserve">א. </w:t>
        </w:r>
      </w:ins>
      <w:r>
        <w:rPr>
          <w:rtl/>
        </w:rPr>
        <w:t>היתה שנת שדפון כו'.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נרה </w:t>
      </w:r>
      <w:ins w:id="92812" w:author="מנוע מכני" w:date="2026-10-11T12:04:39Z">
        <w:r>
          <w:rPr>
            <w:rtl/>
          </w:rPr>
          <w:t xml:space="preserve">הוצרך</w:t>
        </w:r>
      </w:ins>
      <w:del w:id="92813" w:author="מנוע מכני" w:date="2026-10-11T12:04:39Z">
        <w:r>
          <w:rPr>
            <w:rtl/>
          </w:rPr>
          <w:delText xml:space="preserve">איצטריך</w:delText>
        </w:r>
      </w:del>
      <w:r>
        <w:rPr>
          <w:rtl/>
        </w:rPr>
        <w:t xml:space="preserve"> </w:t>
      </w:r>
      <w:ins w:id="91404" w:author="מנוע מכני" w:date="2026-10-11T12:04:39Z">
        <w:r>
          <w:rPr>
            <w:rtl/>
          </w:rPr>
          <w:t xml:space="preserve">לו</w:t>
        </w:r>
      </w:ins>
      <w:del w:id="91405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r>
        <w:rPr>
          <w:rtl/>
        </w:rPr>
        <w:t xml:space="preserve">ס</w:t>
      </w:r>
      <w:r>
        <w:rPr>
          <w:rFonts w:hint="cs"/>
          <w:rtl/>
        </w:rPr>
        <w:t>ד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: </w:t>
      </w:r>
      <w:ins w:id="90724" w:author="מנוע מכני" w:date="2026-10-11T12:04:39Z">
        <w:r>
          <w:rPr>
            <w:rtl/>
          </w:rPr>
          <w:t xml:space="preserve">אומרים</w:t>
        </w:r>
      </w:ins>
      <w:del w:id="90725" w:author="מנוע מכני" w:date="2026-10-11T12:04:39Z">
        <w:r>
          <w:rPr>
            <w:rtl/>
          </w:rPr>
          <w:delText xml:space="preserve">אמרינן</w:delText>
        </w:r>
      </w:del>
      <w:r>
        <w:rPr>
          <w:rtl/>
        </w:rPr>
        <w:t xml:space="preserve"> </w:t>
      </w:r>
      <w:ins w:id="91406" w:author="מנוע מכני" w:date="2026-10-11T12:04:39Z">
        <w:r>
          <w:rPr>
            <w:rtl/>
          </w:rPr>
          <w:t xml:space="preserve">לו</w:t>
        </w:r>
      </w:ins>
      <w:del w:id="91407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הב </w:t>
      </w:r>
      <w:ins w:id="91408" w:author="מנוע מכני" w:date="2026-10-11T12:04:39Z">
        <w:r>
          <w:rPr>
            <w:rtl/>
          </w:rPr>
          <w:t xml:space="preserve">לו</w:t>
        </w:r>
      </w:ins>
      <w:del w:id="91409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2558" w:author="מנוע מכני" w:date="2026-10-11T12:04:39Z">
        <w:r>
          <w:rPr>
            <w:rtl/>
          </w:rPr>
          <w:t xml:space="preserve">ושנה</w:t>
        </w:r>
      </w:ins>
      <w:del w:id="92559" w:author="מנוע מכני" w:date="2026-10-11T12:04:39Z">
        <w:r>
          <w:rPr>
            <w:rtl/>
          </w:rPr>
          <w:delText xml:space="preserve">דמיה</w:delText>
        </w:r>
      </w:del>
      <w:r>
        <w:rPr>
          <w:rtl/>
        </w:rPr>
        <w:t xml:space="preserve"> וליסק, </w:t>
      </w:r>
      <w:r>
        <w:rPr>
          <w:rtl/>
        </w:rPr>
        <w:t xml:space="preserve">קמ"ל</w:t>
      </w:r>
      <w:r>
        <w:rPr>
          <w:rtl/>
        </w:rPr>
        <w:t xml:space="preserve">.</w:t>
      </w:r>
    </w:p>
    <w:p w:rsidR="00E403F0" w:rsidRPr="00AD695E" w:rsidRDefault="00E403F0" w:rsidP="00E403F0">
      <w:pPr>
        <w:jc w:val="center"/>
        <w:rPr>
          <w:del w:id="90092" w:author="מנוע עיצוב" w:date="2026-10-11T12:09:26Z"/>
          <w:rtl/>
        </w:rPr>
      </w:pPr>
      <w:del w:id="90091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68" w:author="קלוד" w:date="2026-10-11T09:07:13Z">
          <w:pPr>
            <w:pStyle w:val="affff1"/>
            <w:rPr>
              <w:rtl/>
            </w:rPr>
          </w:pPr>
        </w:pPrChange>
      </w:pPr>
      <w:ins w:id="9851" w:author="מספור קטעי משנה" w:date="2026-10-11T09:19:26Z">
        <w:r>
          <w:rPr>
            <w:rStyle w:val="MisparKeta"/>
          </w:rPr>
          <w:t xml:space="preserve">א. </w:t>
        </w:r>
      </w:ins>
      <w:r>
        <w:rPr>
          <w:rtl/>
        </w:rPr>
        <w:t>רבי אליעזר אומר: מכרה לו כו'.</w:t>
      </w:r>
    </w:p>
    <w:p>
      <w:pPr>
        <w:pStyle w:val="38"/>
        <w:rPr>
          <w:ins w:id="93959" w:author="מנוע מכני" w:date="2026-10-11T12:04:39Z"/>
        </w:rPr>
      </w:pPr>
      <w:r>
        <w:t xml:space="preserve">והיינו</w:t>
      </w:r>
    </w:p>
    <w:p w:rsidR="00E403F0" w:rsidRPr="00AD695E" w:rsidRDefault="00E403F0" w:rsidP="00E403F0">
      <w:pPr>
        <w:rPr>
          <w:rtl/>
        </w:rPr>
      </w:pPr>
      <w:del w:id="93960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כר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א</w:t>
      </w:r>
      <w:r>
        <w:rPr>
          <w:rFonts w:hint="cs"/>
          <w:rtl/>
        </w:rPr>
        <w:t xml:space="preserve"> ד'</w:t>
      </w:r>
      <w:ins w:id="90543" w:author="Claude - סמנטי" w:date="2026-10-11T12:14:28Z">
        <w:r>
          <w:rPr>
            <w:rStyle w:val="afffff0"/>
            <w:rtl/>
          </w:rPr>
          <w:t xml:space="preserve">בְּמִסְפַּר שְׁנֵי תְבוּאוֹת יִמְכָּר לָךְ</w:t>
        </w:r>
      </w:ins>
      <w:del w:id="90544" w:author="Claude - סמנטי" w:date="2026-10-11T12:14:28Z">
        <w:r>
          <w:rPr>
            <w:rtl/>
          </w:rPr>
          <w:delText xml:space="preserve">במספר שני תבואות ימכר לך</w:delText>
        </w:r>
      </w:del>
      <w:r>
        <w:rPr>
          <w:rFonts w:hint="cs"/>
          <w:rtl/>
        </w:rPr>
        <w:t>'</w:t>
      </w:r>
      <w:r>
        <w:rPr>
          <w:rtl/>
        </w:rPr>
        <w:t>, פעמים שאדם אוכל שלש תבואות בשתי שנים.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lastRenderedPageBreak/>
        <w:t>[ואינו יכול לומר הנח לי כדרך שהנחתי לך]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68" w:author="קלוד" w:date="2026-10-11T09:07:13Z"/>
        </w:rPr>
      </w:pPr>
      <w:ins w:id="20267" w:author="קלוד" w:date="2026-10-11T09:07:13Z">
        <w:r>
          <w:t xml:space="preserve">משנה ב</w:t>
        </w:r>
      </w:ins>
    </w:p>
    <w:p w:rsidR="00E403F0" w:rsidRPr="00D65BEC" w:rsidRDefault="00E403F0" w:rsidP="00E403F0">
      <w:pPr>
        <w:pStyle w:val="afff9"/>
        <w:rPr>
          <w:del w:id="20164" w:author="קלוד" w:date="2026-10-11T09:07:13Z"/>
          <w:rtl/>
        </w:rPr>
      </w:pPr>
      <w:del w:id="20163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44" w:author="קלוד" w:date="2026-10-11T12:09:42Z">
          <w:pPr>
            <w:pStyle w:val="afff9"/>
          </w:pPr>
        </w:pPrChange>
      </w:pPr>
      <w:r w:rsidRPr="00D65BEC">
        <w:rPr>
          <w:rtl/>
        </w:rPr>
        <w:t xml:space="preserve">מכרה לראשון במנה ומכר ראשון לשני במאתים - אינו מחשב אלא עם הראשון, שנאמר: </w:t>
      </w:r>
      <w:r w:rsidRPr="00D65BEC">
        <w:rPr>
          <w:rFonts w:hint="cs"/>
          <w:rtl/>
        </w:rPr>
        <w:t>'</w:t>
      </w:r>
      <w:r w:rsidRPr="00D65BEC">
        <w:rPr>
          <w:rtl/>
        </w:rPr>
        <w:t>לאיש אשר מכר לו</w:t>
      </w:r>
      <w:r w:rsidRPr="00D65BEC">
        <w:rPr>
          <w:rFonts w:hint="cs"/>
          <w:rtl/>
        </w:rPr>
        <w:t>'</w:t>
      </w:r>
      <w:r w:rsidRPr="00D65BEC">
        <w:rPr>
          <w:rtl/>
        </w:rPr>
        <w:t>;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מכרה לראשון במאתים ומכר הראשון לשני במנה אינו מחשב אלא עם האחרון, שנאמר: וחשב את שני ממכרו והשיב את העודף לאיש אשר בתוכו.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לא ימכור ברחוק ויגאל בקרוב, ברעה - ויגאל ביפה, ולא ילוה ויגאל, ולא יגאל לחצאין, ובהקדש מותר בכולן, זה חומר בהדיוט מבהקדש.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031" w:author="קלוד" w:date="2026-10-11T12:18:15Z"/>
        </w:rPr>
      </w:pPr>
      <w:ins w:id="90032" w:author="קלוד" w:date="2026-10-11T12:18:15Z">
        <w:r>
          <w:rPr>
            <w:color w:val="7B3F00"/>
          </w:rPr>
          <w:t xml:space="preserve">מכרה לראשון ולשני - מחשבין עם הראשון או האחרון</w:t>
        </w:r>
      </w:ins>
    </w:p>
    <w:p>
      <w:pPr>
        <w:pStyle w:val="38"/>
        <w:rPr>
          <w:ins w:id="93961" w:author="מנוע מכני" w:date="2026-10-11T12:04:39Z"/>
        </w:rPr>
      </w:pPr>
      <w:r w:rsidRPr="00217260">
        <w:t>ת</w:t>
      </w:r>
      <w:r w:rsidRPr="00217260">
        <w:t>"</w:t>
      </w:r>
      <w:r w:rsidRPr="00217260">
        <w:t>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962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מכרה לראשון במנה ומכרה ראשון לשני במאתים, מנין שאינו מחשב אלא עם הראשון? </w:t>
      </w:r>
    </w:p>
    <w:p>
      <w:pPr>
        <w:pStyle w:val="38"/>
        <w:rPr>
          <w:ins w:id="93963" w:author="מנוע מכני" w:date="2026-10-11T12:04:39Z"/>
        </w:rPr>
      </w:pPr>
      <w:r>
        <w:t xml:space="preserve">- </w:t>
      </w:r>
      <w:r>
        <w:t xml:space="preserve">ת"ל</w:t>
      </w:r>
      <w:r>
        <w:t xml:space="preserve">:</w:t>
      </w:r>
    </w:p>
    <w:p w:rsidR="00E403F0" w:rsidRPr="00AD695E" w:rsidRDefault="00E403F0" w:rsidP="00E403F0">
      <w:pPr>
        <w:pStyle w:val="affffb"/>
        <w:rPr>
          <w:rtl/>
        </w:rPr>
      </w:pPr>
      <w:del w:id="93964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545" w:author="Claude - סמנטי" w:date="2026-10-11T12:14:28Z">
        <w:r>
          <w:rPr>
            <w:rStyle w:val="afffff0"/>
            <w:rtl/>
          </w:rPr>
          <w:t xml:space="preserve">לָאִישׁ אֲשֶׁר מָכַר לוֹ</w:t>
        </w:r>
      </w:ins>
      <w:del w:id="90546" w:author="Claude - סמנטי" w:date="2026-10-11T12:14:28Z">
        <w:r>
          <w:rPr>
            <w:rtl/>
          </w:rPr>
          <w:delText xml:space="preserve">לאיש אשר מכר לו</w:delText>
        </w:r>
      </w:del>
      <w:r>
        <w:rPr>
          <w:rFonts w:hint="cs"/>
          <w:rtl/>
        </w:rPr>
        <w:t>'</w:t>
      </w:r>
      <w:ins w:id="91896" w:author="מנוע מכני" w:date="2026-10-11T12:04:39Z">
        <w:r>
          <w:rPr>
            <w:rtl/>
          </w:rPr>
          <w:t xml:space="preserve">,</w:t>
        </w:r>
      </w:ins>
      <w:del w:id="91897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מכרה לראשון במאתים ומכר הראשון לשני במנה, מנין שאין מחשבין אלא עם השני? </w:t>
      </w:r>
    </w:p>
    <w:p>
      <w:pPr>
        <w:pStyle w:val="38"/>
        <w:rPr>
          <w:ins w:id="93965" w:author="מנוע מכני" w:date="2026-10-11T12:04:39Z"/>
        </w:rPr>
      </w:pPr>
      <w:r>
        <w:t xml:space="preserve">- </w:t>
      </w:r>
      <w:r>
        <w:t xml:space="preserve">ת"ל</w:t>
      </w:r>
      <w:r>
        <w:t xml:space="preserve">:</w:t>
      </w:r>
    </w:p>
    <w:p w:rsidR="00E403F0" w:rsidRPr="00AD695E" w:rsidRDefault="00E403F0" w:rsidP="00E403F0">
      <w:pPr>
        <w:pStyle w:val="affffb"/>
        <w:rPr>
          <w:rtl/>
        </w:rPr>
      </w:pPr>
      <w:del w:id="93966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>
        <w:rPr>
          <w:rtl/>
        </w:rPr>
        <w:t>לאיש</w:t>
      </w:r>
      <w:r>
        <w:rPr>
          <w:rFonts w:hint="cs"/>
          <w:rtl/>
        </w:rPr>
        <w:t xml:space="preserve"> </w:t>
      </w:r>
      <w:r>
        <w:rPr>
          <w:rtl/>
        </w:rPr>
        <w:t>אשר בתוכו</w:t>
      </w:r>
      <w:r>
        <w:rPr>
          <w:rFonts w:hint="cs"/>
          <w:rtl/>
        </w:rPr>
        <w:t>'</w:t>
      </w:r>
      <w:r>
        <w:rPr>
          <w:rtl/>
        </w:rPr>
        <w:t xml:space="preserve">, דברי </w:t>
      </w:r>
      <w:r>
        <w:rPr>
          <w:rStyle w:val="2fb"/>
          <w:rtl/>
        </w:rPr>
        <w:t xml:space="preserve">רבי</w:t>
      </w:r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tl/>
        </w:rPr>
        <w:t>ר</w:t>
      </w:r>
      <w:r>
        <w:rPr>
          <w:rStyle w:val="2fb"/>
          <w:rFonts w:hint="cs"/>
          <w:rtl/>
        </w:rPr>
        <w:t>דב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י</w:t>
      </w:r>
      <w:r>
        <w:rPr>
          <w:rtl/>
        </w:rPr>
        <w:t xml:space="preserve">: מכרה לו במנה והשביחה ועמדה על מאתים, מנין שאינו מחשב אלא במנה, </w:t>
      </w:r>
    </w:p>
    <w:p w:rsidR="00E403F0" w:rsidRPr="00AD695E" w:rsidRDefault="00E403F0" w:rsidP="00E403F0">
      <w:pPr>
        <w:pStyle w:val="affffb"/>
        <w:rPr>
          <w:rtl/>
        </w:rPr>
      </w:pPr>
      <w:r>
        <w:rPr>
          <w:rtl/>
        </w:rPr>
        <w:t xml:space="preserve">- </w:t>
      </w:r>
      <w:ins w:id="92466" w:author="מנוע מכני" w:date="2026-10-11T12:04:39Z">
        <w:r>
          <w:rPr>
            <w:rtl/>
          </w:rPr>
          <w:t xml:space="preserve">ד'</w:t>
        </w:r>
      </w:ins>
      <w:del w:id="92467" w:author="מנוע מכני" w:date="2026-10-11T12:04:39Z">
        <w:r>
          <w:rPr>
            <w:rtl/>
          </w:rPr>
          <w:delText xml:space="preserve">שנא</w:delText>
        </w:r>
        <w:r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: </w:delText>
        </w:r>
        <w:r>
          <w:rPr>
            <w:rFonts w:hint="cs"/>
            <w:rtl/>
          </w:rPr>
          <w:delText xml:space="preserve">'</w:delText>
        </w:r>
      </w:del>
      <w:ins w:id="90547" w:author="Claude - סמנטי" w:date="2026-10-11T12:14:28Z">
        <w:r>
          <w:rPr>
            <w:rStyle w:val="afffff0"/>
            <w:rtl/>
          </w:rPr>
          <w:t xml:space="preserve">וְהֵשִׁיב אֶת הָעוֹדֵף</w:t>
        </w:r>
      </w:ins>
      <w:del w:id="90548" w:author="Claude - סמנטי" w:date="2026-10-11T12:14:28Z">
        <w:r>
          <w:rPr>
            <w:rtl/>
          </w:rPr>
          <w:delText xml:space="preserve">והשיב את העודף</w:delText>
        </w:r>
      </w:del>
      <w:r>
        <w:rPr>
          <w:rFonts w:hint="cs"/>
          <w:rtl/>
        </w:rPr>
        <w:t>'</w:t>
      </w:r>
      <w:r>
        <w:rPr>
          <w:rtl/>
        </w:rPr>
        <w:t xml:space="preserve">, העודף שבידו</w:t>
      </w:r>
      <w:ins w:id="91898" w:author="מנוע מכני" w:date="2026-10-11T12:04:39Z">
        <w:r>
          <w:rPr>
            <w:rtl/>
          </w:rPr>
          <w:t xml:space="preserve">,</w:t>
        </w:r>
      </w:ins>
      <w:del w:id="91899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מכרה לו במאתים והכסיפה ועמדה על מנה, מנין שאין מחשבין אלא במנה: </w:t>
      </w:r>
    </w:p>
    <w:p w:rsidR="00E403F0" w:rsidRPr="00AD695E" w:rsidRDefault="00E403F0" w:rsidP="00E403F0">
      <w:pPr>
        <w:pStyle w:val="affffb"/>
        <w:rPr>
          <w:rtl/>
        </w:rPr>
      </w:pPr>
      <w:r>
        <w:rPr>
          <w:rtl/>
        </w:rPr>
        <w:t xml:space="preserve">- </w:t>
      </w:r>
      <w:r>
        <w:rPr>
          <w:rFonts w:hint="cs"/>
          <w:rtl/>
        </w:rPr>
        <w:t>'</w:t>
      </w:r>
      <w:r>
        <w:rPr>
          <w:rStyle w:val="afffff0"/>
          <w:rtl/>
        </w:rPr>
        <w:t>והשיב את העודף, העודף שבקרקע</w:t>
      </w:r>
      <w:r>
        <w:rPr>
          <w:rFonts w:hint="cs"/>
          <w:rtl/>
        </w:rPr>
        <w:t>'</w:t>
      </w:r>
      <w:r>
        <w:rPr>
          <w:rtl/>
        </w:rPr>
        <w:t>.</w:t>
      </w:r>
    </w:p>
    <w:p w:rsidR="00E403F0" w:rsidRPr="00AD695E" w:rsidRDefault="00E403F0" w:rsidP="00E403F0">
      <w:pPr>
        <w:rPr>
          <w:rtl/>
        </w:rPr>
      </w:pPr>
      <w:ins w:id="90726" w:author="מנוע מכני" w:date="2026-10-11T12:04:39Z">
        <w:r>
          <w:rPr>
            <w:rFonts w:hint="cs"/>
            <w:b/>
            <w:bCs/>
            <w:rtl/>
          </w:rPr>
          <w:t xml:space="preserve">ויש</w:t>
        </w:r>
      </w:ins>
      <w:del w:id="90727" w:author="מנוע מכני" w:date="2026-10-11T12:04:39Z">
        <w:r w:rsidRPr="00217260">
          <w:rPr>
            <w:rFonts w:hint="cs"/>
            <w:b/>
            <w:bCs/>
            <w:rtl/>
          </w:rPr>
          <w:delText xml:space="preserve">ואיכא</w:delText>
        </w:r>
      </w:del>
      <w:r w:rsidRPr="00217260">
        <w:rPr>
          <w:rFonts w:hint="cs"/>
          <w:b/>
          <w:bCs/>
          <w:rtl/>
        </w:rPr>
        <w:t xml:space="preserve"> </w:t>
      </w:r>
      <w:ins w:id="90151" w:author="Claude - סמנטי" w:date="2026-10-11T12:14:28Z">
        <w:r>
          <w:rPr>
            <w:rFonts w:hint="cs"/>
            <w:b/>
            <w:bCs/>
            <w:rtl/>
          </w:rPr>
          <w:t xml:space="preserve">ביניהם</w:t>
        </w:r>
      </w:ins>
      <w:del w:id="90152" w:author="Claude - סמנטי" w:date="2026-10-11T12:14:28Z">
        <w:r w:rsidRPr="00217260">
          <w:rPr>
            <w:rFonts w:hint="cs"/>
            <w:b/>
            <w:bCs/>
            <w:rtl/>
          </w:rPr>
          <w:delText xml:space="preserve">בנייהו</w:delText>
        </w:r>
      </w:del>
      <w:r w:rsidRPr="00217260">
        <w:rPr>
          <w:rFonts w:hint="cs"/>
          <w:b/>
          <w:bCs/>
          <w:rtl/>
        </w:rPr>
        <w:t xml:space="preserve">:</w:t>
      </w:r>
      <w:r w:rsidRPr="00217260">
        <w:rPr>
          <w:b/>
          <w:bCs/>
          <w:rtl/>
        </w:rPr>
        <w:t xml:space="preserve"> דאייקר וזל ואייקר.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ולקולא</w:t>
      </w:r>
      <w:r>
        <w:rPr>
          <w:rtl/>
        </w:rPr>
        <w:t xml:space="preserve"> דגמר גאולה גאולה מעבד עברי.</w:t>
      </w:r>
    </w:p>
    <w:p w:rsidR="00E403F0" w:rsidRPr="00AD695E" w:rsidRDefault="00E403F0" w:rsidP="00E403F0">
      <w:pPr>
        <w:rPr>
          <w:rtl/>
        </w:rPr>
      </w:pPr>
      <w:ins w:id="90728" w:author="מנוע מכני" w:date="2026-10-11T12:04:39Z">
        <w:r>
          <w:rPr>
            <w:rtl/>
          </w:rPr>
          <w:t xml:space="preserve">ושם</w:t>
        </w:r>
      </w:ins>
      <w:del w:id="90729" w:author="מנוע מכני" w:date="2026-10-11T12:04:39Z">
        <w:r>
          <w:rPr>
            <w:rtl/>
          </w:rPr>
          <w:delText xml:space="preserve">והתם</w:delText>
        </w:r>
      </w:del>
      <w:r>
        <w:rPr>
          <w:rtl/>
        </w:rPr>
        <w:t xml:space="preserve"> מדתניא: </w:t>
      </w:r>
      <w:r>
        <w:rPr>
          <w:rFonts w:hint="cs"/>
          <w:rtl/>
        </w:rPr>
        <w:t>'</w:t>
      </w:r>
      <w:r>
        <w:rPr>
          <w:rtl/>
        </w:rPr>
        <w:t>נמכר במנה והשביח ועמד על מאתים</w:t>
      </w:r>
      <w:r>
        <w:rPr>
          <w:rFonts w:hint="cs"/>
          <w:rtl/>
        </w:rPr>
        <w:t>'</w:t>
      </w:r>
      <w:r>
        <w:rPr>
          <w:rtl/>
        </w:rPr>
        <w:t>, מנין שאין מחשבין אלא ממנה</w:t>
      </w:r>
    </w:p>
    <w:p w:rsidR="00E403F0" w:rsidRPr="00AD695E" w:rsidRDefault="00E403F0" w:rsidP="00E403F0">
      <w:pPr>
        <w:rPr>
          <w:rtl/>
        </w:rPr>
      </w:pPr>
      <w:ins w:id="92468" w:author="מנוע מכני" w:date="2026-10-11T12:04:39Z">
        <w:r>
          <w:rPr>
            <w:rtl/>
          </w:rPr>
          <w:t xml:space="preserve">ד'</w:t>
        </w:r>
      </w:ins>
      <w:del w:id="92469" w:author="מנוע מכני" w:date="2026-10-11T12:04:39Z">
        <w:r>
          <w:rPr>
            <w:rtl/>
          </w:rPr>
          <w:delText xml:space="preserve">שנא</w:delText>
        </w:r>
        <w:r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: </w:delText>
        </w:r>
        <w:r>
          <w:rPr>
            <w:rFonts w:hint="cs"/>
            <w:rtl/>
          </w:rPr>
          <w:delText xml:space="preserve">'</w:delText>
        </w:r>
      </w:del>
      <w:ins w:id="90549" w:author="Claude - סמנטי" w:date="2026-10-11T12:14:28Z">
        <w:r>
          <w:rPr>
            <w:rStyle w:val="afffff0"/>
            <w:rtl/>
          </w:rPr>
          <w:t xml:space="preserve">מִכֶּסֶף מִקְנָתוֹ</w:t>
        </w:r>
      </w:ins>
      <w:del w:id="90550" w:author="Claude - סמנטי" w:date="2026-10-11T12:14:28Z">
        <w:r>
          <w:rPr>
            <w:rtl/>
          </w:rPr>
          <w:delText xml:space="preserve">מכסף מקנתו</w:delText>
        </w:r>
      </w:del>
      <w:r>
        <w:rPr>
          <w:rFonts w:hint="cs"/>
          <w:rtl/>
        </w:rPr>
        <w:t>'</w:t>
      </w:r>
      <w:ins w:id="91900" w:author="מנוע מכני" w:date="2026-10-11T12:04:39Z">
        <w:r>
          <w:rPr>
            <w:rtl/>
          </w:rPr>
          <w:t xml:space="preserve">,</w:t>
        </w:r>
      </w:ins>
      <w:del w:id="91901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נמכר במאתים והכסיף ועמד על מנה, מנין שאין מחשבין אלא ממנה? </w:t>
      </w:r>
      <w:ins w:id="92470" w:author="מנוע מכני" w:date="2026-10-11T12:04:39Z">
        <w:r>
          <w:rPr>
            <w:rtl/>
          </w:rPr>
          <w:t xml:space="preserve">ד'</w:t>
        </w:r>
      </w:ins>
      <w:del w:id="92471" w:author="מנוע מכני" w:date="2026-10-11T12:04:39Z">
        <w:r>
          <w:rPr>
            <w:rtl/>
          </w:rPr>
          <w:delText xml:space="preserve">שנא</w:delText>
        </w:r>
        <w:r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: </w:delText>
        </w:r>
        <w:r>
          <w:rPr>
            <w:rFonts w:hint="cs"/>
            <w:rtl/>
          </w:rPr>
          <w:delText xml:space="preserve">'</w:delText>
        </w:r>
      </w:del>
      <w:ins w:id="90551" w:author="Claude - סמנטי" w:date="2026-10-11T12:14:28Z">
        <w:r>
          <w:rPr>
            <w:rStyle w:val="afffff0"/>
            <w:rtl/>
          </w:rPr>
          <w:t xml:space="preserve">כְּפִי שָׁנָיו</w:t>
        </w:r>
      </w:ins>
      <w:del w:id="90552" w:author="Claude - סמנטי" w:date="2026-10-11T12:14:28Z">
        <w:r>
          <w:rPr>
            <w:rtl/>
          </w:rPr>
          <w:delText xml:space="preserve">כפי שניו</w:delText>
        </w:r>
      </w:del>
      <w:r>
        <w:rPr>
          <w:rFonts w:hint="cs"/>
          <w:rtl/>
        </w:rPr>
        <w:t>'</w:t>
      </w:r>
      <w:ins w:id="91902" w:author="מנוע מכני" w:date="2026-10-11T12:04:39Z">
        <w:r>
          <w:rPr>
            <w:rtl/>
          </w:rPr>
          <w:t xml:space="preserve">,</w:t>
        </w:r>
      </w:ins>
      <w:del w:id="91903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ואין לי אלא עבד עברי הנמכר </w:t>
      </w:r>
      <w:ins w:id="92590" w:author="מנוע מכני" w:date="2026-10-11T12:04:39Z">
        <w:r>
          <w:rPr>
            <w:rtl/>
          </w:rPr>
          <w:t xml:space="preserve">לנכרי</w:t>
        </w:r>
      </w:ins>
      <w:del w:id="92591" w:author="מנוע מכני" w:date="2026-10-11T12:04:39Z">
        <w:r>
          <w:rPr>
            <w:rtl/>
          </w:rPr>
          <w:delText xml:space="preserve">לע</w:delText>
        </w:r>
        <w:r>
          <w:rPr>
            <w:rFonts w:hint="cs"/>
            <w:rtl/>
          </w:rPr>
          <w:delText xml:space="preserve">כו</w:delText>
        </w:r>
        <w:r>
          <w:rPr>
            <w:rtl/>
          </w:rPr>
          <w:delText xml:space="preserve">"</w:delText>
        </w:r>
        <w:r>
          <w:rPr>
            <w:rFonts w:hint="cs"/>
            <w:rtl/>
          </w:rPr>
          <w:delText xml:space="preserve">ם</w:delText>
        </w:r>
      </w:del>
      <w:r>
        <w:rPr>
          <w:rtl/>
        </w:rPr>
        <w:t xml:space="preserve"> שנגאל וידו על העליונה, נמכר לישראל מנין</w:t>
      </w:r>
    </w:p>
    <w:p>
      <w:pPr>
        <w:pStyle w:val="38"/>
        <w:rPr>
          <w:ins w:id="93967" w:author="מנוע מכני" w:date="2026-10-11T12:04:39Z"/>
        </w:rPr>
      </w:pPr>
      <w:r>
        <w:t xml:space="preserve">- </w:t>
      </w:r>
      <w:r>
        <w:t xml:space="preserve">ת"ל</w:t>
      </w:r>
      <w:r>
        <w:t xml:space="preserve">:</w:t>
      </w:r>
    </w:p>
    <w:p w:rsidR="00E403F0" w:rsidRPr="00AD695E" w:rsidRDefault="00E403F0" w:rsidP="00E403F0">
      <w:pPr>
        <w:pStyle w:val="affffb"/>
      </w:pPr>
      <w:del w:id="93968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>
        <w:rPr>
          <w:rtl/>
        </w:rPr>
        <w:t>שכיר שכיר</w:t>
      </w:r>
      <w:r>
        <w:rPr>
          <w:rFonts w:hint="cs"/>
          <w:rtl/>
        </w:rPr>
        <w:t>'</w:t>
      </w:r>
      <w:r>
        <w:rPr>
          <w:rtl/>
        </w:rPr>
        <w:t xml:space="preserve"> לגזירה שוה.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ל:</w:t>
      </w:r>
    </w:p>
    <w:p>
      <w:pPr>
        <w:pStyle w:val="afffff8"/>
        <w:rPr>
          <w:ins w:id="90029" w:author="קלוד" w:date="2026-10-11T12:18:15Z"/>
        </w:rPr>
      </w:pPr>
      <w:ins w:id="90030" w:author="קלוד" w:date="2026-10-11T12:18:15Z">
        <w:r>
          <w:rPr>
            <w:color w:val="7B3F00"/>
          </w:rPr>
          <w:t xml:space="preserve">דרשות גאולת עבד עברי - לקולא או לחומרא</w:t>
        </w:r>
      </w:ins>
    </w:p>
    <w:p>
      <w:pPr>
        <w:pStyle w:val="38"/>
        <w:rPr>
          <w:ins w:id="93969" w:author="מנוע מכני" w:date="2026-10-11T12:04:39Z"/>
        </w:rPr>
      </w:pPr>
      <w:del w:id="94210" w:author="מנוע מכני" w:date="2026-10-11T12:04:39Z">
        <w:r>
          <w:delText xml:space="preserve">אמר </w:delText>
        </w:r>
      </w:del>
      <w:r>
        <w:t xml:space="preserve">אביי:</w:t>
      </w:r>
    </w:p>
    <w:p w:rsidR="00E403F0" w:rsidRPr="00AD695E" w:rsidRDefault="00E403F0" w:rsidP="00E403F0">
      <w:pPr>
        <w:rPr>
          <w:rtl/>
        </w:rPr>
      </w:pPr>
      <w:ins w:id="91904" w:author="מנוע מכני" w:date="2026-10-11T12:04:39Z">
        <w:del w:id="93970" w:author="מנוע מכני" w:date="2026-10-11T12:04:39Z">
          <w:r>
            <w:rPr>
              <w:rtl/>
            </w:rPr>
            <w:delText xml:space="preserve"> </w:delText>
          </w:r>
        </w:del>
      </w:ins>
      <w:del w:id="91905" w:author="מנוע מכני" w:date="2026-10-11T12:04:39Z">
        <w:r>
          <w:rPr>
            <w:rtl/>
          </w:rPr>
          <w:delText xml:space="preserve">  </w:delText>
        </w:r>
      </w:del>
      <w:r>
        <w:rPr>
          <w:rtl/>
        </w:rPr>
        <w:t xml:space="preserve">הריני כבן עזאי בשוקי טבריא.</w:t>
      </w:r>
    </w:p>
    <w:p>
      <w:pPr>
        <w:pStyle w:val="38"/>
        <w:rPr>
          <w:ins w:id="93971" w:author="מנוע מכני" w:date="2026-10-11T12:04:39Z"/>
        </w:rPr>
      </w:pPr>
      <w:r>
        <w:t>א</w:t>
      </w:r>
      <w:r>
        <w:t>"</w:t>
      </w:r>
      <w:r>
        <w:t>ל</w:t>
      </w:r>
      <w:r>
        <w:t xml:space="preserve"> ההוא מרבנן לאביי:</w:t>
      </w:r>
    </w:p>
    <w:p w:rsidR="00E403F0" w:rsidRPr="00AD695E" w:rsidRDefault="00E403F0" w:rsidP="00E403F0">
      <w:pPr>
        <w:rPr>
          <w:rtl/>
        </w:rPr>
      </w:pPr>
      <w:del w:id="93972" w:author="מנוע מכני" w:date="2026-10-11T12:04:39Z">
        <w:r>
          <w:rPr>
            <w:rtl/>
          </w:rPr>
          <w:delText xml:space="preserve"> </w:delText>
        </w:r>
      </w:del>
      <w:ins w:id="90730" w:author="מנוע מכני" w:date="2026-10-11T12:04:39Z">
        <w:r>
          <w:rPr>
            <w:rtl/>
          </w:rPr>
          <w:t xml:space="preserve">יש</w:t>
        </w:r>
      </w:ins>
      <w:del w:id="90731" w:author="מנוע מכני" w:date="2026-10-11T12:04:39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0155" w:author="Claude - סמנטי" w:date="2026-10-11T12:14:28Z">
        <w:r>
          <w:rPr>
            <w:rtl/>
          </w:rPr>
          <w:t xml:space="preserve">לדורשם</w:t>
        </w:r>
      </w:ins>
      <w:del w:id="90156" w:author="Claude - סמנטי" w:date="2026-10-11T12:14:28Z">
        <w:r>
          <w:rPr>
            <w:rtl/>
          </w:rPr>
          <w:delText xml:space="preserve">למידרשינהו</w:delText>
        </w:r>
      </w:del>
      <w:r>
        <w:rPr>
          <w:rtl/>
        </w:rPr>
        <w:t xml:space="preserve"> לקולא </w:t>
      </w:r>
      <w:ins w:id="90732" w:author="מנוע מכני" w:date="2026-10-11T12:04:39Z">
        <w:r>
          <w:rPr>
            <w:rtl/>
          </w:rPr>
          <w:t xml:space="preserve">ויש</w:t>
        </w:r>
      </w:ins>
      <w:del w:id="90733" w:author="מנוע מכני" w:date="2026-10-11T12:04:39Z">
        <w:r>
          <w:rPr>
            <w:rtl/>
          </w:rPr>
          <w:delText xml:space="preserve">ואיכא</w:delText>
        </w:r>
      </w:del>
      <w:r>
        <w:rPr>
          <w:rtl/>
        </w:rPr>
        <w:t xml:space="preserve"> </w:t>
      </w:r>
      <w:ins w:id="90153" w:author="Claude - סמנטי" w:date="2026-10-11T12:14:28Z">
        <w:r>
          <w:rPr>
            <w:rtl/>
          </w:rPr>
          <w:t xml:space="preserve">לדורשם</w:t>
        </w:r>
      </w:ins>
      <w:del w:id="90154" w:author="Claude - סמנטי" w:date="2026-10-11T12:14:28Z">
        <w:r>
          <w:rPr>
            <w:rtl/>
          </w:rPr>
          <w:delText xml:space="preserve">למידרשינהו</w:delText>
        </w:r>
      </w:del>
      <w:r>
        <w:rPr>
          <w:rtl/>
        </w:rPr>
        <w:t xml:space="preserve"> לחומרא, </w:t>
      </w:r>
    </w:p>
    <w:p w:rsidR="00E403F0" w:rsidRPr="00AD695E" w:rsidRDefault="00E403F0" w:rsidP="00E403F0">
      <w:pPr>
        <w:rPr>
          <w:rtl/>
        </w:rPr>
      </w:pPr>
      <w:ins w:id="91412" w:author="מנוע מכני" w:date="2026-10-11T12:04:39Z">
        <w:r>
          <w:rPr>
            <w:rtl/>
          </w:rPr>
          <w:t xml:space="preserve">ממה</w:t>
        </w:r>
      </w:ins>
      <w:del w:id="91413" w:author="מנוע מכני" w:date="2026-10-11T12:04:39Z">
        <w:r>
          <w:rPr>
            <w:rtl/>
          </w:rPr>
          <w:delText xml:space="preserve">ממאי</w:delText>
        </w:r>
      </w:del>
      <w:r>
        <w:rPr>
          <w:rtl/>
        </w:rPr>
        <w:t xml:space="preserve"> דלקולא? אימא לחומרא! </w:t>
      </w:r>
      <w:r>
        <w:rPr>
          <w:rtl/>
        </w:rPr>
        <w:t xml:space="preserve">לא</w:t>
      </w:r>
      <w:r>
        <w:rPr>
          <w:rtl/>
        </w:rPr>
        <w:t xml:space="preserve"> סלקא דעתיך, מדאקיל </w:t>
      </w:r>
      <w:ins w:id="91410" w:author="מנוע מכני" w:date="2026-10-11T12:04:39Z">
        <w:r>
          <w:rPr>
            <w:rtl/>
          </w:rPr>
          <w:t xml:space="preserve">התורה</w:t>
        </w:r>
      </w:ins>
      <w:del w:id="91411" w:author="מנוע מכני" w:date="2026-10-11T12:04:39Z">
        <w:r>
          <w:rPr>
            <w:rtl/>
          </w:rPr>
          <w:delText xml:space="preserve">רחמנא</w:delText>
        </w:r>
      </w:del>
      <w:r>
        <w:rPr>
          <w:rtl/>
        </w:rPr>
        <w:t xml:space="preserve"> גביה</w:t>
      </w:r>
      <w:ins w:id="91906" w:author="מנוע מכני" w:date="2026-10-11T12:04:39Z">
        <w:r>
          <w:rPr>
            <w:rtl/>
          </w:rPr>
          <w:t xml:space="preserve">,</w:t>
        </w:r>
      </w:ins>
      <w:del w:id="91907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3973" w:author="מנוע מכני" w:date="2026-10-11T12:04:39Z"/>
        </w:rPr>
      </w:pPr>
      <w:r w:rsidRPr="00E87E21">
        <w:t xml:space="preserve">דתניא</w:t>
      </w:r>
      <w:r w:rsidRPr="00E87E21">
        <w:t xml:space="preserve">:</w:t>
      </w:r>
    </w:p>
    <w:p w:rsidR="00E403F0" w:rsidRPr="00E87E21" w:rsidRDefault="00E403F0" w:rsidP="00E403F0">
      <w:pPr>
        <w:rPr>
          <w:spacing w:val="-4"/>
          <w:rtl/>
        </w:rPr>
      </w:pPr>
      <w:del w:id="93974" w:author="מנוע מכני" w:date="2026-10-11T12:04:39Z">
        <w:r w:rsidRPr="00E87E21">
          <w:rPr>
            <w:spacing w:val="-4"/>
            <w:rtl/>
          </w:rPr>
          <w:delText xml:space="preserve"> </w:delText>
        </w:r>
      </w:del>
      <w:r w:rsidRPr="00E87E21">
        <w:rPr>
          <w:rFonts w:hint="cs"/>
          <w:spacing w:val="-4"/>
          <w:rtl/>
        </w:rPr>
        <w:t>'</w:t>
      </w:r>
      <w:ins w:id="90553" w:author="Claude - סמנטי" w:date="2026-10-11T12:14:28Z">
        <w:r>
          <w:rPr>
            <w:rStyle w:val="afffff0"/>
            <w:spacing w:val="-4"/>
            <w:rtl/>
          </w:rPr>
          <w:t xml:space="preserve">כִּי טוֹב לוֹ עִמָּךְ</w:t>
        </w:r>
      </w:ins>
      <w:del w:id="90554" w:author="Claude - סמנטי" w:date="2026-10-11T12:14:28Z">
        <w:r w:rsidRPr="00E87E21">
          <w:rPr>
            <w:spacing w:val="-4"/>
            <w:rtl/>
          </w:rPr>
          <w:delText xml:space="preserve">כי טוב לו עמך</w:delText>
        </w:r>
      </w:del>
      <w:r w:rsidRPr="00E87E21">
        <w:rPr>
          <w:rFonts w:hint="cs"/>
          <w:spacing w:val="-4"/>
          <w:rtl/>
        </w:rPr>
        <w:t>'</w:t>
      </w:r>
      <w:r w:rsidRPr="00E87E21">
        <w:rPr>
          <w:spacing w:val="-4"/>
          <w:rtl/>
        </w:rPr>
        <w:t xml:space="preserve"> עמך במאכל, עמך במשתה, שלא תהא אוכל פת נקיה והוא אוכל פת קיבר,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  <w:t>אתה שותה יין ישן והוא שותה יין חדש, אתה ישן על גבי מוכין והוא ישן על גבי קרקע, מיכן אמרו: הקונה עבד עברי, כקונה אדון לעצמו.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tl/>
        </w:rPr>
        <w:t xml:space="preserve">אדרבה</w:t>
      </w:r>
      <w:r>
        <w:rPr>
          <w:rtl/>
        </w:rPr>
        <w:t xml:space="preserve">, נחמיר </w:t>
      </w:r>
      <w:ins w:id="91414" w:author="מנוע מכני" w:date="2026-10-11T12:04:39Z">
        <w:r>
          <w:rPr>
            <w:rtl/>
          </w:rPr>
          <w:t xml:space="preserve">עליו</w:t>
        </w:r>
      </w:ins>
      <w:del w:id="91415" w:author="מנוע מכני" w:date="2026-10-11T12:04:39Z">
        <w:r>
          <w:rPr>
            <w:rtl/>
          </w:rPr>
          <w:delText xml:space="preserve">עליה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מדר</w:t>
      </w:r>
      <w:r>
        <w:rPr>
          <w:rStyle w:val="2fb"/>
          <w:rFonts w:hint="cs"/>
          <w:rtl/>
        </w:rPr>
        <w:t>יב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ח</w:t>
      </w:r>
      <w:r>
        <w:rPr>
          <w:rtl/>
        </w:rPr>
        <w:t xml:space="preserve"> </w:t>
      </w:r>
      <w:r>
        <w:rPr>
          <w:rStyle w:val="2fb"/>
          <w:rFonts w:hint="cs"/>
          <w:rtl/>
        </w:rPr>
        <w:t>דאריב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ח</w:t>
      </w:r>
      <w:r>
        <w:rPr>
          <w:rtl/>
        </w:rPr>
        <w:t>: בא וראה כמה קשה אבקה של שביעית, אדם נושא ונותן בפירות שביעית לסוף מוכר את מטלטליו, שנא</w:t>
      </w:r>
      <w:r>
        <w:rPr>
          <w:rFonts w:hint="cs"/>
          <w:rtl/>
        </w:rPr>
        <w:t>'</w:t>
      </w:r>
      <w:r>
        <w:rPr>
          <w:rtl/>
        </w:rPr>
        <w:t xml:space="preserve">: </w:t>
      </w:r>
      <w:r>
        <w:rPr>
          <w:rStyle w:val="afffff0"/>
          <w:rtl/>
          <w:rPrChange w:id="9055" w:author="מנוע פסוקים" w:date="2026-10-11T09:22:04Z">
            <w:rPr>
              <w:rtl/>
            </w:rPr>
          </w:rPrChange>
        </w:rPr>
        <w:t xml:space="preserve">בשנת היובל הזאת תשובו איש </w:t>
      </w:r>
      <w:r>
        <w:rPr>
          <w:rStyle w:val="afffff0"/>
          <w:spacing w:val="-2"/>
          <w:rtl/>
          <w:rPrChange w:id="9056" w:author="מנוע פסוקים" w:date="2026-10-11T09:22:04Z">
            <w:rPr>
              <w:spacing w:val="-2"/>
              <w:rtl/>
            </w:rPr>
          </w:rPrChange>
        </w:rPr>
        <w:t xml:space="preserve">אל אחוזתו</w:t>
      </w:r>
      <w:r>
        <w:rPr>
          <w:spacing w:val="-2"/>
          <w:rtl/>
        </w:rPr>
        <w:t xml:space="preserve">, וכתיב: </w:t>
      </w:r>
      <w:r w:rsidRPr="002B4E05">
        <w:rPr>
          <w:rFonts w:hint="cs"/>
          <w:spacing w:val="-2"/>
          <w:rtl/>
        </w:rPr>
        <w:t>'</w:t>
      </w:r>
      <w:r>
        <w:rPr>
          <w:rStyle w:val="afffff0"/>
          <w:spacing w:val="-2"/>
          <w:rtl/>
          <w:rPrChange w:id="9057" w:author="מנוע פסוקים" w:date="2026-10-11T09:22:04Z">
            <w:rPr>
              <w:spacing w:val="-2"/>
              <w:rtl/>
            </w:rPr>
          </w:rPrChange>
        </w:rPr>
        <w:t xml:space="preserve">וכי תמכרו ממכר לעמיתך או קנה מיד עמיתך</w:t>
      </w:r>
      <w:r>
        <w:rPr>
          <w:spacing w:val="-2"/>
          <w:rtl/>
        </w:rPr>
        <w:t xml:space="preserve">, דבר הנקנה מיד ליד</w:t>
      </w:r>
      <w:r w:rsidRPr="002B4E05">
        <w:rPr>
          <w:rFonts w:hint="cs"/>
          <w:spacing w:val="-2"/>
          <w:rtl/>
        </w:rPr>
        <w:t>'</w:t>
      </w:r>
      <w:ins w:id="91908" w:author="מנוע מכני" w:date="2026-10-11T12:04:39Z">
        <w:r>
          <w:rPr>
            <w:spacing w:val="-2"/>
            <w:rtl/>
          </w:rPr>
          <w:t xml:space="preserve">,</w:t>
        </w:r>
      </w:ins>
      <w:del w:id="91909" w:author="מנוע מכני" w:date="2026-10-11T12:04:39Z">
        <w:r w:rsidRPr="002B4E05">
          <w:rPr>
            <w:spacing w:val="-2"/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הרגיש לסוף מוכר את שדותיו, </w:t>
      </w:r>
      <w:ins w:id="92472" w:author="מנוע מכני" w:date="2026-10-11T12:04:39Z">
        <w:r>
          <w:rPr>
            <w:rtl/>
          </w:rPr>
          <w:t xml:space="preserve">ד'</w:t>
        </w:r>
      </w:ins>
      <w:del w:id="92473" w:author="מנוע מכני" w:date="2026-10-11T12:04:39Z">
        <w:r>
          <w:rPr>
            <w:rtl/>
          </w:rPr>
          <w:delText xml:space="preserve">שנא</w:delText>
        </w:r>
        <w:r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: </w:delText>
        </w:r>
        <w:r>
          <w:rPr>
            <w:rFonts w:hint="cs"/>
            <w:rtl/>
          </w:rPr>
          <w:delText xml:space="preserve">'</w:delText>
        </w:r>
      </w:del>
      <w:ins w:id="90555" w:author="Claude - סמנטי" w:date="2026-10-11T12:14:28Z">
        <w:r>
          <w:rPr>
            <w:rStyle w:val="afffff0"/>
            <w:rtl/>
          </w:rPr>
          <w:t xml:space="preserve">וְכִי יָמוּךְ אָחִיךָ וּמָכַר מֵאֲחוּזָּתוֹ</w:t>
        </w:r>
      </w:ins>
      <w:del w:id="90556" w:author="Claude - סמנטי" w:date="2026-10-11T12:14:28Z">
        <w:r>
          <w:rPr>
            <w:rtl/>
          </w:rPr>
          <w:delText xml:space="preserve">וכי ימוך אחיך ומכר מאחוזתו</w:delText>
        </w:r>
      </w:del>
      <w:r>
        <w:rPr>
          <w:rFonts w:hint="cs"/>
          <w:rtl/>
        </w:rPr>
        <w:t>'</w:t>
      </w:r>
      <w:ins w:id="91910" w:author="מנוע מכני" w:date="2026-10-11T12:04:39Z">
        <w:r>
          <w:rPr>
            <w:rtl/>
          </w:rPr>
          <w:t xml:space="preserve">,</w:t>
        </w:r>
      </w:ins>
      <w:del w:id="91911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באת לידו לסוף מוכר את ביתו, </w:t>
      </w:r>
      <w:ins w:id="92474" w:author="מנוע מכני" w:date="2026-10-11T12:04:39Z">
        <w:r>
          <w:rPr>
            <w:rtl/>
          </w:rPr>
          <w:t xml:space="preserve">ד'</w:t>
        </w:r>
      </w:ins>
      <w:del w:id="92475" w:author="מנוע מכני" w:date="2026-10-11T12:04:39Z">
        <w:r>
          <w:rPr>
            <w:rtl/>
          </w:rPr>
          <w:delText xml:space="preserve">שנא</w:delText>
        </w:r>
        <w:r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: </w:delText>
        </w:r>
        <w:r>
          <w:rPr>
            <w:rFonts w:hint="cs"/>
            <w:rtl/>
          </w:rPr>
          <w:delText xml:space="preserve">'</w:delText>
        </w:r>
      </w:del>
      <w:ins w:id="90557" w:author="Claude - סמנטי" w:date="2026-10-11T12:14:28Z">
        <w:r>
          <w:rPr>
            <w:rStyle w:val="afffff0"/>
            <w:rtl/>
          </w:rPr>
          <w:t xml:space="preserve">וְאִישׁ כִּי יִמְכּוֹר בֵּית מוֹשַׁב עִיר חוֹמָה</w:t>
        </w:r>
      </w:ins>
      <w:del w:id="90558" w:author="Claude - סמנטי" w:date="2026-10-11T12:14:28Z">
        <w:r>
          <w:rPr>
            <w:rtl/>
          </w:rPr>
          <w:delText xml:space="preserve">ואיש כי ימכור בית מושב עיר חומה</w:delText>
        </w:r>
      </w:del>
      <w:r>
        <w:rPr>
          <w:rFonts w:hint="cs"/>
          <w:rtl/>
        </w:rPr>
        <w:t>'</w:t>
      </w:r>
      <w:r>
        <w:rPr>
          <w:rtl/>
        </w:rPr>
        <w:t>.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מ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ins w:id="90734" w:author="מנוע מכני" w:date="2026-10-11T12:04:39Z">
        <w:r>
          <w:rPr>
            <w:rtl/>
          </w:rPr>
          <w:t xml:space="preserve">שם</w:t>
        </w:r>
      </w:ins>
      <w:del w:id="90735" w:author="מנוע מכני" w:date="2026-10-11T12:04:39Z">
        <w:r>
          <w:rPr>
            <w:rtl/>
          </w:rPr>
          <w:delText xml:space="preserve">התם</w:delText>
        </w:r>
      </w:del>
      <w:r>
        <w:rPr>
          <w:rtl/>
        </w:rPr>
        <w:t xml:space="preserve"> דאמר </w:t>
      </w:r>
      <w:r>
        <w:rPr>
          <w:rtl/>
        </w:rPr>
        <w:t xml:space="preserve">לא</w:t>
      </w:r>
      <w:r>
        <w:rPr>
          <w:rtl/>
        </w:rPr>
        <w:t xml:space="preserve"> הרגיש, ומ"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ins w:id="90736" w:author="מנוע מכני" w:date="2026-10-11T12:04:39Z">
        <w:r>
          <w:rPr>
            <w:rtl/>
          </w:rPr>
          <w:t xml:space="preserve">כאן</w:t>
        </w:r>
      </w:ins>
      <w:del w:id="90737" w:author="מנוע מכני" w:date="2026-10-11T12:04:39Z">
        <w:r>
          <w:rPr>
            <w:rtl/>
          </w:rPr>
          <w:delText xml:space="preserve">הכא</w:delText>
        </w:r>
      </w:del>
      <w:r>
        <w:rPr>
          <w:rtl/>
        </w:rPr>
        <w:t xml:space="preserve"> דאמר </w:t>
      </w:r>
      <w:r>
        <w:rPr>
          <w:rtl/>
        </w:rPr>
        <w:t xml:space="preserve">לא</w:t>
      </w:r>
      <w:r>
        <w:rPr>
          <w:rtl/>
        </w:rPr>
        <w:t xml:space="preserve"> באת לידו? </w:t>
      </w:r>
    </w:p>
    <w:p>
      <w:pPr>
        <w:pStyle w:val="38"/>
        <w:rPr>
          <w:ins w:id="93975" w:author="מנוע מכני" w:date="2026-10-11T12:04:39Z"/>
        </w:rPr>
      </w:pPr>
      <w:r>
        <w:t>כדר</w:t>
      </w:r>
      <w:r>
        <w:t>"</w:t>
      </w:r>
      <w:r>
        <w:t>ה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976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כיון שעבר אדם עבירה ושנה בה נעשית לו כהיתר.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באת לידו עד שמוכר את בתו, שנאמר: </w:t>
      </w:r>
      <w:r>
        <w:rPr>
          <w:rStyle w:val="afffff0"/>
          <w:rtl/>
          <w:rPrChange w:id="9058" w:author="מנוע פסוקים" w:date="2026-10-11T09:22:04Z">
            <w:rPr>
              <w:rtl/>
            </w:rPr>
          </w:rPrChange>
        </w:rPr>
        <w:t xml:space="preserve">וכי ימכור איש את בתו לאמה</w:t>
      </w:r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  <w:r w:rsidRPr="00A757C8">
        <w:rPr>
          <w:rtl/>
        </w:rPr>
        <w:t>וא</w:t>
      </w:r>
      <w:r w:rsidRPr="00A757C8">
        <w:rPr>
          <w:rFonts w:hint="cs"/>
          <w:rtl/>
        </w:rPr>
        <w:t>ע</w:t>
      </w:r>
      <w:r w:rsidRPr="00A757C8">
        <w:rPr>
          <w:rtl/>
        </w:rPr>
        <w:t>"</w:t>
      </w:r>
      <w:r w:rsidRPr="00A757C8">
        <w:rPr>
          <w:rFonts w:hint="cs"/>
          <w:rtl/>
        </w:rPr>
        <w:t>ג</w:t>
      </w:r>
      <w:r w:rsidRPr="00A757C8">
        <w:rPr>
          <w:rtl/>
        </w:rPr>
        <w:t xml:space="preserve"> דבתו בהאי ענינא </w:t>
      </w:r>
      <w:ins w:id="90738" w:author="מנוע מכני" w:date="2026-10-11T12:04:39Z">
        <w:r>
          <w:rPr>
            <w:rtl/>
          </w:rPr>
          <w:t xml:space="preserve">אין</w:t>
        </w:r>
      </w:ins>
      <w:del w:id="90739" w:author="מנוע מכני" w:date="2026-10-11T12:04:39Z">
        <w:r w:rsidRPr="00A757C8">
          <w:rPr>
            <w:rtl/>
          </w:rPr>
          <w:delText xml:space="preserve">ליתא</w:delText>
        </w:r>
      </w:del>
      <w:r w:rsidRPr="00A757C8">
        <w:rPr>
          <w:rtl/>
        </w:rPr>
        <w:t xml:space="preserve">, ניחא לא</w:t>
      </w:r>
      <w:r w:rsidRPr="00A757C8">
        <w:rPr>
          <w:rFonts w:hint="cs"/>
          <w:rtl/>
        </w:rPr>
        <w:t xml:space="preserve">דם למכור את בתו דנוספים </w:t>
      </w:r>
      <w:ins w:id="92560" w:author="מנוע מכני" w:date="2026-10-11T12:04:39Z">
        <w:r>
          <w:rPr>
            <w:rFonts w:hint="cs"/>
            <w:rtl/>
          </w:rPr>
          <w:t xml:space="preserve">ושנה</w:t>
        </w:r>
      </w:ins>
      <w:del w:id="92561" w:author="מנוע מכני" w:date="2026-10-11T12:04:39Z">
        <w:r w:rsidRPr="00A757C8">
          <w:rPr>
            <w:rFonts w:hint="cs"/>
            <w:rtl/>
          </w:rPr>
          <w:delText xml:space="preserve">דמיה</w:delText>
        </w:r>
      </w:del>
      <w:r w:rsidRPr="00A757C8">
        <w:rPr>
          <w:rFonts w:hint="cs"/>
          <w:rtl/>
        </w:rPr>
        <w:t xml:space="preserve"> ולא ללוות בריבית דמ</w:t>
      </w:r>
      <w:r w:rsidRPr="00A757C8">
        <w:rPr>
          <w:rtl/>
        </w:rPr>
        <w:t>גרעא ואזלא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באת לידו לסוף שלוה ברבית, </w:t>
      </w:r>
      <w:r>
        <w:rPr>
          <w:rFonts w:hint="cs"/>
          <w:rtl/>
        </w:rPr>
        <w:t>ד'</w:t>
      </w:r>
      <w:ins w:id="90559" w:author="Claude - סמנטי" w:date="2026-10-11T12:14:28Z">
        <w:r>
          <w:rPr>
            <w:rStyle w:val="afffff0"/>
            <w:rtl/>
          </w:rPr>
          <w:t xml:space="preserve">וְכִי יָמוּךְ אָחִיךָ וְגוֹ</w:t>
        </w:r>
      </w:ins>
      <w:del w:id="90560" w:author="Claude - סמנטי" w:date="2026-10-11T12:14:28Z">
        <w:r>
          <w:rPr>
            <w:rtl/>
          </w:rPr>
          <w:delText xml:space="preserve">וכי ימוך אחיך וגו</w:delText>
        </w:r>
      </w:del>
      <w:r>
        <w:rPr>
          <w:rtl/>
        </w:rPr>
        <w:t xml:space="preserve">', וכתיב: אל תקח </w:t>
      </w:r>
      <w:ins w:id="92814" w:author="מנוע מכני" w:date="2026-10-11T12:04:39Z">
        <w:r>
          <w:rPr>
            <w:rtl/>
          </w:rPr>
          <w:t xml:space="preserve">מבאו</w:t>
        </w:r>
      </w:ins>
      <w:del w:id="92815" w:author="מנוע מכני" w:date="2026-10-11T12:04:39Z">
        <w:r>
          <w:rPr>
            <w:rtl/>
          </w:rPr>
          <w:delText xml:space="preserve">מאתו</w:delText>
        </w:r>
      </w:del>
      <w:r>
        <w:rPr>
          <w:rtl/>
        </w:rPr>
        <w:t xml:space="preserve"> נשך ותרבית.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באת לידו לסוף שמוכר את עצמו, </w:t>
      </w:r>
      <w:r>
        <w:rPr>
          <w:rFonts w:hint="cs"/>
          <w:rtl/>
        </w:rPr>
        <w:t>ד'</w:t>
      </w:r>
      <w:ins w:id="90561" w:author="Claude - סמנטי" w:date="2026-10-11T12:14:28Z">
        <w:r>
          <w:rPr>
            <w:rStyle w:val="afffff0"/>
            <w:rtl/>
          </w:rPr>
          <w:t xml:space="preserve">כִּי יָמוּךְ אָחִיךָ עִמָּךְ וְנִמְכַּר לָךְ</w:t>
        </w:r>
      </w:ins>
      <w:del w:id="90562" w:author="Claude - סמנטי" w:date="2026-10-11T12:14:28Z">
        <w:r>
          <w:rPr>
            <w:rtl/>
          </w:rPr>
          <w:delText xml:space="preserve">כי ימוך אחיך עמך ונמכר לך</w:delText>
        </w:r>
      </w:del>
      <w:r>
        <w:rPr>
          <w:rFonts w:hint="cs"/>
          <w:rtl/>
        </w:rPr>
        <w:t>'</w:t>
      </w:r>
      <w:ins w:id="91912" w:author="מנוע מכני" w:date="2026-10-11T12:04:39Z">
        <w:r>
          <w:rPr>
            <w:rtl/>
          </w:rPr>
          <w:t xml:space="preserve">,</w:t>
        </w:r>
      </w:ins>
      <w:del w:id="91913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לך אלא לגר, שנאמר: לגר</w:t>
      </w:r>
      <w:ins w:id="91914" w:author="מנוע מכני" w:date="2026-10-11T12:04:39Z">
        <w:r>
          <w:rPr>
            <w:rtl/>
          </w:rPr>
          <w:t xml:space="preserve">,</w:t>
        </w:r>
      </w:ins>
      <w:del w:id="91915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ולא לגר צדק אלא לגר תושב, שנאמר: לגר תושב</w:t>
      </w:r>
      <w:ins w:id="91916" w:author="מנוע מכני" w:date="2026-10-11T12:04:39Z">
        <w:r>
          <w:rPr>
            <w:rtl/>
          </w:rPr>
          <w:t xml:space="preserve">,</w:t>
        </w:r>
      </w:ins>
      <w:del w:id="91917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>משפחת גר - זה הע</w:t>
      </w:r>
      <w:r>
        <w:rPr>
          <w:rFonts w:hint="cs"/>
          <w:rtl/>
        </w:rPr>
        <w:t>כו</w:t>
      </w:r>
      <w:r>
        <w:rPr>
          <w:rtl/>
        </w:rPr>
        <w:t>"</w:t>
      </w:r>
      <w:r>
        <w:rPr>
          <w:rFonts w:hint="cs"/>
          <w:rtl/>
        </w:rPr>
        <w:t xml:space="preserve">ם </w:t>
      </w:r>
      <w:r>
        <w:rPr>
          <w:rtl/>
        </w:rPr>
        <w:t xml:space="preserve">כשהוא אומר: או לעקר זה הנמכר ונעשה משרת </w:t>
      </w:r>
      <w:ins w:id="92108" w:author="מנוע מכני" w:date="2026-10-11T12:04:39Z">
        <w:r>
          <w:rPr>
            <w:rtl/>
          </w:rPr>
          <w:t xml:space="preserve">לע"ז</w:t>
        </w:r>
      </w:ins>
      <w:del w:id="92109" w:author="מנוע מכני" w:date="2026-10-11T12:04:39Z">
        <w:r>
          <w:rPr>
            <w:rtl/>
          </w:rPr>
          <w:delText xml:space="preserve">לעבודת כוכבים</w:delText>
        </w:r>
      </w:del>
      <w:r>
        <w:rPr>
          <w:rtl/>
        </w:rPr>
        <w:t xml:space="preserve"> עצמה! </w:t>
      </w:r>
      <w:r>
        <w:rPr>
          <w:rtl/>
        </w:rPr>
        <w:t xml:space="preserve">א"ל</w:t>
      </w:r>
      <w:r>
        <w:rPr>
          <w:rtl/>
        </w:rPr>
        <w:t xml:space="preserve">: הא אהדריה קרא, </w:t>
      </w:r>
      <w:r>
        <w:rPr>
          <w:rStyle w:val="2fb"/>
          <w:rtl/>
        </w:rPr>
        <w:t xml:space="preserve">ות</w:t>
      </w:r>
      <w:r>
        <w:rPr>
          <w:rStyle w:val="2fb"/>
          <w:rFonts w:hint="cs"/>
          <w:rtl/>
        </w:rPr>
        <w:t>דר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י</w:t>
      </w:r>
      <w:r>
        <w:rPr>
          <w:rtl/>
        </w:rPr>
        <w:t xml:space="preserve">: הואיל והלך ומכר עצמו </w:t>
      </w:r>
      <w:ins w:id="92110" w:author="מנוע מכני" w:date="2026-10-11T12:04:39Z">
        <w:r>
          <w:rPr>
            <w:rtl/>
          </w:rPr>
          <w:t xml:space="preserve">לע"ז</w:t>
        </w:r>
      </w:ins>
      <w:del w:id="92111" w:author="מנוע מכני" w:date="2026-10-11T12:04:39Z">
        <w:r>
          <w:rPr>
            <w:rtl/>
          </w:rPr>
          <w:delText xml:space="preserve">לעבודת כוכבים</w:delText>
        </w:r>
      </w:del>
      <w:r>
        <w:rPr>
          <w:rtl/>
        </w:rPr>
        <w:t xml:space="preserve"> אידחה אבן אחר הנופל? </w:t>
      </w:r>
      <w:r>
        <w:rPr>
          <w:rtl/>
        </w:rPr>
        <w:t xml:space="preserve">ת"ל</w:t>
      </w:r>
      <w:r>
        <w:rPr>
          <w:rtl/>
        </w:rPr>
        <w:t xml:space="preserve">: </w:t>
      </w:r>
      <w:r>
        <w:rPr>
          <w:rFonts w:hint="cs"/>
          <w:rtl/>
        </w:rPr>
        <w:t>'</w:t>
      </w:r>
      <w:ins w:id="90563" w:author="Claude - סמנטי" w:date="2026-10-11T12:14:28Z">
        <w:r>
          <w:rPr>
            <w:rStyle w:val="afffff0"/>
            <w:rtl/>
          </w:rPr>
          <w:t xml:space="preserve">גְּאוּלָּה תִּהְיֶה לּוֹ אֶחָד מֵאֶחָיו יִגְאָלֶנּוּ</w:t>
        </w:r>
      </w:ins>
      <w:del w:id="90564" w:author="Claude - סמנטי" w:date="2026-10-11T12:14:28Z">
        <w:r>
          <w:rPr>
            <w:rtl/>
          </w:rPr>
          <w:delText xml:space="preserve">גאולה תהיה לו אחד מאחיו יגאלנו</w:delText>
        </w:r>
      </w:del>
      <w:r>
        <w:rPr>
          <w:rFonts w:hint="cs"/>
          <w:rtl/>
        </w:rPr>
        <w:t>'</w:t>
      </w:r>
      <w:r>
        <w:rPr>
          <w:rtl/>
        </w:rPr>
        <w:t>.</w:t>
      </w:r>
    </w:p>
    <w:p>
      <w:pPr>
        <w:pStyle w:val="38"/>
        <w:rPr>
          <w:ins w:id="93977" w:author="מנוע מכני" w:date="2026-10-11T12:04:39Z"/>
        </w:rPr>
      </w:pPr>
      <w:r>
        <w:t xml:space="preserve">אימא:</w:t>
      </w:r>
    </w:p>
    <w:p w:rsidR="00E403F0" w:rsidRPr="00AD695E" w:rsidRDefault="00E403F0" w:rsidP="00E403F0">
      <w:pPr>
        <w:rPr>
          <w:rtl/>
        </w:rPr>
      </w:pPr>
      <w:del w:id="93978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גאולה תהיה לו דלא </w:t>
      </w:r>
      <w:ins w:id="90157" w:author="Claude - סמנטי" w:date="2026-10-11T12:14:28Z">
        <w:r>
          <w:rPr>
            <w:rtl/>
          </w:rPr>
          <w:t xml:space="preserve">יטמע</w:t>
        </w:r>
      </w:ins>
      <w:del w:id="90158" w:author="Claude - סמנטי" w:date="2026-10-11T12:14:28Z">
        <w:r>
          <w:rPr>
            <w:rtl/>
          </w:rPr>
          <w:delText xml:space="preserve">ליטמע</w:delText>
        </w:r>
      </w:del>
      <w:r>
        <w:rPr>
          <w:rtl/>
        </w:rPr>
        <w:t xml:space="preserve"> ב</w:t>
      </w:r>
      <w:r>
        <w:rPr>
          <w:rFonts w:hint="cs"/>
          <w:rtl/>
        </w:rPr>
        <w:t>עכו</w:t>
      </w:r>
      <w:r>
        <w:rPr>
          <w:rtl/>
        </w:rPr>
        <w:t>"</w:t>
      </w:r>
      <w:r>
        <w:rPr>
          <w:rFonts w:hint="cs"/>
          <w:rtl/>
        </w:rPr>
        <w:t>ם</w:t>
      </w:r>
      <w:r>
        <w:rPr>
          <w:rtl/>
        </w:rPr>
        <w:t xml:space="preserve"> ולעולם לענין פדיונו נחמיר! </w:t>
      </w:r>
    </w:p>
    <w:p w:rsidR="00E403F0" w:rsidRPr="00AD695E" w:rsidRDefault="00E403F0" w:rsidP="00E403F0">
      <w:pPr>
        <w:rPr>
          <w:rtl/>
        </w:rPr>
      </w:pPr>
      <w:r w:rsidRPr="00A757C8">
        <w:rPr>
          <w:rStyle w:val="2fb"/>
          <w:rFonts w:hint="cs"/>
          <w:rtl/>
        </w:rPr>
        <w:t>ארנב</w:t>
      </w:r>
      <w:r w:rsidRPr="00A757C8">
        <w:rPr>
          <w:rStyle w:val="2fb"/>
          <w:rtl/>
        </w:rPr>
        <w:t>"</w:t>
      </w:r>
      <w:r w:rsidRPr="00A757C8">
        <w:rPr>
          <w:rStyle w:val="2fb"/>
          <w:rFonts w:hint="cs"/>
          <w:rtl/>
        </w:rPr>
        <w:t xml:space="preserve">י</w:t>
      </w:r>
      <w:r w:rsidRPr="00A757C8">
        <w:rPr>
          <w:rFonts w:hint="cs"/>
          <w:rtl/>
        </w:rPr>
        <w:t xml:space="preserve"> '</w:t>
      </w:r>
      <w:ins w:id="90567" w:author="Claude - סמנטי" w:date="2026-10-11T12:14:28Z">
        <w:r>
          <w:rPr>
            <w:rStyle w:val="afffff0"/>
            <w:rtl/>
          </w:rPr>
          <w:t xml:space="preserve">אִם עוֹד רַבּוֹת בַּשָּׁנִים</w:t>
        </w:r>
      </w:ins>
      <w:del w:id="90568" w:author="Claude - סמנטי" w:date="2026-10-11T12:14:28Z">
        <w:r w:rsidRPr="00A757C8">
          <w:rPr>
            <w:rtl/>
          </w:rPr>
          <w:delText xml:space="preserve">אם עוד רבות בשנים</w:delText>
        </w:r>
      </w:del>
      <w:r w:rsidRPr="00A757C8">
        <w:rPr>
          <w:rFonts w:hint="cs"/>
          <w:rtl/>
        </w:rPr>
        <w:t>'</w:t>
      </w:r>
      <w:r w:rsidRPr="00A757C8">
        <w:rPr>
          <w:rtl/>
        </w:rPr>
        <w:t xml:space="preserve">, וכתיב: </w:t>
      </w:r>
      <w:r w:rsidRPr="00A757C8">
        <w:rPr>
          <w:rFonts w:hint="cs"/>
          <w:rtl/>
        </w:rPr>
        <w:t>'</w:t>
      </w:r>
      <w:ins w:id="90565" w:author="Claude - סמנטי" w:date="2026-10-11T12:14:28Z">
        <w:r>
          <w:rPr>
            <w:rStyle w:val="afffff0"/>
            <w:rtl/>
          </w:rPr>
          <w:t xml:space="preserve">אִם מְעַט נִשְׁאַר בַּשָּׁנִים</w:t>
        </w:r>
      </w:ins>
      <w:del w:id="90566" w:author="Claude - סמנטי" w:date="2026-10-11T12:14:28Z">
        <w:r w:rsidRPr="00A757C8">
          <w:rPr>
            <w:rtl/>
          </w:rPr>
          <w:delText xml:space="preserve">אם מעט נשאר בשנים</w:delText>
        </w:r>
      </w:del>
      <w:r w:rsidRPr="00A757C8">
        <w:rPr>
          <w:rFonts w:hint="cs"/>
          <w:rtl/>
        </w:rPr>
        <w:t>'</w:t>
      </w:r>
      <w:r w:rsidRPr="00A757C8">
        <w:rPr>
          <w:rtl/>
        </w:rPr>
        <w:t xml:space="preserve">, וכי יש שנים מרובות ויש שנים מועטות? </w:t>
      </w:r>
    </w:p>
    <w:p>
      <w:pPr>
        <w:pStyle w:val="38"/>
        <w:rPr>
          <w:ins w:id="93979" w:author="מנוע מכני" w:date="2026-10-11T12:04:39Z"/>
        </w:rPr>
      </w:pPr>
      <w:r>
        <w:t xml:space="preserve">- אלא</w:t>
      </w:r>
    </w:p>
    <w:p w:rsidR="00E403F0" w:rsidRPr="00AD695E" w:rsidRDefault="00E403F0" w:rsidP="00E403F0">
      <w:pPr>
        <w:pStyle w:val="affffb"/>
        <w:rPr>
          <w:rtl/>
        </w:rPr>
      </w:pPr>
      <w:del w:id="93980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נתרבה כספו - מכסף מקנתו, נתמעט כספו - כפי שניו.</w:t>
      </w:r>
    </w:p>
    <w:p>
      <w:pPr>
        <w:pStyle w:val="38"/>
        <w:rPr>
          <w:ins w:id="93981" w:author="מנוע מכני" w:date="2026-10-11T12:04:39Z"/>
        </w:rPr>
      </w:pPr>
      <w:r>
        <w:t xml:space="preserve">ואימא:</w:t>
      </w:r>
    </w:p>
    <w:p w:rsidR="00E403F0" w:rsidRPr="00AD695E" w:rsidRDefault="00E403F0" w:rsidP="00E403F0">
      <w:pPr>
        <w:rPr>
          <w:rtl/>
        </w:rPr>
      </w:pPr>
      <w:del w:id="93982" w:author="מנוע מכני" w:date="2026-10-11T12:04:39Z">
        <w:r>
          <w:rPr>
            <w:rtl/>
          </w:rPr>
          <w:delText xml:space="preserve"> </w:delText>
        </w:r>
      </w:del>
      <w:ins w:id="90740" w:author="מנוע מכני" w:date="2026-10-11T12:04:39Z">
        <w:r>
          <w:rPr>
            <w:rtl/>
          </w:rPr>
          <w:t xml:space="preserve">מקום</w:t>
        </w:r>
      </w:ins>
      <w:del w:id="90741" w:author="מנוע מכני" w:date="2026-10-11T12:04:39Z">
        <w:r>
          <w:rPr>
            <w:rtl/>
          </w:rPr>
          <w:delText xml:space="preserve">היכא</w:delText>
        </w:r>
      </w:del>
      <w:r>
        <w:rPr>
          <w:rtl/>
        </w:rPr>
        <w:t xml:space="preserve"> דעבד תרתי ופיישי ארבעי, ליתב </w:t>
      </w:r>
      <w:ins w:id="91416" w:author="מנוע מכני" w:date="2026-10-11T12:04:39Z">
        <w:r>
          <w:rPr>
            <w:rtl/>
          </w:rPr>
          <w:t xml:space="preserve">לו</w:t>
        </w:r>
      </w:ins>
      <w:del w:id="91417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ארבע מכסף מקנתו,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והיכ</w:t>
      </w:r>
      <w:r>
        <w:rPr>
          <w:rFonts w:hint="cs"/>
          <w:rtl/>
        </w:rPr>
        <w:t>ן</w:t>
      </w:r>
      <w:r>
        <w:rPr>
          <w:rtl/>
        </w:rPr>
        <w:t xml:space="preserve"> דעבד ארבע ו</w:t>
      </w:r>
      <w:r>
        <w:rPr>
          <w:rFonts w:hint="cs"/>
          <w:rtl/>
        </w:rPr>
        <w:t>נותרו ב'</w:t>
      </w:r>
      <w:r>
        <w:rPr>
          <w:rtl/>
        </w:rPr>
        <w:t xml:space="preserve">, </w:t>
      </w:r>
      <w:r>
        <w:rPr>
          <w:rFonts w:hint="cs"/>
          <w:rtl/>
        </w:rPr>
        <w:t>יתן לו ב' כפי שניו-</w:t>
      </w:r>
    </w:p>
    <w:p w:rsidR="00E403F0" w:rsidRPr="00AD695E" w:rsidRDefault="00E403F0" w:rsidP="00E403F0">
      <w:pPr>
        <w:pStyle w:val="affffb"/>
        <w:rPr>
          <w:rtl/>
        </w:rPr>
      </w:pPr>
      <w:r>
        <w:rPr>
          <w:rtl/>
        </w:rPr>
        <w:t xml:space="preserve">-</w:t>
      </w:r>
      <w:ins w:id="91918" w:author="מנוע מכני" w:date="2026-10-11T12:04:39Z">
        <w:r>
          <w:rPr>
            <w:rtl/>
          </w:rPr>
          <w:t xml:space="preserve"> </w:t>
        </w:r>
      </w:ins>
      <w:del w:id="91919" w:author="מנוע מכני" w:date="2026-10-11T12:04:39Z">
        <w:r>
          <w:rPr>
            <w:rtl/>
          </w:rPr>
          <w:delText xml:space="preserve"> </w:delText>
        </w:r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ins w:id="90569" w:author="Claude - סמנטי" w:date="2026-10-11T12:14:28Z">
        <w:r>
          <w:rPr>
            <w:rStyle w:val="afffff0"/>
            <w:rtl/>
          </w:rPr>
          <w:t xml:space="preserve">בַּשָּׁנִים</w:t>
        </w:r>
      </w:ins>
      <w:del w:id="90570" w:author="Claude - סמנטי" w:date="2026-10-11T12:14:28Z">
        <w:r w:rsidRPr="000B30C7">
          <w:rPr>
            <w:rtl/>
          </w:rPr>
          <w:delText xml:space="preserve">ב</w:delText>
        </w:r>
        <w:r>
          <w:rPr>
            <w:rtl/>
          </w:rPr>
          <w:delText xml:space="preserve">שנים</w:delText>
        </w:r>
      </w:del>
      <w:r>
        <w:rPr>
          <w:rFonts w:hint="cs"/>
          <w:rtl/>
        </w:rPr>
        <w:t>'-</w:t>
      </w:r>
      <w:r>
        <w:rPr>
          <w:rtl/>
        </w:rPr>
        <w:t xml:space="preserve"> נתרבה כספו בשנים - מכסף מקנתו, נתמעט כספו בשנים - כפי שניו.</w:t>
      </w:r>
    </w:p>
    <w:p>
      <w:pPr>
        <w:pStyle w:val="38"/>
        <w:rPr>
          <w:ins w:id="93983" w:author="מנוע מכני" w:date="2026-10-11T12:04:39Z"/>
        </w:rPr>
      </w:pPr>
      <w:del w:id="94211" w:author="מנוע מכני" w:date="2026-10-11T12:04:39Z">
        <w:r>
          <w:delText xml:space="preserve">אמר </w:delText>
        </w:r>
      </w:del>
      <w:r>
        <w:t xml:space="preserve">רב יוסף:</w:t>
      </w:r>
    </w:p>
    <w:p w:rsidR="00E403F0" w:rsidRPr="00AD695E" w:rsidRDefault="00E403F0" w:rsidP="00E403F0">
      <w:pPr>
        <w:rPr>
          <w:rtl/>
        </w:rPr>
      </w:pPr>
      <w:del w:id="9398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דרשינהו </w:t>
      </w:r>
      <w:ins w:id="90168" w:author="מנוע מכני" w:date="2026-10-11T12:04:39Z">
        <w:r>
          <w:rPr>
            <w:rStyle w:val="2fb"/>
            <w:rtl/>
          </w:rPr>
          <w:t xml:space="preserve">ר"נ</w:t>
        </w:r>
      </w:ins>
      <w:del w:id="90169" w:author="מנוע מכני" w:date="2026-10-11T12:04:39Z">
        <w:r>
          <w:rPr>
            <w:rtl/>
          </w:rPr>
          <w:delText xml:space="preserve">רב נחמן</w:delText>
        </w:r>
      </w:del>
      <w:r>
        <w:rPr>
          <w:rtl/>
        </w:rPr>
        <w:t xml:space="preserve"> </w:t>
      </w:r>
      <w:ins w:id="91418" w:author="מנוע מכני" w:date="2026-10-11T12:04:39Z">
        <w:r>
          <w:rPr>
            <w:rtl/>
          </w:rPr>
          <w:t xml:space="preserve">לאלו</w:t>
        </w:r>
      </w:ins>
      <w:del w:id="91419" w:author="מנוע מכני" w:date="2026-10-11T12:04:39Z">
        <w:r>
          <w:rPr>
            <w:rtl/>
          </w:rPr>
          <w:delText xml:space="preserve">להני</w:delText>
        </w:r>
      </w:del>
      <w:r>
        <w:rPr>
          <w:rtl/>
        </w:rPr>
        <w:t xml:space="preserve"> קראי כסיני.</w:t>
      </w:r>
    </w:p>
    <w:p w:rsidR="00E403F0" w:rsidRPr="00AD695E" w:rsidRDefault="00E403F0" w:rsidP="00E403F0">
      <w:pPr>
        <w:jc w:val="center"/>
        <w:rPr>
          <w:del w:id="90094" w:author="מנוע עיצוב" w:date="2026-10-11T12:09:26Z"/>
          <w:rtl/>
        </w:rPr>
      </w:pPr>
      <w:del w:id="90093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69" w:author="קלוד" w:date="2026-10-11T09:07:13Z">
          <w:pPr>
            <w:pStyle w:val="affff1"/>
            <w:rPr>
              <w:rtl/>
            </w:rPr>
          </w:pPr>
        </w:pPrChange>
      </w:pPr>
      <w:ins w:id="9852" w:author="מספור קטעי משנה" w:date="2026-10-11T09:19:26Z">
        <w:r>
          <w:rPr>
            <w:rStyle w:val="MisparKeta"/>
          </w:rPr>
          <w:t xml:space="preserve">א. </w:t>
        </w:r>
      </w:ins>
      <w:r>
        <w:rPr>
          <w:rtl/>
        </w:rPr>
        <w:t>לא ימכור ברחוק כו'.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ד</w:t>
      </w:r>
      <w:r w:rsidRPr="00217260">
        <w:rPr>
          <w:b/>
          <w:bCs/>
          <w:rtl/>
        </w:rPr>
        <w:t>ת"ר</w:t>
      </w:r>
      <w:r>
        <w:rPr>
          <w:rtl/>
        </w:rPr>
        <w:t xml:space="preserve">: והשיגה ידו - יד עצמו, שלא ילוה ויגאל</w:t>
      </w:r>
      <w:ins w:id="91920" w:author="מנוע מכני" w:date="2026-10-11T12:04:39Z">
        <w:r>
          <w:rPr>
            <w:rtl/>
          </w:rPr>
          <w:t xml:space="preserve">,</w:t>
        </w:r>
      </w:ins>
      <w:del w:id="91921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'</w:t>
      </w:r>
      <w:ins w:id="90571" w:author="Claude - סמנטי" w:date="2026-10-11T12:14:28Z">
        <w:r>
          <w:rPr>
            <w:rStyle w:val="afffff0"/>
            <w:rtl/>
          </w:rPr>
          <w:t xml:space="preserve">וּמָצָא</w:t>
        </w:r>
      </w:ins>
      <w:del w:id="90572" w:author="Claude - סמנטי" w:date="2026-10-11T12:14:28Z">
        <w:r>
          <w:rPr>
            <w:rtl/>
          </w:rPr>
          <w:delText xml:space="preserve">ומצא</w:delText>
        </w:r>
      </w:del>
      <w:r>
        <w:rPr>
          <w:rFonts w:hint="cs"/>
          <w:rtl/>
        </w:rPr>
        <w:t>'</w:t>
      </w:r>
      <w:r>
        <w:rPr>
          <w:rtl/>
        </w:rPr>
        <w:t xml:space="preserve"> - פרט למצוי, שלא ימכור ברחוק ויגאול בקרוב, ברע ויגאול ביפה</w:t>
      </w:r>
      <w:ins w:id="91922" w:author="מנוע מכני" w:date="2026-10-11T12:04:39Z">
        <w:r>
          <w:rPr>
            <w:rtl/>
          </w:rPr>
          <w:t xml:space="preserve">,</w:t>
        </w:r>
      </w:ins>
      <w:del w:id="91923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'</w:t>
      </w:r>
      <w:ins w:id="90573" w:author="Claude - סמנטי" w:date="2026-10-11T12:14:28Z">
        <w:r>
          <w:rPr>
            <w:rStyle w:val="afffff0"/>
            <w:rtl/>
          </w:rPr>
          <w:t xml:space="preserve">כְּדֵי גְאוּלָּתוֹ</w:t>
        </w:r>
      </w:ins>
      <w:del w:id="90574" w:author="Claude - סמנטי" w:date="2026-10-11T12:14:28Z">
        <w:r>
          <w:rPr>
            <w:rtl/>
          </w:rPr>
          <w:delText xml:space="preserve">כדי גאולתו</w:delText>
        </w:r>
      </w:del>
      <w:r>
        <w:rPr>
          <w:rFonts w:hint="cs"/>
          <w:rtl/>
        </w:rPr>
        <w:t>'</w:t>
      </w:r>
      <w:r>
        <w:rPr>
          <w:rtl/>
        </w:rPr>
        <w:t xml:space="preserve"> - כדי גאולה הוא גואל ואינו גואל לחצאין.</w:t>
      </w:r>
    </w:p>
    <w:p>
      <w:pPr>
        <w:pStyle w:val="38"/>
        <w:rPr>
          <w:ins w:id="93985" w:author="מנוע מכני" w:date="2026-10-11T12:04:39Z"/>
        </w:rPr>
      </w:pPr>
      <w:r w:rsidRPr="00A757C8">
        <w:t xml:space="preserve">והך</w:t>
      </w:r>
    </w:p>
    <w:p w:rsidR="00E403F0" w:rsidRPr="00AD695E" w:rsidRDefault="00E403F0" w:rsidP="00E403F0">
      <w:pPr>
        <w:rPr>
          <w:rtl/>
        </w:rPr>
      </w:pPr>
      <w:del w:id="93986" w:author="מנוע מכני" w:date="2026-10-11T12:04:39Z">
        <w:r w:rsidRPr="00A757C8">
          <w:rPr>
            <w:rFonts w:hint="cs"/>
            <w:rtl/>
          </w:rPr>
          <w:delText xml:space="preserve"> </w:delText>
        </w:r>
      </w:del>
      <w:r w:rsidRPr="00A757C8">
        <w:rPr>
          <w:rFonts w:hint="cs"/>
          <w:rtl/>
        </w:rPr>
        <w:t xml:space="preserve">ד'</w:t>
      </w:r>
      <w:ins w:id="90575" w:author="Claude - סמנטי" w:date="2026-10-11T12:14:28Z">
        <w:r>
          <w:rPr>
            <w:rStyle w:val="afffff0"/>
            <w:rFonts w:hint="cs"/>
            <w:rtl/>
          </w:rPr>
          <w:t xml:space="preserve">מָצָא</w:t>
        </w:r>
      </w:ins>
      <w:del w:id="90576" w:author="Claude - סמנטי" w:date="2026-10-11T12:14:28Z">
        <w:r w:rsidRPr="00A757C8">
          <w:rPr>
            <w:rFonts w:hint="cs"/>
            <w:rtl/>
          </w:rPr>
          <w:delText xml:space="preserve">מצא</w:delText>
        </w:r>
      </w:del>
      <w:r w:rsidRPr="00A757C8">
        <w:rPr>
          <w:rFonts w:hint="cs"/>
          <w:rtl/>
        </w:rPr>
        <w:t xml:space="preserve">'</w:t>
      </w:r>
      <w:r w:rsidRPr="00A757C8">
        <w:rPr>
          <w:rtl/>
        </w:rPr>
        <w:t xml:space="preserve"> פרט לממציא עצמו, מיכן </w:t>
      </w:r>
      <w:r w:rsidRPr="00A757C8">
        <w:rPr>
          <w:rStyle w:val="2fb"/>
          <w:rtl/>
        </w:rPr>
        <w:t xml:space="preserve">א</w:t>
      </w:r>
      <w:r w:rsidRPr="00A757C8">
        <w:rPr>
          <w:rStyle w:val="2fb"/>
          <w:rFonts w:hint="cs"/>
          <w:rtl/>
        </w:rPr>
        <w:t>ר</w:t>
      </w:r>
      <w:r w:rsidRPr="00A757C8">
        <w:rPr>
          <w:rStyle w:val="2fb"/>
          <w:rtl/>
        </w:rPr>
        <w:t>"</w:t>
      </w:r>
      <w:r w:rsidRPr="00A757C8">
        <w:rPr>
          <w:rStyle w:val="2fb"/>
          <w:rFonts w:hint="cs"/>
          <w:rtl/>
        </w:rPr>
        <w:t>א</w:t>
      </w:r>
      <w:r w:rsidRPr="00A757C8">
        <w:rPr>
          <w:rtl/>
        </w:rPr>
        <w:t>: אם משיצאה אבן מתח</w:t>
      </w:r>
      <w:r w:rsidRPr="00A757C8">
        <w:rPr>
          <w:rFonts w:hint="cs"/>
          <w:rtl/>
        </w:rPr>
        <w:t>"י</w:t>
      </w:r>
      <w:r w:rsidRPr="00A757C8">
        <w:rPr>
          <w:rtl/>
        </w:rPr>
        <w:t xml:space="preserve"> הוציא הלה את ראשו וקיבלה פטור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אלמא, מצא </w:t>
      </w:r>
      <w:ins w:id="92816" w:author="מנוע מכני" w:date="2026-10-11T12:04:39Z">
        <w:r>
          <w:rPr>
            <w:rtl/>
          </w:rPr>
          <w:t xml:space="preserve">מתחילה</w:t>
        </w:r>
      </w:ins>
      <w:del w:id="92817" w:author="מנוע מכני" w:date="2026-10-11T12:04:39Z">
        <w:r>
          <w:rPr>
            <w:rtl/>
          </w:rPr>
          <w:delText xml:space="preserve">מעיקרא</w:delText>
        </w:r>
      </w:del>
      <w:r>
        <w:rPr>
          <w:rtl/>
        </w:rPr>
        <w:t xml:space="preserve"> משמע! </w:t>
      </w:r>
    </w:p>
    <w:p>
      <w:pPr>
        <w:pStyle w:val="38"/>
        <w:rPr>
          <w:ins w:id="93987" w:author="מנוע מכני" w:date="2026-10-11T12:04:39Z"/>
        </w:rPr>
      </w:pPr>
      <w:r>
        <w:t xml:space="preserve">- רבא:</w:t>
      </w:r>
    </w:p>
    <w:p w:rsidR="00E403F0" w:rsidRPr="00AD695E" w:rsidRDefault="00E403F0" w:rsidP="00E403F0">
      <w:pPr>
        <w:pStyle w:val="affffb"/>
        <w:rPr>
          <w:rtl/>
        </w:rPr>
      </w:pPr>
      <w:del w:id="93988" w:author="מנוע מכני" w:date="2026-10-11T12:04:39Z">
        <w:r>
          <w:rPr>
            <w:rtl/>
          </w:rPr>
          <w:delText xml:space="preserve"> </w:delText>
        </w:r>
      </w:del>
      <w:ins w:id="90742" w:author="מנוע מכני" w:date="2026-10-11T12:04:39Z">
        <w:r>
          <w:rPr>
            <w:rtl/>
          </w:rPr>
          <w:t xml:space="preserve">כאן</w:t>
        </w:r>
      </w:ins>
      <w:del w:id="90743" w:author="מנוע מכני" w:date="2026-10-11T12:04:39Z">
        <w:r>
          <w:rPr>
            <w:rtl/>
          </w:rPr>
          <w:delText xml:space="preserve">הכא</w:delText>
        </w:r>
      </w:del>
      <w:r>
        <w:rPr>
          <w:rtl/>
        </w:rPr>
        <w:t xml:space="preserve"> מענינא דקרא </w:t>
      </w:r>
      <w:ins w:id="90744" w:author="מנוע מכני" w:date="2026-10-11T12:04:39Z">
        <w:r>
          <w:rPr>
            <w:rtl/>
          </w:rPr>
          <w:t xml:space="preserve">וכאן</w:t>
        </w:r>
      </w:ins>
      <w:del w:id="90745" w:author="מנוע מכני" w:date="2026-10-11T12:04:39Z">
        <w:r>
          <w:rPr>
            <w:rtl/>
          </w:rPr>
          <w:delText xml:space="preserve">והכא</w:delText>
        </w:r>
      </w:del>
      <w:r>
        <w:rPr>
          <w:rtl/>
        </w:rPr>
        <w:t xml:space="preserve"> מענינא דקרא,</w:t>
      </w:r>
    </w:p>
    <w:p w:rsidR="00E403F0" w:rsidRPr="00AD695E" w:rsidRDefault="00E403F0" w:rsidP="00E403F0">
      <w:pPr>
        <w:rPr>
          <w:rtl/>
        </w:rPr>
      </w:pPr>
      <w:del w:id="90073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ab/>
      </w:r>
      <w:ins w:id="90746" w:author="מנוע מכני" w:date="2026-10-11T12:04:39Z">
        <w:r>
          <w:rPr>
            <w:rtl/>
          </w:rPr>
          <w:t xml:space="preserve">כאן</w:t>
        </w:r>
      </w:ins>
      <w:del w:id="90747" w:author="מנוע מכני" w:date="2026-10-11T12:04:39Z">
        <w:r>
          <w:rPr>
            <w:rtl/>
          </w:rPr>
          <w:tab/>
          <w:delText xml:space="preserve">הכא</w:delText>
        </w:r>
      </w:del>
      <w:r>
        <w:rPr>
          <w:rtl/>
        </w:rPr>
        <w:tab/>
        <w:t xml:space="preserve"> דומיא דהשיגה ידו, מה השיגה ידו </w:t>
      </w:r>
      <w:ins w:id="91420" w:author="מנוע מכני" w:date="2026-10-11T12:04:39Z">
        <w:r>
          <w:rPr>
            <w:rtl/>
          </w:rPr>
          <w:t xml:space="preserve">דעכשיו</w:t>
        </w:r>
      </w:ins>
      <w:del w:id="91421" w:author="מנוע מכני" w:date="2026-10-11T12:04:39Z">
        <w:r>
          <w:rPr>
            <w:rtl/>
          </w:rPr>
          <w:tab/>
          <w:delText xml:space="preserve">דהשתא</w:delText>
        </w:r>
      </w:del>
      <w:r>
        <w:rPr>
          <w:rtl/>
        </w:rPr>
        <w:tab/>
        <w:t xml:space="preserve">, אף מצא </w:t>
      </w:r>
      <w:ins w:id="90748" w:author="מנוע מכני" w:date="2026-10-11T12:04:39Z">
        <w:r>
          <w:rPr>
            <w:rtl/>
          </w:rPr>
          <w:t xml:space="preserve">גם</w:t>
        </w:r>
      </w:ins>
      <w:del w:id="90749" w:author="מנוע מכני" w:date="2026-10-11T12:04:39Z">
        <w:r>
          <w:rPr>
            <w:rtl/>
          </w:rPr>
          <w:tab/>
          <w:delText xml:space="preserve">נמי</w:delText>
        </w:r>
      </w:del>
      <w:r>
        <w:rPr>
          <w:rtl/>
        </w:rPr>
        <w:tab/>
        <w:t xml:space="preserve"> </w:t>
      </w:r>
      <w:ins w:id="91422" w:author="מנוע מכני" w:date="2026-10-11T12:04:39Z">
        <w:r>
          <w:rPr>
            <w:rtl/>
          </w:rPr>
          <w:t xml:space="preserve">דעכשיו</w:t>
        </w:r>
      </w:ins>
      <w:del w:id="91423" w:author="מנוע מכני" w:date="2026-10-11T12:04:39Z">
        <w:r>
          <w:rPr>
            <w:rtl/>
          </w:rPr>
          <w:tab/>
          <w:delText xml:space="preserve">דהשתא</w:delText>
        </w:r>
      </w:del>
      <w:ins w:id="91924" w:author="מנוע מכני" w:date="2026-10-11T12:04:39Z">
        <w:r>
          <w:rPr>
            <w:rtl/>
          </w:rPr>
          <w:t xml:space="preserve">,</w:t>
        </w:r>
      </w:ins>
      <w:del w:id="91925" w:author="מנוע מכני" w:date="2026-10-11T12:04:39Z">
        <w:r>
          <w:rPr>
            <w:rtl/>
          </w:rPr>
          <w:tab/>
          <w:delText xml:space="preserve">;</w:delText>
        </w:r>
      </w:del>
    </w:p>
    <w:p w:rsidR="00E403F0" w:rsidRPr="00DC5F70" w:rsidRDefault="00E403F0" w:rsidP="00E403F0">
      <w:pPr>
        <w:rPr>
          <w:spacing w:val="-4"/>
          <w:rtl/>
        </w:rPr>
      </w:pPr>
      <w:r w:rsidRPr="00DC5F70">
        <w:rPr>
          <w:spacing w:val="-4"/>
          <w:rtl/>
        </w:rPr>
        <w:tab/>
      </w:r>
      <w:ins w:id="90754" w:author="מנוע מכני" w:date="2026-10-11T12:04:39Z">
        <w:r>
          <w:rPr>
            <w:spacing w:val="-4"/>
            <w:rtl/>
          </w:rPr>
          <w:t xml:space="preserve">וכאן</w:t>
        </w:r>
      </w:ins>
      <w:del w:id="90755" w:author="מנוע מכני" w:date="2026-10-11T12:04:39Z">
        <w:r w:rsidRPr="00DC5F70">
          <w:rPr>
            <w:spacing w:val="-4"/>
            <w:rtl/>
          </w:rPr>
          <w:tab/>
          <w:delText xml:space="preserve">והכא</w:delText>
        </w:r>
      </w:del>
      <w:r w:rsidRPr="00DC5F70">
        <w:rPr>
          <w:spacing w:val="-4"/>
          <w:rtl/>
        </w:rPr>
        <w:tab/>
        <w:t xml:space="preserve"> דומיא דיער, מה יער </w:t>
      </w:r>
      <w:ins w:id="90750" w:author="מנוע מכני" w:date="2026-10-11T12:04:39Z">
        <w:r>
          <w:rPr>
            <w:spacing w:val="-4"/>
            <w:rtl/>
          </w:rPr>
          <w:t xml:space="preserve">דבר</w:t>
        </w:r>
      </w:ins>
      <w:del w:id="90751" w:author="מנוע מכני" w:date="2026-10-11T12:04:39Z">
        <w:r w:rsidRPr="00DC5F70">
          <w:rPr>
            <w:spacing w:val="-4"/>
            <w:rtl/>
          </w:rPr>
          <w:tab/>
          <w:delText xml:space="preserve">מילתא</w:delText>
        </w:r>
      </w:del>
      <w:r w:rsidRPr="00DC5F70">
        <w:rPr>
          <w:spacing w:val="-4"/>
          <w:rtl/>
        </w:rPr>
        <w:tab/>
        <w:t xml:space="preserve"> </w:t>
      </w:r>
      <w:ins w:id="92298" w:author="מנוע מכני" w:date="2026-10-11T12:04:39Z">
        <w:r>
          <w:rPr>
            <w:spacing w:val="-4"/>
            <w:rtl/>
          </w:rPr>
          <w:t xml:space="preserve">דישנו</w:t>
        </w:r>
      </w:ins>
      <w:del w:id="92299" w:author="מנוע מכני" w:date="2026-10-11T12:04:39Z">
        <w:r w:rsidRPr="00DC5F70">
          <w:rPr>
            <w:spacing w:val="-4"/>
            <w:rtl/>
          </w:rPr>
          <w:tab/>
          <w:delText xml:space="preserve">דאיתיה</w:delText>
        </w:r>
      </w:del>
      <w:r w:rsidRPr="00DC5F70">
        <w:rPr>
          <w:spacing w:val="-4"/>
          <w:rtl/>
        </w:rPr>
        <w:tab/>
        <w:t xml:space="preserve"> </w:t>
      </w:r>
      <w:ins w:id="92818" w:author="מנוע מכני" w:date="2026-10-11T12:04:39Z">
        <w:r>
          <w:rPr>
            <w:spacing w:val="-4"/>
            <w:rtl/>
          </w:rPr>
          <w:t xml:space="preserve">מתחילה</w:t>
        </w:r>
      </w:ins>
      <w:del w:id="92819" w:author="מנוע מכני" w:date="2026-10-11T12:04:39Z">
        <w:r w:rsidRPr="00DC5F70">
          <w:rPr>
            <w:spacing w:val="-4"/>
            <w:rtl/>
          </w:rPr>
          <w:tab/>
          <w:delText xml:space="preserve">מעיקרא</w:delText>
        </w:r>
      </w:del>
      <w:r w:rsidRPr="00DC5F70">
        <w:rPr>
          <w:spacing w:val="-4"/>
          <w:rtl/>
        </w:rPr>
        <w:tab/>
        <w:t xml:space="preserve">, אף מצא </w:t>
      </w:r>
      <w:ins w:id="90752" w:author="מנוע מכני" w:date="2026-10-11T12:04:39Z">
        <w:r>
          <w:rPr>
            <w:spacing w:val="-4"/>
            <w:rtl/>
          </w:rPr>
          <w:t xml:space="preserve">דבר</w:t>
        </w:r>
      </w:ins>
      <w:del w:id="90753" w:author="מנוע מכני" w:date="2026-10-11T12:04:39Z">
        <w:r w:rsidRPr="00DC5F70">
          <w:rPr>
            <w:spacing w:val="-4"/>
            <w:rtl/>
          </w:rPr>
          <w:tab/>
          <w:delText xml:space="preserve">מילתא</w:delText>
        </w:r>
      </w:del>
      <w:r w:rsidRPr="00DC5F70">
        <w:rPr>
          <w:spacing w:val="-4"/>
          <w:rtl/>
        </w:rPr>
        <w:tab/>
        <w:t xml:space="preserve"> </w:t>
      </w:r>
      <w:ins w:id="92300" w:author="מנוע מכני" w:date="2026-10-11T12:04:39Z">
        <w:r>
          <w:rPr>
            <w:spacing w:val="-4"/>
            <w:rtl/>
          </w:rPr>
          <w:t xml:space="preserve">דישנו</w:t>
        </w:r>
      </w:ins>
      <w:del w:id="92301" w:author="מנוע מכני" w:date="2026-10-11T12:04:39Z">
        <w:r w:rsidRPr="00DC5F70">
          <w:rPr>
            <w:spacing w:val="-4"/>
            <w:rtl/>
          </w:rPr>
          <w:tab/>
          <w:delText xml:space="preserve">דאיתיה</w:delText>
        </w:r>
      </w:del>
      <w:r w:rsidRPr="00DC5F70">
        <w:rPr>
          <w:spacing w:val="-4"/>
          <w:rtl/>
        </w:rPr>
        <w:tab/>
        <w:t xml:space="preserve"> </w:t>
      </w:r>
      <w:ins w:id="92820" w:author="מנוע מכני" w:date="2026-10-11T12:04:39Z">
        <w:r>
          <w:rPr>
            <w:spacing w:val="-4"/>
            <w:rtl/>
          </w:rPr>
          <w:t xml:space="preserve">מתחילה</w:t>
        </w:r>
      </w:ins>
      <w:del w:id="92821" w:author="מנוע מכני" w:date="2026-10-11T12:04:39Z">
        <w:r w:rsidRPr="00DC5F70">
          <w:rPr>
            <w:spacing w:val="-4"/>
            <w:rtl/>
          </w:rPr>
          <w:tab/>
          <w:delText xml:space="preserve">מעיקרא</w:delText>
        </w:r>
      </w:del>
      <w:r w:rsidRPr="00DC5F70">
        <w:rPr>
          <w:spacing w:val="-4"/>
          <w:rtl/>
        </w:rPr>
        <w:tab/>
        <w:t xml:space="preserve">.</w:t>
      </w:r>
    </w:p>
    <w:p w:rsidR="00E403F0" w:rsidRPr="00AD695E" w:rsidRDefault="00E403F0" w:rsidP="00E403F0">
      <w:pPr>
        <w:jc w:val="center"/>
        <w:rPr>
          <w:del w:id="90096" w:author="מנוע עיצוב" w:date="2026-10-11T12:09:26Z"/>
          <w:rtl/>
        </w:rPr>
      </w:pPr>
      <w:del w:id="90095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70" w:author="קלוד" w:date="2026-10-11T09:07:13Z">
          <w:pPr>
            <w:pStyle w:val="affff1"/>
            <w:rPr>
              <w:rtl/>
            </w:rPr>
          </w:pPr>
        </w:pPrChange>
      </w:pPr>
      <w:ins w:id="9853" w:author="מספור קטעי משנה" w:date="2026-10-11T09:19:26Z">
        <w:r>
          <w:rPr>
            <w:rStyle w:val="MisparKeta"/>
          </w:rPr>
          <w:t xml:space="preserve">ב. </w:t>
        </w:r>
      </w:ins>
      <w:r>
        <w:rPr>
          <w:rtl/>
        </w:rPr>
        <w:t>ובהקדש כו'.</w:t>
      </w:r>
    </w:p>
    <w:p>
      <w:pPr>
        <w:pStyle w:val="38"/>
        <w:rPr>
          <w:ins w:id="93989" w:author="מנוע מכני" w:date="2026-10-11T12:04:39Z"/>
        </w:rPr>
      </w:pPr>
      <w:r>
        <w:t>מה</w:t>
      </w:r>
      <w:r>
        <w:t>"</w:t>
      </w:r>
      <w:r>
        <w:t>מ</w:t>
      </w:r>
      <w:r>
        <w:t xml:space="preserve"> ד</w:t>
      </w:r>
      <w:r w:rsidRPr="00217260">
        <w:t>ת"ר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3990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577" w:author="Claude - סמנטי" w:date="2026-10-11T12:14:28Z">
        <w:r>
          <w:rPr>
            <w:rStyle w:val="afffff0"/>
            <w:rtl/>
          </w:rPr>
          <w:t xml:space="preserve">וְאִם גָּאֹל יִגְאַל</w:t>
        </w:r>
      </w:ins>
      <w:del w:id="90578" w:author="Claude - סמנטי" w:date="2026-10-11T12:14:28Z">
        <w:r>
          <w:rPr>
            <w:rtl/>
          </w:rPr>
          <w:delText xml:space="preserve">ואם גאל יגאל</w:delText>
        </w:r>
      </w:del>
      <w:r>
        <w:rPr>
          <w:rFonts w:hint="cs"/>
          <w:rtl/>
        </w:rPr>
        <w:t>'</w:t>
      </w:r>
      <w:r>
        <w:rPr>
          <w:rtl/>
        </w:rPr>
        <w:t xml:space="preserve"> - מלמד שלוה וגואל, וגואל לחצאין</w:t>
      </w:r>
      <w:ins w:id="91926" w:author="מנוע מכני" w:date="2026-10-11T12:04:39Z">
        <w:r>
          <w:rPr>
            <w:rtl/>
          </w:rPr>
          <w:t xml:space="preserve">,</w:t>
        </w:r>
      </w:ins>
      <w:del w:id="91927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3991" w:author="מנוע מכני" w:date="2026-10-11T12:04:39Z"/>
        </w:rPr>
      </w:pPr>
      <w:r>
        <w:t xml:space="preserve">אר"ש:</w:t>
      </w:r>
    </w:p>
    <w:p w:rsidR="00E403F0" w:rsidRPr="00AD695E" w:rsidRDefault="00E403F0" w:rsidP="00E403F0">
      <w:pPr>
        <w:rPr>
          <w:rtl/>
        </w:rPr>
      </w:pPr>
      <w:del w:id="93992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מה טעם? לפי שמצינו במוכר שדה אחוזה שיפה כחו, שאם הגיע יובל ולא נגאלה חוזרת לבעלים ביובל, הורע כחו שאינו לוה וגואל ואינו גואל לחצאין,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  <w:t>אבל מקדיש שדה אחוזה הואיל שהורע כחו, שאם הגיע יובל ולא נגאלה יוצא לכהנים, יפה כחו שלוה וגואל וגואל לחצאין.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לא.</w:t>
      </w:r>
    </w:p>
    <w:p>
      <w:pPr>
        <w:pStyle w:val="38"/>
        <w:rPr>
          <w:ins w:id="93993" w:author="מנוע מכני" w:date="2026-10-11T12:04:39Z"/>
        </w:rPr>
      </w:pPr>
      <w:r>
        <w:t xml:space="preserve">תני </w:t>
      </w:r>
      <w:ins w:id="91424" w:author="מנוע מכני" w:date="2026-10-11T12:04:39Z">
        <w:r>
          <w:t xml:space="preserve">אחת</w:t>
        </w:r>
      </w:ins>
      <w:del w:id="91425" w:author="מנוע מכני" w:date="2026-10-11T12:04:39Z">
        <w:r>
          <w:delText xml:space="preserve">חדא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99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לוה וגואל וגואל לחצאין, ותניא אידך: אינו לוה וגואל ואינו גואל לחצאין! </w:t>
      </w:r>
    </w:p>
    <w:p>
      <w:pPr>
        <w:pStyle w:val="38"/>
        <w:rPr>
          <w:ins w:id="93995" w:author="מנוע מכני" w:date="2026-10-11T12:04:39Z"/>
        </w:rPr>
      </w:pPr>
      <w:r>
        <w:t xml:space="preserve">- </w:t>
      </w:r>
      <w:r>
        <w:t xml:space="preserve">לא</w:t>
      </w:r>
      <w:r>
        <w:t xml:space="preserve"> </w:t>
      </w:r>
      <w:ins w:id="92112" w:author="מנוע מכני" w:date="2026-10-11T12:04:39Z">
        <w:r>
          <w:t xml:space="preserve">קשה</w:t>
        </w:r>
      </w:ins>
      <w:del w:id="92113" w:author="מנוע מכני" w:date="2026-10-11T12:04:39Z">
        <w:r>
          <w:delText xml:space="preserve">קשיא</w:delText>
        </w:r>
      </w:del>
      <w:r>
        <w:t xml:space="preserve">:</w:t>
      </w:r>
    </w:p>
    <w:p w:rsidR="00E403F0" w:rsidRPr="00AD695E" w:rsidRDefault="00E403F0" w:rsidP="00E403F0">
      <w:pPr>
        <w:pStyle w:val="affffb"/>
        <w:rPr>
          <w:rtl/>
        </w:rPr>
      </w:pPr>
      <w:del w:id="93996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הא רבנן, והא </w:t>
      </w:r>
      <w:r>
        <w:rPr>
          <w:rStyle w:val="2fb"/>
          <w:rtl/>
        </w:rPr>
        <w:t xml:space="preserve">ר"ש</w:t>
      </w:r>
      <w:r>
        <w:rPr>
          <w:rtl/>
        </w:rPr>
        <w:t xml:space="preserve">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70" w:author="קלוד" w:date="2026-10-11T09:07:13Z"/>
        </w:rPr>
      </w:pPr>
      <w:ins w:id="20269" w:author="קלוד" w:date="2026-10-11T09:07:13Z">
        <w:r>
          <w:t xml:space="preserve">משנה ג</w:t>
        </w:r>
      </w:ins>
    </w:p>
    <w:p w:rsidR="00E403F0" w:rsidRPr="00D65BEC" w:rsidRDefault="00E403F0" w:rsidP="00E403F0">
      <w:pPr>
        <w:pStyle w:val="afff9"/>
        <w:rPr>
          <w:del w:id="20166" w:author="קלוד" w:date="2026-10-11T09:07:13Z"/>
          <w:rtl/>
        </w:rPr>
      </w:pPr>
      <w:del w:id="20165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45" w:author="קלוד" w:date="2026-10-11T12:09:42Z">
          <w:pPr>
            <w:pStyle w:val="afff9"/>
          </w:pPr>
        </w:pPrChange>
      </w:pPr>
      <w:r w:rsidRPr="00D65BEC">
        <w:rPr>
          <w:rtl/>
        </w:rPr>
        <w:t>המוכר בית בבתי ערי חומה - הרי זה גואל מיד וגואל כל שנים עשר חדש, הרי זה כמין רבית ואינו רבית.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מת המוכר - יגאל בנו, מת הלוקח - יגאל מיד בנו.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 xml:space="preserve">אין מונין שנה אלא משעה שמכר,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שנאמר: עד מלאת לו שנה, כשהוא אומר תמימה - להביא את חדש העיבור;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רבי אומר: ליתן לו שנה ועיבורה.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lastRenderedPageBreak/>
        <w:t>הגיע יום שנים עשר חדש ולא נגאלה - היתה חלוטה לו, אחד הלוקח ואחד הניתן לו במתנה, שנאמר: לצמיתות.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027" w:author="קלוד" w:date="2026-10-11T12:18:15Z"/>
        </w:rPr>
      </w:pPr>
      <w:ins w:id="90028" w:author="קלוד" w:date="2026-10-11T12:18:15Z">
        <w:r>
          <w:rPr>
            <w:color w:val="7B3F00"/>
          </w:rPr>
          <w:t xml:space="preserve">'ימים' ו'תמימה' - לרבי ולרבנן</w:t>
        </w:r>
      </w:ins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מתני' דלא </w:t>
      </w:r>
      <w:r>
        <w:rPr>
          <w:rStyle w:val="2fb"/>
          <w:rtl/>
        </w:rPr>
        <w:t xml:space="preserve">כרבי</w:t>
      </w:r>
      <w:ins w:id="91928" w:author="מנוע מכני" w:date="2026-10-11T12:04:39Z">
        <w:r>
          <w:rPr>
            <w:rtl/>
          </w:rPr>
          <w:t xml:space="preserve">,</w:t>
        </w:r>
      </w:ins>
      <w:del w:id="91929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3997" w:author="מנוע מכני" w:date="2026-10-11T12:04:39Z"/>
        </w:rPr>
      </w:pPr>
      <w:r>
        <w:t xml:space="preserve">דתניא</w:t>
      </w:r>
      <w:r>
        <w:t xml:space="preserve">, רבי</w:t>
      </w:r>
      <w:del w:id="94212" w:author="מנוע מכני" w:date="2026-10-11T12:04:39Z">
        <w:r>
          <w:delText xml:space="preserve"> אומר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3998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ימים - אין ימים פחות משנים.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ורבנן </w:t>
      </w:r>
      <w:ins w:id="91432" w:author="מנוע מכני" w:date="2026-10-11T12:04:39Z">
        <w:r>
          <w:rPr>
            <w:rtl/>
          </w:rPr>
          <w:t xml:space="preserve">זה</w:t>
        </w:r>
      </w:ins>
      <w:del w:id="91433" w:author="מנוע מכני" w:date="2026-10-11T12:04:39Z">
        <w:r>
          <w:rPr>
            <w:rtl/>
          </w:rPr>
          <w:delText xml:space="preserve">האי</w:delText>
        </w:r>
      </w:del>
      <w:r>
        <w:rPr>
          <w:rtl/>
        </w:rPr>
        <w:t xml:space="preserve"> ימים </w:t>
      </w:r>
      <w:ins w:id="91430" w:author="מנוע מכני" w:date="2026-10-11T12:04:39Z">
        <w:r>
          <w:rPr>
            <w:rtl/>
          </w:rPr>
          <w:t xml:space="preserve">מה</w:t>
        </w:r>
      </w:ins>
      <w:del w:id="91431" w:author="מנוע מכני" w:date="2026-10-11T12:04:39Z">
        <w:r>
          <w:rPr>
            <w:rtl/>
          </w:rPr>
          <w:delText xml:space="preserve">מאי</w:delText>
        </w:r>
      </w:del>
      <w:r>
        <w:rPr>
          <w:rtl/>
        </w:rPr>
        <w:t xml:space="preserve"> עבדי </w:t>
      </w:r>
      <w:ins w:id="91426" w:author="מנוע מכני" w:date="2026-10-11T12:04:39Z">
        <w:r>
          <w:rPr>
            <w:rtl/>
          </w:rPr>
          <w:t xml:space="preserve">לו</w:t>
        </w:r>
      </w:ins>
      <w:del w:id="91427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? </w:t>
      </w:r>
      <w:ins w:id="92822" w:author="מנוע מכני" w:date="2026-10-11T12:04:39Z">
        <w:r>
          <w:rPr>
            <w:rtl/>
          </w:rPr>
          <w:t xml:space="preserve">צריך</w:t>
        </w:r>
      </w:ins>
      <w:del w:id="92823" w:author="מנוע מכני" w:date="2026-10-11T12:04:39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1428" w:author="מנוע מכני" w:date="2026-10-11T12:04:39Z">
        <w:r>
          <w:rPr>
            <w:rtl/>
          </w:rPr>
          <w:t xml:space="preserve">לו</w:t>
        </w:r>
      </w:ins>
      <w:del w:id="91429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מיום ליום.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tl/>
        </w:rPr>
        <w:t xml:space="preserve">ורבי</w:t>
      </w:r>
      <w:r>
        <w:rPr>
          <w:rtl/>
        </w:rPr>
        <w:t xml:space="preserve">, מיום ליום </w:t>
      </w:r>
      <w:ins w:id="92114" w:author="מנוע מכני" w:date="2026-10-11T12:04:39Z">
        <w:r>
          <w:rPr>
            <w:rtl/>
          </w:rPr>
          <w:t xml:space="preserve">מנין</w:t>
        </w:r>
      </w:ins>
      <w:del w:id="92115" w:author="מנוע מכני" w:date="2026-10-11T12:04:39Z">
        <w:r>
          <w:rPr>
            <w:rtl/>
          </w:rPr>
          <w:delText xml:space="preserve">מנא</w:delText>
        </w:r>
      </w:del>
      <w:r>
        <w:rPr>
          <w:rtl/>
        </w:rPr>
        <w:t xml:space="preserve"> </w:t>
      </w:r>
      <w:ins w:id="91434" w:author="מנוע מכני" w:date="2026-10-11T12:04:39Z">
        <w:r>
          <w:rPr>
            <w:rtl/>
          </w:rPr>
          <w:t xml:space="preserve">לו</w:t>
        </w:r>
      </w:ins>
      <w:del w:id="91435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? נפקא </w:t>
      </w:r>
      <w:ins w:id="91436" w:author="מנוע מכני" w:date="2026-10-11T12:04:39Z">
        <w:r>
          <w:rPr>
            <w:rtl/>
          </w:rPr>
          <w:t xml:space="preserve">לו</w:t>
        </w:r>
      </w:ins>
      <w:del w:id="91437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מעד תום שנת ממכרו.</w:t>
      </w:r>
    </w:p>
    <w:p>
      <w:pPr>
        <w:pStyle w:val="38"/>
        <w:rPr>
          <w:ins w:id="93999" w:author="מנוע מכני" w:date="2026-10-11T12:04:39Z"/>
        </w:rPr>
      </w:pPr>
      <w:r>
        <w:t xml:space="preserve">ורבנן? ההוא </w:t>
      </w:r>
      <w:ins w:id="92824" w:author="מנוע מכני" w:date="2026-10-11T12:04:39Z">
        <w:r>
          <w:t xml:space="preserve">צריך</w:t>
        </w:r>
      </w:ins>
      <w:del w:id="92825" w:author="מנוע מכני" w:date="2026-10-11T12:04:39Z">
        <w:r>
          <w:delText xml:space="preserve">מיבעי</w:delText>
        </w:r>
      </w:del>
      <w:r>
        <w:t xml:space="preserve"> </w:t>
      </w:r>
      <w:ins w:id="91440" w:author="מנוע מכני" w:date="2026-10-11T12:04:39Z">
        <w:r>
          <w:t xml:space="preserve">לו</w:t>
        </w:r>
      </w:ins>
      <w:del w:id="91441" w:author="מנוע מכני" w:date="2026-10-11T12:04:39Z">
        <w:r>
          <w:delText xml:space="preserve">ליה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4000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שנת ממכרו שלו, ולא שנת של מנין עולם, וימים </w:t>
      </w:r>
      <w:ins w:id="92826" w:author="מנוע מכני" w:date="2026-10-11T12:04:39Z">
        <w:r>
          <w:rPr>
            <w:rtl/>
          </w:rPr>
          <w:t xml:space="preserve">צריך</w:t>
        </w:r>
      </w:ins>
      <w:del w:id="92827" w:author="מנוע מכני" w:date="2026-10-11T12:04:39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2036" w:author="מנוע מכני" w:date="2026-10-11T12:04:39Z">
        <w:r>
          <w:rPr>
            <w:rtl/>
          </w:rPr>
          <w:t xml:space="preserve">להם</w:t>
        </w:r>
      </w:ins>
      <w:del w:id="92037" w:author="מנוע מכני" w:date="2026-10-11T12:04:39Z">
        <w:r>
          <w:rPr>
            <w:rtl/>
          </w:rPr>
          <w:delText xml:space="preserve">להו</w:delText>
        </w:r>
      </w:del>
      <w:r>
        <w:rPr>
          <w:rtl/>
        </w:rPr>
        <w:t xml:space="preserve"> למעת </w:t>
      </w:r>
      <w:r w:rsidRPr="00DC5F70">
        <w:rPr>
          <w:spacing w:val="-2"/>
          <w:rtl/>
        </w:rPr>
        <w:t xml:space="preserve">לעת, </w:t>
      </w:r>
      <w:ins w:id="92224" w:author="מנוע מכני" w:date="2026-10-11T12:04:39Z">
        <w:r>
          <w:rPr>
            <w:spacing w:val="-2"/>
            <w:rtl/>
          </w:rPr>
          <w:t xml:space="preserve">דאם </w:t>
        </w:r>
      </w:ins>
      <w:del w:id="92225" w:author="מנוע מכני" w:date="2026-10-11T12:04:39Z">
        <w:r w:rsidRPr="00DC5F70">
          <w:rPr>
            <w:spacing w:val="-2"/>
            <w:rtl/>
          </w:rPr>
          <w:delText xml:space="preserve">דאי </w:delText>
        </w:r>
      </w:del>
      <w:r w:rsidRPr="00DC5F70">
        <w:rPr>
          <w:spacing w:val="-2"/>
          <w:rtl/>
        </w:rPr>
        <w:t xml:space="preserve">מעד תום שנת ממכרו, </w:t>
      </w:r>
      <w:r w:rsidRPr="00DC5F70">
        <w:rPr>
          <w:spacing w:val="-2"/>
          <w:rtl/>
        </w:rPr>
        <w:t xml:space="preserve">הו"</w:t>
      </w:r>
      <w:r w:rsidRPr="00DC5F70">
        <w:rPr>
          <w:rFonts w:hint="cs"/>
          <w:spacing w:val="-2"/>
          <w:rtl/>
        </w:rPr>
        <w:t>א</w:t>
      </w:r>
      <w:r w:rsidRPr="00DC5F70">
        <w:rPr>
          <w:spacing w:val="-2"/>
          <w:rtl/>
        </w:rPr>
        <w:t xml:space="preserve">: מיום ליום אין, מעת לעת </w:t>
      </w:r>
      <w:r w:rsidRPr="00DC5F70">
        <w:rPr>
          <w:spacing w:val="-2"/>
          <w:rtl/>
        </w:rPr>
        <w:t xml:space="preserve">לא</w:t>
      </w:r>
      <w:r w:rsidRPr="00DC5F70">
        <w:rPr>
          <w:spacing w:val="-2"/>
          <w:rtl/>
        </w:rPr>
        <w:t xml:space="preserve">, כתב </w:t>
      </w:r>
      <w:ins w:id="91438" w:author="מנוע מכני" w:date="2026-10-11T12:04:39Z">
        <w:r>
          <w:rPr>
            <w:spacing w:val="-2"/>
            <w:rtl/>
          </w:rPr>
          <w:t xml:space="preserve">התורה</w:t>
        </w:r>
      </w:ins>
      <w:del w:id="91439" w:author="מנוע מכני" w:date="2026-10-11T12:04:39Z">
        <w:r w:rsidRPr="00DC5F70">
          <w:rPr>
            <w:spacing w:val="-2"/>
            <w:rtl/>
          </w:rPr>
          <w:delText xml:space="preserve">רחמנא</w:delText>
        </w:r>
      </w:del>
      <w:r w:rsidRPr="00DC5F70">
        <w:rPr>
          <w:spacing w:val="-2"/>
          <w:rtl/>
        </w:rPr>
        <w:t xml:space="preserve"> ימים.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tl/>
        </w:rPr>
        <w:t xml:space="preserve">ורבי</w:t>
      </w:r>
      <w:r>
        <w:rPr>
          <w:rtl/>
        </w:rPr>
        <w:t xml:space="preserve">, מעת לעת נפקא </w:t>
      </w:r>
      <w:ins w:id="91442" w:author="מנוע מכני" w:date="2026-10-11T12:04:39Z">
        <w:r>
          <w:rPr>
            <w:rtl/>
          </w:rPr>
          <w:t xml:space="preserve">לו</w:t>
        </w:r>
      </w:ins>
      <w:del w:id="91443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מתמימה.</w:t>
      </w:r>
    </w:p>
    <w:p>
      <w:pPr>
        <w:pStyle w:val="38"/>
        <w:rPr>
          <w:ins w:id="94001" w:author="מנוע מכני" w:date="2026-10-11T12:04:39Z"/>
        </w:rPr>
      </w:pPr>
      <w:r>
        <w:t xml:space="preserve">ורבנן?</w:t>
      </w:r>
    </w:p>
    <w:p w:rsidR="00E403F0" w:rsidRPr="00AD695E" w:rsidRDefault="00E403F0" w:rsidP="00E403F0">
      <w:pPr>
        <w:rPr>
          <w:rtl/>
        </w:rPr>
      </w:pPr>
      <w:del w:id="94002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ההוא </w:t>
      </w:r>
      <w:ins w:id="92828" w:author="מנוע מכני" w:date="2026-10-11T12:04:39Z">
        <w:r>
          <w:rPr>
            <w:rtl/>
          </w:rPr>
          <w:t xml:space="preserve">צריך</w:t>
        </w:r>
      </w:ins>
      <w:del w:id="92829" w:author="מנוע מכני" w:date="2026-10-11T12:04:39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1444" w:author="מנוע מכני" w:date="2026-10-11T12:04:39Z">
        <w:r>
          <w:rPr>
            <w:rtl/>
          </w:rPr>
          <w:t xml:space="preserve">לו</w:t>
        </w:r>
      </w:ins>
      <w:del w:id="91445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לעיבורה.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tl/>
        </w:rPr>
        <w:t xml:space="preserve">ורבי</w:t>
      </w:r>
      <w:r>
        <w:rPr>
          <w:rtl/>
        </w:rPr>
        <w:t xml:space="preserve"> </w:t>
      </w:r>
      <w:ins w:id="90756" w:author="מנוע מכני" w:date="2026-10-11T12:04:39Z">
        <w:r>
          <w:rPr>
            <w:rtl/>
          </w:rPr>
          <w:t xml:space="preserve">גם</w:t>
        </w:r>
      </w:ins>
      <w:del w:id="90757" w:author="מנוע מכני" w:date="2026-10-11T12:04:39Z">
        <w:r>
          <w:rPr>
            <w:rtl/>
          </w:rPr>
          <w:delText xml:space="preserve">נמי</w:delText>
        </w:r>
      </w:del>
      <w:r>
        <w:rPr>
          <w:rtl/>
        </w:rPr>
        <w:t xml:space="preserve"> הא </w:t>
      </w:r>
      <w:ins w:id="92830" w:author="מנוע מכני" w:date="2026-10-11T12:04:39Z">
        <w:r>
          <w:rPr>
            <w:rtl/>
          </w:rPr>
          <w:t xml:space="preserve">צריך</w:t>
        </w:r>
      </w:ins>
      <w:del w:id="92831" w:author="מנוע מכני" w:date="2026-10-11T12:04:39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1446" w:author="מנוע מכני" w:date="2026-10-11T12:04:39Z">
        <w:r>
          <w:rPr>
            <w:rtl/>
          </w:rPr>
          <w:t xml:space="preserve">לו</w:t>
        </w:r>
      </w:ins>
      <w:del w:id="91447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לעיבורה! </w:t>
      </w:r>
      <w:ins w:id="91448" w:author="מנוע מכני" w:date="2026-10-11T12:04:39Z">
        <w:r>
          <w:rPr>
            <w:rtl/>
          </w:rPr>
          <w:t xml:space="preserve">כך</w:t>
        </w:r>
      </w:ins>
      <w:del w:id="91449" w:author="מנוע מכני" w:date="2026-10-11T12:04:39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0758" w:author="מנוע מכני" w:date="2026-10-11T12:04:39Z">
        <w:r>
          <w:rPr>
            <w:rtl/>
          </w:rPr>
          <w:t xml:space="preserve">גם</w:t>
        </w:r>
      </w:ins>
      <w:del w:id="90759" w:author="מנוע מכני" w:date="2026-10-11T12:04:39Z">
        <w:r>
          <w:rPr>
            <w:rtl/>
          </w:rPr>
          <w:delText xml:space="preserve">נמי</w:delText>
        </w:r>
      </w:del>
      <w:r>
        <w:rPr>
          <w:rtl/>
        </w:rPr>
        <w:t xml:space="preserve">, מיום ליום ומעת לעת מעד תום שנת ממכרו נפקא.</w:t>
      </w:r>
    </w:p>
    <w:p w:rsidR="00E403F0" w:rsidRPr="00AD695E" w:rsidRDefault="00E403F0" w:rsidP="00E403F0">
      <w:pPr>
        <w:jc w:val="center"/>
        <w:rPr>
          <w:del w:id="90098" w:author="מנוע עיצוב" w:date="2026-10-11T12:09:26Z"/>
          <w:rtl/>
        </w:rPr>
      </w:pPr>
      <w:del w:id="90097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71" w:author="קלוד" w:date="2026-10-11T09:07:13Z">
          <w:pPr>
            <w:pStyle w:val="affff1"/>
            <w:rPr>
              <w:rtl/>
            </w:rPr>
          </w:pPr>
        </w:pPrChange>
      </w:pPr>
      <w:ins w:id="9854" w:author="מספור קטעי משנה" w:date="2026-10-11T09:19:26Z">
        <w:r>
          <w:rPr>
            <w:rStyle w:val="MisparKeta"/>
          </w:rPr>
          <w:t xml:space="preserve">ג. </w:t>
        </w:r>
      </w:ins>
      <w:r>
        <w:rPr>
          <w:rtl/>
        </w:rPr>
        <w:t>הרי זו כמין רבית וכו'.</w:t>
      </w:r>
    </w:p>
    <w:p>
      <w:pPr>
        <w:pStyle w:val="38"/>
        <w:rPr>
          <w:ins w:id="94003" w:author="מנוע מכני" w:date="2026-10-11T12:04:39Z"/>
        </w:rPr>
      </w:pPr>
      <w:r>
        <w:t xml:space="preserve">והתניא:</w:t>
      </w:r>
    </w:p>
    <w:p w:rsidR="00E403F0" w:rsidRPr="00AD695E" w:rsidRDefault="00E403F0" w:rsidP="00E403F0">
      <w:pPr>
        <w:rPr>
          <w:rtl/>
        </w:rPr>
      </w:pPr>
      <w:del w:id="9400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הרי זו רבית גמורה אלא שהתורה התירתו! </w:t>
      </w:r>
    </w:p>
    <w:p>
      <w:pPr>
        <w:pStyle w:val="38"/>
        <w:rPr>
          <w:ins w:id="94005" w:author="מנוע מכני" w:date="2026-10-11T12:04:39Z"/>
        </w:rPr>
      </w:pPr>
      <w:r>
        <w:t>ארי</w:t>
      </w:r>
      <w:r>
        <w:t>"</w:t>
      </w:r>
      <w:r>
        <w:t>ו</w:t>
      </w:r>
      <w:r>
        <w:t xml:space="preserve"> </w:t>
      </w:r>
      <w:r>
        <w:t xml:space="preserve">לא</w:t>
      </w:r>
      <w:r>
        <w:t xml:space="preserve"> </w:t>
      </w:r>
      <w:ins w:id="92116" w:author="מנוע מכני" w:date="2026-10-11T12:04:39Z">
        <w:r>
          <w:t xml:space="preserve">קשה</w:t>
        </w:r>
      </w:ins>
      <w:del w:id="92117" w:author="מנוע מכני" w:date="2026-10-11T12:04:39Z">
        <w:r>
          <w:delText xml:space="preserve">קשיא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4006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הא </w:t>
      </w:r>
      <w:r>
        <w:rPr>
          <w:rStyle w:val="2fb"/>
          <w:rtl/>
        </w:rPr>
        <w:t xml:space="preserve">ר"</w:t>
      </w:r>
      <w:r>
        <w:rPr>
          <w:rStyle w:val="2fb"/>
          <w:rFonts w:hint="cs"/>
          <w:rtl/>
        </w:rPr>
        <w:t xml:space="preserve">י</w:t>
      </w:r>
      <w:r>
        <w:rPr>
          <w:rFonts w:hint="cs"/>
          <w:rtl/>
        </w:rPr>
        <w:t xml:space="preserve"> </w:t>
      </w:r>
      <w:r>
        <w:rPr>
          <w:rtl/>
        </w:rPr>
        <w:t xml:space="preserve">הא רבנן, </w:t>
      </w:r>
      <w:r>
        <w:rPr>
          <w:rtl/>
        </w:rPr>
        <w:t xml:space="preserve">דתניא</w:t>
      </w:r>
      <w:r>
        <w:rPr>
          <w:rtl/>
        </w:rPr>
        <w:t xml:space="preserve">: הרי שהיה נושה בחבירו מנה ועשה לו שדהו מכר, בזמן שהמוכר אוכל פירות - מותר, לוקח אוכל פירות - אסור</w:t>
      </w:r>
      <w:ins w:id="91930" w:author="מנוע מכני" w:date="2026-10-11T12:04:39Z">
        <w:r>
          <w:rPr>
            <w:rtl/>
          </w:rPr>
          <w:t xml:space="preserve">,</w:t>
        </w:r>
      </w:ins>
      <w:del w:id="91931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4007" w:author="מנוע מכני" w:date="2026-10-11T12:04:39Z"/>
        </w:rPr>
      </w:pPr>
      <w:ins w:id="90170" w:author="מנוע מכני" w:date="2026-10-11T12:04:39Z">
        <w:r>
          <w:t xml:space="preserve">ר"י</w:t>
        </w:r>
      </w:ins>
      <w:del w:id="90171" w:author="מנוע מכני" w:date="2026-10-11T12:04:39Z">
        <w:r>
          <w:delText xml:space="preserve">רבי יהודה</w:delText>
        </w:r>
      </w:del>
      <w:del w:id="94213" w:author="מנוע מכני" w:date="2026-10-11T12:04:39Z">
        <w:r>
          <w:delText xml:space="preserve"> אומר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4008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אף בזמן שהלוקח אוכל פירות - מותר, </w:t>
      </w:r>
    </w:p>
    <w:p>
      <w:pPr>
        <w:pStyle w:val="38"/>
        <w:rPr>
          <w:ins w:id="94009" w:author="מנוע מכני" w:date="2026-10-11T12:04:39Z"/>
        </w:rPr>
      </w:pPr>
      <w:r w:rsidRPr="00DC5F70">
        <w:t>אר</w:t>
      </w:r>
      <w:r w:rsidRPr="00DC5F70">
        <w:t>"</w:t>
      </w:r>
      <w:r w:rsidRPr="00DC5F70">
        <w:t>י</w:t>
      </w:r>
      <w:r w:rsidRPr="00DC5F70">
        <w:t xml:space="preserve">:</w:t>
      </w:r>
    </w:p>
    <w:p w:rsidR="00E403F0" w:rsidRPr="00DC5F70" w:rsidRDefault="00E403F0" w:rsidP="00E403F0">
      <w:pPr>
        <w:rPr>
          <w:spacing w:val="-2"/>
          <w:rtl/>
        </w:rPr>
      </w:pPr>
      <w:del w:id="94010" w:author="מנוע מכני" w:date="2026-10-11T12:04:39Z">
        <w:r w:rsidRPr="00DC5F70">
          <w:rPr>
            <w:spacing w:val="-2"/>
            <w:rtl/>
          </w:rPr>
          <w:delText xml:space="preserve"> </w:delText>
        </w:r>
      </w:del>
      <w:r w:rsidRPr="00DC5F70">
        <w:rPr>
          <w:spacing w:val="-2"/>
          <w:rtl/>
        </w:rPr>
        <w:t xml:space="preserve">מעשה בביתוס בן זונין שעשה שדהו מכר על פי </w:t>
      </w:r>
      <w:r w:rsidRPr="00DC5F70">
        <w:rPr>
          <w:rStyle w:val="2fb"/>
          <w:spacing w:val="-2"/>
          <w:rtl/>
        </w:rPr>
        <w:t xml:space="preserve">ר"א</w:t>
      </w:r>
      <w:r w:rsidRPr="00DC5F70">
        <w:rPr>
          <w:spacing w:val="-2"/>
          <w:rtl/>
        </w:rPr>
        <w:t xml:space="preserve"> בן עזריה, ולוקח אוכל פירות היה</w:t>
      </w:r>
      <w:ins w:id="91932" w:author="מנוע מכני" w:date="2026-10-11T12:04:39Z">
        <w:r>
          <w:rPr>
            <w:spacing w:val="-2"/>
            <w:rtl/>
          </w:rPr>
          <w:t xml:space="preserve">,</w:t>
        </w:r>
      </w:ins>
      <w:del w:id="91933" w:author="מנוע מכני" w:date="2026-10-11T12:04:39Z">
        <w:r w:rsidRPr="00DC5F70">
          <w:rPr>
            <w:spacing w:val="-2"/>
            <w:rtl/>
          </w:rPr>
          <w:delText xml:space="preserve">;</w:delText>
        </w:r>
      </w:del>
    </w:p>
    <w:p>
      <w:pPr>
        <w:pStyle w:val="38"/>
        <w:rPr>
          <w:ins w:id="94011" w:author="מנוע מכני" w:date="2026-10-11T12:04:39Z"/>
        </w:rPr>
      </w:pPr>
      <w:r w:rsidRPr="00217260">
        <w:t>אמרו לו:</w:t>
      </w:r>
    </w:p>
    <w:p w:rsidR="00E403F0" w:rsidRPr="00AD695E" w:rsidRDefault="00E403F0" w:rsidP="00E403F0">
      <w:pPr>
        <w:rPr>
          <w:rtl/>
        </w:rPr>
      </w:pPr>
      <w:del w:id="94012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משם ראייה? מוכר </w:t>
      </w:r>
      <w:r w:rsidRPr="00217260">
        <w:rPr>
          <w:b/>
          <w:bCs/>
          <w:rtl/>
        </w:rPr>
        <w:t>אוכל פירות היה ולא לוקח</w:t>
      </w:r>
      <w:r>
        <w:rPr>
          <w:rtl/>
        </w:rPr>
        <w:t>.</w:t>
      </w:r>
    </w:p>
    <w:p w:rsidR="00E403F0" w:rsidRPr="00AD695E" w:rsidRDefault="00E403F0" w:rsidP="00E403F0">
      <w:pPr>
        <w:rPr>
          <w:rtl/>
        </w:rPr>
      </w:pPr>
      <w:ins w:id="90760" w:author="מנוע מכני" w:date="2026-10-11T12:04:39Z">
        <w:r>
          <w:rPr>
            <w:rFonts w:hint="cs"/>
            <w:b/>
            <w:bCs/>
            <w:rtl/>
          </w:rPr>
          <w:t xml:space="preserve">יש</w:t>
        </w:r>
      </w:ins>
      <w:del w:id="90761" w:author="מנוע מכני" w:date="2026-10-11T12:04:39Z">
        <w:r w:rsidRPr="00217260">
          <w:rPr>
            <w:rFonts w:hint="cs"/>
            <w:b/>
            <w:bCs/>
            <w:rtl/>
          </w:rPr>
          <w:delText xml:space="preserve">איכא</w:delText>
        </w:r>
      </w:del>
      <w:r w:rsidRPr="00217260">
        <w:rPr>
          <w:b/>
          <w:bCs/>
          <w:rtl/>
        </w:rPr>
        <w:t xml:space="preserve"> </w:t>
      </w:r>
      <w:ins w:id="90159" w:author="Claude - סמנטי" w:date="2026-10-11T12:14:28Z">
        <w:r>
          <w:rPr>
            <w:b/>
            <w:bCs/>
            <w:rtl/>
          </w:rPr>
          <w:t xml:space="preserve">ביניהם</w:t>
        </w:r>
      </w:ins>
      <w:del w:id="90160" w:author="Claude - סמנטי" w:date="2026-10-11T12:14:28Z">
        <w:r w:rsidRPr="00217260">
          <w:rPr>
            <w:b/>
            <w:bCs/>
            <w:rtl/>
          </w:rPr>
          <w:delText xml:space="preserve">בינייהו</w:delText>
        </w:r>
      </w:del>
      <w:r>
        <w:rPr>
          <w:rtl/>
        </w:rPr>
        <w:t xml:space="preserve"> צד אחד ברבית </w:t>
      </w:r>
      <w:r>
        <w:rPr>
          <w:rStyle w:val="2fb"/>
          <w:rFonts w:hint="cs"/>
          <w:rtl/>
        </w:rPr>
        <w:t>דלת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ק</w:t>
      </w:r>
      <w:r>
        <w:rPr>
          <w:rFonts w:hint="cs"/>
          <w:rtl/>
        </w:rPr>
        <w:t xml:space="preserve"> אסור </w:t>
      </w:r>
      <w:r>
        <w:rPr>
          <w:rStyle w:val="2fb"/>
          <w:rFonts w:hint="cs"/>
          <w:rtl/>
        </w:rPr>
        <w:t xml:space="preserve">ולר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י</w:t>
      </w:r>
      <w:r>
        <w:rPr>
          <w:rFonts w:hint="cs"/>
          <w:rtl/>
        </w:rPr>
        <w:t xml:space="preserve"> מותר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לא:</w:t>
      </w:r>
    </w:p>
    <w:p>
      <w:pPr>
        <w:pStyle w:val="38"/>
        <w:rPr>
          <w:ins w:id="94013" w:author="מנוע מכני" w:date="2026-10-11T12:04:39Z"/>
        </w:rPr>
      </w:pPr>
      <w:r>
        <w:t xml:space="preserve">רבא:</w:t>
      </w:r>
    </w:p>
    <w:p w:rsidR="00E403F0" w:rsidRPr="00AD695E" w:rsidRDefault="00E403F0" w:rsidP="00E403F0">
      <w:pPr>
        <w:rPr>
          <w:rtl/>
        </w:rPr>
      </w:pPr>
      <w:del w:id="9401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דכו"</w:t>
      </w:r>
      <w:r>
        <w:rPr>
          <w:rFonts w:hint="cs"/>
          <w:rtl/>
        </w:rPr>
        <w:t>ע</w:t>
      </w:r>
      <w:r>
        <w:rPr>
          <w:rtl/>
        </w:rPr>
        <w:t xml:space="preserve"> צד אחד ברבית אסור, </w:t>
      </w:r>
      <w:ins w:id="90762" w:author="מנוע מכני" w:date="2026-10-11T12:04:39Z">
        <w:r>
          <w:rPr>
            <w:rtl/>
          </w:rPr>
          <w:t xml:space="preserve">וכאן</w:t>
        </w:r>
      </w:ins>
      <w:del w:id="90763" w:author="מנוע מכני" w:date="2026-10-11T12:04:39Z">
        <w:r>
          <w:rPr>
            <w:rtl/>
          </w:rPr>
          <w:delText xml:space="preserve">והכא</w:delText>
        </w:r>
      </w:del>
      <w:r>
        <w:rPr>
          <w:rtl/>
        </w:rPr>
        <w:t xml:space="preserve"> ברבית על מנת להחזיר </w:t>
      </w:r>
    </w:p>
    <w:p w:rsidR="00E403F0" w:rsidRPr="00AD695E" w:rsidRDefault="00E403F0" w:rsidP="00E403F0">
      <w:pPr>
        <w:rPr>
          <w:rtl/>
        </w:rPr>
      </w:pPr>
      <w:ins w:id="90764" w:author="מנוע מכני" w:date="2026-10-11T12:04:39Z">
        <w:r>
          <w:rPr>
            <w:rtl/>
          </w:rPr>
          <w:t xml:space="preserve">יש</w:t>
        </w:r>
      </w:ins>
      <w:del w:id="90765" w:author="מנוע מכני" w:date="2026-10-11T12:04:39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0161" w:author="Claude - סמנטי" w:date="2026-10-11T12:14:28Z">
        <w:r>
          <w:rPr>
            <w:rtl/>
          </w:rPr>
          <w:t xml:space="preserve">ביניהם</w:t>
        </w:r>
      </w:ins>
      <w:del w:id="90162" w:author="Claude - סמנטי" w:date="2026-10-11T12:14:28Z">
        <w:r>
          <w:rPr>
            <w:rtl/>
          </w:rPr>
          <w:delText xml:space="preserve">בינייהו</w:delText>
        </w:r>
      </w:del>
      <w:r>
        <w:rPr>
          <w:rtl/>
        </w:rPr>
        <w:t xml:space="preserve">, </w:t>
      </w:r>
      <w:ins w:id="91538" w:author="מנוע מכני" w:date="2026-10-11T12:04:39Z">
        <w:r>
          <w:rPr>
            <w:rtl/>
          </w:rPr>
          <w:t xml:space="preserve">מ"ד</w:t>
        </w:r>
      </w:ins>
      <w:del w:id="91539" w:author="מנוע מכני" w:date="2026-10-11T12:04:39Z">
        <w:r>
          <w:rPr>
            <w:rtl/>
          </w:rPr>
          <w:delText xml:space="preserve">מר סבר</w:delText>
        </w:r>
      </w:del>
      <w:r>
        <w:rPr>
          <w:rtl/>
        </w:rPr>
        <w:t xml:space="preserve">: אסור, ומר סבר: מותר.</w:t>
      </w:r>
    </w:p>
    <w:p w:rsidR="00E403F0" w:rsidRPr="00AD695E" w:rsidRDefault="00E403F0" w:rsidP="00E403F0">
      <w:pPr>
        <w:jc w:val="center"/>
        <w:rPr>
          <w:del w:id="90100" w:author="מנוע עיצוב" w:date="2026-10-11T12:09:26Z"/>
          <w:rtl/>
        </w:rPr>
      </w:pPr>
      <w:del w:id="90099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72" w:author="קלוד" w:date="2026-10-11T09:07:13Z">
          <w:pPr>
            <w:pStyle w:val="affff1"/>
            <w:rPr>
              <w:rtl/>
            </w:rPr>
          </w:pPr>
        </w:pPrChange>
      </w:pPr>
      <w:ins w:id="9855" w:author="מספור קטעי משנה" w:date="2026-10-11T09:19:26Z">
        <w:r>
          <w:rPr>
            <w:rStyle w:val="MisparKeta"/>
          </w:rPr>
          <w:t xml:space="preserve">א. </w:t>
        </w:r>
      </w:ins>
      <w:r>
        <w:rPr>
          <w:rtl/>
        </w:rPr>
        <w:t>מת המוכר - יגאל בנו.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וקמ</w:t>
      </w:r>
      <w:r>
        <w:rPr>
          <w:rtl/>
        </w:rPr>
        <w:t>"</w:t>
      </w:r>
      <w:r>
        <w:rPr>
          <w:rFonts w:hint="cs"/>
          <w:rtl/>
        </w:rPr>
        <w:t xml:space="preserve">ל</w:t>
      </w:r>
      <w:r>
        <w:rPr>
          <w:rFonts w:hint="cs"/>
          <w:rtl/>
        </w:rPr>
        <w:t xml:space="preserve"> דאע</w:t>
      </w:r>
      <w:r>
        <w:rPr>
          <w:rtl/>
        </w:rPr>
        <w:t>"</w:t>
      </w:r>
      <w:r>
        <w:rPr>
          <w:rFonts w:hint="cs"/>
          <w:rtl/>
        </w:rPr>
        <w:t xml:space="preserve">כ דאיש כי ימכר בית מושב והא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מכר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קמ</w:t>
      </w:r>
      <w:r>
        <w:rPr>
          <w:rtl/>
        </w:rPr>
        <w:t>"</w:t>
      </w:r>
      <w:r>
        <w:rPr>
          <w:rFonts w:hint="cs"/>
          <w:rtl/>
        </w:rPr>
        <w:t xml:space="preserve">ל</w:t>
      </w:r>
      <w:r>
        <w:rPr>
          <w:rFonts w:hint="cs"/>
          <w:rtl/>
        </w:rPr>
        <w:t xml:space="preserve"> '</w:t>
      </w:r>
      <w:ins w:id="90579" w:author="Claude - סמנטי" w:date="2026-10-11T12:14:28Z">
        <w:r>
          <w:rPr>
            <w:rStyle w:val="afffff0"/>
            <w:rFonts w:hint="cs"/>
            <w:rtl/>
          </w:rPr>
          <w:t xml:space="preserve">וְהָיְתָה גְּאוּלָּתוֹ</w:t>
        </w:r>
      </w:ins>
      <w:del w:id="90580" w:author="Claude - סמנטי" w:date="2026-10-11T12:14:28Z">
        <w:r>
          <w:rPr>
            <w:rFonts w:hint="cs"/>
            <w:rtl/>
          </w:rPr>
          <w:delText xml:space="preserve">והיתה גאולתו</w:delText>
        </w:r>
      </w:del>
      <w:r>
        <w:rPr>
          <w:rFonts w:hint="cs"/>
          <w:rtl/>
        </w:rPr>
        <w:t xml:space="preserve">' מ</w:t>
      </w:r>
      <w:r>
        <w:rPr>
          <w:rtl/>
        </w:rPr>
        <w:t>"</w:t>
      </w:r>
      <w:r>
        <w:rPr>
          <w:rFonts w:hint="cs"/>
          <w:rtl/>
        </w:rPr>
        <w:t>מ</w:t>
      </w:r>
    </w:p>
    <w:p w:rsidR="00E403F0" w:rsidRPr="00AD695E" w:rsidRDefault="00E403F0" w:rsidP="00E403F0">
      <w:pPr>
        <w:jc w:val="center"/>
        <w:rPr>
          <w:del w:id="90102" w:author="מנוע עיצוב" w:date="2026-10-11T12:09:26Z"/>
          <w:rtl/>
        </w:rPr>
      </w:pPr>
      <w:del w:id="90101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73" w:author="קלוד" w:date="2026-10-11T09:07:13Z">
          <w:pPr>
            <w:pStyle w:val="affff1"/>
            <w:rPr>
              <w:rtl/>
            </w:rPr>
          </w:pPr>
        </w:pPrChange>
      </w:pPr>
      <w:ins w:id="9856" w:author="מספור קטעי משנה" w:date="2026-10-11T09:19:26Z">
        <w:r>
          <w:rPr>
            <w:rStyle w:val="MisparKeta"/>
          </w:rPr>
          <w:t xml:space="preserve">א. </w:t>
        </w:r>
      </w:ins>
      <w:r>
        <w:rPr>
          <w:rtl/>
        </w:rPr>
        <w:t>מת הלוקח - יגאל מיד בנו וכו'.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קמ</w:t>
      </w:r>
      <w:r>
        <w:rPr>
          <w:rtl/>
        </w:rPr>
        <w:t>"</w:t>
      </w:r>
      <w:r>
        <w:rPr>
          <w:rFonts w:hint="cs"/>
          <w:rtl/>
        </w:rPr>
        <w:t xml:space="preserve">ל</w:t>
      </w:r>
      <w:r>
        <w:rPr>
          <w:rFonts w:hint="cs"/>
          <w:rtl/>
        </w:rPr>
        <w:t xml:space="preserve"> דאפי' ד'</w:t>
      </w:r>
      <w:r>
        <w:rPr>
          <w:rtl/>
        </w:rPr>
        <w:t>לקונה אותו</w:t>
      </w:r>
      <w:r>
        <w:rPr>
          <w:rFonts w:hint="cs"/>
          <w:rtl/>
        </w:rPr>
        <w:t>'</w:t>
      </w:r>
      <w:r>
        <w:rPr>
          <w:rtl/>
        </w:rPr>
        <w:t xml:space="preserve"> והא </w:t>
      </w:r>
      <w:r>
        <w:rPr>
          <w:rtl/>
        </w:rPr>
        <w:t xml:space="preserve">לא</w:t>
      </w:r>
      <w:r>
        <w:rPr>
          <w:rtl/>
        </w:rPr>
        <w:t xml:space="preserve"> קנה, </w:t>
      </w:r>
      <w:r>
        <w:rPr>
          <w:rtl/>
        </w:rPr>
        <w:t xml:space="preserve">קמ"ל</w:t>
      </w:r>
      <w:r>
        <w:rPr>
          <w:rtl/>
        </w:rPr>
        <w:t xml:space="preserve">: </w:t>
      </w:r>
      <w:r>
        <w:rPr>
          <w:rFonts w:hint="cs"/>
          <w:rtl/>
        </w:rPr>
        <w:t>'</w:t>
      </w:r>
      <w:r>
        <w:rPr>
          <w:rtl/>
        </w:rPr>
        <w:t>והיתה גאולתו</w:t>
      </w:r>
      <w:r>
        <w:rPr>
          <w:rFonts w:hint="cs"/>
          <w:rtl/>
        </w:rPr>
        <w:t>'</w:t>
      </w:r>
      <w:r>
        <w:rPr>
          <w:rtl/>
        </w:rPr>
        <w:t>, מכל מקום.</w:t>
      </w:r>
    </w:p>
    <w:p w:rsidR="00E403F0" w:rsidRPr="00AD695E" w:rsidRDefault="00E403F0" w:rsidP="00E403F0">
      <w:pPr>
        <w:jc w:val="center"/>
        <w:rPr>
          <w:del w:id="90104" w:author="מנוע עיצוב" w:date="2026-10-11T12:09:26Z"/>
          <w:rtl/>
        </w:rPr>
      </w:pPr>
      <w:del w:id="90103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74" w:author="קלוד" w:date="2026-10-11T09:07:13Z">
          <w:pPr>
            <w:pStyle w:val="affff1"/>
            <w:rPr>
              <w:rtl/>
            </w:rPr>
          </w:pPr>
        </w:pPrChange>
      </w:pPr>
      <w:ins w:id="9857" w:author="מספור קטעי משנה" w:date="2026-10-11T09:19:26Z">
        <w:r>
          <w:rPr>
            <w:rStyle w:val="MisparKeta"/>
          </w:rPr>
          <w:t xml:space="preserve">ב. </w:t>
        </w:r>
      </w:ins>
      <w:r>
        <w:rPr>
          <w:rtl/>
        </w:rPr>
        <w:t>אין מונין לו שנה אלא משעה שמכר כו'.</w:t>
      </w:r>
    </w:p>
    <w:p>
      <w:pPr>
        <w:pStyle w:val="38"/>
        <w:rPr>
          <w:ins w:id="94015" w:author="מנוע מכני" w:date="2026-10-11T12:04:39Z"/>
        </w:rPr>
      </w:pPr>
      <w:r w:rsidRPr="00DC5F70">
        <w:t>ת</w:t>
      </w:r>
      <w:r w:rsidRPr="00DC5F70">
        <w:t>"</w:t>
      </w:r>
      <w:r w:rsidRPr="00DC5F70">
        <w:t>ר</w:t>
      </w:r>
      <w:r w:rsidRPr="00DC5F70">
        <w:t xml:space="preserve">:</w:t>
      </w:r>
    </w:p>
    <w:p w:rsidR="00E403F0" w:rsidRPr="00DC5F70" w:rsidRDefault="00E403F0" w:rsidP="00E403F0">
      <w:pPr>
        <w:rPr>
          <w:spacing w:val="-6"/>
          <w:rtl/>
        </w:rPr>
      </w:pPr>
      <w:del w:id="94016" w:author="מנוע מכני" w:date="2026-10-11T12:04:39Z">
        <w:r w:rsidRPr="00DC5F70">
          <w:rPr>
            <w:spacing w:val="-6"/>
            <w:rtl/>
          </w:rPr>
          <w:delText xml:space="preserve"> </w:delText>
        </w:r>
      </w:del>
      <w:r w:rsidRPr="00DC5F70">
        <w:rPr>
          <w:b/>
          <w:bCs/>
          <w:spacing w:val="-6"/>
          <w:rtl/>
        </w:rPr>
        <w:t>שנה</w:t>
      </w:r>
      <w:r w:rsidRPr="00DC5F70">
        <w:rPr>
          <w:spacing w:val="-6"/>
          <w:rtl/>
        </w:rPr>
        <w:t xml:space="preserve"> א"י אם שנה לראשון אם לשני, כשהוא אומר: עד מלאת לו שנה תמימה, הוי שנה לראשון.</w:t>
      </w:r>
    </w:p>
    <w:p>
      <w:pPr>
        <w:pStyle w:val="38"/>
        <w:rPr>
          <w:ins w:id="94017" w:author="מנוע מכני" w:date="2026-10-11T12:04:39Z"/>
        </w:rPr>
      </w:pPr>
      <w:r>
        <w:t xml:space="preserve">למי חלוט? </w:t>
      </w:r>
      <w:r>
        <w:t>ר</w:t>
      </w:r>
      <w:r>
        <w:t>"</w:t>
      </w:r>
      <w:r>
        <w:t>א</w:t>
      </w:r>
      <w:del w:id="94214" w:author="מנוע מכני" w:date="2026-10-11T12:04:39Z">
        <w:r>
          <w:delText xml:space="preserve"> אומר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4018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לראשון חלוט, </w:t>
      </w:r>
      <w:r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>י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ו</w:t>
      </w:r>
      <w:r>
        <w:rPr>
          <w:rFonts w:hint="cs"/>
          <w:rtl/>
        </w:rPr>
        <w:t xml:space="preserve">:</w:t>
      </w:r>
      <w:r>
        <w:rPr>
          <w:rtl/>
        </w:rPr>
        <w:t xml:space="preserve"> לשני חלוט.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tl/>
        </w:rPr>
        <w:t>לר"</w:t>
      </w:r>
      <w:r>
        <w:rPr>
          <w:rStyle w:val="2fb"/>
          <w:rFonts w:hint="cs"/>
          <w:rtl/>
        </w:rPr>
        <w:t>א</w:t>
      </w:r>
      <w:r>
        <w:rPr>
          <w:rtl/>
        </w:rPr>
        <w:t xml:space="preserve"> </w:t>
      </w:r>
      <w:ins w:id="91450" w:author="מנוע מכני" w:date="2026-10-11T12:04:39Z">
        <w:r>
          <w:rPr>
            <w:rtl/>
          </w:rPr>
          <w:t xml:space="preserve">דלו</w:t>
        </w:r>
      </w:ins>
      <w:del w:id="91451" w:author="מנוע מכני" w:date="2026-10-11T12:04:39Z">
        <w:r>
          <w:rPr>
            <w:rtl/>
          </w:rPr>
          <w:delText xml:space="preserve">דלדידיה</w:delText>
        </w:r>
      </w:del>
      <w:r>
        <w:rPr>
          <w:rtl/>
        </w:rPr>
        <w:t xml:space="preserve"> </w:t>
      </w:r>
      <w:ins w:id="90163" w:author="Claude - סמנטי" w:date="2026-10-11T12:14:28Z">
        <w:r>
          <w:rPr>
            <w:rtl/>
          </w:rPr>
          <w:t xml:space="preserve">מונים</w:t>
        </w:r>
      </w:ins>
      <w:del w:id="90164" w:author="Claude - סמנטי" w:date="2026-10-11T12:14:28Z">
        <w:r>
          <w:rPr>
            <w:rtl/>
          </w:rPr>
          <w:delText xml:space="preserve">מנינן</w:delText>
        </w:r>
      </w:del>
      <w:r>
        <w:rPr>
          <w:rtl/>
        </w:rPr>
        <w:t xml:space="preserve">, </w:t>
      </w:r>
      <w:r>
        <w:rPr>
          <w:rStyle w:val="2fb"/>
          <w:rFonts w:hint="cs"/>
          <w:rtl/>
        </w:rPr>
        <w:t>ולרי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ו</w:t>
      </w:r>
      <w:r>
        <w:rPr>
          <w:rFonts w:hint="cs"/>
          <w:rtl/>
        </w:rPr>
        <w:t xml:space="preserve"> טעמא </w:t>
      </w:r>
      <w:r>
        <w:rPr>
          <w:rStyle w:val="2fb"/>
          <w:rFonts w:hint="cs"/>
          <w:rtl/>
        </w:rPr>
        <w:t xml:space="preserve">כראב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מ</w:t>
      </w:r>
      <w:r>
        <w:rPr>
          <w:rtl/>
        </w:rPr>
        <w:t xml:space="preserve">: </w:t>
      </w:r>
      <w:r>
        <w:rPr>
          <w:rFonts w:hint="cs"/>
          <w:rtl/>
        </w:rPr>
        <w:t>ד</w:t>
      </w:r>
      <w:r>
        <w:rPr>
          <w:rtl/>
        </w:rPr>
        <w:t>מה מכר לו ראשון לשני? כל זכות שתבא לידו.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Fonts w:hint="cs"/>
          <w:rtl/>
        </w:rPr>
        <w:t>אראב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מ</w:t>
      </w:r>
      <w:r>
        <w:rPr>
          <w:rtl/>
        </w:rPr>
        <w:t xml:space="preserve">: מכר שני בתי ערי חומה, אחד בחמשה עשר באדר הראשון ואחד באחד באדר השני, זה שמכר לו באדר השני, כיון שהגיע יום אחד באדר של שנה הבאה עלתה לו שנה, </w:t>
      </w:r>
      <w:r w:rsidRPr="00E87E21">
        <w:rPr>
          <w:spacing w:val="-6"/>
          <w:rtl/>
        </w:rPr>
        <w:t>זה שמכר לו ב</w:t>
      </w:r>
      <w:r w:rsidRPr="00E87E21">
        <w:rPr>
          <w:rFonts w:hint="cs"/>
          <w:spacing w:val="-6"/>
          <w:rtl/>
        </w:rPr>
        <w:t>ט</w:t>
      </w:r>
      <w:r w:rsidRPr="00E87E21">
        <w:rPr>
          <w:spacing w:val="-6"/>
          <w:rtl/>
        </w:rPr>
        <w:t>"</w:t>
      </w:r>
      <w:r w:rsidRPr="00E87E21">
        <w:rPr>
          <w:rFonts w:hint="cs"/>
          <w:spacing w:val="-6"/>
          <w:rtl/>
        </w:rPr>
        <w:t xml:space="preserve">ו </w:t>
      </w:r>
      <w:r w:rsidRPr="00E87E21">
        <w:rPr>
          <w:spacing w:val="-6"/>
          <w:rtl/>
        </w:rPr>
        <w:t xml:space="preserve">של אדר הראשון, </w:t>
      </w:r>
      <w:r w:rsidRPr="00E87E21">
        <w:rPr>
          <w:spacing w:val="-6"/>
          <w:rtl/>
        </w:rPr>
        <w:t xml:space="preserve">לא</w:t>
      </w:r>
      <w:r w:rsidRPr="00E87E21">
        <w:rPr>
          <w:spacing w:val="-6"/>
          <w:rtl/>
        </w:rPr>
        <w:t xml:space="preserve"> עלתה לו שנה עד חמשה עשר באדר של שנה הבאה.</w:t>
      </w:r>
    </w:p>
    <w:p>
      <w:pPr>
        <w:pStyle w:val="38"/>
        <w:rPr>
          <w:ins w:id="94019" w:author="מנוע מכני" w:date="2026-10-11T12:04:39Z"/>
        </w:rPr>
      </w:pPr>
      <w:r>
        <w:t xml:space="preserve">מתקיף רבינא ולימא </w:t>
      </w:r>
      <w:ins w:id="91452" w:author="מנוע מכני" w:date="2026-10-11T12:04:39Z">
        <w:r>
          <w:t xml:space="preserve">לו</w:t>
        </w:r>
      </w:ins>
      <w:del w:id="91453" w:author="מנוע מכני" w:date="2026-10-11T12:04:39Z">
        <w:r>
          <w:delText xml:space="preserve">ליה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4020" w:author="מנוע מכני" w:date="2026-10-11T12:04:39Z">
        <w:r>
          <w:rPr>
            <w:rtl/>
          </w:rPr>
          <w:delText xml:space="preserve"> </w:delText>
        </w:r>
      </w:del>
      <w:ins w:id="92832" w:author="מנוע מכני" w:date="2026-10-11T12:04:39Z">
        <w:r>
          <w:rPr>
            <w:rtl/>
          </w:rPr>
          <w:t xml:space="preserve">אני</w:t>
        </w:r>
      </w:ins>
      <w:del w:id="92833" w:author="מנוע מכני" w:date="2026-10-11T12:04:39Z">
        <w:r>
          <w:rPr>
            <w:rtl/>
          </w:rPr>
          <w:delText xml:space="preserve">אנא</w:delText>
        </w:r>
      </w:del>
      <w:r>
        <w:rPr>
          <w:rtl/>
        </w:rPr>
        <w:t xml:space="preserve"> קדים שחין נורא </w:t>
      </w:r>
      <w:ins w:id="92118" w:author="מנוע מכני" w:date="2026-10-11T12:04:39Z">
        <w:r>
          <w:rPr>
            <w:rtl/>
          </w:rPr>
          <w:t xml:space="preserve">מראשון</w:t>
        </w:r>
      </w:ins>
      <w:del w:id="92119" w:author="מנוע מכני" w:date="2026-10-11T12:04:39Z">
        <w:r>
          <w:rPr>
            <w:rtl/>
          </w:rPr>
          <w:delText xml:space="preserve">מקמא</w:delText>
        </w:r>
      </w:del>
      <w:r>
        <w:rPr>
          <w:rtl/>
        </w:rPr>
        <w:t xml:space="preserve"> דידך! משום </w:t>
      </w:r>
      <w:r>
        <w:rPr>
          <w:rtl/>
        </w:rPr>
        <w:t xml:space="preserve">דא</w:t>
      </w:r>
      <w:r>
        <w:rPr>
          <w:rFonts w:hint="cs"/>
          <w:rtl/>
        </w:rPr>
        <w:t>"ל</w:t>
      </w:r>
      <w:r>
        <w:rPr>
          <w:rtl/>
        </w:rPr>
        <w:t>: את נחית לעיבורא.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tl/>
        </w:rPr>
        <w:t>וא</w:t>
      </w:r>
      <w:r>
        <w:rPr>
          <w:rStyle w:val="2fb"/>
          <w:rFonts w:hint="cs"/>
          <w:rtl/>
        </w:rPr>
        <w:t>ראב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מ</w:t>
      </w:r>
      <w:r>
        <w:rPr>
          <w:rtl/>
        </w:rPr>
        <w:t xml:space="preserve">: נולדו לו שני טלאים, אחד בחמשה עשר של אדר הראשון ואחד באחד באדר השני, זה שנולד באדר השני, כיון שהגיע יום אחד באדר של שנה הבאה עלתה לו שנה, </w:t>
      </w:r>
    </w:p>
    <w:p w:rsidR="00E403F0" w:rsidRPr="00DC5F70" w:rsidRDefault="00E403F0" w:rsidP="00E403F0">
      <w:pPr>
        <w:rPr>
          <w:spacing w:val="-4"/>
          <w:rtl/>
        </w:rPr>
      </w:pPr>
      <w:r w:rsidRPr="00DC5F70">
        <w:rPr>
          <w:spacing w:val="-4"/>
          <w:rtl/>
        </w:rPr>
        <w:t xml:space="preserve">זה שנולד לו בחמשה עשר באדר הראשון, </w:t>
      </w:r>
      <w:r w:rsidRPr="00DC5F70">
        <w:rPr>
          <w:spacing w:val="-4"/>
          <w:rtl/>
        </w:rPr>
        <w:t xml:space="preserve">לא</w:t>
      </w:r>
      <w:r w:rsidRPr="00DC5F70">
        <w:rPr>
          <w:spacing w:val="-4"/>
          <w:rtl/>
        </w:rPr>
        <w:t xml:space="preserve"> עלתה לו שנה עד חמשה עשר באדר של שנה הבאה.</w:t>
      </w:r>
    </w:p>
    <w:p w:rsidR="00E403F0" w:rsidRPr="00AD695E" w:rsidRDefault="00E403F0" w:rsidP="00E403F0">
      <w:pPr>
        <w:rPr>
          <w:rtl/>
        </w:rPr>
      </w:pPr>
    </w:p>
    <w:p>
      <w:pPr>
        <w:pStyle w:val="38"/>
        <w:rPr>
          <w:ins w:id="94021" w:author="מנוע מכני" w:date="2026-10-11T12:04:39Z"/>
        </w:rPr>
      </w:pPr>
      <w:r w:rsidRPr="00217260">
        <w:lastRenderedPageBreak/>
        <w:t>מתקיף רבינא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4022" w:author="מנוע מכני" w:date="2026-10-11T12:04:39Z">
        <w:r>
          <w:rPr>
            <w:rtl/>
          </w:rPr>
          <w:delText xml:space="preserve"> </w:delText>
        </w:r>
      </w:del>
      <w:ins w:id="92834" w:author="מנוע מכני" w:date="2026-10-11T12:04:39Z">
        <w:r>
          <w:rPr>
            <w:rtl/>
          </w:rPr>
          <w:t xml:space="preserve">אני</w:t>
        </w:r>
      </w:ins>
      <w:del w:id="92835" w:author="מנוע מכני" w:date="2026-10-11T12:04:39Z">
        <w:r>
          <w:rPr>
            <w:rtl/>
          </w:rPr>
          <w:delText xml:space="preserve">אנא</w:delText>
        </w:r>
      </w:del>
      <w:r>
        <w:rPr>
          <w:rtl/>
        </w:rPr>
        <w:t xml:space="preserve"> קדים אכיל ירוקא </w:t>
      </w:r>
      <w:ins w:id="92120" w:author="מנוע מכני" w:date="2026-10-11T12:04:39Z">
        <w:r>
          <w:rPr>
            <w:rtl/>
          </w:rPr>
          <w:t xml:space="preserve">מראשון</w:t>
        </w:r>
      </w:ins>
      <w:del w:id="92121" w:author="מנוע מכני" w:date="2026-10-11T12:04:39Z">
        <w:r>
          <w:rPr>
            <w:rtl/>
          </w:rPr>
          <w:delText xml:space="preserve">מקמא</w:delText>
        </w:r>
      </w:del>
      <w:r>
        <w:rPr>
          <w:rtl/>
        </w:rPr>
        <w:t xml:space="preserve"> דידך! </w:t>
      </w:r>
    </w:p>
    <w:p w:rsidR="00E403F0" w:rsidRPr="00AD695E" w:rsidRDefault="00E403F0" w:rsidP="00E403F0">
      <w:pPr>
        <w:pStyle w:val="affffb"/>
        <w:rPr>
          <w:rtl/>
        </w:rPr>
      </w:pPr>
      <w:r>
        <w:rPr>
          <w:rtl/>
        </w:rPr>
        <w:t xml:space="preserve">- משום </w:t>
      </w:r>
      <w:r>
        <w:rPr>
          <w:rtl/>
        </w:rPr>
        <w:t xml:space="preserve">דא</w:t>
      </w:r>
      <w:r>
        <w:rPr>
          <w:rFonts w:hint="cs"/>
          <w:rtl/>
        </w:rPr>
        <w:t>"ל</w:t>
      </w:r>
      <w:r>
        <w:rPr>
          <w:rtl/>
        </w:rPr>
        <w:t xml:space="preserve">: את נחיתת לעיבורא, </w:t>
      </w:r>
      <w:ins w:id="92836" w:author="מנוע מכני" w:date="2026-10-11T12:04:39Z">
        <w:r>
          <w:rPr>
            <w:rtl/>
          </w:rPr>
          <w:t xml:space="preserve">אני</w:t>
        </w:r>
      </w:ins>
      <w:del w:id="92837" w:author="מנוע מכני" w:date="2026-10-11T12:04:39Z">
        <w:r>
          <w:rPr>
            <w:rtl/>
          </w:rPr>
          <w:delText xml:space="preserve">אנא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נחיתנא לעיבורא.</w:t>
      </w:r>
    </w:p>
    <w:p>
      <w:pPr>
        <w:pStyle w:val="38"/>
        <w:rPr>
          <w:ins w:id="94023" w:author="מנוע מכני" w:date="2026-10-11T12:04:39Z"/>
        </w:rPr>
      </w:pPr>
      <w:r>
        <w:t xml:space="preserve">הא תו למה לי?</w:t>
      </w:r>
    </w:p>
    <w:p w:rsidR="00E403F0" w:rsidRPr="00AD695E" w:rsidRDefault="00E403F0" w:rsidP="00E403F0">
      <w:pPr>
        <w:rPr>
          <w:rtl/>
        </w:rPr>
      </w:pPr>
      <w:del w:id="9402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היינו הך! מהו </w:t>
      </w:r>
      <w:ins w:id="92562" w:author="מנוע מכני" w:date="2026-10-11T12:04:39Z">
        <w:r>
          <w:rPr>
            <w:rtl/>
          </w:rPr>
          <w:t xml:space="preserve">דתאמר</w:t>
        </w:r>
      </w:ins>
      <w:del w:id="92563" w:author="מנוע מכני" w:date="2026-10-11T12:04:39Z">
        <w:r>
          <w:rPr>
            <w:rtl/>
          </w:rPr>
          <w:delText xml:space="preserve">דתימא</w:delText>
        </w:r>
      </w:del>
      <w:r>
        <w:rPr>
          <w:rtl/>
        </w:rPr>
        <w:t xml:space="preserve">: </w:t>
      </w:r>
      <w:ins w:id="90766" w:author="מנוע מכני" w:date="2026-10-11T12:04:39Z">
        <w:r>
          <w:rPr>
            <w:rtl/>
          </w:rPr>
          <w:t xml:space="preserve">שם</w:t>
        </w:r>
      </w:ins>
      <w:del w:id="90767" w:author="מנוע מכני" w:date="2026-10-11T12:04:39Z">
        <w:r>
          <w:rPr>
            <w:rtl/>
          </w:rPr>
          <w:delText xml:space="preserve">התם</w:delText>
        </w:r>
      </w:del>
      <w:r>
        <w:rPr>
          <w:rtl/>
        </w:rPr>
        <w:t xml:space="preserve"> דכתיב </w:t>
      </w:r>
      <w:r>
        <w:rPr>
          <w:rFonts w:hint="cs"/>
          <w:rtl/>
        </w:rPr>
        <w:t>'</w:t>
      </w:r>
      <w:r>
        <w:rPr>
          <w:rStyle w:val="afffff0"/>
          <w:rtl/>
        </w:rPr>
        <w:t>תמימה</w:t>
      </w:r>
      <w:r>
        <w:rPr>
          <w:rFonts w:hint="cs"/>
          <w:rtl/>
        </w:rPr>
        <w:t>'</w:t>
      </w:r>
      <w:r>
        <w:rPr>
          <w:rtl/>
        </w:rPr>
        <w:t xml:space="preserve">, </w:t>
      </w:r>
      <w:ins w:id="90768" w:author="מנוע מכני" w:date="2026-10-11T12:04:39Z">
        <w:r>
          <w:rPr>
            <w:rtl/>
          </w:rPr>
          <w:t xml:space="preserve">כאן</w:t>
        </w:r>
      </w:ins>
      <w:del w:id="90769" w:author="מנוע מכני" w:date="2026-10-11T12:04:39Z">
        <w:r>
          <w:rPr>
            <w:rtl/>
          </w:rPr>
          <w:delText xml:space="preserve">הכא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כתיב תמימה </w:t>
      </w:r>
      <w:r>
        <w:rPr>
          <w:rtl/>
        </w:rPr>
        <w:t xml:space="preserve">לא</w:t>
      </w:r>
      <w:r>
        <w:rPr>
          <w:rtl/>
        </w:rPr>
        <w:t xml:space="preserve">, </w:t>
      </w:r>
      <w:r>
        <w:rPr>
          <w:rtl/>
        </w:rPr>
        <w:t xml:space="preserve">קמ"ל</w:t>
      </w:r>
      <w:r>
        <w:rPr>
          <w:rtl/>
        </w:rPr>
        <w:t xml:space="preserve"> דשנה שנה מהדדי גמרי.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כשהוא אומר תמימה כו', </w:t>
      </w:r>
      <w:r>
        <w:rPr>
          <w:rStyle w:val="2fb"/>
          <w:rtl/>
        </w:rPr>
        <w:t xml:space="preserve">רבי</w:t>
      </w:r>
      <w:r>
        <w:rPr>
          <w:rtl/>
        </w:rPr>
        <w:t xml:space="preserve"> אומר: ליתן שנת עיבורה.</w:t>
      </w:r>
    </w:p>
    <w:p>
      <w:pPr>
        <w:pStyle w:val="afffff8"/>
        <w:rPr>
          <w:ins w:id="90025" w:author="קלוד" w:date="2026-10-11T12:18:15Z"/>
        </w:rPr>
      </w:pPr>
      <w:ins w:id="90026" w:author="קלוד" w:date="2026-10-11T12:18:15Z">
        <w:r>
          <w:rPr>
            <w:color w:val="7B3F00"/>
          </w:rPr>
          <w:t xml:space="preserve">שנה תמימה - שס"ה ימים או י"ב חודש</w:t>
        </w:r>
      </w:ins>
    </w:p>
    <w:p>
      <w:pPr>
        <w:pStyle w:val="38"/>
        <w:rPr>
          <w:ins w:id="94025" w:author="מנוע מכני" w:date="2026-10-11T12:04:39Z"/>
        </w:rPr>
      </w:pPr>
      <w:r w:rsidRPr="00217260">
        <w:t>ת"ר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4026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שנה תמימה - </w:t>
      </w:r>
      <w:r>
        <w:rPr>
          <w:rStyle w:val="2fb"/>
          <w:rtl/>
        </w:rPr>
        <w:t xml:space="preserve">רבי</w:t>
      </w:r>
      <w:r>
        <w:rPr>
          <w:rtl/>
        </w:rPr>
        <w:t xml:space="preserve"> אומר: מונה שלש מאות וששים וחמשה ימים כמנין ימות החמה, </w:t>
      </w:r>
    </w:p>
    <w:p>
      <w:pPr>
        <w:pStyle w:val="38"/>
        <w:rPr>
          <w:ins w:id="94027" w:author="מנוע מכני" w:date="2026-10-11T12:04:39Z"/>
        </w:rPr>
      </w:pPr>
      <w:r>
        <w:tab/>
      </w:r>
      <w:r>
        <w:tab/>
      </w:r>
      <w:r>
        <w:tab/>
        <w:t>וחכ"</w:t>
      </w:r>
      <w:r>
        <w:t>א</w:t>
      </w:r>
      <w:r>
        <w:t xml:space="preserve">:</w:t>
      </w:r>
    </w:p>
    <w:p w:rsidR="00E403F0" w:rsidRPr="00AD695E" w:rsidRDefault="00E403F0" w:rsidP="00494739">
      <w:pPr>
        <w:rPr>
          <w:rtl/>
        </w:rPr>
      </w:pPr>
      <w:del w:id="94028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מונה שנים עשר חודש מיום ליום, ואם נתעברה - נתעברה לו.</w:t>
      </w:r>
    </w:p>
    <w:p w:rsidR="00E403F0" w:rsidRPr="00AD695E" w:rsidRDefault="00E403F0" w:rsidP="00E403F0">
      <w:pPr>
        <w:jc w:val="center"/>
        <w:rPr>
          <w:del w:id="90106" w:author="מנוע עיצוב" w:date="2026-10-11T12:09:26Z"/>
          <w:rtl/>
        </w:rPr>
      </w:pPr>
      <w:del w:id="90105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75" w:author="קלוד" w:date="2026-10-11T09:07:13Z">
          <w:pPr>
            <w:pStyle w:val="affff1"/>
            <w:rPr>
              <w:rtl/>
            </w:rPr>
          </w:pPr>
        </w:pPrChange>
      </w:pPr>
      <w:ins w:id="9858" w:author="מספור קטעי משנה" w:date="2026-10-11T09:19:26Z">
        <w:r>
          <w:rPr>
            <w:rStyle w:val="MisparKeta"/>
          </w:rPr>
          <w:t xml:space="preserve">ה. </w:t>
        </w:r>
      </w:ins>
      <w:r>
        <w:rPr>
          <w:rtl/>
        </w:rPr>
        <w:t>הגיע יום שנים עשר חודש ולא נגאל כו'.</w:t>
      </w:r>
    </w:p>
    <w:p>
      <w:pPr>
        <w:pStyle w:val="38"/>
        <w:rPr>
          <w:ins w:id="94029" w:author="מנוע מכני" w:date="2026-10-11T12:04:39Z"/>
        </w:rPr>
      </w:pPr>
      <w:r w:rsidRPr="00217260">
        <w:t>ת"ר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4030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לצמיתות - לחלוטין.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דבר אחר: לצמיתות - לרבות את המתנה.</w:t>
      </w:r>
      <w:ins w:id="91934" w:author="מנוע מכני" w:date="2026-10-11T12:04:39Z">
        <w:r>
          <w:rPr>
            <w:rFonts w:hint="cs"/>
            <w:rtl/>
          </w:rPr>
          <w:t xml:space="preserve"> </w:t>
        </w:r>
      </w:ins>
      <w:del w:id="91935" w:author="מנוע מכני" w:date="2026-10-11T12:04:39Z">
        <w:r>
          <w:rPr>
            <w:rFonts w:hint="cs"/>
            <w:rtl/>
          </w:rPr>
          <w:delText xml:space="preserve">  </w:delText>
        </w:r>
      </w:del>
      <w:r>
        <w:rPr>
          <w:rFonts w:hint="cs"/>
          <w:rtl/>
        </w:rPr>
        <w:t xml:space="preserve">ד</w:t>
      </w:r>
      <w:r>
        <w:rPr>
          <w:rtl/>
        </w:rPr>
        <w:t>צמית צמיתות.</w:t>
      </w:r>
    </w:p>
    <w:p>
      <w:pPr>
        <w:pStyle w:val="38"/>
        <w:rPr>
          <w:ins w:id="94031" w:author="מנוע מכני" w:date="2026-10-11T12:04:39Z"/>
        </w:rPr>
      </w:pPr>
      <w:r>
        <w:t xml:space="preserve">אמרוה רבנן </w:t>
      </w:r>
      <w:r>
        <w:t>לפני ר</w:t>
      </w:r>
      <w:r>
        <w:t>"</w:t>
      </w:r>
      <w:r>
        <w:t>פ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4032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כמאן? דלא </w:t>
      </w:r>
      <w:r>
        <w:rPr>
          <w:rStyle w:val="2fb"/>
          <w:rtl/>
        </w:rPr>
        <w:t xml:space="preserve">כר"מ</w:t>
      </w:r>
      <w:r>
        <w:rPr>
          <w:rtl/>
        </w:rPr>
        <w:t xml:space="preserve">, </w:t>
      </w:r>
      <w:ins w:id="92226" w:author="מנוע מכני" w:date="2026-10-11T12:04:39Z">
        <w:r>
          <w:rPr>
            <w:rtl/>
          </w:rPr>
          <w:t xml:space="preserve">דאם </w:t>
        </w:r>
      </w:ins>
      <w:del w:id="92227" w:author="מנוע מכני" w:date="2026-10-11T12:04:39Z">
        <w:r>
          <w:rPr>
            <w:rtl/>
          </w:rPr>
          <w:delText xml:space="preserve">דאי </w:delText>
        </w:r>
      </w:del>
      <w:r>
        <w:rPr>
          <w:rStyle w:val="2fb"/>
          <w:rtl/>
        </w:rPr>
        <w:t xml:space="preserve">כר"מ</w:t>
      </w:r>
      <w:r>
        <w:rPr>
          <w:rtl/>
        </w:rPr>
        <w:t xml:space="preserve">, האמר: מתנה אינה כמכר! </w:t>
      </w:r>
    </w:p>
    <w:p>
      <w:pPr>
        <w:pStyle w:val="38"/>
        <w:rPr>
          <w:ins w:id="94033" w:author="מנוע מכני" w:date="2026-10-11T12:04:39Z"/>
        </w:rPr>
      </w:pPr>
      <w:r>
        <w:t xml:space="preserve">- </w:t>
      </w:r>
      <w:r>
        <w:t>אר</w:t>
      </w:r>
      <w:r>
        <w:t>"</w:t>
      </w:r>
      <w:r>
        <w:t>פ</w:t>
      </w:r>
      <w:r>
        <w:t xml:space="preserve">:</w:t>
      </w:r>
    </w:p>
    <w:p w:rsidR="00E403F0" w:rsidRPr="00AD695E" w:rsidRDefault="00E403F0" w:rsidP="00E403F0">
      <w:pPr>
        <w:pStyle w:val="affffb"/>
        <w:rPr>
          <w:rtl/>
        </w:rPr>
      </w:pPr>
      <w:del w:id="94034" w:author="מנוע מכני" w:date="2026-10-11T12:04:39Z">
        <w:r>
          <w:rPr>
            <w:rtl/>
          </w:rPr>
          <w:delText xml:space="preserve"> </w:delText>
        </w:r>
      </w:del>
      <w:ins w:id="90172" w:author="מנוע מכני" w:date="2026-10-11T12:04:39Z">
        <w:r>
          <w:rPr>
            <w:rtl/>
          </w:rPr>
          <w:t xml:space="preserve">אפי'</w:t>
        </w:r>
      </w:ins>
      <w:del w:id="90173" w:author="מנוע מכני" w:date="2026-10-11T12:04:39Z">
        <w:r>
          <w:rPr>
            <w:rtl/>
          </w:rPr>
          <w:delText xml:space="preserve">אפילו</w:delText>
        </w:r>
      </w:del>
      <w:r>
        <w:rPr>
          <w:rtl/>
        </w:rPr>
        <w:t xml:space="preserve"> </w:t>
      </w:r>
      <w:ins w:id="92564" w:author="מנוע מכני" w:date="2026-10-11T12:04:39Z">
        <w:r>
          <w:rPr>
            <w:rtl/>
          </w:rPr>
          <w:t xml:space="preserve">תאמר</w:t>
        </w:r>
      </w:ins>
      <w:del w:id="92565" w:author="מנוע מכני" w:date="2026-10-11T12:04:39Z">
        <w:r>
          <w:rPr>
            <w:rtl/>
          </w:rPr>
          <w:delText xml:space="preserve">תימא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ר"מ</w:t>
      </w:r>
      <w:r>
        <w:rPr>
          <w:rtl/>
        </w:rPr>
        <w:t xml:space="preserve">, שאני </w:t>
      </w:r>
      <w:ins w:id="90770" w:author="מנוע מכני" w:date="2026-10-11T12:04:39Z">
        <w:r>
          <w:rPr>
            <w:rtl/>
          </w:rPr>
          <w:t xml:space="preserve">כאן</w:t>
        </w:r>
      </w:ins>
      <w:del w:id="90771" w:author="מנוע מכני" w:date="2026-10-11T12:04:39Z">
        <w:r>
          <w:rPr>
            <w:rtl/>
          </w:rPr>
          <w:delText xml:space="preserve">הכא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דרבי</w:t>
      </w:r>
      <w:r>
        <w:rPr>
          <w:rtl/>
        </w:rPr>
        <w:t xml:space="preserve"> </w:t>
      </w:r>
      <w:ins w:id="91454" w:author="מנוע מכני" w:date="2026-10-11T12:04:39Z">
        <w:r>
          <w:rPr>
            <w:rtl/>
          </w:rPr>
          <w:t xml:space="preserve">התורה</w:t>
        </w:r>
      </w:ins>
      <w:del w:id="91455" w:author="מנוע מכני" w:date="2026-10-11T12:04:39Z">
        <w:r>
          <w:rPr>
            <w:rtl/>
          </w:rPr>
          <w:delText xml:space="preserve">רחמנא</w:delText>
        </w:r>
      </w:del>
      <w:r>
        <w:rPr>
          <w:rtl/>
        </w:rPr>
        <w:t xml:space="preserve"> לצמיתות.</w:t>
      </w:r>
    </w:p>
    <w:p>
      <w:pPr>
        <w:pStyle w:val="38"/>
        <w:rPr>
          <w:ins w:id="94035" w:author="מנוע מכני" w:date="2026-10-11T12:04:39Z"/>
        </w:rPr>
      </w:pPr>
      <w:r>
        <w:t>אמרו רבנן</w:t>
      </w:r>
      <w:r>
        <w:t>[רהבדר</w:t>
      </w:r>
      <w:r>
        <w:t>"</w:t>
      </w:r>
      <w:r>
        <w:t>י]</w:t>
      </w:r>
      <w:r>
        <w:t xml:space="preserve"> לר"</w:t>
      </w:r>
      <w:r>
        <w:t>פ:</w:t>
      </w:r>
    </w:p>
    <w:p w:rsidR="00E403F0" w:rsidRPr="00AD695E" w:rsidRDefault="00E403F0" w:rsidP="00E403F0">
      <w:pPr>
        <w:rPr>
          <w:rtl/>
        </w:rPr>
      </w:pPr>
      <w:del w:id="94036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והא גבי יובל דכתיב תשובו - לרבות את המתנה, </w:t>
      </w:r>
      <w:r>
        <w:rPr>
          <w:rStyle w:val="2fb"/>
          <w:rtl/>
        </w:rPr>
        <w:t xml:space="preserve">ור"מ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Style w:val="2fb"/>
          <w:rtl/>
        </w:rPr>
        <w:t xml:space="preserve">מרבי</w:t>
      </w:r>
      <w:r>
        <w:rPr>
          <w:rtl/>
        </w:rPr>
        <w:t xml:space="preserve">! </w:t>
      </w:r>
    </w:p>
    <w:p>
      <w:pPr>
        <w:pStyle w:val="38"/>
        <w:rPr>
          <w:ins w:id="94037" w:author="מנוע מכני" w:date="2026-10-11T12:04:39Z"/>
        </w:rPr>
      </w:pPr>
      <w:r>
        <w:tab/>
      </w:r>
      <w:r>
        <w:tab/>
      </w:r>
      <w:r>
        <w:tab/>
      </w:r>
      <w:r>
        <w:tab/>
      </w:r>
      <w:del w:id="90074" w:author="מנוע מכני" w:date="2026-10-11T12:04:39Z">
        <w:r>
          <w:delText xml:space="preserve">    </w:delText>
        </w:r>
      </w:del>
      <w:r w:rsidRPr="00217260">
        <w:t>אלא</w:t>
      </w:r>
    </w:p>
    <w:p w:rsidR="00E403F0" w:rsidRPr="00AD695E" w:rsidRDefault="00E403F0" w:rsidP="00E403F0">
      <w:pPr>
        <w:rPr>
          <w:rtl/>
        </w:rPr>
      </w:pPr>
      <w:del w:id="94038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הא ודאי דלא </w:t>
      </w:r>
      <w:r>
        <w:rPr>
          <w:rStyle w:val="2fb"/>
          <w:rtl/>
        </w:rPr>
        <w:t xml:space="preserve">כר"מ</w:t>
      </w:r>
      <w:r>
        <w:rPr>
          <w:rtl/>
        </w:rPr>
        <w:t xml:space="preserve">.</w:t>
      </w:r>
    </w:p>
    <w:p>
      <w:pPr>
        <w:pStyle w:val="afffff8"/>
        <w:rPr>
          <w:ins w:id="90023" w:author="קלוד" w:date="2026-10-11T12:18:15Z"/>
        </w:rPr>
      </w:pPr>
      <w:ins w:id="90024" w:author="קלוד" w:date="2026-10-11T12:18:15Z">
        <w:r>
          <w:rPr>
            <w:color w:val="7B3F00"/>
          </w:rPr>
          <w:t xml:space="preserve">המקדיש בית בבתי ערי חומה - גואל לעולם</w:t>
        </w:r>
      </w:ins>
    </w:p>
    <w:p>
      <w:pPr>
        <w:pStyle w:val="38"/>
        <w:rPr>
          <w:ins w:id="94039" w:author="מנוע מכני" w:date="2026-10-11T12:04:39Z"/>
        </w:rPr>
      </w:pPr>
      <w:r w:rsidRPr="00217260">
        <w:t>ת"ר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4040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המקדיש בית בבתי ערי חומה - הרי זה גואל וגואל לעולם, גאלו אחר מיד הקדש, הגיע יום שנים עשר חודש ולא נגאל - היה חלוט לו.</w:t>
      </w:r>
    </w:p>
    <w:p>
      <w:pPr>
        <w:pStyle w:val="38"/>
        <w:rPr>
          <w:ins w:id="94041" w:author="מנוע מכני" w:date="2026-10-11T12:04:39Z"/>
        </w:rPr>
      </w:pPr>
      <w:r>
        <w:t>מה</w:t>
      </w:r>
      <w:r>
        <w:t>"</w:t>
      </w:r>
      <w:r>
        <w:t xml:space="preserve">מ</w:t>
      </w:r>
      <w:ins w:id="91936" w:author="מנוע מכני" w:date="2026-10-11T12:04:39Z">
        <w:r>
          <w:t xml:space="preserve"> </w:t>
        </w:r>
      </w:ins>
      <w:del w:id="91937" w:author="מנוע מכני" w:date="2026-10-11T12:04:39Z">
        <w:r>
          <w:delText xml:space="preserve">  </w:delText>
        </w:r>
      </w:del>
      <w:r>
        <w:t xml:space="preserve">שמואל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4042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581" w:author="Claude - סמנטי" w:date="2026-10-11T12:14:28Z">
        <w:r>
          <w:rPr>
            <w:rStyle w:val="afffff0"/>
            <w:rtl/>
          </w:rPr>
          <w:t xml:space="preserve">לַקּוֹנֶה אוֹתוֹ</w:t>
        </w:r>
      </w:ins>
      <w:del w:id="90582" w:author="Claude - סמנטי" w:date="2026-10-11T12:14:28Z">
        <w:r>
          <w:rPr>
            <w:rtl/>
          </w:rPr>
          <w:delText xml:space="preserve">לקונה אותו</w:delText>
        </w:r>
      </w:del>
      <w:r>
        <w:rPr>
          <w:rFonts w:hint="cs"/>
          <w:rtl/>
        </w:rPr>
        <w:t>'</w:t>
      </w:r>
      <w:r>
        <w:rPr>
          <w:rtl/>
        </w:rPr>
        <w:t xml:space="preserve">, </w:t>
      </w:r>
      <w:ins w:id="90174" w:author="מנוע מכני" w:date="2026-10-11T12:04:39Z">
        <w:r>
          <w:rPr>
            <w:rtl/>
          </w:rPr>
          <w:t xml:space="preserve">ואפי'</w:t>
        </w:r>
      </w:ins>
      <w:del w:id="90175" w:author="מנוע מכני" w:date="2026-10-11T12:04:39Z">
        <w:r>
          <w:rPr>
            <w:rtl/>
          </w:rPr>
          <w:delText xml:space="preserve">ואפילו</w:delText>
        </w:r>
      </w:del>
      <w:r>
        <w:rPr>
          <w:rtl/>
        </w:rPr>
        <w:t xml:space="preserve"> מיד הקדש.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'</w:t>
      </w:r>
      <w:ins w:id="90583" w:author="Claude - סמנטי" w:date="2026-10-11T12:14:28Z">
        <w:r>
          <w:rPr>
            <w:rStyle w:val="afffff0"/>
            <w:rtl/>
          </w:rPr>
          <w:t xml:space="preserve">לְדוֹרוֹתָיו</w:t>
        </w:r>
      </w:ins>
      <w:del w:id="90584" w:author="Claude - סמנטי" w:date="2026-10-11T12:14:28Z">
        <w:r>
          <w:rPr>
            <w:rtl/>
          </w:rPr>
          <w:delText xml:space="preserve">לדורותיו</w:delText>
        </w:r>
      </w:del>
      <w:r>
        <w:rPr>
          <w:rFonts w:hint="cs"/>
          <w:rtl/>
        </w:rPr>
        <w:t>'</w:t>
      </w:r>
      <w:r>
        <w:rPr>
          <w:rtl/>
        </w:rPr>
        <w:t>, יצא הקדש שאין לו דורות.</w:t>
      </w:r>
    </w:p>
    <w:p w:rsidR="00E403F0" w:rsidRPr="00AD695E" w:rsidRDefault="00E403F0" w:rsidP="00E403F0">
      <w:pPr>
        <w:rPr>
          <w:rtl/>
        </w:rPr>
      </w:pPr>
      <w:r w:rsidRPr="00A757C8">
        <w:rPr>
          <w:rFonts w:hint="cs"/>
          <w:rtl/>
        </w:rPr>
        <w:t>'</w:t>
      </w:r>
      <w:ins w:id="90585" w:author="Claude - סמנטי" w:date="2026-10-11T12:14:28Z">
        <w:r>
          <w:rPr>
            <w:rStyle w:val="afffff0"/>
            <w:rtl/>
          </w:rPr>
          <w:t xml:space="preserve">לֹא יֵצֵא בַּיּוֹבֵל</w:t>
        </w:r>
      </w:ins>
      <w:del w:id="90586" w:author="Claude - סמנטי" w:date="2026-10-11T12:14:28Z">
        <w:r w:rsidRPr="00A757C8">
          <w:rPr>
            <w:rtl/>
          </w:rPr>
          <w:delText xml:space="preserve">לא יצא ביובל</w:delText>
        </w:r>
      </w:del>
      <w:r w:rsidRPr="00A757C8">
        <w:rPr>
          <w:rFonts w:hint="cs"/>
          <w:rtl/>
        </w:rPr>
        <w:t>'</w:t>
      </w:r>
      <w:r w:rsidRPr="00A757C8">
        <w:rPr>
          <w:rtl/>
        </w:rPr>
        <w:t xml:space="preserve"> </w:t>
      </w:r>
      <w:r w:rsidRPr="00A757C8">
        <w:rPr>
          <w:rFonts w:hint="cs"/>
          <w:rtl/>
        </w:rPr>
        <w:t>-</w:t>
      </w:r>
      <w:r w:rsidRPr="00A757C8">
        <w:rPr>
          <w:rtl/>
        </w:rPr>
        <w:t xml:space="preserve"> למוכר בית בבתי ערי חומה ופגע בו יובל בתוך שנתו, </w:t>
      </w:r>
      <w:r w:rsidRPr="00A757C8">
        <w:rPr>
          <w:rtl/>
        </w:rPr>
        <w:t xml:space="preserve">סד"א</w:t>
      </w:r>
      <w:r w:rsidRPr="00A757C8">
        <w:rPr>
          <w:rtl/>
        </w:rPr>
        <w:t xml:space="preserve"> ליפוק ביובל, </w:t>
      </w:r>
      <w:r w:rsidRPr="00A757C8">
        <w:rPr>
          <w:rtl/>
        </w:rPr>
        <w:t xml:space="preserve">קמ"ל</w:t>
      </w:r>
      <w:r w:rsidRPr="00A757C8">
        <w:rPr>
          <w:rFonts w:hint="cs"/>
          <w:rtl/>
        </w:rPr>
        <w:t xml:space="preserve"> דלא 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72" w:author="קלוד" w:date="2026-10-11T09:07:13Z"/>
        </w:rPr>
      </w:pPr>
      <w:ins w:id="20271" w:author="קלוד" w:date="2026-10-11T09:07:13Z">
        <w:r>
          <w:t xml:space="preserve">משנה ד</w:t>
        </w:r>
      </w:ins>
    </w:p>
    <w:p w:rsidR="00E403F0" w:rsidRPr="00D65BEC" w:rsidRDefault="00E403F0" w:rsidP="00E403F0">
      <w:pPr>
        <w:pStyle w:val="afff9"/>
        <w:rPr>
          <w:del w:id="20168" w:author="קלוד" w:date="2026-10-11T09:07:13Z"/>
          <w:rtl/>
        </w:rPr>
      </w:pPr>
      <w:del w:id="20167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46" w:author="קלוד" w:date="2026-10-11T12:09:42Z">
          <w:pPr>
            <w:pStyle w:val="afff9"/>
          </w:pPr>
        </w:pPrChange>
      </w:pPr>
      <w:r w:rsidRPr="00D65BEC">
        <w:rPr>
          <w:rtl/>
        </w:rPr>
        <w:t>בראשונה היה נטמן יום שנים עשר חודש, כדי שיהא חלוט לו.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התקין הלל שיהא חולש מעותיו ללשכה, ויהא שובר את הדלת ונכנס, אימתי שירצה הלז יבא ויטול את מעותיו.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021" w:author="קלוד" w:date="2026-10-11T12:18:15Z"/>
        </w:rPr>
      </w:pPr>
      <w:ins w:id="90022" w:author="קלוד" w:date="2026-10-11T12:18:15Z">
        <w:r>
          <w:rPr>
            <w:color w:val="7B3F00"/>
          </w:rPr>
          <w:t xml:space="preserve">תקנת הלל - נתינה בעל כרחו</w:t>
        </w:r>
      </w:ins>
    </w:p>
    <w:p>
      <w:pPr>
        <w:pStyle w:val="38"/>
        <w:rPr>
          <w:ins w:id="94043" w:author="מנוע מכני" w:date="2026-10-11T12:04:39Z"/>
        </w:rPr>
      </w:pPr>
      <w:r>
        <w:t xml:space="preserve">רבא:</w:t>
      </w:r>
    </w:p>
    <w:p w:rsidR="00E403F0" w:rsidRPr="00AD695E" w:rsidRDefault="00E403F0" w:rsidP="00E403F0">
      <w:pPr>
        <w:rPr>
          <w:rtl/>
        </w:rPr>
      </w:pPr>
      <w:del w:id="9404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מתקנתו של הלל, </w:t>
      </w:r>
      <w:r>
        <w:rPr>
          <w:rtl/>
        </w:rPr>
        <w:t xml:space="preserve">הר"</w:t>
      </w:r>
      <w:r>
        <w:rPr>
          <w:rFonts w:hint="cs"/>
          <w:rtl/>
        </w:rPr>
        <w:t xml:space="preserve">ז</w:t>
      </w:r>
      <w:r>
        <w:rPr>
          <w:rFonts w:hint="cs"/>
          <w:rtl/>
        </w:rPr>
        <w:t xml:space="preserve"> גיטך</w:t>
      </w:r>
      <w:r>
        <w:rPr>
          <w:rtl/>
        </w:rPr>
        <w:t xml:space="preserve"> על מנת שתתני לי מאתים זוז ונתנה לו, מדעתו מגורשת, בע"</w:t>
      </w:r>
      <w:r>
        <w:rPr>
          <w:rFonts w:hint="cs"/>
          <w:rtl/>
        </w:rPr>
        <w:t xml:space="preserve">כ </w:t>
      </w:r>
      <w:r>
        <w:rPr>
          <w:rtl/>
        </w:rPr>
        <w:t xml:space="preserve">אינה מגורשת</w:t>
      </w:r>
      <w:ins w:id="91938" w:author="מנוע מכני" w:date="2026-10-11T12:04:39Z">
        <w:r>
          <w:rPr>
            <w:rtl/>
          </w:rPr>
          <w:t xml:space="preserve">,</w:t>
        </w:r>
      </w:ins>
      <w:del w:id="91939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לב.</w:t>
      </w:r>
    </w:p>
    <w:p w:rsidR="00E403F0" w:rsidRPr="00DC5F70" w:rsidRDefault="00E403F0" w:rsidP="00E403F0">
      <w:pPr>
        <w:rPr>
          <w:spacing w:val="-4"/>
          <w:rtl/>
        </w:rPr>
      </w:pPr>
      <w:r w:rsidRPr="00DC5F70">
        <w:rPr>
          <w:spacing w:val="-4"/>
          <w:rtl/>
        </w:rPr>
        <w:t xml:space="preserve">מדאיצטריך להלל לתקוני נתינה בעל כרחו הויא נתינה, הא </w:t>
      </w:r>
      <w:ins w:id="91456" w:author="מנוע מכני" w:date="2026-10-11T12:04:39Z">
        <w:r>
          <w:rPr>
            <w:spacing w:val="-4"/>
            <w:rtl/>
          </w:rPr>
          <w:t xml:space="preserve">סתם</w:t>
        </w:r>
      </w:ins>
      <w:del w:id="91457" w:author="מנוע מכני" w:date="2026-10-11T12:04:39Z">
        <w:r w:rsidRPr="00DC5F70">
          <w:rPr>
            <w:spacing w:val="-4"/>
            <w:rtl/>
          </w:rPr>
          <w:delText xml:space="preserve">בעלמא</w:delText>
        </w:r>
      </w:del>
      <w:r w:rsidRPr="00DC5F70">
        <w:rPr>
          <w:spacing w:val="-4"/>
          <w:rtl/>
        </w:rPr>
        <w:t xml:space="preserve"> נתינה בעל כרחו </w:t>
      </w:r>
      <w:r w:rsidRPr="00DC5F70">
        <w:rPr>
          <w:spacing w:val="-4"/>
          <w:rtl/>
        </w:rPr>
        <w:t xml:space="preserve">לא</w:t>
      </w:r>
      <w:r w:rsidRPr="00DC5F70">
        <w:rPr>
          <w:spacing w:val="-4"/>
          <w:rtl/>
        </w:rPr>
        <w:t xml:space="preserve"> הויא נתינה.</w:t>
      </w:r>
    </w:p>
    <w:p>
      <w:pPr>
        <w:pStyle w:val="38"/>
        <w:rPr>
          <w:ins w:id="94045" w:author="מנוע מכני" w:date="2026-10-11T12:04:39Z"/>
        </w:rPr>
      </w:pPr>
      <w:r w:rsidRPr="00A757C8">
        <w:t xml:space="preserve">מתקיף </w:t>
      </w:r>
      <w:r w:rsidRPr="00A757C8">
        <w:t>ר</w:t>
      </w:r>
      <w:r w:rsidRPr="00A757C8">
        <w:t>"</w:t>
      </w:r>
      <w:r w:rsidRPr="00A757C8">
        <w:t>פ [ר</w:t>
      </w:r>
      <w:r w:rsidRPr="00A757C8">
        <w:t>"</w:t>
      </w:r>
      <w:r w:rsidRPr="00A757C8">
        <w:t>א]</w:t>
      </w:r>
      <w:r w:rsidRPr="00A757C8">
        <w:t xml:space="preserve">:</w:t>
      </w:r>
    </w:p>
    <w:p w:rsidR="00E403F0" w:rsidRPr="00AD695E" w:rsidRDefault="00E403F0" w:rsidP="00E403F0">
      <w:pPr>
        <w:rPr>
          <w:rtl/>
        </w:rPr>
      </w:pPr>
      <w:del w:id="94046" w:author="מנוע מכני" w:date="2026-10-11T12:04:39Z">
        <w:r w:rsidRPr="00A757C8">
          <w:rPr>
            <w:rtl/>
          </w:rPr>
          <w:delText xml:space="preserve"> </w:delText>
        </w:r>
      </w:del>
      <w:ins w:id="91458" w:author="מנוע מכני" w:date="2026-10-11T12:04:39Z">
        <w:r>
          <w:rPr>
            <w:rtl/>
          </w:rPr>
          <w:t xml:space="preserve">ושמא</w:t>
        </w:r>
      </w:ins>
      <w:del w:id="91459" w:author="מנוע מכני" w:date="2026-10-11T12:04:39Z">
        <w:r w:rsidRPr="00A757C8">
          <w:rPr>
            <w:rtl/>
          </w:rPr>
          <w:delText xml:space="preserve">ודילמא</w:delText>
        </w:r>
      </w:del>
      <w:r w:rsidRPr="00A757C8">
        <w:rPr>
          <w:rtl/>
        </w:rPr>
        <w:t xml:space="preserve"> </w:t>
      </w:r>
      <w:r w:rsidRPr="00A757C8">
        <w:rPr>
          <w:rFonts w:hint="cs"/>
          <w:rtl/>
        </w:rPr>
        <w:t xml:space="preserve">מה שצריך להלל </w:t>
      </w:r>
      <w:r w:rsidRPr="00A757C8">
        <w:rPr>
          <w:rtl/>
        </w:rPr>
        <w:t>לתקוני שלא בפניו, אבל בפניו בין מדעתו בין בע"</w:t>
      </w:r>
      <w:r w:rsidRPr="00A757C8">
        <w:rPr>
          <w:rFonts w:hint="cs"/>
          <w:rtl/>
        </w:rPr>
        <w:t>כ</w:t>
      </w:r>
      <w:r w:rsidRPr="00A757C8">
        <w:rPr>
          <w:rtl/>
        </w:rPr>
        <w:t xml:space="preserve"> הוא מתנה</w:t>
      </w:r>
    </w:p>
    <w:p>
      <w:pPr>
        <w:pStyle w:val="38"/>
        <w:rPr>
          <w:ins w:id="94047" w:author="מנוע מכני" w:date="2026-10-11T12:04:39Z"/>
        </w:rPr>
      </w:pPr>
      <w:r w:rsidRPr="00217260">
        <w:t>א</w:t>
      </w:r>
      <w:r w:rsidRPr="00217260">
        <w:t>"</w:t>
      </w:r>
      <w:r w:rsidRPr="00217260">
        <w:t xml:space="preserve">ד </w:t>
      </w:r>
      <w:r w:rsidRPr="00217260">
        <w:t>רבא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4048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מתקנתו של הלל, </w:t>
      </w:r>
      <w:r>
        <w:rPr>
          <w:rtl/>
        </w:rPr>
        <w:t xml:space="preserve">הר"</w:t>
      </w:r>
      <w:r>
        <w:rPr>
          <w:rFonts w:hint="cs"/>
          <w:rtl/>
        </w:rPr>
        <w:t>ז</w:t>
      </w:r>
      <w:r>
        <w:rPr>
          <w:rtl/>
        </w:rPr>
        <w:t xml:space="preserve"> גיטיך על מנת שתתני לי מאתים זוז ונתנה לו, בין מדעתו בין בעל כרחו הויא נתינה</w:t>
      </w:r>
      <w:ins w:id="91940" w:author="מנוע מכני" w:date="2026-10-11T12:04:39Z">
        <w:r>
          <w:rPr>
            <w:rtl/>
          </w:rPr>
          <w:t xml:space="preserve">,</w:t>
        </w:r>
      </w:ins>
      <w:del w:id="91941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וכי </w:t>
      </w:r>
      <w:ins w:id="92838" w:author="מנוע מכני" w:date="2026-10-11T12:04:39Z">
        <w:r>
          <w:rPr>
            <w:rtl/>
          </w:rPr>
          <w:t xml:space="preserve">הוצרך</w:t>
        </w:r>
      </w:ins>
      <w:del w:id="92839" w:author="מנוע מכני" w:date="2026-10-11T12:04:39Z">
        <w:r>
          <w:rPr>
            <w:rtl/>
          </w:rPr>
          <w:delText xml:space="preserve">איצטריך</w:delText>
        </w:r>
      </w:del>
      <w:r>
        <w:rPr>
          <w:rtl/>
        </w:rPr>
        <w:t xml:space="preserve"> להלל לתקוני - שלא בפניו, אבל בפניו - בין מדעתו בין בעל כרחו הויא נתינה.</w:t>
      </w:r>
    </w:p>
    <w:p>
      <w:pPr>
        <w:pStyle w:val="38"/>
        <w:rPr>
          <w:ins w:id="94049" w:author="מנוע מכני" w:date="2026-10-11T12:04:39Z"/>
        </w:rPr>
      </w:pPr>
      <w:r>
        <w:t xml:space="preserve">מתקיף </w:t>
      </w:r>
      <w:r>
        <w:t>ר</w:t>
      </w:r>
      <w:r>
        <w:t>"</w:t>
      </w:r>
      <w:r>
        <w:t>פ [רשב</w:t>
      </w:r>
      <w:r>
        <w:t>"</w:t>
      </w:r>
      <w:r>
        <w:t>א]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4050" w:author="מנוע מכני" w:date="2026-10-11T12:04:39Z">
        <w:r>
          <w:rPr>
            <w:rtl/>
          </w:rPr>
          <w:delText xml:space="preserve"> </w:delText>
        </w:r>
      </w:del>
      <w:ins w:id="91460" w:author="מנוע מכני" w:date="2026-10-11T12:04:39Z">
        <w:r>
          <w:rPr>
            <w:rtl/>
          </w:rPr>
          <w:t xml:space="preserve">ושמא</w:t>
        </w:r>
      </w:ins>
      <w:del w:id="91461" w:author="מנוע מכני" w:date="2026-10-11T12:04:39Z">
        <w:r>
          <w:rPr>
            <w:rtl/>
          </w:rPr>
          <w:delText xml:space="preserve">ודילמא</w:delText>
        </w:r>
      </w:del>
      <w:r>
        <w:rPr>
          <w:rtl/>
        </w:rPr>
        <w:t xml:space="preserve"> בין בפניו בין שלא בפניו מדעתו אין, בעל כרחו </w:t>
      </w:r>
      <w:r>
        <w:rPr>
          <w:rtl/>
        </w:rPr>
        <w:t xml:space="preserve">לא</w:t>
      </w:r>
      <w:r>
        <w:rPr>
          <w:rtl/>
        </w:rPr>
        <w:t xml:space="preserve"> והלל </w:t>
      </w:r>
      <w:ins w:id="91464" w:author="מנוע מכני" w:date="2026-10-11T12:04:39Z">
        <w:r>
          <w:rPr>
            <w:rtl/>
          </w:rPr>
          <w:t xml:space="preserve">מה</w:t>
        </w:r>
      </w:ins>
      <w:del w:id="91465" w:author="מנוע מכני" w:date="2026-10-11T12:04:39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2840" w:author="מנוע מכני" w:date="2026-10-11T12:04:39Z">
        <w:ins w:id="90165" w:author="Claude - סמנטי" w:date="2026-10-11T12:14:28Z">
          <w:r>
            <w:rPr>
              <w:rtl/>
            </w:rPr>
            <w:t xml:space="preserve">שהוצרך</w:t>
          </w:r>
        </w:ins>
        <w:del w:id="90166" w:author="Claude - סמנטי" w:date="2026-10-11T12:14:28Z">
          <w:r>
            <w:rPr>
              <w:rtl/>
            </w:rPr>
            <w:delText xml:space="preserve">דהוצרך</w:delText>
          </w:r>
        </w:del>
      </w:ins>
      <w:del w:id="92841" w:author="מנוע מכני" w:date="2026-10-11T12:04:39Z">
        <w:r>
          <w:rPr>
            <w:rtl/>
          </w:rPr>
          <w:delText xml:space="preserve">דאיצטריך</w:delText>
        </w:r>
      </w:del>
      <w:r>
        <w:rPr>
          <w:rtl/>
        </w:rPr>
        <w:t xml:space="preserve"> </w:t>
      </w:r>
      <w:ins w:id="91462" w:author="מנוע מכני" w:date="2026-10-11T12:04:39Z">
        <w:r>
          <w:rPr>
            <w:rtl/>
          </w:rPr>
          <w:t xml:space="preserve">לו</w:t>
        </w:r>
      </w:ins>
      <w:del w:id="91463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תקין.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74" w:author="קלוד" w:date="2026-10-11T09:07:13Z"/>
        </w:rPr>
      </w:pPr>
      <w:ins w:id="20273" w:author="קלוד" w:date="2026-10-11T09:07:13Z">
        <w:r>
          <w:t xml:space="preserve">משנה ה</w:t>
        </w:r>
      </w:ins>
    </w:p>
    <w:p w:rsidR="00E403F0" w:rsidRPr="00D65BEC" w:rsidRDefault="00E403F0" w:rsidP="00E403F0">
      <w:pPr>
        <w:pStyle w:val="afff9"/>
        <w:rPr>
          <w:del w:id="20170" w:author="קלוד" w:date="2026-10-11T09:07:13Z"/>
          <w:rtl/>
        </w:rPr>
      </w:pPr>
      <w:del w:id="20169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47" w:author="קלוד" w:date="2026-10-11T12:09:42Z">
          <w:pPr>
            <w:pStyle w:val="afff9"/>
          </w:pPr>
        </w:pPrChange>
      </w:pPr>
      <w:r w:rsidRPr="00D65BEC">
        <w:rPr>
          <w:rtl/>
        </w:rPr>
        <w:t>כל שהוא לפנים מן החומה הרי הוא כבתי ערי חומה, חוץ מן השדות;</w:t>
      </w:r>
    </w:p>
    <w:p w:rsidR="00E403F0" w:rsidRPr="00D65BEC" w:rsidRDefault="00E403F0" w:rsidP="00E403F0">
      <w:pPr>
        <w:pStyle w:val="afff9"/>
        <w:rPr>
          <w:rtl/>
        </w:rPr>
      </w:pPr>
      <w:r>
        <w:rPr>
          <w:rStyle w:val="TanaimMishna"/>
          <w:rtl/>
          <w:rPrChange w:id="95282" w:author="Claude" w:date="2026-10-11T09:08:00Z">
            <w:rPr>
              <w:rtl/>
            </w:rPr>
          </w:rPrChange>
        </w:rPr>
        <w:t xml:space="preserve">ר' מאיר</w:t>
      </w:r>
      <w:r>
        <w:rPr>
          <w:rtl/>
        </w:rPr>
        <w:t xml:space="preserve"> אומר</w:t>
      </w:r>
      <w:r>
        <w:rPr>
          <w:rStyle w:val="TanaimMishna"/>
          <w:rtl/>
          <w:rPrChange w:id="95283" w:author="Claude" w:date="2026-10-11T09:08:00Z">
            <w:rPr>
              <w:rtl/>
            </w:rPr>
          </w:rPrChange>
        </w:rPr>
        <w:t xml:space="preserve">:</w:t>
      </w:r>
      <w:r>
        <w:rPr>
          <w:rtl/>
        </w:rPr>
        <w:t xml:space="preserve"> אף השדות.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lastRenderedPageBreak/>
        <w:t xml:space="preserve">בית הבנוי בחומה </w:t>
      </w:r>
      <w:r>
        <w:rPr>
          <w:rStyle w:val="TanaimMishna"/>
          <w:rFonts w:hint="cs"/>
          <w:rtl/>
          <w:rPrChange w:id="95284" w:author="Claude" w:date="2026-10-11T09:08:00Z">
            <w:rPr>
              <w:rFonts w:hint="cs"/>
              <w:rtl/>
            </w:rPr>
          </w:rPrChange>
        </w:rPr>
        <w:t xml:space="preserve">ר</w:t>
      </w:r>
      <w:r>
        <w:rPr>
          <w:rStyle w:val="TanaimMishna"/>
          <w:rtl/>
          <w:rPrChange w:id="95285" w:author="Claude" w:date="2026-10-11T09:08:00Z">
            <w:rPr>
              <w:rtl/>
            </w:rPr>
          </w:rPrChange>
        </w:rPr>
        <w:t xml:space="preserve">"</w:t>
      </w:r>
      <w:r>
        <w:rPr>
          <w:rStyle w:val="TanaimMishna"/>
          <w:rFonts w:hint="cs"/>
          <w:rtl/>
          <w:rPrChange w:id="95286" w:author="Claude" w:date="2026-10-11T09:08:00Z">
            <w:rPr>
              <w:rFonts w:hint="cs"/>
              <w:rtl/>
            </w:rPr>
          </w:rPrChange>
        </w:rPr>
        <w:t xml:space="preserve">י</w:t>
      </w:r>
      <w:r>
        <w:rPr>
          <w:rtl/>
        </w:rPr>
        <w:t xml:space="preserve"> אומר</w:t>
      </w:r>
      <w:r>
        <w:rPr>
          <w:rStyle w:val="TanaimMishna"/>
          <w:rtl/>
          <w:rPrChange w:id="95287" w:author="Claude" w:date="2026-10-11T09:08:00Z">
            <w:rPr>
              <w:rtl/>
            </w:rPr>
          </w:rPrChange>
        </w:rPr>
        <w:t xml:space="preserve">:</w:t>
      </w:r>
      <w:r>
        <w:rPr>
          <w:rtl/>
        </w:rPr>
        <w:t xml:space="preserve"> אינו כבתי ערי חומה,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ab/>
      </w:r>
      <w:r w:rsidRPr="00D65BEC">
        <w:rPr>
          <w:rtl/>
        </w:rPr>
        <w:tab/>
      </w:r>
      <w:r w:rsidRPr="00D65BEC">
        <w:rPr>
          <w:rtl/>
        </w:rPr>
        <w:tab/>
      </w:r>
      <w:r>
        <w:rPr>
          <w:rtl/>
        </w:rPr>
        <w:t xml:space="preserve">	</w:t>
      </w:r>
      <w:r>
        <w:rPr>
          <w:rStyle w:val="TanaimMishna"/>
          <w:rtl/>
          <w:rPrChange w:id="95288" w:author="Claude" w:date="2026-10-11T09:08:00Z">
            <w:rPr>
              <w:rtl/>
            </w:rPr>
          </w:rPrChange>
        </w:rPr>
        <w:t xml:space="preserve">ר"ש</w:t>
      </w:r>
      <w:r>
        <w:rPr>
          <w:rtl/>
        </w:rPr>
        <w:t xml:space="preserve"> אומר</w:t>
      </w:r>
      <w:r>
        <w:rPr>
          <w:rStyle w:val="TanaimMishna"/>
          <w:rtl/>
          <w:rPrChange w:id="95289" w:author="Claude" w:date="2026-10-11T09:08:00Z">
            <w:rPr>
              <w:rtl/>
            </w:rPr>
          </w:rPrChange>
        </w:rPr>
        <w:t xml:space="preserve">:</w:t>
      </w:r>
      <w:r>
        <w:rPr>
          <w:rtl/>
        </w:rPr>
        <w:t xml:space="preserve"> כותל החיצון היא חומתו.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019" w:author="קלוד" w:date="2026-10-11T12:18:15Z"/>
        </w:rPr>
      </w:pPr>
      <w:ins w:id="90020" w:author="קלוד" w:date="2026-10-11T12:18:15Z">
        <w:r>
          <w:rPr>
            <w:color w:val="7B3F00"/>
          </w:rPr>
          <w:t xml:space="preserve">'בית אשר בעיר' - ריבוי בתי בדים ושדות</w:t>
        </w:r>
      </w:ins>
    </w:p>
    <w:p>
      <w:pPr>
        <w:pStyle w:val="38"/>
        <w:rPr>
          <w:ins w:id="94051" w:author="מנוע מכני" w:date="2026-10-11T12:04:39Z"/>
        </w:rPr>
      </w:pPr>
      <w:r w:rsidRPr="00217260">
        <w:t>ת"ר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4052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>
        <w:rPr>
          <w:rStyle w:val="afffff0"/>
          <w:rtl/>
        </w:rPr>
        <w:t>בית</w:t>
      </w:r>
      <w:r>
        <w:rPr>
          <w:rFonts w:hint="cs"/>
          <w:rtl/>
        </w:rPr>
        <w:t>'</w:t>
      </w:r>
      <w:r>
        <w:rPr>
          <w:rtl/>
        </w:rPr>
        <w:t xml:space="preserve"> - אין לי אלא בית</w:t>
      </w:r>
      <w:ins w:id="91942" w:author="מנוע מכני" w:date="2026-10-11T12:04:39Z">
        <w:r>
          <w:rPr>
            <w:rtl/>
          </w:rPr>
          <w:t xml:space="preserve">,</w:t>
        </w:r>
      </w:ins>
      <w:del w:id="91943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מנין לרבות בתי בדים ובתי מרחצאות, ומגדלות, ושובכין, ובורות ושיחין ומערות? </w:t>
      </w:r>
    </w:p>
    <w:p>
      <w:pPr>
        <w:pStyle w:val="38"/>
        <w:rPr>
          <w:ins w:id="94053" w:author="מנוע מכני" w:date="2026-10-11T12:04:39Z"/>
        </w:rPr>
      </w:pPr>
      <w:r>
        <w:t xml:space="preserve">- </w:t>
      </w:r>
      <w:r>
        <w:t xml:space="preserve">ת"ל</w:t>
      </w:r>
      <w:r>
        <w:t xml:space="preserve">:</w:t>
      </w:r>
    </w:p>
    <w:p w:rsidR="00E403F0" w:rsidRPr="00AD695E" w:rsidRDefault="00E403F0" w:rsidP="00E403F0">
      <w:pPr>
        <w:pStyle w:val="affffb"/>
        <w:rPr>
          <w:rtl/>
        </w:rPr>
      </w:pPr>
      <w:del w:id="94054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587" w:author="Claude - סמנטי" w:date="2026-10-11T12:14:28Z">
        <w:r>
          <w:rPr>
            <w:rStyle w:val="afffff0"/>
            <w:rtl/>
          </w:rPr>
          <w:t xml:space="preserve">אֲשֶׁר בָּעִיר</w:t>
        </w:r>
      </w:ins>
      <w:del w:id="90588" w:author="Claude - סמנטי" w:date="2026-10-11T12:14:28Z">
        <w:r>
          <w:rPr>
            <w:rtl/>
          </w:rPr>
          <w:delText xml:space="preserve">אשר בעיר</w:delText>
        </w:r>
      </w:del>
      <w:r>
        <w:rPr>
          <w:rFonts w:hint="cs"/>
          <w:rtl/>
        </w:rPr>
        <w:t>'</w:t>
      </w:r>
      <w:r>
        <w:rPr>
          <w:rtl/>
        </w:rPr>
        <w:t xml:space="preserve">, יכול שאני </w:t>
      </w:r>
      <w:r>
        <w:rPr>
          <w:rStyle w:val="2fb"/>
          <w:rtl/>
        </w:rPr>
        <w:t xml:space="preserve">מרבה</w:t>
      </w:r>
      <w:r>
        <w:rPr>
          <w:rtl/>
        </w:rPr>
        <w:t xml:space="preserve"> אף השדות? </w:t>
      </w:r>
      <w:r>
        <w:rPr>
          <w:rtl/>
        </w:rPr>
        <w:t xml:space="preserve">ת"ל</w:t>
      </w:r>
      <w:r>
        <w:rPr>
          <w:rtl/>
        </w:rPr>
        <w:t xml:space="preserve">: </w:t>
      </w:r>
      <w:r>
        <w:rPr>
          <w:rFonts w:hint="cs"/>
          <w:rtl/>
        </w:rPr>
        <w:t>'</w:t>
      </w:r>
      <w:r>
        <w:rPr>
          <w:rStyle w:val="afffff0"/>
          <w:rtl/>
        </w:rPr>
        <w:t>בית</w:t>
      </w:r>
      <w:r>
        <w:rPr>
          <w:rFonts w:hint="cs"/>
          <w:rtl/>
        </w:rPr>
        <w:t>'</w:t>
      </w:r>
      <w:r>
        <w:rPr>
          <w:rtl/>
        </w:rPr>
        <w:t xml:space="preserve">, דברי </w:t>
      </w:r>
      <w:ins w:id="90176" w:author="מנוע מכני" w:date="2026-10-11T12:04:39Z">
        <w:r>
          <w:rPr>
            <w:rStyle w:val="2fb"/>
            <w:rtl/>
          </w:rPr>
          <w:t xml:space="preserve">ר"י</w:t>
        </w:r>
      </w:ins>
      <w:del w:id="90177" w:author="מנוע מכני" w:date="2026-10-11T12:04:39Z">
        <w:r>
          <w:rPr>
            <w:rtl/>
          </w:rPr>
          <w:delText xml:space="preserve">רבי יהודה</w:delText>
        </w:r>
      </w:del>
      <w:ins w:id="91944" w:author="מנוע מכני" w:date="2026-10-11T12:04:39Z">
        <w:r>
          <w:rPr>
            <w:rtl/>
          </w:rPr>
          <w:t xml:space="preserve">,</w:t>
        </w:r>
      </w:ins>
      <w:del w:id="91945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4055" w:author="מנוע מכני" w:date="2026-10-11T12:04:39Z"/>
        </w:rPr>
      </w:pPr>
      <w:r>
        <w:t xml:space="preserve">ר"מ</w:t>
      </w:r>
      <w:del w:id="94215" w:author="מנוע מכני" w:date="2026-10-11T12:04:39Z">
        <w:r>
          <w:delText xml:space="preserve"> אומר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4056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בית - אין לי אלא בית</w:t>
      </w:r>
      <w:ins w:id="91946" w:author="מנוע מכני" w:date="2026-10-11T12:04:39Z">
        <w:r>
          <w:rPr>
            <w:rtl/>
          </w:rPr>
          <w:t xml:space="preserve">,</w:t>
        </w:r>
      </w:ins>
      <w:del w:id="91947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מנין לרבות בתי בדים ובתי מרחצאות, ומגדלות ושובכין, ובורות שיחין ומערות, </w:t>
      </w:r>
      <w:ins w:id="90178" w:author="מנוע מכני" w:date="2026-10-11T12:04:39Z">
        <w:r>
          <w:rPr>
            <w:rtl/>
          </w:rPr>
          <w:t xml:space="preserve">ואפי'</w:t>
        </w:r>
      </w:ins>
      <w:del w:id="90179" w:author="מנוע מכני" w:date="2026-10-11T12:04:39Z">
        <w:r>
          <w:rPr>
            <w:rtl/>
          </w:rPr>
          <w:delText xml:space="preserve">ואפילו</w:delText>
        </w:r>
      </w:del>
      <w:r>
        <w:rPr>
          <w:rtl/>
        </w:rPr>
        <w:t xml:space="preserve"> שדות? </w:t>
      </w:r>
      <w:r>
        <w:rPr>
          <w:rtl/>
        </w:rPr>
        <w:t xml:space="preserve">ת"ל</w:t>
      </w:r>
      <w:r>
        <w:rPr>
          <w:rtl/>
        </w:rPr>
        <w:t xml:space="preserve">: </w:t>
      </w:r>
      <w:r>
        <w:rPr>
          <w:rFonts w:hint="cs"/>
          <w:rtl/>
        </w:rPr>
        <w:t>'</w:t>
      </w:r>
      <w:r>
        <w:rPr>
          <w:rtl/>
        </w:rPr>
        <w:t>אשר בעיר</w:t>
      </w:r>
      <w:r>
        <w:rPr>
          <w:rFonts w:hint="cs"/>
          <w:rtl/>
        </w:rPr>
        <w:t>'</w:t>
      </w:r>
      <w:r>
        <w:rPr>
          <w:rtl/>
        </w:rPr>
        <w:t>.</w:t>
      </w:r>
    </w:p>
    <w:p>
      <w:pPr>
        <w:pStyle w:val="38"/>
        <w:rPr>
          <w:ins w:id="94057" w:author="מנוע מכני" w:date="2026-10-11T12:04:39Z"/>
        </w:rPr>
      </w:pPr>
      <w:r>
        <w:t>ו</w:t>
      </w:r>
      <w:r>
        <w:t>הך דכתיב בית אר</w:t>
      </w:r>
      <w:r>
        <w:t>"</w:t>
      </w:r>
      <w:r>
        <w:t>ח מר</w:t>
      </w:r>
      <w:r>
        <w:t>"</w:t>
      </w:r>
      <w:r>
        <w:t>ק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4058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חולסית ומצולה </w:t>
      </w:r>
      <w:ins w:id="90772" w:author="מנוע מכני" w:date="2026-10-11T12:04:39Z">
        <w:r>
          <w:rPr>
            <w:rtl/>
          </w:rPr>
          <w:t xml:space="preserve">יש</w:t>
        </w:r>
      </w:ins>
      <w:del w:id="90773" w:author="מנוע מכני" w:date="2026-10-11T12:04:39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0167" w:author="Claude - סמנטי" w:date="2026-10-11T12:14:28Z">
        <w:r>
          <w:rPr>
            <w:rtl/>
          </w:rPr>
          <w:t xml:space="preserve">ביניהם</w:t>
        </w:r>
      </w:ins>
      <w:del w:id="90168" w:author="Claude - סמנטי" w:date="2026-10-11T12:14:28Z">
        <w:r>
          <w:rPr>
            <w:rtl/>
          </w:rPr>
          <w:delText xml:space="preserve">בינייהו</w:delText>
        </w:r>
      </w:del>
      <w:r>
        <w:rPr>
          <w:rtl/>
        </w:rPr>
        <w:t xml:space="preserve">, </w:t>
      </w:r>
    </w:p>
    <w:p>
      <w:pPr>
        <w:pStyle w:val="38"/>
        <w:rPr>
          <w:ins w:id="94059" w:author="מנוע מכני" w:date="2026-10-11T12:04:39Z"/>
        </w:rPr>
      </w:pPr>
      <w:r>
        <w:t xml:space="preserve">והתניא:</w:t>
      </w:r>
    </w:p>
    <w:p w:rsidR="00E403F0" w:rsidRPr="00AD695E" w:rsidRDefault="00E403F0" w:rsidP="00E403F0">
      <w:pPr>
        <w:rPr>
          <w:rtl/>
        </w:rPr>
      </w:pPr>
      <w:del w:id="94060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חולסית ומצולה - </w:t>
      </w:r>
      <w:r>
        <w:rPr>
          <w:rStyle w:val="2fb"/>
          <w:rtl/>
        </w:rPr>
        <w:t xml:space="preserve">ר"מ</w:t>
      </w:r>
      <w:r>
        <w:rPr>
          <w:rtl/>
        </w:rPr>
        <w:t xml:space="preserve"> אומר: כבתים, ר' יהודה אומר: כשדות.</w:t>
      </w:r>
    </w:p>
    <w:p w:rsidR="00E403F0" w:rsidRPr="00AD695E" w:rsidRDefault="00E403F0" w:rsidP="00E403F0">
      <w:pPr>
        <w:jc w:val="center"/>
        <w:rPr>
          <w:del w:id="90108" w:author="מנוע עיצוב" w:date="2026-10-11T12:09:26Z"/>
          <w:rtl/>
        </w:rPr>
      </w:pPr>
      <w:del w:id="90107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76" w:author="קלוד" w:date="2026-10-11T09:07:13Z">
          <w:pPr>
            <w:pStyle w:val="affff1"/>
            <w:rPr>
              <w:rtl/>
            </w:rPr>
          </w:pPr>
        </w:pPrChange>
      </w:pPr>
      <w:ins w:id="9859" w:author="מספור קטעי משנה" w:date="2026-10-11T09:19:26Z">
        <w:r>
          <w:rPr>
            <w:rStyle w:val="MisparKeta"/>
          </w:rPr>
          <w:t xml:space="preserve">א. </w:t>
        </w:r>
      </w:ins>
      <w:r>
        <w:rPr>
          <w:rtl/>
        </w:rPr>
        <w:t>בית הבנוי בחומה - ר' יהודה אומר: אינו כבתי ערי חומה [וכו'].</w:t>
      </w:r>
    </w:p>
    <w:p>
      <w:pPr>
        <w:pStyle w:val="38"/>
        <w:rPr>
          <w:ins w:id="94061" w:author="מנוע מכני" w:date="2026-10-11T12:04:39Z"/>
        </w:rPr>
      </w:pPr>
      <w:r w:rsidRPr="00A757C8">
        <w:t>ארי</w:t>
      </w:r>
      <w:r w:rsidRPr="00A757C8">
        <w:t>"</w:t>
      </w:r>
      <w:r w:rsidRPr="00A757C8">
        <w:t xml:space="preserve">ו:</w:t>
      </w:r>
    </w:p>
    <w:p w:rsidR="00E403F0" w:rsidRPr="00AD695E" w:rsidRDefault="00E403F0" w:rsidP="00E403F0">
      <w:pPr>
        <w:rPr>
          <w:rtl/>
        </w:rPr>
      </w:pPr>
      <w:del w:id="94062" w:author="מנוע מכני" w:date="2026-10-11T12:04:39Z">
        <w:r w:rsidRPr="00A757C8">
          <w:rPr>
            <w:rFonts w:hint="cs"/>
            <w:rtl/>
          </w:rPr>
          <w:delText xml:space="preserve"> </w:delText>
        </w:r>
      </w:del>
      <w:r w:rsidRPr="00A757C8">
        <w:rPr>
          <w:rtl/>
        </w:rPr>
        <w:t xml:space="preserve">ושניהם מקרא אחד דרשו: </w:t>
      </w:r>
      <w:r w:rsidRPr="00A757C8">
        <w:rPr>
          <w:rFonts w:hint="cs"/>
          <w:rtl/>
        </w:rPr>
        <w:t>'</w:t>
      </w:r>
      <w:r w:rsidRPr="00A757C8">
        <w:rPr>
          <w:rStyle w:val="afffff0"/>
          <w:rtl/>
        </w:rPr>
        <w:t>ותורידם בחבל בעד החלון כי ביתה בקיר החומה ובחומה היא יושבת</w:t>
      </w:r>
      <w:r w:rsidRPr="00A757C8">
        <w:rPr>
          <w:rFonts w:hint="cs"/>
          <w:rtl/>
        </w:rPr>
        <w:t>'</w:t>
      </w:r>
    </w:p>
    <w:p>
      <w:pPr>
        <w:pStyle w:val="38"/>
        <w:rPr>
          <w:ins w:id="94063" w:author="מנוע מכני" w:date="2026-10-11T12:04:39Z"/>
        </w:rPr>
      </w:pPr>
      <w:r>
        <w:t>לר</w:t>
      </w:r>
      <w:r>
        <w:t>"</w:t>
      </w:r>
      <w:r>
        <w:t>ש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406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כ</w:t>
      </w:r>
      <w:ins w:id="92406" w:author="מנוע מכני" w:date="2026-10-11T12:04:39Z">
        <w:r>
          <w:rPr>
            <w:rtl/>
          </w:rPr>
          <w:t xml:space="preserve">פשט הכתוב</w:t>
        </w:r>
      </w:ins>
      <w:del w:id="92407" w:author="מנוע מכני" w:date="2026-10-11T12:04:39Z">
        <w:r>
          <w:rPr>
            <w:rtl/>
          </w:rPr>
          <w:delText xml:space="preserve">פשטיה דקרא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ו</w:t>
      </w:r>
      <w:r>
        <w:rPr>
          <w:rStyle w:val="2fb"/>
          <w:rFonts w:hint="cs"/>
          <w:rtl/>
        </w:rPr>
        <w:t>לר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י</w:t>
      </w:r>
      <w:r>
        <w:rPr>
          <w:rtl/>
        </w:rPr>
        <w:t>: בחומה היא יושבת, ולא בעיר חומה.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76" w:author="קלוד" w:date="2026-10-11T09:07:13Z"/>
        </w:rPr>
      </w:pPr>
      <w:ins w:id="20275" w:author="קלוד" w:date="2026-10-11T09:07:13Z">
        <w:r>
          <w:t xml:space="preserve">משנה ו</w:t>
        </w:r>
      </w:ins>
    </w:p>
    <w:p w:rsidR="00E403F0" w:rsidRPr="00D65BEC" w:rsidRDefault="00E403F0" w:rsidP="00E403F0">
      <w:pPr>
        <w:pStyle w:val="afff9"/>
        <w:rPr>
          <w:del w:id="20172" w:author="קלוד" w:date="2026-10-11T09:07:13Z"/>
          <w:rtl/>
        </w:rPr>
      </w:pPr>
      <w:del w:id="20171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AD695E" w:rsidRDefault="00E403F0" w:rsidP="00E403F0">
      <w:pPr>
        <w:pStyle w:val="afff9"/>
        <w:spacing w:before="120"/>
        <w:rPr>
          <w:rtl/>
        </w:rPr>
        <w:pPrChange w:id="90048" w:author="קלוד" w:date="2026-10-11T12:09:42Z">
          <w:pPr>
            <w:pStyle w:val="afff9"/>
          </w:pPr>
        </w:pPrChange>
      </w:pPr>
      <w:r>
        <w:rPr>
          <w:rtl/>
        </w:rPr>
        <w:t>עיר שגגותיה חומתה, ושאינה מוקפת חומה מימות יהושע בן נון אינה כבתי ערי חומה.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ואלו הן בתי ערי חומה: שלש חצרות של שני בתים מוקפת חומה מימות יהושע בן נון, כגון קצרה הישנה של ציפורי, וחקרה של גוש חלב, ויודפת הישנה, וגמלא, וגדוד, וחדיד, ואונה, וירושלים, וכן כיוצא בהן.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017" w:author="קלוד" w:date="2026-10-11T12:18:15Z"/>
        </w:rPr>
      </w:pPr>
      <w:ins w:id="90018" w:author="קלוד" w:date="2026-10-11T12:18:15Z">
        <w:r>
          <w:rPr>
            <w:color w:val="7B3F00"/>
          </w:rPr>
          <w:t xml:space="preserve">תנאי עיר מוקפת חומה - 'סביב' ו'אשר לא חומה'</w:t>
        </w:r>
      </w:ins>
    </w:p>
    <w:p>
      <w:pPr>
        <w:pStyle w:val="38"/>
        <w:rPr>
          <w:ins w:id="94065" w:author="מנוע מכני" w:date="2026-10-11T12:04:39Z"/>
        </w:rPr>
      </w:pPr>
      <w:r w:rsidRPr="00217260">
        <w:t>ת"ר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4066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חומה - ולא שור איגר, סביב - פרט לטבריה שימה חומתה</w:t>
      </w:r>
      <w:ins w:id="91948" w:author="מנוע מכני" w:date="2026-10-11T12:04:39Z">
        <w:r>
          <w:rPr>
            <w:rtl/>
          </w:rPr>
          <w:t xml:space="preserve">,</w:t>
        </w:r>
      </w:ins>
      <w:del w:id="91949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4067" w:author="מנוע מכני" w:date="2026-10-11T12:04:39Z"/>
        </w:rPr>
      </w:pPr>
      <w:ins w:id="90180" w:author="מנוע מכני" w:date="2026-10-11T12:04:39Z">
        <w:r>
          <w:t xml:space="preserve">ר"א</w:t>
        </w:r>
      </w:ins>
      <w:del w:id="90181" w:author="מנוע מכני" w:date="2026-10-11T12:04:39Z">
        <w:r>
          <w:delText xml:space="preserve">רבי אליעזר</w:delText>
        </w:r>
      </w:del>
      <w:r>
        <w:t xml:space="preserve"> בר יוסי</w:t>
      </w:r>
      <w:del w:id="94216" w:author="מנוע מכני" w:date="2026-10-11T12:04:39Z">
        <w:r>
          <w:delText xml:space="preserve"> אומר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4068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>
        <w:rPr>
          <w:rStyle w:val="afffff0"/>
          <w:rtl/>
        </w:rPr>
        <w:t>אשר לוא חומה</w:t>
      </w:r>
      <w:r>
        <w:rPr>
          <w:rFonts w:hint="cs"/>
          <w:rtl/>
        </w:rPr>
        <w:t>'</w:t>
      </w:r>
      <w:r>
        <w:rPr>
          <w:rtl/>
        </w:rPr>
        <w:t xml:space="preserve"> - אף על פי שאין לו עכשיו והיה לו קודם לכן.</w:t>
      </w:r>
    </w:p>
    <w:p w:rsidR="00E403F0" w:rsidRPr="00AD695E" w:rsidRDefault="00E403F0" w:rsidP="00E403F0">
      <w:pPr>
        <w:jc w:val="center"/>
        <w:rPr>
          <w:del w:id="90110" w:author="מנוע עיצוב" w:date="2026-10-11T12:09:26Z"/>
          <w:rtl/>
        </w:rPr>
      </w:pPr>
      <w:del w:id="90109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77" w:author="קלוד" w:date="2026-10-11T09:07:13Z">
          <w:pPr>
            <w:pStyle w:val="affff1"/>
            <w:rPr>
              <w:rtl/>
            </w:rPr>
          </w:pPr>
        </w:pPrChange>
      </w:pPr>
      <w:ins w:id="9860" w:author="מספור קטעי משנה" w:date="2026-10-11T09:19:26Z">
        <w:r>
          <w:rPr>
            <w:rStyle w:val="MisparKeta"/>
          </w:rPr>
          <w:t xml:space="preserve">ה. </w:t>
        </w:r>
      </w:ins>
      <w:r>
        <w:rPr>
          <w:rtl/>
        </w:rPr>
        <w:t>ואלו הן בתי ערי חומה כו'.</w:t>
      </w:r>
    </w:p>
    <w:p>
      <w:pPr>
        <w:pStyle w:val="38"/>
        <w:rPr>
          <w:ins w:id="94069" w:author="מנוע מכני" w:date="2026-10-11T12:04:39Z"/>
        </w:rPr>
      </w:pPr>
      <w:r>
        <w:t xml:space="preserve">תנא:</w:t>
      </w:r>
    </w:p>
    <w:p w:rsidR="00E403F0" w:rsidRPr="00AD695E" w:rsidRDefault="00E403F0" w:rsidP="00E403F0">
      <w:pPr>
        <w:rPr>
          <w:rtl/>
        </w:rPr>
      </w:pPr>
      <w:del w:id="94070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גמלא בגליל, וגדוד בעבר הירדן, וחדיד ואונה וירושלים ביהודה.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לב:</w:t>
      </w:r>
    </w:p>
    <w:p>
      <w:pPr>
        <w:pStyle w:val="38"/>
        <w:rPr>
          <w:ins w:id="94071" w:author="מנוע מכני" w:date="2026-10-11T12:04:39Z"/>
        </w:rPr>
      </w:pPr>
      <w:r>
        <w:t xml:space="preserve">אביי </w:t>
      </w:r>
      <w:r>
        <w:t xml:space="preserve">ה</w:t>
      </w:r>
      <w:r>
        <w:t>"</w:t>
      </w:r>
      <w:r>
        <w:t>ק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4072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עד גמלא בגליל, עד גדוד בעבר הירדן, וחדיד ואונו וירושלים ביהודה.</w:t>
      </w:r>
    </w:p>
    <w:p>
      <w:pPr>
        <w:pStyle w:val="38"/>
        <w:rPr>
          <w:ins w:id="94073" w:author="מנוע מכני" w:date="2026-10-11T12:04:39Z"/>
        </w:rPr>
      </w:pPr>
      <w:r>
        <w:t xml:space="preserve">רבא:</w:t>
      </w:r>
    </w:p>
    <w:p w:rsidR="00E403F0" w:rsidRPr="00AD695E" w:rsidRDefault="00E403F0" w:rsidP="00E403F0">
      <w:pPr>
        <w:rPr>
          <w:rtl/>
        </w:rPr>
      </w:pPr>
      <w:del w:id="9407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גמלא - בגליל, לאפוקי גמלא דשאר ארצות, גדוד - בעבר הירדן, לאפוקי גדוד דשאר ארצות, אינך דלא </w:t>
      </w:r>
      <w:ins w:id="90774" w:author="מנוע מכני" w:date="2026-10-11T12:04:39Z">
        <w:r>
          <w:rPr>
            <w:rtl/>
          </w:rPr>
          <w:t xml:space="preserve">יש</w:t>
        </w:r>
      </w:ins>
      <w:del w:id="90775" w:author="מנוע מכני" w:date="2026-10-11T12:04:39Z">
        <w:r>
          <w:rPr>
            <w:rtl/>
          </w:rPr>
          <w:delText xml:space="preserve">איכא</w:delText>
        </w:r>
      </w:del>
      <w:r>
        <w:rPr>
          <w:rtl/>
        </w:rPr>
        <w:t xml:space="preserve"> דכותייהו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2842" w:author="מנוע מכני" w:date="2026-10-11T12:04:39Z">
        <w:r>
          <w:rPr>
            <w:rtl/>
          </w:rPr>
          <w:t xml:space="preserve">הוצרך</w:t>
        </w:r>
      </w:ins>
      <w:del w:id="92843" w:author="מנוע מכני" w:date="2026-10-11T12:04:39Z">
        <w:r>
          <w:rPr>
            <w:rtl/>
          </w:rPr>
          <w:delText xml:space="preserve">איצטריך</w:delText>
        </w:r>
      </w:del>
      <w:r>
        <w:rPr>
          <w:rtl/>
        </w:rPr>
        <w:t xml:space="preserve"> </w:t>
      </w:r>
      <w:ins w:id="91466" w:author="מנוע מכני" w:date="2026-10-11T12:04:39Z">
        <w:r>
          <w:rPr>
            <w:rtl/>
          </w:rPr>
          <w:t xml:space="preserve">לו</w:t>
        </w:r>
      </w:ins>
      <w:del w:id="91467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  <w:r w:rsidRPr="00217260">
        <w:rPr>
          <w:b/>
          <w:bCs/>
          <w:rtl/>
        </w:rPr>
        <w:t>וירושלים</w:t>
      </w:r>
      <w:r>
        <w:rPr>
          <w:rFonts w:hint="cs"/>
          <w:rtl/>
        </w:rPr>
        <w:t>!</w:t>
      </w:r>
      <w:r>
        <w:rPr>
          <w:rtl/>
        </w:rPr>
        <w:t xml:space="preserve"> וה</w:t>
      </w:r>
      <w:r>
        <w:rPr>
          <w:rFonts w:hint="cs"/>
          <w:rtl/>
        </w:rPr>
        <w:t xml:space="preserve">ך </w:t>
      </w:r>
      <w:r>
        <w:rPr>
          <w:rFonts w:hint="cs"/>
          <w:rtl/>
        </w:rPr>
        <w:t xml:space="preserve">ד</w:t>
      </w:r>
      <w:r>
        <w:rPr>
          <w:rtl/>
        </w:rPr>
        <w:t xml:space="preserve">תניא</w:t>
      </w:r>
      <w:r>
        <w:rPr>
          <w:rtl/>
        </w:rPr>
        <w:t xml:space="preserve">: עשרה דברים נאמרו בירושלים, אין הבית חלוט בה! </w:t>
      </w:r>
    </w:p>
    <w:p>
      <w:pPr>
        <w:pStyle w:val="38"/>
        <w:rPr>
          <w:ins w:id="94075" w:author="מנוע מכני" w:date="2026-10-11T12:04:39Z"/>
        </w:rPr>
      </w:pPr>
      <w:r>
        <w:t xml:space="preserve">- </w:t>
      </w:r>
      <w:r>
        <w:t>ארי</w:t>
      </w:r>
      <w:r>
        <w:t>"</w:t>
      </w:r>
      <w:r>
        <w:t>ו</w:t>
      </w:r>
      <w:r>
        <w:t xml:space="preserve">:</w:t>
      </w:r>
    </w:p>
    <w:p w:rsidR="00E403F0" w:rsidRPr="00AD695E" w:rsidRDefault="00E403F0" w:rsidP="00E403F0">
      <w:pPr>
        <w:pStyle w:val="affffb"/>
      </w:pPr>
      <w:del w:id="94076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כירושלים דמוקפת חומה מימות יהושע בן נון, </w:t>
      </w:r>
    </w:p>
    <w:p w:rsidR="00E403F0" w:rsidRPr="00AD695E" w:rsidRDefault="00E403F0" w:rsidP="00E403F0">
      <w:pPr>
        <w:pStyle w:val="affffb"/>
        <w:rPr>
          <w:rtl/>
        </w:rPr>
      </w:pPr>
      <w:r>
        <w:rPr>
          <w:rtl/>
        </w:rPr>
        <w:t xml:space="preserve">- ולא כירושלים -דאילו ירושלים אין הבית חלוט בה, ואילו </w:t>
      </w:r>
      <w:ins w:id="90776" w:author="מנוע מכני" w:date="2026-10-11T12:04:39Z">
        <w:r>
          <w:rPr>
            <w:rtl/>
          </w:rPr>
          <w:t xml:space="preserve">כאן</w:t>
        </w:r>
      </w:ins>
      <w:del w:id="90777" w:author="מנוע מכני" w:date="2026-10-11T12:04:39Z">
        <w:r>
          <w:rPr>
            <w:rtl/>
          </w:rPr>
          <w:delText xml:space="preserve">הכא</w:delText>
        </w:r>
      </w:del>
      <w:r>
        <w:rPr>
          <w:rtl/>
        </w:rPr>
        <w:t xml:space="preserve"> הבית חלוט בהן.</w:t>
      </w:r>
    </w:p>
    <w:p w:rsidR="00E403F0" w:rsidRPr="00AD695E" w:rsidRDefault="00E403F0" w:rsidP="00E403F0">
      <w:pPr>
        <w:rPr>
          <w:rtl/>
        </w:rPr>
      </w:pPr>
    </w:p>
    <w:p>
      <w:pPr>
        <w:pStyle w:val="38"/>
        <w:rPr>
          <w:ins w:id="94077" w:author="מנוע מכני" w:date="2026-10-11T12:04:39Z"/>
        </w:rPr>
      </w:pPr>
      <w:r>
        <w:t xml:space="preserve">רב אשי </w:t>
      </w:r>
      <w:r>
        <w:t xml:space="preserve">אמר</w:t>
      </w:r>
      <w:r>
        <w:t xml:space="preserve">, </w:t>
      </w:r>
      <w:ins w:id="90778" w:author="מנוע מכני" w:date="2026-10-11T12:04:39Z">
        <w:r>
          <w:t xml:space="preserve">לא</w:t>
        </w:r>
      </w:ins>
      <w:del w:id="90779" w:author="מנוע מכני" w:date="2026-10-11T12:04:39Z">
        <w:r>
          <w:delText xml:space="preserve">לאו</w:delText>
        </w:r>
      </w:del>
      <w:r>
        <w:t xml:space="preserve"> </w:t>
      </w:r>
      <w:r>
        <w:t xml:space="preserve">אמר</w:t>
      </w:r>
      <w:r>
        <w:t xml:space="preserve"> רב יוסף:</w:t>
      </w:r>
    </w:p>
    <w:p w:rsidR="00E403F0" w:rsidRPr="00AD695E" w:rsidRDefault="00E403F0" w:rsidP="00E403F0">
      <w:pPr>
        <w:rPr>
          <w:rtl/>
        </w:rPr>
      </w:pPr>
      <w:del w:id="94078" w:author="מנוע מכני" w:date="2026-10-11T12:04:39Z">
        <w:r>
          <w:rPr>
            <w:rtl/>
          </w:rPr>
          <w:delText xml:space="preserve"> </w:delText>
        </w:r>
      </w:del>
      <w:ins w:id="91468" w:author="מנוע מכני" w:date="2026-10-11T12:04:39Z">
        <w:r>
          <w:rPr>
            <w:rtl/>
          </w:rPr>
          <w:t xml:space="preserve">שני</w:t>
        </w:r>
      </w:ins>
      <w:del w:id="91469" w:author="מנוע מכני" w:date="2026-10-11T12:04:39Z">
        <w:r>
          <w:rPr>
            <w:rtl/>
          </w:rPr>
          <w:delText xml:space="preserve">תרי</w:delText>
        </w:r>
      </w:del>
      <w:r>
        <w:rPr>
          <w:rtl/>
        </w:rPr>
        <w:t xml:space="preserve"> קדש </w:t>
      </w:r>
      <w:ins w:id="92374" w:author="מנוע מכני" w:date="2026-10-11T12:04:39Z">
        <w:r>
          <w:rPr>
            <w:rtl/>
          </w:rPr>
          <w:t xml:space="preserve">היו</w:t>
        </w:r>
      </w:ins>
      <w:del w:id="92375" w:author="מנוע מכני" w:date="2026-10-11T12:04:39Z">
        <w:r>
          <w:rPr>
            <w:rtl/>
          </w:rPr>
          <w:delText xml:space="preserve">הוו</w:delText>
        </w:r>
      </w:del>
      <w:r>
        <w:rPr>
          <w:rtl/>
        </w:rPr>
        <w:t xml:space="preserve">? </w:t>
      </w:r>
      <w:r>
        <w:rPr>
          <w:rtl/>
        </w:rPr>
        <w:t xml:space="preserve">ה"נ</w:t>
      </w:r>
      <w:r>
        <w:rPr>
          <w:rtl/>
        </w:rPr>
        <w:t xml:space="preserve"> </w:t>
      </w:r>
      <w:ins w:id="91470" w:author="מנוע מכני" w:date="2026-10-11T12:04:39Z">
        <w:r>
          <w:rPr>
            <w:rtl/>
          </w:rPr>
          <w:t xml:space="preserve">שני</w:t>
        </w:r>
      </w:ins>
      <w:del w:id="91471" w:author="מנוע מכני" w:date="2026-10-11T12:04:39Z">
        <w:r>
          <w:rPr>
            <w:rtl/>
          </w:rPr>
          <w:delText xml:space="preserve">תרי</w:delText>
        </w:r>
      </w:del>
      <w:r>
        <w:rPr>
          <w:rtl/>
        </w:rPr>
        <w:t xml:space="preserve"> ירושלים </w:t>
      </w:r>
      <w:ins w:id="92376" w:author="מנוע מכני" w:date="2026-10-11T12:04:39Z">
        <w:r>
          <w:rPr>
            <w:rtl/>
          </w:rPr>
          <w:t xml:space="preserve">היו</w:t>
        </w:r>
      </w:ins>
      <w:del w:id="92377" w:author="מנוע מכני" w:date="2026-10-11T12:04:39Z">
        <w:r>
          <w:rPr>
            <w:rtl/>
          </w:rPr>
          <w:delText xml:space="preserve">הוו</w:delText>
        </w:r>
      </w:del>
      <w:r>
        <w:rPr>
          <w:rtl/>
        </w:rPr>
        <w:t xml:space="preserve">.</w:t>
      </w:r>
    </w:p>
    <w:p>
      <w:pPr>
        <w:pStyle w:val="afffff8"/>
        <w:rPr>
          <w:ins w:id="90015" w:author="קלוד" w:date="2026-10-11T12:18:15Z"/>
        </w:rPr>
      </w:pPr>
      <w:ins w:id="90016" w:author="קלוד" w:date="2026-10-11T12:18:15Z">
        <w:r>
          <w:rPr>
            <w:color w:val="7B3F00"/>
          </w:rPr>
          <w:t xml:space="preserve">ערי חומה - קדושה ראשונה לשעתה או לעתיד לבא</w:t>
        </w:r>
      </w:ins>
    </w:p>
    <w:p>
      <w:pPr>
        <w:pStyle w:val="38"/>
        <w:rPr>
          <w:ins w:id="94079" w:author="מנוע מכני" w:date="2026-10-11T12:04:39Z"/>
        </w:rPr>
      </w:pPr>
      <w:r>
        <w:t>תניא</w:t>
      </w:r>
      <w:r>
        <w:t xml:space="preserve"> ריבר</w:t>
      </w:r>
      <w:r>
        <w:t>"</w:t>
      </w:r>
      <w:r>
        <w:t>י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4080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למה מנו חכמים את אלו? שכשעלו בני הגולה מצאו אלו וקידשום, אבל ראשונות בטלו משבטלה קדושת הארץ.</w:t>
      </w:r>
    </w:p>
    <w:p w:rsidR="00E403F0" w:rsidRPr="00AD695E" w:rsidRDefault="00E403F0" w:rsidP="00E403F0">
      <w:pPr>
        <w:rPr>
          <w:rtl/>
        </w:rPr>
      </w:pPr>
      <w:ins w:id="90780" w:author="מנוע מכני" w:date="2026-10-11T12:04:39Z">
        <w:r>
          <w:rPr>
            <w:rtl/>
          </w:rPr>
          <w:t xml:space="preserve">סבר</w:t>
        </w:r>
      </w:ins>
      <w:del w:id="90781" w:author="מנוע מכני" w:date="2026-10-11T12:04:39Z">
        <w:r>
          <w:rPr>
            <w:rtl/>
          </w:rPr>
          <w:delText xml:space="preserve">קסבר</w:delText>
        </w:r>
      </w:del>
      <w:r>
        <w:rPr>
          <w:rtl/>
        </w:rPr>
        <w:t xml:space="preserve">: קדושה ראשונה קידשה לשעתה ולא קידשה לעתיד לבא.</w:t>
      </w:r>
    </w:p>
    <w:p>
      <w:pPr>
        <w:pStyle w:val="38"/>
        <w:rPr>
          <w:ins w:id="94081" w:author="מנוע מכני" w:date="2026-10-11T12:04:39Z"/>
        </w:rPr>
      </w:pPr>
      <w:r w:rsidRPr="00A757C8">
        <w:t xml:space="preserve">ורמינהי, </w:t>
      </w:r>
      <w:r w:rsidRPr="00A757C8">
        <w:t>ארישבר</w:t>
      </w:r>
      <w:r w:rsidRPr="00A757C8">
        <w:t>"</w:t>
      </w:r>
      <w:r w:rsidRPr="00A757C8">
        <w:t>י</w:t>
      </w:r>
      <w:r w:rsidRPr="00A757C8">
        <w:t xml:space="preserve">:</w:t>
      </w:r>
    </w:p>
    <w:p w:rsidR="00E403F0" w:rsidRPr="00AD695E" w:rsidRDefault="00E403F0" w:rsidP="00E403F0">
      <w:pPr>
        <w:rPr>
          <w:rtl/>
        </w:rPr>
      </w:pPr>
      <w:del w:id="94082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tl/>
        </w:rPr>
        <w:t xml:space="preserve">וכי אלו בלבד היו? והלא כבר נאמר: </w:t>
      </w:r>
      <w:r w:rsidRPr="00A757C8">
        <w:rPr>
          <w:rFonts w:hint="cs"/>
          <w:rtl/>
        </w:rPr>
        <w:t>'</w:t>
      </w:r>
      <w:r w:rsidRPr="00A757C8">
        <w:rPr>
          <w:rStyle w:val="afffff0"/>
          <w:rtl/>
        </w:rPr>
        <w:t>ששים עיר כל חבל ארגוב כל אלה ערים בצורות</w:t>
      </w:r>
      <w:r w:rsidRPr="00A757C8">
        <w:rPr>
          <w:rFonts w:hint="cs"/>
          <w:rtl/>
        </w:rPr>
        <w:t>'</w:t>
      </w:r>
      <w:r w:rsidRPr="00A757C8">
        <w:rPr>
          <w:rtl/>
        </w:rPr>
        <w:t xml:space="preserve">! </w:t>
      </w:r>
    </w:p>
    <w:p>
      <w:pPr>
        <w:pStyle w:val="38"/>
        <w:rPr>
          <w:ins w:id="94083" w:author="מנוע מכני" w:date="2026-10-11T12:04:39Z"/>
        </w:rPr>
      </w:pPr>
      <w:r>
        <w:t xml:space="preserve">אלא</w:t>
      </w:r>
    </w:p>
    <w:p w:rsidR="00E403F0" w:rsidRPr="00AD695E" w:rsidRDefault="00E403F0" w:rsidP="00E403F0">
      <w:pPr>
        <w:rPr>
          <w:rtl/>
        </w:rPr>
      </w:pPr>
      <w:del w:id="9408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למה מנו חכמים את אלו? שכשעלו בני הגולה מצאו אלו מנאום</w:t>
      </w:r>
      <w:ins w:id="91950" w:author="מנוע מכני" w:date="2026-10-11T12:04:39Z">
        <w:r>
          <w:rPr>
            <w:rtl/>
          </w:rPr>
          <w:t xml:space="preserve">,</w:t>
        </w:r>
      </w:ins>
      <w:del w:id="91951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lastRenderedPageBreak/>
        <w:t xml:space="preserve">ולא אלו בלבד, אלא כל שתעלה לך מסורת בידך מאבותיך שמוקפת חומה מימות יהושע בן נון - כל מצות הללו נוהגות בה, מפני שקדושה ראשונה קידשה לשעתה וקידשה לעתיד לבא! </w:t>
      </w:r>
    </w:p>
    <w:p>
      <w:pPr>
        <w:pStyle w:val="38"/>
        <w:rPr>
          <w:ins w:id="94085" w:author="מנוע מכני" w:date="2026-10-11T12:04:39Z"/>
        </w:rPr>
      </w:pPr>
      <w:r>
        <w:t xml:space="preserve">- </w:t>
      </w:r>
      <w:r w:rsidRPr="00217260">
        <w:t>אב"א</w:t>
      </w:r>
      <w:r>
        <w:t xml:space="preserve">:</w:t>
      </w:r>
    </w:p>
    <w:p w:rsidR="00E403F0" w:rsidRPr="00AD695E" w:rsidRDefault="00E403F0" w:rsidP="00E403F0">
      <w:pPr>
        <w:pStyle w:val="affffb"/>
        <w:rPr>
          <w:rtl/>
        </w:rPr>
      </w:pPr>
      <w:del w:id="94086" w:author="מנוע מכני" w:date="2026-10-11T12:04:39Z">
        <w:r>
          <w:rPr>
            <w:rtl/>
          </w:rPr>
          <w:delText xml:space="preserve"> </w:delText>
        </w:r>
      </w:del>
      <w:ins w:id="91472" w:author="מנוע מכני" w:date="2026-10-11T12:04:39Z">
        <w:r>
          <w:rPr>
            <w:rtl/>
          </w:rPr>
          <w:t xml:space="preserve">שני</w:t>
        </w:r>
      </w:ins>
      <w:del w:id="91473" w:author="מנוע מכני" w:date="2026-10-11T12:04:39Z">
        <w:r>
          <w:rPr>
            <w:rtl/>
          </w:rPr>
          <w:delText xml:space="preserve">תרי</w:delText>
        </w:r>
      </w:del>
      <w:r>
        <w:rPr>
          <w:rtl/>
        </w:rPr>
        <w:t xml:space="preserve"> תנאי ואליבא </w:t>
      </w:r>
      <w:r>
        <w:rPr>
          <w:rStyle w:val="2fb"/>
          <w:rtl/>
        </w:rPr>
        <w:t xml:space="preserve">דר' ישמעאל</w:t>
      </w:r>
      <w:r>
        <w:rPr>
          <w:rtl/>
        </w:rPr>
        <w:t xml:space="preserve">.</w:t>
      </w:r>
    </w:p>
    <w:p>
      <w:pPr>
        <w:pStyle w:val="38"/>
        <w:rPr>
          <w:ins w:id="94087" w:author="מנוע מכני" w:date="2026-10-11T12:04:39Z"/>
        </w:rPr>
      </w:pPr>
      <w:r>
        <w:t>- ו</w:t>
      </w:r>
      <w:r w:rsidRPr="00217260">
        <w:t>אב"א</w:t>
      </w:r>
      <w:r>
        <w:t xml:space="preserve">:</w:t>
      </w:r>
    </w:p>
    <w:p w:rsidR="00E403F0" w:rsidRPr="00AD695E" w:rsidRDefault="00E403F0" w:rsidP="00E403F0">
      <w:pPr>
        <w:pStyle w:val="affffb"/>
        <w:rPr>
          <w:rtl/>
        </w:rPr>
      </w:pPr>
      <w:del w:id="94088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חד </w:t>
      </w:r>
      <w:ins w:id="91474" w:author="מנוע מכני" w:date="2026-10-11T12:04:39Z">
        <w:r>
          <w:rPr>
            <w:rtl/>
          </w:rPr>
          <w:t xml:space="preserve">מהם</w:t>
        </w:r>
      </w:ins>
      <w:del w:id="91475" w:author="מנוע מכני" w:date="2026-10-11T12:04:39Z">
        <w:r>
          <w:rPr>
            <w:rtl/>
          </w:rPr>
          <w:delText xml:space="preserve">מינייהו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>אבר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י</w:t>
      </w:r>
      <w:r>
        <w:rPr>
          <w:rFonts w:hint="cs"/>
          <w:rtl/>
        </w:rPr>
        <w:t xml:space="preserve"> </w:t>
      </w:r>
      <w:r>
        <w:rPr>
          <w:rtl/>
        </w:rPr>
        <w:t xml:space="preserve">אמרה</w:t>
      </w:r>
      <w:ins w:id="91952" w:author="מנוע מכני" w:date="2026-10-11T12:04:39Z">
        <w:r>
          <w:rPr>
            <w:rtl/>
          </w:rPr>
          <w:t xml:space="preserve">,</w:t>
        </w:r>
      </w:ins>
      <w:del w:id="91953" w:author="מנוע מכני" w:date="2026-10-11T12:04:39Z">
        <w:r>
          <w:rPr>
            <w:rtl/>
          </w:rPr>
          <w:delText xml:space="preserve">;</w:delText>
        </w:r>
      </w:del>
    </w:p>
    <w:p>
      <w:pPr>
        <w:pStyle w:val="38"/>
        <w:rPr>
          <w:ins w:id="94089" w:author="מנוע מכני" w:date="2026-10-11T12:04:39Z"/>
        </w:rPr>
      </w:pPr>
      <w:r>
        <w:t xml:space="preserve">דתניא</w:t>
      </w:r>
      <w:r>
        <w:t xml:space="preserve">, ר"א בר יוסי</w:t>
      </w:r>
      <w:del w:id="94217" w:author="מנוע מכני" w:date="2026-10-11T12:04:39Z">
        <w:r>
          <w:delText xml:space="preserve"> אומר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4090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>
        <w:rPr>
          <w:rStyle w:val="afffff0"/>
          <w:rtl/>
        </w:rPr>
        <w:t>אשר לוא חומה</w:t>
      </w:r>
      <w:r>
        <w:rPr>
          <w:rFonts w:hint="cs"/>
          <w:rtl/>
        </w:rPr>
        <w:t>'</w:t>
      </w:r>
      <w:r>
        <w:rPr>
          <w:rtl/>
        </w:rPr>
        <w:t xml:space="preserve"> – </w:t>
      </w:r>
      <w:ins w:id="91540" w:author="מנוע מכני" w:date="2026-10-11T12:04:39Z">
        <w:r>
          <w:rPr>
            <w:rFonts w:hint="cs"/>
            <w:rtl/>
          </w:rPr>
          <w:t xml:space="preserve">אף</w:t>
        </w:r>
      </w:ins>
      <w:del w:id="91541" w:author="מנוע מכני" w:date="2026-10-11T12:04:39Z">
        <w:r>
          <w:rPr>
            <w:rFonts w:hint="cs"/>
            <w:rtl/>
          </w:rPr>
          <w:delText xml:space="preserve">אע</w:delText>
        </w:r>
        <w:r>
          <w:rPr>
            <w:rtl/>
          </w:rPr>
          <w:delText xml:space="preserve">"</w:delText>
        </w:r>
        <w:r>
          <w:rPr>
            <w:rFonts w:hint="cs"/>
            <w:rtl/>
          </w:rPr>
          <w:delText xml:space="preserve">פ</w:delText>
        </w:r>
      </w:del>
      <w:r>
        <w:rPr>
          <w:rtl/>
        </w:rPr>
        <w:t xml:space="preserve"> שאין לו עכשיו והיה לו קודם לכן.</w:t>
      </w:r>
    </w:p>
    <w:p>
      <w:pPr>
        <w:pStyle w:val="38"/>
        <w:rPr>
          <w:ins w:id="94091" w:author="מנוע מכני" w:date="2026-10-11T12:04:39Z"/>
        </w:rPr>
      </w:pPr>
      <w:r>
        <w:t>מ</w:t>
      </w:r>
      <w:r>
        <w:t>"</w:t>
      </w:r>
      <w:r>
        <w:t xml:space="preserve">ט</w:t>
      </w:r>
      <w:r>
        <w:t xml:space="preserve"> </w:t>
      </w:r>
      <w:r>
        <w:t xml:space="preserve">דמ"ד:</w:t>
      </w:r>
    </w:p>
    <w:p w:rsidR="00E403F0" w:rsidRPr="00AD695E" w:rsidRDefault="00E403F0" w:rsidP="00E403F0">
      <w:pPr>
        <w:rPr>
          <w:rtl/>
        </w:rPr>
      </w:pPr>
      <w:del w:id="94092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קדושה ראשונה קידשה לשעתה ולא קידשה לעתיד לבא? ד</w:t>
      </w:r>
      <w:r>
        <w:rPr>
          <w:rFonts w:hint="cs"/>
          <w:rtl/>
        </w:rPr>
        <w:t>'</w:t>
      </w:r>
      <w:r>
        <w:rPr>
          <w:rStyle w:val="afffff0"/>
          <w:rtl/>
        </w:rPr>
        <w:t xml:space="preserve">ויעשו בני הגולה השבים מן השבי סוכות וישבו בסוכות כי </w:t>
      </w:r>
      <w:r>
        <w:rPr>
          <w:rStyle w:val="afffff0"/>
          <w:rtl/>
        </w:rPr>
        <w:t xml:space="preserve">לא</w:t>
      </w:r>
      <w:r>
        <w:rPr>
          <w:rStyle w:val="afffff0"/>
          <w:rtl/>
        </w:rPr>
        <w:t xml:space="preserve"> עשו מימי יהושע בן נון כן בני ישראל וגו</w:t>
      </w:r>
      <w:r>
        <w:rPr>
          <w:rtl/>
        </w:rPr>
        <w:t xml:space="preserve">' ותהי שמחה גדולה מאד, אפשר בא דוד ולא עשו סוכות עד שבא עזרא? </w:t>
      </w:r>
    </w:p>
    <w:p>
      <w:pPr>
        <w:pStyle w:val="38"/>
        <w:rPr>
          <w:ins w:id="94093" w:author="מנוע מכני" w:date="2026-10-11T12:04:39Z"/>
        </w:rPr>
      </w:pPr>
      <w:r>
        <w:t xml:space="preserve">אלא</w:t>
      </w:r>
    </w:p>
    <w:p w:rsidR="00E403F0" w:rsidRPr="00AD695E" w:rsidRDefault="00E403F0" w:rsidP="00E403F0">
      <w:pPr>
        <w:rPr>
          <w:rtl/>
        </w:rPr>
      </w:pPr>
      <w:del w:id="9409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מקיש ביאתם בימי עזרא לביאתם בימי יהושע, </w:t>
      </w:r>
      <w:r>
        <w:rPr>
          <w:rFonts w:hint="cs"/>
          <w:rtl/>
        </w:rPr>
        <w:t>ש</w:t>
      </w:r>
      <w:r>
        <w:rPr>
          <w:rtl/>
        </w:rPr>
        <w:t>מנו שמיטין ויובלות וקדשו ערי חומה,</w:t>
      </w:r>
    </w:p>
    <w:p>
      <w:pPr>
        <w:pStyle w:val="38"/>
        <w:rPr>
          <w:ins w:id="94095" w:author="מנוע מכני" w:date="2026-10-11T12:04:39Z"/>
        </w:rPr>
      </w:pPr>
      <w:r>
        <w:t xml:space="preserve">ואומר:</w:t>
      </w:r>
    </w:p>
    <w:p w:rsidR="00E403F0" w:rsidRPr="00AD695E" w:rsidRDefault="00E403F0" w:rsidP="00E403F0">
      <w:pPr>
        <w:rPr>
          <w:rtl/>
        </w:rPr>
      </w:pPr>
      <w:del w:id="94096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>
        <w:rPr>
          <w:rStyle w:val="afffff0"/>
          <w:rtl/>
        </w:rPr>
        <w:t xml:space="preserve">והביאך </w:t>
      </w:r>
      <w:r>
        <w:rPr>
          <w:rStyle w:val="afffff0"/>
          <w:rtl/>
          <w:rPrChange w:id="9059" w:author="מנוע פסוקים" w:date="2026-10-11T09:22:04Z">
            <w:rPr>
              <w:rStyle w:val="afffff0"/>
              <w:rtl/>
            </w:rPr>
          </w:rPrChange>
        </w:rPr>
        <w:t xml:space="preserve">ה</w:t>
      </w:r>
      <w:r>
        <w:rPr>
          <w:rStyle w:val="afffff0"/>
          <w:rtl/>
          <w:rPrChange w:id="9060" w:author="מנוע פסוקים" w:date="2026-10-11T09:22:04Z">
            <w:rPr>
              <w:rtl/>
            </w:rPr>
          </w:rPrChange>
        </w:rPr>
        <w:t xml:space="preserve">'</w:t>
      </w:r>
      <w:r>
        <w:rPr>
          <w:rStyle w:val="afffff0"/>
          <w:rtl/>
          <w:rPrChange w:id="9061" w:author="מנוע פסוקים" w:date="2026-10-11T09:22:04Z">
            <w:rPr>
              <w:rtl/>
            </w:rPr>
          </w:rPrChange>
        </w:rPr>
        <w:t xml:space="preserve"> אלהיך אל הארץ אשר </w:t>
      </w:r>
      <w:r>
        <w:rPr>
          <w:rStyle w:val="afffff0"/>
          <w:b/>
          <w:bCs/>
          <w:rtl/>
          <w:rPrChange w:id="9062" w:author="מנוע פסוקים" w:date="2026-10-11T09:22:04Z">
            <w:rPr>
              <w:b/>
              <w:bCs/>
              <w:rtl/>
            </w:rPr>
          </w:rPrChange>
        </w:rPr>
        <w:t xml:space="preserve">ירשו</w:t>
      </w:r>
      <w:r>
        <w:rPr>
          <w:rStyle w:val="afffff0"/>
          <w:rtl/>
          <w:rPrChange w:id="9063" w:author="מנוע פסוקים" w:date="2026-10-11T09:22:04Z">
            <w:rPr>
              <w:rtl/>
            </w:rPr>
          </w:rPrChange>
        </w:rPr>
        <w:t xml:space="preserve"> אבותיך וירשתה</w:t>
      </w:r>
      <w:r>
        <w:rPr>
          <w:rFonts w:hint="cs"/>
          <w:rtl/>
        </w:rPr>
        <w:t>'</w:t>
      </w:r>
      <w:r>
        <w:rPr>
          <w:rtl/>
        </w:rPr>
        <w:t xml:space="preserve">, מקיש </w:t>
      </w:r>
      <w:r w:rsidRPr="00217260">
        <w:rPr>
          <w:b/>
          <w:bCs/>
          <w:rtl/>
        </w:rPr>
        <w:t>ירושתך</w:t>
      </w:r>
      <w:r>
        <w:rPr>
          <w:rtl/>
        </w:rPr>
        <w:t xml:space="preserve"> לירושת אבותיך, </w:t>
      </w:r>
      <w:r>
        <w:rPr>
          <w:rFonts w:hint="cs"/>
          <w:rtl/>
        </w:rPr>
        <w:t>ד</w:t>
      </w:r>
      <w:r>
        <w:rPr>
          <w:rtl/>
        </w:rPr>
        <w:t>בחידוש כל דברים הללו, אף ירושתך בחידוש כל דברים הללו.</w:t>
      </w:r>
    </w:p>
    <w:p>
      <w:pPr>
        <w:pStyle w:val="38"/>
        <w:rPr>
          <w:ins w:id="94097" w:author="מנוע מכני" w:date="2026-10-11T12:04:39Z"/>
        </w:rPr>
      </w:pPr>
      <w:r>
        <w:t xml:space="preserve">ואידך?</w:t>
      </w:r>
    </w:p>
    <w:p w:rsidR="00E403F0" w:rsidRPr="00AD695E" w:rsidRDefault="00E403F0" w:rsidP="00E403F0">
      <w:pPr>
        <w:rPr>
          <w:rtl/>
        </w:rPr>
      </w:pPr>
      <w:del w:id="94098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דבעי רחמי על יצר </w:t>
      </w:r>
      <w:ins w:id="92122" w:author="מנוע מכני" w:date="2026-10-11T12:04:39Z">
        <w:r>
          <w:rPr>
            <w:rtl/>
          </w:rPr>
          <w:t xml:space="preserve">דע"ז</w:t>
        </w:r>
      </w:ins>
      <w:del w:id="92123" w:author="מנוע מכני" w:date="2026-10-11T12:04:39Z">
        <w:r>
          <w:rPr>
            <w:rtl/>
          </w:rPr>
          <w:delText xml:space="preserve">דעבודה זרה</w:delText>
        </w:r>
      </w:del>
      <w:r>
        <w:rPr>
          <w:rtl/>
        </w:rPr>
        <w:t xml:space="preserve"> ובטליה, ואגין </w:t>
      </w:r>
      <w:ins w:id="90169" w:author="Claude - סמנטי" w:date="2026-10-11T12:14:28Z">
        <w:r>
          <w:rPr>
            <w:rtl/>
          </w:rPr>
          <w:t xml:space="preserve">זכות</w:t>
        </w:r>
      </w:ins>
      <w:del w:id="90170" w:author="Claude - סמנטי" w:date="2026-10-11T12:14:28Z">
        <w:r>
          <w:rPr>
            <w:rtl/>
          </w:rPr>
          <w:delText xml:space="preserve">זכותא</w:delText>
        </w:r>
      </w:del>
      <w:r>
        <w:rPr>
          <w:rtl/>
        </w:rPr>
        <w:t xml:space="preserve"> </w:t>
      </w:r>
      <w:ins w:id="91476" w:author="מנוע מכני" w:date="2026-10-11T12:04:39Z">
        <w:r>
          <w:rPr>
            <w:rtl/>
          </w:rPr>
          <w:t xml:space="preserve">עליהם</w:t>
        </w:r>
      </w:ins>
      <w:del w:id="91477" w:author="מנוע מכני" w:date="2026-10-11T12:04:39Z">
        <w:r>
          <w:rPr>
            <w:rtl/>
          </w:rPr>
          <w:delText xml:space="preserve">עלייהו</w:delText>
        </w:r>
      </w:del>
      <w:r>
        <w:rPr>
          <w:rtl/>
        </w:rPr>
        <w:t xml:space="preserve"> כי סוכה.</w:t>
      </w:r>
    </w:p>
    <w:p>
      <w:pPr>
        <w:pStyle w:val="38"/>
        <w:rPr>
          <w:ins w:id="94099" w:author="מנוע מכני" w:date="2026-10-11T12:04:39Z"/>
        </w:rPr>
      </w:pPr>
      <w:r>
        <w:t xml:space="preserve">והיינו</w:t>
      </w:r>
    </w:p>
    <w:p w:rsidR="00E403F0" w:rsidRPr="00AD695E" w:rsidRDefault="00E403F0" w:rsidP="00E403F0">
      <w:pPr>
        <w:rPr>
          <w:rtl/>
        </w:rPr>
      </w:pPr>
      <w:del w:id="94100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דקפיד קרא על</w:t>
      </w:r>
      <w:r>
        <w:rPr>
          <w:rFonts w:hint="cs"/>
          <w:rtl/>
        </w:rPr>
        <w:t xml:space="preserve"> </w:t>
      </w:r>
      <w:r>
        <w:rPr>
          <w:rtl/>
        </w:rPr>
        <w:t xml:space="preserve">יהושע, דבכל </w:t>
      </w:r>
      <w:ins w:id="90171" w:author="Claude - סמנטי" w:date="2026-10-11T12:14:28Z">
        <w:r>
          <w:rPr>
            <w:rtl/>
          </w:rPr>
          <w:t xml:space="preserve">מקום</w:t>
        </w:r>
      </w:ins>
      <w:del w:id="90172" w:author="Claude - סמנטי" w:date="2026-10-11T12:14:28Z">
        <w:r>
          <w:rPr>
            <w:rtl/>
          </w:rPr>
          <w:delText xml:space="preserve">דוכתא</w:delText>
        </w:r>
      </w:del>
      <w:r>
        <w:rPr>
          <w:rtl/>
        </w:rPr>
        <w:t xml:space="preserve"> כתיב יהושע </w:t>
      </w:r>
      <w:ins w:id="90782" w:author="מנוע מכני" w:date="2026-10-11T12:04:39Z">
        <w:r>
          <w:rPr>
            <w:rtl/>
          </w:rPr>
          <w:t xml:space="preserve">וכאן</w:t>
        </w:r>
      </w:ins>
      <w:del w:id="90783" w:author="מנוע מכני" w:date="2026-10-11T12:04:39Z">
        <w:r>
          <w:rPr>
            <w:rtl/>
          </w:rPr>
          <w:delText xml:space="preserve">והכא</w:delText>
        </w:r>
      </w:del>
      <w:r>
        <w:rPr>
          <w:rtl/>
        </w:rPr>
        <w:t xml:space="preserve"> כתיב </w:t>
      </w:r>
      <w:r w:rsidRPr="00217260">
        <w:rPr>
          <w:b/>
          <w:bCs/>
          <w:rtl/>
        </w:rPr>
        <w:t>ישוע</w:t>
      </w:r>
      <w:r>
        <w:rPr>
          <w:rtl/>
        </w:rPr>
        <w:t xml:space="preserve">, </w:t>
      </w:r>
    </w:p>
    <w:p w:rsidR="00E403F0" w:rsidRPr="00DC5F70" w:rsidRDefault="00E403F0" w:rsidP="00E403F0">
      <w:pPr>
        <w:rPr>
          <w:spacing w:val="-4"/>
          <w:rtl/>
        </w:rPr>
      </w:pPr>
      <w:r w:rsidRPr="00DC5F70">
        <w:rPr>
          <w:spacing w:val="-4"/>
          <w:rtl/>
        </w:rPr>
        <w:t xml:space="preserve">משה </w:t>
      </w:r>
      <w:r w:rsidRPr="00DC5F70">
        <w:rPr>
          <w:spacing w:val="-4"/>
          <w:rtl/>
        </w:rPr>
        <w:t xml:space="preserve">לא</w:t>
      </w:r>
      <w:r w:rsidRPr="00DC5F70">
        <w:rPr>
          <w:spacing w:val="-4"/>
          <w:rtl/>
        </w:rPr>
        <w:t xml:space="preserve"> בעא רחמי, דלא </w:t>
      </w:r>
      <w:ins w:id="92378" w:author="מנוע מכני" w:date="2026-10-11T12:04:39Z">
        <w:r>
          <w:rPr>
            <w:spacing w:val="-4"/>
            <w:rtl/>
          </w:rPr>
          <w:t xml:space="preserve">היה</w:t>
        </w:r>
      </w:ins>
      <w:del w:id="92379" w:author="מנוע מכני" w:date="2026-10-11T12:04:39Z">
        <w:r w:rsidRPr="00DC5F70">
          <w:rPr>
            <w:spacing w:val="-4"/>
            <w:rtl/>
          </w:rPr>
          <w:delText xml:space="preserve">הוה</w:delText>
        </w:r>
      </w:del>
      <w:r w:rsidRPr="00DC5F70">
        <w:rPr>
          <w:spacing w:val="-4"/>
          <w:rtl/>
        </w:rPr>
        <w:t xml:space="preserve"> זכות </w:t>
      </w:r>
      <w:ins w:id="90182" w:author="מנוע מכני" w:date="2026-10-11T12:04:39Z">
        <w:r>
          <w:rPr>
            <w:spacing w:val="-4"/>
            <w:rtl/>
          </w:rPr>
          <w:t xml:space="preserve">דא"י</w:t>
        </w:r>
      </w:ins>
      <w:del w:id="90183" w:author="מנוע מכני" w:date="2026-10-11T12:04:39Z">
        <w:r w:rsidRPr="00DC5F70">
          <w:rPr>
            <w:spacing w:val="-4"/>
            <w:rtl/>
          </w:rPr>
          <w:delText xml:space="preserve">דארץ ישראל</w:delText>
        </w:r>
      </w:del>
      <w:r w:rsidRPr="00DC5F70">
        <w:rPr>
          <w:spacing w:val="-4"/>
          <w:rtl/>
        </w:rPr>
        <w:t xml:space="preserve">, </w:t>
      </w:r>
      <w:r w:rsidRPr="00DC5F70">
        <w:rPr>
          <w:rFonts w:hint="cs"/>
          <w:spacing w:val="-4"/>
          <w:rtl/>
        </w:rPr>
        <w:t>ו</w:t>
      </w:r>
      <w:r w:rsidRPr="00DC5F70">
        <w:rPr>
          <w:spacing w:val="-4"/>
          <w:rtl/>
        </w:rPr>
        <w:t>יהושע דהו</w:t>
      </w:r>
      <w:r w:rsidRPr="00DC5F70">
        <w:rPr>
          <w:rFonts w:hint="cs"/>
          <w:spacing w:val="-4"/>
          <w:rtl/>
        </w:rPr>
        <w:t>"ל זכות דא</w:t>
      </w:r>
      <w:r w:rsidRPr="00DC5F70">
        <w:rPr>
          <w:spacing w:val="-4"/>
          <w:rtl/>
        </w:rPr>
        <w:t>"</w:t>
      </w:r>
      <w:r w:rsidRPr="00DC5F70">
        <w:rPr>
          <w:rFonts w:hint="cs"/>
          <w:spacing w:val="-4"/>
          <w:rtl/>
        </w:rPr>
        <w:t xml:space="preserve">י למה </w:t>
      </w:r>
      <w:r w:rsidRPr="00DC5F70">
        <w:rPr>
          <w:rFonts w:hint="cs"/>
          <w:spacing w:val="-4"/>
          <w:rtl/>
        </w:rPr>
        <w:t xml:space="preserve">לא</w:t>
      </w:r>
      <w:r w:rsidRPr="00DC5F70">
        <w:rPr>
          <w:rFonts w:hint="cs"/>
          <w:spacing w:val="-4"/>
          <w:rtl/>
        </w:rPr>
        <w:t xml:space="preserve"> ביקש רחמים 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והא '</w:t>
      </w:r>
      <w:ins w:id="90589" w:author="Claude - סמנטי" w:date="2026-10-11T12:14:28Z">
        <w:r>
          <w:rPr>
            <w:rStyle w:val="afffff0"/>
            <w:rtl/>
          </w:rPr>
          <w:t xml:space="preserve">אֲשֶׁר יָרְשׁוּ אֲבוֹתֶיךָ וִירִשְׁתָּהּ</w:t>
        </w:r>
      </w:ins>
      <w:del w:id="90590" w:author="Claude - סמנטי" w:date="2026-10-11T12:14:28Z">
        <w:r>
          <w:rPr>
            <w:rtl/>
          </w:rPr>
          <w:delText xml:space="preserve">אשר ירשו אבותיך וירשתה</w:delText>
        </w:r>
      </w:del>
      <w:r>
        <w:rPr>
          <w:rFonts w:hint="cs"/>
          <w:rtl/>
        </w:rPr>
        <w:t>' וה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>: כיון דירשו אבותיך ירשת את.</w:t>
      </w:r>
    </w:p>
    <w:p w:rsidR="00E403F0" w:rsidRPr="00AD695E" w:rsidRDefault="00E403F0" w:rsidP="00E403F0">
      <w:pPr>
        <w:rPr>
          <w:rtl/>
        </w:rPr>
      </w:pPr>
    </w:p>
    <w:p>
      <w:pPr>
        <w:pStyle w:val="afffff8"/>
        <w:rPr>
          <w:ins w:id="90013" w:author="קלוד" w:date="2026-10-11T12:18:15Z"/>
        </w:rPr>
      </w:pPr>
      <w:ins w:id="90014" w:author="קלוד" w:date="2026-10-11T12:18:15Z">
        <w:r>
          <w:rPr>
            <w:color w:val="7B3F00"/>
          </w:rPr>
          <w:t xml:space="preserve">האם מנו שמיטין ויובלות בימי עזרא?</w:t>
        </w:r>
      </w:ins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ומי מנו שמיטין ויובלות? </w:t>
      </w:r>
      <w:ins w:id="91478" w:author="מנוע מכני" w:date="2026-10-11T12:04:39Z">
        <w:r>
          <w:rPr>
            <w:rtl/>
          </w:rPr>
          <w:t xml:space="preserve">עכשיו</w:t>
        </w:r>
      </w:ins>
      <w:del w:id="91479" w:author="מנוע מכני" w:date="2026-10-11T12:04:39Z">
        <w:r>
          <w:rPr>
            <w:rtl/>
          </w:rPr>
          <w:delText xml:space="preserve">השתא</w:delText>
        </w:r>
      </w:del>
      <w:r>
        <w:rPr>
          <w:rtl/>
        </w:rPr>
        <w:t xml:space="preserve"> משגלו שבט ראובן ושבט גד וחצי שבט מנשה בטלו יובלות, עזרא דכתיב </w:t>
      </w:r>
      <w:ins w:id="91480" w:author="מנוע מכני" w:date="2026-10-11T12:04:39Z">
        <w:r>
          <w:rPr>
            <w:rtl/>
          </w:rPr>
          <w:t xml:space="preserve">בו</w:t>
        </w:r>
      </w:ins>
      <w:del w:id="91481" w:author="מנוע מכני" w:date="2026-10-11T12:04:39Z">
        <w:r>
          <w:rPr>
            <w:rtl/>
          </w:rPr>
          <w:delText xml:space="preserve">ביה</w:delText>
        </w:r>
      </w:del>
      <w:r>
        <w:rPr>
          <w:rtl/>
        </w:rPr>
        <w:t xml:space="preserve">: </w:t>
      </w:r>
      <w:r>
        <w:rPr>
          <w:rStyle w:val="afffff0"/>
          <w:rtl/>
          <w:rPrChange w:id="9064" w:author="מנוע פסוקים" w:date="2026-10-11T09:22:04Z">
            <w:rPr>
              <w:rtl/>
            </w:rPr>
          </w:rPrChange>
        </w:rPr>
        <w:t xml:space="preserve">כל הקהל כאחד ארבע רבוא אלפים</w:t>
      </w:r>
      <w:r>
        <w:rPr>
          <w:rtl/>
        </w:rPr>
        <w:t xml:space="preserve"> ושש מאות וששים </w:t>
      </w:r>
      <w:ins w:id="92380" w:author="מנוע מכני" w:date="2026-10-11T12:04:39Z">
        <w:r>
          <w:rPr>
            <w:rtl/>
          </w:rPr>
          <w:t xml:space="preserve">היה</w:t>
        </w:r>
      </w:ins>
      <w:del w:id="92381" w:author="מנוע מכני" w:date="2026-10-11T12:04:39Z">
        <w:r>
          <w:rPr>
            <w:rtl/>
          </w:rPr>
          <w:delText xml:space="preserve">הוה</w:delText>
        </w:r>
      </w:del>
      <w:r>
        <w:rPr>
          <w:rtl/>
        </w:rPr>
        <w:t xml:space="preserve"> מני? </w:t>
      </w:r>
    </w:p>
    <w:p>
      <w:pPr>
        <w:pStyle w:val="38"/>
        <w:rPr>
          <w:ins w:id="94101" w:author="מנוע מכני" w:date="2026-10-11T12:04:39Z"/>
        </w:rPr>
      </w:pPr>
      <w:r>
        <w:t xml:space="preserve">דתניא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4102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משגלו שבט ראובן ושבט גד וחצי שבט המנשה בטלו יובלות, </w:t>
      </w:r>
    </w:p>
    <w:p w:rsidR="00E403F0" w:rsidRPr="00AD695E" w:rsidRDefault="00E403F0" w:rsidP="00E403F0">
      <w:pPr>
        <w:rPr>
          <w:rtl/>
        </w:rPr>
      </w:pPr>
      <w:ins w:id="92476" w:author="מנוע מכני" w:date="2026-10-11T12:04:39Z">
        <w:r>
          <w:rPr>
            <w:rtl/>
          </w:rPr>
          <w:t xml:space="preserve">ד'</w:t>
        </w:r>
      </w:ins>
      <w:del w:id="92477" w:author="מנוע מכני" w:date="2026-10-11T12:04:39Z">
        <w:r>
          <w:rPr>
            <w:rtl/>
          </w:rPr>
          <w:delText xml:space="preserve">שנאמר: </w:delText>
        </w:r>
        <w:r>
          <w:rPr>
            <w:rFonts w:hint="cs"/>
            <w:rtl/>
          </w:rPr>
          <w:delText xml:space="preserve">'</w:delText>
        </w:r>
      </w:del>
      <w:ins w:id="90591" w:author="Claude - סמנטי" w:date="2026-10-11T12:14:28Z">
        <w:r>
          <w:rPr>
            <w:rStyle w:val="afffff0"/>
            <w:rtl/>
          </w:rPr>
          <w:t xml:space="preserve">וּקְרָאתֶם דְּרוֹר בָּאָרֶץ לְכָל יוֹשְׁבֶיהָ</w:t>
        </w:r>
      </w:ins>
      <w:del w:id="90592" w:author="Claude - סמנטי" w:date="2026-10-11T12:14:28Z">
        <w:r>
          <w:rPr>
            <w:rtl/>
          </w:rPr>
          <w:delText xml:space="preserve">וקראתם דרור בארץ לכל יושביה</w:delText>
        </w:r>
      </w:del>
      <w:r>
        <w:rPr>
          <w:rFonts w:hint="cs"/>
          <w:rtl/>
        </w:rPr>
        <w:t>'</w:t>
      </w:r>
      <w:r>
        <w:rPr>
          <w:rtl/>
        </w:rPr>
        <w:t xml:space="preserve">, בזמן שכל יושביה </w:t>
      </w:r>
      <w:ins w:id="91482" w:author="מנוע מכני" w:date="2026-10-11T12:04:39Z">
        <w:r>
          <w:rPr>
            <w:rtl/>
          </w:rPr>
          <w:t xml:space="preserve">עליו</w:t>
        </w:r>
      </w:ins>
      <w:del w:id="91483" w:author="מנוע מכני" w:date="2026-10-11T12:04:39Z">
        <w:r>
          <w:rPr>
            <w:rtl/>
          </w:rPr>
          <w:delText xml:space="preserve">עליה</w:delText>
        </w:r>
      </w:del>
      <w:r>
        <w:rPr>
          <w:rtl/>
        </w:rPr>
        <w:t xml:space="preserve"> ולא בזמן שגלו מקצתן</w:t>
      </w:r>
      <w:ins w:id="91954" w:author="מנוע מכני" w:date="2026-10-11T12:04:39Z">
        <w:r>
          <w:rPr>
            <w:rtl/>
          </w:rPr>
          <w:t xml:space="preserve">,</w:t>
        </w:r>
      </w:ins>
      <w:del w:id="91955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יכול היו </w:t>
      </w:r>
      <w:ins w:id="91484" w:author="מנוע מכני" w:date="2026-10-11T12:04:39Z">
        <w:r>
          <w:rPr>
            <w:rtl/>
          </w:rPr>
          <w:t xml:space="preserve">עליו</w:t>
        </w:r>
      </w:ins>
      <w:del w:id="91485" w:author="מנוע מכני" w:date="2026-10-11T12:04:39Z">
        <w:r>
          <w:rPr>
            <w:rtl/>
          </w:rPr>
          <w:delText xml:space="preserve">עליה</w:delText>
        </w:r>
      </w:del>
      <w:r>
        <w:rPr>
          <w:rtl/>
        </w:rPr>
        <w:t xml:space="preserve"> והן מעורבין, שבט בנימין ביהודה ושבט יהודה בבנימין, יהא יובל נוהג? </w:t>
      </w:r>
    </w:p>
    <w:p>
      <w:pPr>
        <w:pStyle w:val="38"/>
        <w:rPr>
          <w:ins w:id="94103" w:author="מנוע מכני" w:date="2026-10-11T12:04:39Z"/>
        </w:rPr>
      </w:pPr>
      <w:del w:id="90075" w:author="מנוע מכני" w:date="2026-10-11T12:04:39Z">
        <w:r>
          <w:delText xml:space="preserve">      </w:delText>
        </w:r>
      </w:del>
      <w:r>
        <w:t xml:space="preserve">ת"ל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410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לכל יושביה, בזמן שיושביה כ</w:t>
      </w:r>
      <w:r w:rsidRPr="00217260">
        <w:rPr>
          <w:b/>
          <w:bCs/>
          <w:rtl/>
        </w:rPr>
        <w:t>תיקו</w:t>
      </w:r>
      <w:r>
        <w:rPr>
          <w:rtl/>
        </w:rPr>
        <w:t>נן ולא בזמן שהן מעורבין!</w:t>
      </w:r>
    </w:p>
    <w:p>
      <w:pPr>
        <w:pStyle w:val="38"/>
        <w:rPr>
          <w:ins w:id="94105" w:author="מנוע מכני" w:date="2026-10-11T12:04:39Z"/>
        </w:rPr>
      </w:pPr>
      <w:r>
        <w:t xml:space="preserve">-</w:t>
      </w:r>
      <w:ins w:id="91956" w:author="מנוע מכני" w:date="2026-10-11T12:04:39Z">
        <w:r>
          <w:t xml:space="preserve"> </w:t>
        </w:r>
      </w:ins>
      <w:del w:id="91957" w:author="מנוע מכני" w:date="2026-10-11T12:04:39Z">
        <w:r>
          <w:delText xml:space="preserve">  </w:delText>
        </w:r>
      </w:del>
      <w:r>
        <w:t xml:space="preserve">א"ר נחמן בר יצחק:</w:t>
      </w:r>
    </w:p>
    <w:p w:rsidR="00E403F0" w:rsidRPr="00AD695E" w:rsidRDefault="00E403F0" w:rsidP="00E403F0">
      <w:pPr>
        <w:pStyle w:val="affffb"/>
        <w:rPr>
          <w:rtl/>
        </w:rPr>
      </w:pPr>
      <w:del w:id="94106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מנו יובלות לקדש שמיטין.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לג.</w:t>
      </w:r>
    </w:p>
    <w:p>
      <w:pPr>
        <w:pStyle w:val="38"/>
        <w:rPr>
          <w:ins w:id="94107" w:author="מנוע מכני" w:date="2026-10-11T12:04:39Z"/>
        </w:rPr>
      </w:pPr>
      <w:r>
        <w:t xml:space="preserve">הניחא לרבנן:</w:t>
      </w:r>
    </w:p>
    <w:p w:rsidR="00E403F0" w:rsidRPr="00AD695E" w:rsidRDefault="00E403F0" w:rsidP="00E403F0">
      <w:pPr>
        <w:rPr>
          <w:rtl/>
        </w:rPr>
      </w:pPr>
      <w:del w:id="94108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שנת חמשים אינה מן המנין, </w:t>
      </w:r>
    </w:p>
    <w:p>
      <w:pPr>
        <w:pStyle w:val="38"/>
        <w:rPr>
          <w:ins w:id="94109" w:author="מנוע מכני" w:date="2026-10-11T12:04:39Z"/>
        </w:rPr>
      </w:pPr>
      <w:r>
        <w:t xml:space="preserve">אלא</w:t>
      </w:r>
    </w:p>
    <w:p w:rsidR="00E403F0" w:rsidRPr="00AD695E" w:rsidRDefault="00E403F0" w:rsidP="00E403F0">
      <w:pPr>
        <w:rPr>
          <w:rtl/>
        </w:rPr>
      </w:pPr>
      <w:del w:id="94110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לר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י</w:t>
      </w:r>
      <w:r>
        <w:rPr>
          <w:rFonts w:hint="cs"/>
          <w:rtl/>
        </w:rPr>
        <w:t xml:space="preserve"> ד</w:t>
      </w:r>
      <w:r>
        <w:rPr>
          <w:rtl/>
        </w:rPr>
        <w:t xml:space="preserve">עולה לכאן ולכאן, למה לי? בשמיטין סגיא! הא ודאי דלא </w:t>
      </w:r>
      <w:ins w:id="90184" w:author="מנוע מכני" w:date="2026-10-11T12:04:39Z">
        <w:r>
          <w:rPr>
            <w:rStyle w:val="2fb"/>
            <w:rtl/>
          </w:rPr>
          <w:t xml:space="preserve">כר"י</w:t>
        </w:r>
      </w:ins>
      <w:del w:id="90185" w:author="מנוע מכני" w:date="2026-10-11T12:04:39Z">
        <w:r>
          <w:rPr>
            <w:rtl/>
          </w:rPr>
          <w:delText xml:space="preserve">כרבי יהודה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ולא מנו שמיטין ויובלות? והכתיב: </w:t>
      </w:r>
      <w:r>
        <w:rPr>
          <w:rStyle w:val="afffff0"/>
          <w:rtl/>
          <w:rPrChange w:id="9065" w:author="מנוע פסוקים" w:date="2026-10-11T09:22:04Z">
            <w:rPr>
              <w:rtl/>
            </w:rPr>
          </w:rPrChange>
        </w:rPr>
        <w:t xml:space="preserve">מקץ שבע שנים תשלחו איש את אחיו העברי אשר ימכר לך</w:t>
      </w:r>
      <w:r>
        <w:rPr>
          <w:rtl/>
        </w:rPr>
        <w:t xml:space="preserve">, והוינן </w:t>
      </w:r>
      <w:ins w:id="91486" w:author="מנוע מכני" w:date="2026-10-11T12:04:39Z">
        <w:r>
          <w:rPr>
            <w:rtl/>
          </w:rPr>
          <w:t xml:space="preserve">בהם</w:t>
        </w:r>
      </w:ins>
      <w:del w:id="91487" w:author="מנוע מכני" w:date="2026-10-11T12:04:39Z">
        <w:r>
          <w:rPr>
            <w:rtl/>
          </w:rPr>
          <w:delText xml:space="preserve">בהו</w:delText>
        </w:r>
      </w:del>
      <w:r>
        <w:rPr>
          <w:rtl/>
        </w:rPr>
        <w:t xml:space="preserve">: </w:t>
      </w:r>
      <w:r>
        <w:rPr>
          <w:rFonts w:hint="cs"/>
          <w:rtl/>
        </w:rPr>
        <w:t>'</w:t>
      </w:r>
      <w:ins w:id="90595" w:author="Claude - סמנטי" w:date="2026-10-11T12:14:28Z">
        <w:r>
          <w:rPr>
            <w:rStyle w:val="afffff0"/>
            <w:rtl/>
          </w:rPr>
          <w:t xml:space="preserve">מִקֵּץ שֶׁבַע שָׁנִים</w:t>
        </w:r>
      </w:ins>
      <w:del w:id="90596" w:author="Claude - סמנטי" w:date="2026-10-11T12:14:28Z">
        <w:r>
          <w:rPr>
            <w:rtl/>
          </w:rPr>
          <w:delText xml:space="preserve">מקץ שבע שנים</w:delText>
        </w:r>
      </w:del>
      <w:r>
        <w:rPr>
          <w:rFonts w:hint="cs"/>
          <w:rtl/>
        </w:rPr>
        <w:t>'</w:t>
      </w:r>
      <w:r>
        <w:rPr>
          <w:rtl/>
        </w:rPr>
        <w:t xml:space="preserve">, והכתיב: </w:t>
      </w:r>
      <w:r>
        <w:rPr>
          <w:rFonts w:hint="cs"/>
          <w:rtl/>
        </w:rPr>
        <w:t>'</w:t>
      </w:r>
      <w:ins w:id="90593" w:author="Claude - סמנטי" w:date="2026-10-11T12:14:28Z">
        <w:r>
          <w:rPr>
            <w:rStyle w:val="afffff0"/>
            <w:rtl/>
          </w:rPr>
          <w:t xml:space="preserve">וַעֲבָדְךָ שֵׁשׁ שָׁנִים</w:t>
        </w:r>
      </w:ins>
      <w:del w:id="90594" w:author="Claude - סמנטי" w:date="2026-10-11T12:14:28Z">
        <w:r>
          <w:rPr>
            <w:rtl/>
          </w:rPr>
          <w:delText xml:space="preserve">ועבדך שש שנים</w:delText>
        </w:r>
      </w:del>
      <w:r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94111" w:author="מנוע מכני" w:date="2026-10-11T12:04:39Z"/>
        </w:rPr>
      </w:pPr>
      <w:r>
        <w:t>וארנב</w:t>
      </w:r>
      <w:r>
        <w:t>"</w:t>
      </w:r>
      <w:r>
        <w:t>י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4112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שש לנמכר ושבע לנרצע! ההוא בתוכחה כתיב, </w:t>
      </w:r>
      <w:ins w:id="91488" w:author="מנוע מכני" w:date="2026-10-11T12:04:39Z">
        <w:r>
          <w:rPr>
            <w:rtl/>
          </w:rPr>
          <w:t xml:space="preserve">ואומר</w:t>
        </w:r>
      </w:ins>
      <w:del w:id="91489" w:author="מנוע מכני" w:date="2026-10-11T12:04:39Z">
        <w:r>
          <w:rPr>
            <w:rtl/>
          </w:rPr>
          <w:delText xml:space="preserve">וקאמר</w:delText>
        </w:r>
      </w:del>
      <w:r>
        <w:rPr>
          <w:rtl/>
        </w:rPr>
        <w:t xml:space="preserve"> נביא: השלחתם.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והכתיב: וישמעו וישלחו! אלא </w:t>
      </w:r>
      <w:r>
        <w:rPr>
          <w:rStyle w:val="2fb"/>
          <w:rtl/>
        </w:rPr>
        <w:t xml:space="preserve">א</w:t>
      </w:r>
      <w:r>
        <w:rPr>
          <w:rStyle w:val="2fb"/>
          <w:rFonts w:hint="cs"/>
          <w:rtl/>
        </w:rPr>
        <w:t>רי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ו</w:t>
      </w:r>
      <w:r>
        <w:rPr>
          <w:rtl/>
        </w:rPr>
        <w:t>: ירמיה החזירן ויאשיה בן אמון מלך עליהן.</w:t>
      </w:r>
    </w:p>
    <w:p w:rsidR="00E403F0" w:rsidRPr="00AD695E" w:rsidRDefault="00E403F0" w:rsidP="00E403F0">
      <w:pPr>
        <w:rPr>
          <w:rtl/>
        </w:rPr>
      </w:pPr>
      <w:r w:rsidRPr="00A757C8">
        <w:rPr>
          <w:rFonts w:hint="cs"/>
          <w:rtl/>
        </w:rPr>
        <w:t>'</w:t>
      </w:r>
      <w:ins w:id="90597" w:author="Claude - סמנטי" w:date="2026-10-11T12:14:28Z">
        <w:r>
          <w:rPr>
            <w:rStyle w:val="afffff0"/>
            <w:rtl/>
          </w:rPr>
          <w:t xml:space="preserve">כִּי הַמּוֹכֵר אֶל הַמִּמְכָּר לֹא יָשׁוּב</w:t>
        </w:r>
      </w:ins>
      <w:del w:id="90598" w:author="Claude - סמנטי" w:date="2026-10-11T12:14:28Z">
        <w:r w:rsidRPr="00A757C8">
          <w:rPr>
            <w:rtl/>
          </w:rPr>
          <w:delText xml:space="preserve">כי המוכר אל הממכר </w:delText>
        </w:r>
        <w:r w:rsidRPr="00A757C8">
          <w:rPr>
            <w:rtl/>
          </w:rPr>
          <w:delText xml:space="preserve">לא</w:delText>
        </w:r>
        <w:r w:rsidRPr="00A757C8">
          <w:rPr>
            <w:rtl/>
          </w:rPr>
          <w:delText xml:space="preserve"> ישוב</w:delText>
        </w:r>
      </w:del>
      <w:r w:rsidRPr="00A757C8">
        <w:rPr>
          <w:rFonts w:hint="cs"/>
          <w:rtl/>
        </w:rPr>
        <w:t>'</w:t>
      </w:r>
      <w:r w:rsidRPr="00A757C8">
        <w:rPr>
          <w:rtl/>
        </w:rPr>
        <w:t>, אפשר יובל בטל ונביא מתנבא עליו שיבטל? אלא מלמד שהחזירן ירמיה.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ויאשיה מלך עליהן? ד</w:t>
      </w:r>
      <w:r>
        <w:rPr>
          <w:rFonts w:hint="cs"/>
          <w:rtl/>
        </w:rPr>
        <w:t>'</w:t>
      </w:r>
      <w:r>
        <w:rPr>
          <w:rStyle w:val="afffff0"/>
          <w:rtl/>
          <w:rPrChange w:id="9066" w:author="מנוע פסוקים" w:date="2026-10-11T09:22:04Z">
            <w:rPr>
              <w:rtl/>
            </w:rPr>
          </w:rPrChange>
        </w:rPr>
        <w:t xml:space="preserve">ויאמר מה הציון הלז אשר אני רואה ויאמרו אליו אנשי העיר הקבר איש האלהים אשר בא מיהודה ויקרא את הדברים</w:t>
      </w:r>
      <w:r>
        <w:rPr>
          <w:rtl/>
        </w:rPr>
        <w:t xml:space="preserve"> על המזבח בית אל,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וכי מה טיבו של יאשיהו בבית אל? אלא כשהחזירן ירמיהו, יאשיהו מלך עליהם.</w:t>
      </w:r>
    </w:p>
    <w:p>
      <w:pPr>
        <w:pStyle w:val="38"/>
        <w:rPr>
          <w:ins w:id="94113" w:author="מנוע מכני" w:date="2026-10-11T12:04:39Z"/>
        </w:rPr>
      </w:pPr>
      <w:r>
        <w:tab/>
      </w:r>
      <w:r>
        <w:t>ב. רנב</w:t>
      </w:r>
      <w:r>
        <w:t>"</w:t>
      </w:r>
      <w:r>
        <w:t>י</w:t>
      </w:r>
      <w:r>
        <w:t xml:space="preserve"> </w:t>
      </w:r>
      <w:ins w:id="90784" w:author="מנוע מכני" w:date="2026-10-11T12:04:39Z">
        <w:r>
          <w:t xml:space="preserve">מכאן</w:t>
        </w:r>
      </w:ins>
      <w:del w:id="90785" w:author="מנוע מכני" w:date="2026-10-11T12:04:39Z">
        <w:r>
          <w:delText xml:space="preserve">מהכא</w:delText>
        </w:r>
      </w:del>
      <w:r>
        <w:t xml:space="preserve">:</w:t>
      </w:r>
    </w:p>
    <w:p w:rsidR="00E403F0" w:rsidRPr="00AD695E" w:rsidRDefault="00E403F0" w:rsidP="00E403F0">
      <w:pPr>
        <w:rPr>
          <w:rtl/>
        </w:rPr>
      </w:pPr>
      <w:del w:id="94114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599" w:author="Claude - סמנטי" w:date="2026-10-11T12:14:28Z">
        <w:r>
          <w:rPr>
            <w:rStyle w:val="afffff0"/>
            <w:rtl/>
          </w:rPr>
          <w:t xml:space="preserve">גַּם יְהוּדָה שָׁת קָצִיר לָךְ בְּשׁוּבִי שְׁבוּת עַמִּי</w:t>
        </w:r>
      </w:ins>
      <w:del w:id="90600" w:author="Claude - סמנטי" w:date="2026-10-11T12:14:28Z">
        <w:r>
          <w:rPr>
            <w:rtl/>
          </w:rPr>
          <w:delText xml:space="preserve">גם יהודה שת קציר לך בשובי שבות עמי</w:delText>
        </w:r>
      </w:del>
      <w:r>
        <w:rPr>
          <w:rFonts w:hint="cs"/>
          <w:rtl/>
        </w:rPr>
        <w:t>'</w:t>
      </w:r>
      <w:r>
        <w:rPr>
          <w:rtl/>
        </w:rPr>
        <w:t>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78" w:author="קלוד" w:date="2026-10-11T09:07:13Z"/>
        </w:rPr>
      </w:pPr>
      <w:ins w:id="20277" w:author="קלוד" w:date="2026-10-11T09:07:13Z">
        <w:r>
          <w:t xml:space="preserve">משנה ז</w:t>
        </w:r>
      </w:ins>
    </w:p>
    <w:p w:rsidR="00E403F0" w:rsidRPr="00D65BEC" w:rsidRDefault="00E403F0" w:rsidP="00E403F0">
      <w:pPr>
        <w:pStyle w:val="afff9"/>
        <w:rPr>
          <w:del w:id="20174" w:author="קלוד" w:date="2026-10-11T09:07:13Z"/>
          <w:rtl/>
        </w:rPr>
      </w:pPr>
      <w:del w:id="20173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49" w:author="קלוד" w:date="2026-10-11T12:09:42Z">
          <w:pPr>
            <w:pStyle w:val="afff9"/>
          </w:pPr>
        </w:pPrChange>
      </w:pPr>
      <w:r w:rsidRPr="00D65BEC">
        <w:rPr>
          <w:rtl/>
        </w:rPr>
        <w:t xml:space="preserve">בתי החצרים נותנין להם כח יפה שבבתי ערי חומה וכח יפה שבשדות,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ונגאלין מיד וכל שנים עשר חדש כבתים, ויוצאין ביובל ובגרעון כסף כשדות.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011" w:author="קלוד" w:date="2026-10-11T12:18:15Z"/>
        </w:rPr>
      </w:pPr>
      <w:ins w:id="90012" w:author="קלוד" w:date="2026-10-11T12:18:15Z">
        <w:r>
          <w:rPr>
            <w:color w:val="7B3F00"/>
          </w:rPr>
          <w:t xml:space="preserve">בתי חצרים - כח יפה שבשדות ושבבתים</w:t>
        </w:r>
      </w:ins>
    </w:p>
    <w:p>
      <w:pPr>
        <w:pStyle w:val="38"/>
        <w:rPr>
          <w:ins w:id="94115" w:author="מנוע מכני" w:date="2026-10-11T12:04:39Z"/>
        </w:rPr>
      </w:pPr>
      <w:r w:rsidRPr="00217260">
        <w:lastRenderedPageBreak/>
        <w:t>ת</w:t>
      </w:r>
      <w:r w:rsidRPr="00217260">
        <w:t>"</w:t>
      </w:r>
      <w:r w:rsidRPr="00217260">
        <w:t>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4116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601" w:author="Claude - סמנטי" w:date="2026-10-11T12:14:28Z">
        <w:r>
          <w:rPr>
            <w:rStyle w:val="afffff0"/>
            <w:rtl/>
          </w:rPr>
          <w:t xml:space="preserve">עַל שְׂדֵה הָאָרֶץ יֵחָשֵׁב</w:t>
        </w:r>
      </w:ins>
      <w:del w:id="90602" w:author="Claude - סמנטי" w:date="2026-10-11T12:14:28Z">
        <w:r>
          <w:rPr>
            <w:rtl/>
          </w:rPr>
          <w:delText xml:space="preserve">על שדה הארץ יחשב</w:delText>
        </w:r>
      </w:del>
      <w:r>
        <w:rPr>
          <w:rFonts w:hint="cs"/>
          <w:rtl/>
        </w:rPr>
        <w:t>'</w:t>
      </w:r>
      <w:r>
        <w:rPr>
          <w:rtl/>
        </w:rPr>
        <w:t xml:space="preserve"> - הקישו הכתוב לשדה אחוזה, מה שדה אחוזה יוצא ביובל ובגרעון כסף, אף בתי החצרים יוצאין ביובל ובגרעון כסף</w:t>
      </w:r>
      <w:ins w:id="91958" w:author="מנוע מכני" w:date="2026-10-11T12:04:39Z">
        <w:r>
          <w:rPr>
            <w:rtl/>
          </w:rPr>
          <w:t xml:space="preserve">,</w:t>
        </w:r>
      </w:ins>
      <w:del w:id="91959" w:author="מנוע מכני" w:date="2026-10-11T12:04:39Z">
        <w:r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ins w:id="92228" w:author="מנוע מכני" w:date="2026-10-11T12:04:39Z">
        <w:r>
          <w:rPr>
            <w:rtl/>
          </w:rPr>
          <w:t xml:space="preserve">אם </w:t>
        </w:r>
      </w:ins>
      <w:del w:id="92229" w:author="מנוע מכני" w:date="2026-10-11T12:04:39Z">
        <w:r>
          <w:rPr>
            <w:rtl/>
          </w:rPr>
          <w:delText xml:space="preserve">אי </w:delText>
        </w:r>
      </w:del>
      <w:r>
        <w:rPr>
          <w:rtl/>
        </w:rPr>
        <w:t xml:space="preserve">מה שדה אחוזה אינה נגאלת בפחות משתי שנים, אף בתי החצרים אינם נגאלים פחות משתי שנים? </w:t>
      </w:r>
      <w:r>
        <w:rPr>
          <w:rtl/>
        </w:rPr>
        <w:t xml:space="preserve">ת"ל</w:t>
      </w:r>
      <w:r>
        <w:rPr>
          <w:rtl/>
        </w:rPr>
        <w:t xml:space="preserve">: </w:t>
      </w:r>
      <w:r>
        <w:rPr>
          <w:rFonts w:hint="cs"/>
          <w:rtl/>
        </w:rPr>
        <w:t>'</w:t>
      </w:r>
      <w:ins w:id="90603" w:author="Claude - סמנטי" w:date="2026-10-11T12:14:28Z">
        <w:r>
          <w:rPr>
            <w:rStyle w:val="afffff0"/>
            <w:rtl/>
          </w:rPr>
          <w:t xml:space="preserve">גְּאוּלָּה תִּהְיֶה לּוֹ</w:t>
        </w:r>
      </w:ins>
      <w:del w:id="90604" w:author="Claude - סמנטי" w:date="2026-10-11T12:14:28Z">
        <w:r>
          <w:rPr>
            <w:rtl/>
          </w:rPr>
          <w:delText xml:space="preserve">גאולה תהיה לו</w:delText>
        </w:r>
      </w:del>
      <w:r>
        <w:rPr>
          <w:rFonts w:hint="cs"/>
          <w:rtl/>
        </w:rPr>
        <w:t>'</w:t>
      </w:r>
      <w:r>
        <w:rPr>
          <w:rtl/>
        </w:rPr>
        <w:t xml:space="preserve">, מיד</w:t>
      </w:r>
      <w:ins w:id="91960" w:author="מנוע מכני" w:date="2026-10-11T12:04:39Z">
        <w:r>
          <w:rPr>
            <w:rtl/>
          </w:rPr>
          <w:t xml:space="preserve">,</w:t>
        </w:r>
      </w:ins>
      <w:del w:id="91961" w:author="מנוע מכני" w:date="2026-10-11T12:04:39Z">
        <w:r>
          <w:rPr>
            <w:rtl/>
          </w:rPr>
          <w:delText xml:space="preserve">;</w:delText>
        </w:r>
      </w:del>
    </w:p>
    <w:p w:rsidR="00E403F0" w:rsidRPr="00DC5F70" w:rsidRDefault="00E403F0" w:rsidP="00E403F0">
      <w:pPr>
        <w:rPr>
          <w:spacing w:val="-2"/>
          <w:rtl/>
        </w:rPr>
      </w:pPr>
      <w:r w:rsidRPr="00DC5F70">
        <w:rPr>
          <w:spacing w:val="-2"/>
          <w:rtl/>
        </w:rPr>
        <w:t xml:space="preserve">הואיל ונתת להם כח יפה שבשדות וכח שדה שבבתים, יכול </w:t>
      </w:r>
      <w:r w:rsidRPr="00DC5F70">
        <w:rPr>
          <w:spacing w:val="-2"/>
          <w:rtl/>
        </w:rPr>
        <w:t xml:space="preserve">לא</w:t>
      </w:r>
      <w:r w:rsidRPr="00DC5F70">
        <w:rPr>
          <w:spacing w:val="-2"/>
          <w:rtl/>
        </w:rPr>
        <w:t xml:space="preserve"> יצאו ביובל? </w:t>
      </w:r>
      <w:r w:rsidRPr="00DC5F70">
        <w:rPr>
          <w:spacing w:val="-2"/>
          <w:rtl/>
        </w:rPr>
        <w:t xml:space="preserve">ת"ל</w:t>
      </w:r>
      <w:r w:rsidRPr="00DC5F70">
        <w:rPr>
          <w:spacing w:val="-2"/>
          <w:rtl/>
        </w:rPr>
        <w:t xml:space="preserve">: וביובל יצא.</w:t>
      </w:r>
    </w:p>
    <w:p>
      <w:pPr>
        <w:pStyle w:val="afffff8"/>
        <w:rPr>
          <w:ins w:id="90009" w:author="קלוד" w:date="2026-10-11T12:18:15Z"/>
        </w:rPr>
      </w:pPr>
      <w:ins w:id="90010" w:author="קלוד" w:date="2026-10-11T12:18:15Z">
        <w:r>
          <w:rPr>
            <w:color w:val="7B3F00"/>
          </w:rPr>
          <w:t xml:space="preserve">מקדיש בית בבתי החצרים - 'וביובל יצא' למה</w:t>
        </w:r>
      </w:ins>
    </w:p>
    <w:p>
      <w:pPr>
        <w:pStyle w:val="38"/>
        <w:rPr>
          <w:ins w:id="94117" w:author="מנוע מכני" w:date="2026-10-11T12:04:39Z"/>
        </w:rPr>
      </w:pPr>
      <w:r>
        <w:t>אר</w:t>
      </w:r>
      <w:r>
        <w:t>"</w:t>
      </w:r>
      <w:r>
        <w:t>ה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4118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אלא למקדיש בית בבתי החצרים וגאלו אחר מיד הקדש ופגע בו יובל בשנה שניה,</w:t>
      </w:r>
    </w:p>
    <w:p>
      <w:pPr>
        <w:pStyle w:val="38"/>
        <w:rPr>
          <w:ins w:id="94119" w:author="מנוע מכני" w:date="2026-10-11T12:04:39Z"/>
        </w:rPr>
      </w:pPr>
      <w:r>
        <w:t xml:space="preserve">ויקשה</w:t>
      </w:r>
    </w:p>
    <w:p w:rsidR="00E403F0" w:rsidRPr="00AD695E" w:rsidRDefault="00E403F0" w:rsidP="00E403F0">
      <w:pPr>
        <w:rPr>
          <w:rtl/>
        </w:rPr>
      </w:pPr>
      <w:del w:id="94120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דלמה מדמית</w:t>
      </w:r>
      <w:ins w:id="91962" w:author="מנוע מכני" w:date="2026-10-11T12:04:39Z">
        <w:r>
          <w:rPr>
            <w:rFonts w:hint="cs"/>
            <w:rtl/>
          </w:rPr>
          <w:t xml:space="preserve"> </w:t>
        </w:r>
      </w:ins>
      <w:del w:id="91963" w:author="מנוע מכני" w:date="2026-10-11T12:04:39Z">
        <w:r>
          <w:rPr>
            <w:rFonts w:hint="cs"/>
            <w:rtl/>
          </w:rPr>
          <w:delText xml:space="preserve">  </w:delText>
        </w:r>
      </w:del>
      <w:ins w:id="92230" w:author="מנוע מכני" w:date="2026-10-11T12:04:39Z">
        <w:r>
          <w:rPr>
            <w:rFonts w:hint="cs"/>
            <w:rtl/>
          </w:rPr>
          <w:t xml:space="preserve">אם </w:t>
        </w:r>
      </w:ins>
      <w:del w:id="92231" w:author="מנוע מכני" w:date="2026-10-11T12:04:39Z">
        <w:r>
          <w:rPr>
            <w:rFonts w:hint="cs"/>
            <w:rtl/>
          </w:rPr>
          <w:tab/>
          <w:delText xml:space="preserve">א</w:delText>
        </w:r>
        <w:r>
          <w:rPr>
            <w:rtl/>
          </w:rPr>
          <w:delText xml:space="preserve">י </w:delText>
        </w:r>
      </w:del>
      <w:r>
        <w:rPr>
          <w:rtl/>
        </w:rPr>
        <w:t xml:space="preserve">לבתי ערי חומה מדמית </w:t>
      </w:r>
      <w:ins w:id="91490" w:author="מנוע מכני" w:date="2026-10-11T12:04:39Z">
        <w:r>
          <w:rPr>
            <w:rtl/>
          </w:rPr>
          <w:t xml:space="preserve">לו</w:t>
        </w:r>
      </w:ins>
      <w:del w:id="91491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- איחליט </w:t>
      </w:r>
      <w:ins w:id="91492" w:author="מנוע מכני" w:date="2026-10-11T12:04:39Z">
        <w:r>
          <w:rPr>
            <w:rtl/>
          </w:rPr>
          <w:t xml:space="preserve">לו</w:t>
        </w:r>
      </w:ins>
      <w:del w:id="91493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ללוקח, </w:t>
      </w:r>
    </w:p>
    <w:p w:rsidR="00E403F0" w:rsidRPr="00AD695E" w:rsidRDefault="00E403F0" w:rsidP="00D07C84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ins w:id="92232" w:author="מנוע מכני" w:date="2026-10-11T12:04:39Z">
        <w:r>
          <w:rPr>
            <w:rtl/>
          </w:rPr>
          <w:t xml:space="preserve">אם </w:t>
        </w:r>
      </w:ins>
      <w:del w:id="92233" w:author="מנוע מכני" w:date="2026-10-11T12:04:39Z">
        <w:r>
          <w:rPr>
            <w:rtl/>
          </w:rPr>
          <w:tab/>
          <w:delText xml:space="preserve">אי </w:delText>
        </w:r>
      </w:del>
      <w:r>
        <w:rPr>
          <w:rtl/>
        </w:rPr>
        <w:tab/>
        <w:t xml:space="preserve">לשדה אחוזה מדמית - לכהנים נפקא, </w:t>
      </w:r>
      <w:ins w:id="91494" w:author="מנוע מכני" w:date="2026-10-11T12:04:39Z">
        <w:r>
          <w:rPr>
            <w:rtl/>
          </w:rPr>
          <w:t xml:space="preserve">לכך</w:t>
        </w:r>
      </w:ins>
      <w:del w:id="91495" w:author="מנוע מכני" w:date="2026-10-11T12:04:39Z">
        <w:r>
          <w:rPr>
            <w:rtl/>
          </w:rPr>
          <w:tab/>
          <w:delText xml:space="preserve">להכי</w:delText>
        </w:r>
      </w:del>
      <w:r>
        <w:rPr>
          <w:rtl/>
        </w:rPr>
        <w:tab/>
        <w:t xml:space="preserve"> אצטריך וביובל יצא.</w:t>
      </w:r>
    </w:p>
    <w:p w:rsidR="00E403F0" w:rsidRPr="00AD695E" w:rsidRDefault="00E403F0" w:rsidP="00E403F0">
      <w:pPr>
        <w:rPr>
          <w:rtl/>
        </w:rPr>
      </w:pPr>
    </w:p>
    <w:p>
      <w:pPr>
        <w:pStyle w:val="38"/>
        <w:rPr>
          <w:ins w:id="94121" w:author="מנוע מכני" w:date="2026-10-11T12:04:39Z"/>
        </w:rPr>
      </w:pPr>
      <w:r>
        <w:t xml:space="preserve">מתקיף </w:t>
      </w:r>
      <w:r>
        <w:t>ר</w:t>
      </w:r>
      <w:r>
        <w:t>"</w:t>
      </w:r>
      <w:r>
        <w:t>ז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4122" w:author="מנוע מכני" w:date="2026-10-11T12:04:39Z">
        <w:r>
          <w:rPr>
            <w:rtl/>
          </w:rPr>
          <w:delText xml:space="preserve"> </w:delText>
        </w:r>
      </w:del>
      <w:ins w:id="91496" w:author="מנוע מכני" w:date="2026-10-11T12:04:39Z">
        <w:r>
          <w:rPr>
            <w:rtl/>
          </w:rPr>
          <w:t xml:space="preserve">מה</w:t>
        </w:r>
      </w:ins>
      <w:del w:id="91497" w:author="מנוע מכני" w:date="2026-10-11T12:04:39Z">
        <w:r>
          <w:rPr>
            <w:rtl/>
          </w:rPr>
          <w:delText xml:space="preserve">מאי</w:delText>
        </w:r>
      </w:del>
      <w:r>
        <w:rPr>
          <w:rtl/>
        </w:rPr>
        <w:t xml:space="preserve"> איריא גאלו אחר? </w:t>
      </w:r>
      <w:ins w:id="90186" w:author="מנוע מכני" w:date="2026-10-11T12:04:39Z">
        <w:r>
          <w:rPr>
            <w:rtl/>
          </w:rPr>
          <w:t xml:space="preserve">אפי'</w:t>
        </w:r>
      </w:ins>
      <w:del w:id="90187" w:author="מנוע מכני" w:date="2026-10-11T12:04:39Z">
        <w:r>
          <w:rPr>
            <w:rtl/>
          </w:rPr>
          <w:delText xml:space="preserve">אפילו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גאלו </w:t>
      </w:r>
      <w:ins w:id="90786" w:author="מנוע מכני" w:date="2026-10-11T12:04:39Z">
        <w:r>
          <w:rPr>
            <w:rtl/>
          </w:rPr>
          <w:t xml:space="preserve">גם</w:t>
        </w:r>
      </w:ins>
      <w:del w:id="90787" w:author="מנוע מכני" w:date="2026-10-11T12:04:39Z">
        <w:r>
          <w:rPr>
            <w:rtl/>
          </w:rPr>
          <w:delText xml:space="preserve">נמי</w:delText>
        </w:r>
      </w:del>
      <w:r>
        <w:rPr>
          <w:rtl/>
        </w:rPr>
        <w:t xml:space="preserve">! </w:t>
      </w:r>
    </w:p>
    <w:p>
      <w:pPr>
        <w:pStyle w:val="38"/>
        <w:rPr>
          <w:ins w:id="94123" w:author="מנוע מכני" w:date="2026-10-11T12:04:39Z"/>
        </w:rPr>
      </w:pPr>
      <w:r>
        <w:t xml:space="preserve">- </w:t>
      </w:r>
      <w:r>
        <w:t xml:space="preserve">א"ל</w:t>
      </w:r>
      <w:r>
        <w:t xml:space="preserve"> אביי, שלא יאמרו:</w:t>
      </w:r>
    </w:p>
    <w:p w:rsidR="00E403F0" w:rsidRPr="00AD695E" w:rsidRDefault="00E403F0" w:rsidP="00E403F0">
      <w:pPr>
        <w:pStyle w:val="affffb"/>
      </w:pPr>
      <w:del w:id="94124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הקדש יוצא בלא פדיון.</w:t>
      </w:r>
      <w:r>
        <w:rPr>
          <w:rFonts w:hint="cs"/>
          <w:rtl/>
        </w:rPr>
        <w:t xml:space="preserve"> מבן לוי שיפה כוחו בממכרו והורע כוחו בהקדשו לישראל שהורע כוחו בממכרו </w:t>
      </w:r>
      <w:r>
        <w:rPr>
          <w:rFonts w:hint="cs"/>
          <w:rtl/>
        </w:rPr>
        <w:t xml:space="preserve">כ</w:t>
      </w:r>
      <w:r>
        <w:rPr>
          <w:rtl/>
        </w:rPr>
        <w:t>"</w:t>
      </w:r>
      <w:r>
        <w:rPr>
          <w:rFonts w:hint="cs"/>
          <w:rtl/>
        </w:rPr>
        <w:t xml:space="preserve">ש</w:t>
      </w:r>
      <w:r>
        <w:rPr>
          <w:rFonts w:hint="cs"/>
          <w:rtl/>
        </w:rPr>
        <w:t xml:space="preserve"> שהורע כוחו בהקדשו </w:t>
      </w:r>
    </w:p>
    <w:p w:rsidR="00E403F0" w:rsidRPr="00AD695E" w:rsidRDefault="00E403F0" w:rsidP="00E403F0">
      <w:pPr>
        <w:pStyle w:val="affffb"/>
        <w:rPr>
          <w:rtl/>
        </w:rPr>
      </w:pPr>
      <w:r>
        <w:rPr>
          <w:rtl/>
        </w:rPr>
        <w:t xml:space="preserve">- </w:t>
      </w:r>
      <w:ins w:id="90788" w:author="מנוע מכני" w:date="2026-10-11T12:04:39Z">
        <w:r>
          <w:rPr>
            <w:rFonts w:hint="cs"/>
            <w:rtl/>
          </w:rPr>
          <w:t xml:space="preserve">ושם</w:t>
        </w:r>
      </w:ins>
      <w:del w:id="90789" w:author="מנוע מכני" w:date="2026-10-11T12:04:39Z">
        <w:r>
          <w:rPr>
            <w:rFonts w:hint="cs"/>
            <w:rtl/>
          </w:rPr>
          <w:delText xml:space="preserve">והתם</w:delText>
        </w:r>
      </w:del>
      <w:r>
        <w:rPr>
          <w:rFonts w:hint="cs"/>
          <w:rtl/>
        </w:rPr>
        <w:t xml:space="preserve"> מ'</w:t>
      </w:r>
      <w:ins w:id="90605" w:author="Claude - סמנטי" w:date="2026-10-11T12:14:28Z">
        <w:r>
          <w:rPr>
            <w:rStyle w:val="afffff0"/>
            <w:rtl/>
          </w:rPr>
          <w:t xml:space="preserve">וְיָצָא מִמְכַּר</w:t>
        </w:r>
      </w:ins>
      <w:del w:id="90606" w:author="Claude - סמנטי" w:date="2026-10-11T12:14:28Z">
        <w:r>
          <w:rPr>
            <w:rtl/>
          </w:rPr>
          <w:delText xml:space="preserve">ויצא ממכר</w:delText>
        </w:r>
      </w:del>
      <w:r>
        <w:rPr>
          <w:rFonts w:hint="cs"/>
          <w:rtl/>
        </w:rPr>
        <w:t>'</w:t>
      </w:r>
      <w:r>
        <w:rPr>
          <w:rtl/>
        </w:rPr>
        <w:t xml:space="preserve"> - שומע אני </w:t>
      </w:r>
      <w:ins w:id="90188" w:author="מנוע מכני" w:date="2026-10-11T12:04:39Z">
        <w:r>
          <w:rPr>
            <w:rtl/>
          </w:rPr>
          <w:t xml:space="preserve">אפי'</w:t>
        </w:r>
      </w:ins>
      <w:del w:id="90189" w:author="מנוע מכני" w:date="2026-10-11T12:04:39Z">
        <w:r>
          <w:rPr>
            <w:rtl/>
          </w:rPr>
          <w:delText xml:space="preserve">אפילו</w:delText>
        </w:r>
      </w:del>
      <w:r>
        <w:rPr>
          <w:rtl/>
        </w:rPr>
        <w:t xml:space="preserve"> עבדיו מטלטליו ושטריו, </w:t>
      </w:r>
      <w:r>
        <w:rPr>
          <w:rtl/>
        </w:rPr>
        <w:t xml:space="preserve">ת"ל</w:t>
      </w:r>
      <w:r>
        <w:rPr>
          <w:rtl/>
        </w:rPr>
        <w:t xml:space="preserve">: </w:t>
      </w:r>
      <w:r>
        <w:rPr>
          <w:rFonts w:hint="cs"/>
          <w:rtl/>
        </w:rPr>
        <w:t>'</w:t>
      </w:r>
      <w:r>
        <w:rPr>
          <w:rtl/>
        </w:rPr>
        <w:t>בית ועיר אחוזתו</w:t>
      </w:r>
      <w:r>
        <w:rPr>
          <w:rFonts w:hint="cs"/>
          <w:rtl/>
        </w:rPr>
        <w:t>'</w:t>
      </w:r>
      <w:r>
        <w:rPr>
          <w:rtl/>
        </w:rPr>
        <w:t xml:space="preserve">, מה </w:t>
      </w:r>
      <w:r>
        <w:rPr>
          <w:rtl/>
        </w:rPr>
        <w:t xml:space="preserve">ת"ל</w:t>
      </w:r>
      <w:r>
        <w:rPr>
          <w:rtl/>
        </w:rPr>
        <w:t xml:space="preserve"> </w:t>
      </w:r>
      <w:r>
        <w:rPr>
          <w:rFonts w:hint="cs"/>
          <w:rtl/>
        </w:rPr>
        <w:t>'</w:t>
      </w:r>
      <w:r>
        <w:rPr>
          <w:rtl/>
        </w:rPr>
        <w:t>ממכר</w:t>
      </w:r>
      <w:r>
        <w:rPr>
          <w:rFonts w:hint="cs"/>
          <w:rtl/>
        </w:rPr>
        <w:t>'</w:t>
      </w:r>
      <w:r>
        <w:rPr>
          <w:rtl/>
        </w:rPr>
        <w:t xml:space="preserve"> ממכריו יוצא בחנם, ואין הקדש יוצא בחנם אלא בפדיון.</w:t>
      </w:r>
    </w:p>
    <w:p>
      <w:pPr>
        <w:pStyle w:val="38"/>
        <w:rPr>
          <w:ins w:id="94125" w:author="מנוע מכני" w:date="2026-10-11T12:04:39Z"/>
        </w:rPr>
      </w:pPr>
      <w:r>
        <w:t>ופליגא דר' אושעיא</w:t>
      </w:r>
      <w:r>
        <w:t xml:space="preserve"> דאר</w:t>
      </w:r>
      <w:r>
        <w:t>"</w:t>
      </w:r>
      <w:r>
        <w:t>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4126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הכל היו בכלל </w:t>
      </w:r>
      <w:r>
        <w:rPr>
          <w:rFonts w:hint="cs"/>
          <w:rtl/>
        </w:rPr>
        <w:t>'</w:t>
      </w:r>
      <w:r>
        <w:rPr>
          <w:rStyle w:val="afffff0"/>
          <w:rtl/>
        </w:rPr>
        <w:t>ונתן הכסף וקם לו</w:t>
      </w:r>
      <w:r>
        <w:rPr>
          <w:rFonts w:hint="cs"/>
          <w:rtl/>
        </w:rPr>
        <w:t>'</w:t>
      </w:r>
      <w:r>
        <w:rPr>
          <w:rtl/>
        </w:rPr>
        <w:t xml:space="preserve">, כשפרט הכתוב בשדה אחוזה </w:t>
      </w:r>
      <w:r>
        <w:rPr>
          <w:rStyle w:val="afffff0"/>
          <w:rtl/>
          <w:rPrChange w:id="9067" w:author="מנוע פסוקים" w:date="2026-10-11T09:22:04Z">
            <w:rPr>
              <w:rtl/>
            </w:rPr>
          </w:rPrChange>
        </w:rPr>
        <w:t xml:space="preserve">והיה השדה בצאתו ביובל קדש</w:t>
      </w:r>
      <w:r>
        <w:rPr>
          <w:rtl/>
        </w:rPr>
        <w:t xml:space="preserve"> לה', שדה הוא דפרק </w:t>
      </w:r>
      <w:ins w:id="91498" w:author="מנוע מכני" w:date="2026-10-11T12:04:39Z">
        <w:r>
          <w:rPr>
            <w:rtl/>
          </w:rPr>
          <w:t xml:space="preserve">לו</w:t>
        </w:r>
      </w:ins>
      <w:del w:id="91499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ונפקא לכהנים, אבל הנך כדקיימי קיימי.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וביובל יצא: </w:t>
      </w:r>
      <w:r>
        <w:rPr>
          <w:rStyle w:val="2fb"/>
          <w:rFonts w:hint="cs"/>
          <w:rtl/>
        </w:rPr>
        <w:t>אר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 xml:space="preserve">פ</w:t>
      </w:r>
      <w:r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נצרכא, אלא למוכר בית בבתי החצרים ופגע בו יובל בשנה שניה, </w:t>
      </w:r>
    </w:p>
    <w:p w:rsidR="00E403F0" w:rsidRPr="00AD695E" w:rsidRDefault="00E403F0" w:rsidP="00E403F0">
      <w:pPr>
        <w:rPr>
          <w:rtl/>
        </w:rPr>
      </w:pPr>
      <w:ins w:id="91504" w:author="מנוע מכני" w:date="2026-10-11T12:04:39Z">
        <w:r>
          <w:rPr>
            <w:rtl/>
          </w:rPr>
          <w:t xml:space="preserve">למה</w:t>
        </w:r>
      </w:ins>
      <w:del w:id="91505" w:author="מנוע מכני" w:date="2026-10-11T12:04:39Z">
        <w:r>
          <w:rPr>
            <w:rtl/>
          </w:rPr>
          <w:delText xml:space="preserve">למאי</w:delText>
        </w:r>
      </w:del>
      <w:r>
        <w:rPr>
          <w:rtl/>
        </w:rPr>
        <w:t xml:space="preserve"> מדמית</w:t>
      </w:r>
      <w:r>
        <w:rPr>
          <w:rFonts w:hint="cs"/>
          <w:rtl/>
        </w:rPr>
        <w:t>:</w:t>
      </w:r>
      <w:r>
        <w:rPr>
          <w:rtl/>
        </w:rPr>
        <w:t xml:space="preserve"> </w:t>
      </w:r>
      <w:ins w:id="92234" w:author="מנוע מכני" w:date="2026-10-11T12:04:39Z">
        <w:r>
          <w:rPr>
            <w:rtl/>
          </w:rPr>
          <w:t xml:space="preserve">אם </w:t>
        </w:r>
      </w:ins>
      <w:del w:id="92235" w:author="מנוע מכני" w:date="2026-10-11T12:04:39Z">
        <w:r>
          <w:rPr>
            <w:rtl/>
          </w:rPr>
          <w:delText xml:space="preserve">אי </w:delText>
        </w:r>
      </w:del>
      <w:r>
        <w:rPr>
          <w:rtl/>
        </w:rPr>
        <w:t xml:space="preserve">לבתי ערי חומה מדמית </w:t>
      </w:r>
      <w:ins w:id="91500" w:author="מנוע מכני" w:date="2026-10-11T12:04:39Z">
        <w:r>
          <w:rPr>
            <w:rtl/>
          </w:rPr>
          <w:t xml:space="preserve">לו</w:t>
        </w:r>
      </w:ins>
      <w:del w:id="91501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- איחלט </w:t>
      </w:r>
      <w:ins w:id="91502" w:author="מנוע מכני" w:date="2026-10-11T12:04:39Z">
        <w:r>
          <w:rPr>
            <w:rtl/>
          </w:rPr>
          <w:t xml:space="preserve">לו</w:t>
        </w:r>
      </w:ins>
      <w:del w:id="91503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ללוקח, </w:t>
      </w:r>
    </w:p>
    <w:p w:rsidR="00E403F0" w:rsidRPr="00AD695E" w:rsidRDefault="00E403F0" w:rsidP="00E403F0">
      <w:pPr>
        <w:rPr>
          <w:rtl/>
        </w:rPr>
      </w:pPr>
      <w:ins w:id="92236" w:author="מנוע מכני" w:date="2026-10-11T12:04:39Z">
        <w:r>
          <w:rPr>
            <w:rtl/>
          </w:rPr>
          <w:t xml:space="preserve">אם </w:t>
        </w:r>
      </w:ins>
      <w:del w:id="92237" w:author="מנוע מכני" w:date="2026-10-11T12:04:39Z">
        <w:r>
          <w:rPr>
            <w:rtl/>
          </w:rPr>
          <w:delText xml:space="preserve">אי </w:delText>
        </w:r>
      </w:del>
      <w:r>
        <w:rPr>
          <w:rtl/>
        </w:rPr>
        <w:t xml:space="preserve">לשדה אחוזה מדמית </w:t>
      </w:r>
      <w:ins w:id="91506" w:author="מנוע מכני" w:date="2026-10-11T12:04:39Z">
        <w:r>
          <w:rPr>
            <w:rtl/>
          </w:rPr>
          <w:t xml:space="preserve">לו</w:t>
        </w:r>
      </w:ins>
      <w:del w:id="91507" w:author="מנוע מכני" w:date="2026-10-11T12:04:39Z">
        <w:r>
          <w:rPr>
            <w:rtl/>
          </w:rPr>
          <w:delText xml:space="preserve">ליה</w:delText>
        </w:r>
      </w:del>
      <w:r>
        <w:rPr>
          <w:rtl/>
        </w:rPr>
        <w:t xml:space="preserve"> - השלמה בעי, </w:t>
      </w:r>
      <w:ins w:id="91508" w:author="מנוע מכני" w:date="2026-10-11T12:04:39Z">
        <w:r>
          <w:rPr>
            <w:rtl/>
          </w:rPr>
          <w:t xml:space="preserve">לכך</w:t>
        </w:r>
      </w:ins>
      <w:del w:id="91509" w:author="מנוע מכני" w:date="2026-10-11T12:04:39Z">
        <w:r>
          <w:rPr>
            <w:rtl/>
          </w:rPr>
          <w:delText xml:space="preserve">להכי</w:delText>
        </w:r>
      </w:del>
      <w:r>
        <w:rPr>
          <w:rtl/>
        </w:rPr>
        <w:t xml:space="preserve"> אצטריך וביובל יצא.</w:t>
      </w:r>
    </w:p>
    <w:p w:rsidR="00E403F0" w:rsidRPr="00DC5F70" w:rsidRDefault="00E403F0" w:rsidP="00E403F0">
      <w:pPr>
        <w:rPr>
          <w:spacing w:val="-4"/>
          <w:rtl/>
        </w:rPr>
      </w:pPr>
      <w:r w:rsidRPr="00DC5F70">
        <w:rPr>
          <w:rFonts w:hint="cs"/>
          <w:spacing w:val="-4"/>
          <w:rtl/>
        </w:rPr>
        <w:t>ת</w:t>
      </w:r>
      <w:r w:rsidRPr="00DC5F70">
        <w:rPr>
          <w:spacing w:val="-4"/>
          <w:rtl/>
        </w:rPr>
        <w:t>"</w:t>
      </w:r>
      <w:r w:rsidRPr="00DC5F70">
        <w:rPr>
          <w:rFonts w:hint="cs"/>
          <w:spacing w:val="-4"/>
          <w:rtl/>
        </w:rPr>
        <w:t xml:space="preserve">כ </w:t>
      </w:r>
      <w:r w:rsidRPr="00DC5F70">
        <w:rPr>
          <w:rStyle w:val="2fb"/>
          <w:rFonts w:hint="cs"/>
          <w:spacing w:val="-4"/>
          <w:rtl/>
        </w:rPr>
        <w:t xml:space="preserve">דר</w:t>
      </w:r>
      <w:r w:rsidRPr="00DC5F70">
        <w:rPr>
          <w:rStyle w:val="2fb"/>
          <w:spacing w:val="-4"/>
          <w:rtl/>
        </w:rPr>
        <w:t>"</w:t>
      </w:r>
      <w:r w:rsidRPr="00DC5F70">
        <w:rPr>
          <w:rStyle w:val="2fb"/>
          <w:rFonts w:hint="cs"/>
          <w:spacing w:val="-4"/>
          <w:rtl/>
        </w:rPr>
        <w:t xml:space="preserve">ה</w:t>
      </w:r>
      <w:r w:rsidRPr="00DC5F70">
        <w:rPr>
          <w:rFonts w:hint="cs"/>
          <w:spacing w:val="-4"/>
          <w:rtl/>
        </w:rPr>
        <w:t xml:space="preserve"> </w:t>
      </w:r>
      <w:r w:rsidRPr="00DC5F70">
        <w:rPr>
          <w:spacing w:val="-4"/>
          <w:rtl/>
        </w:rPr>
        <w:t xml:space="preserve">ותיובתא </w:t>
      </w:r>
      <w:r w:rsidRPr="00DC5F70">
        <w:rPr>
          <w:rStyle w:val="2fb"/>
          <w:spacing w:val="-4"/>
          <w:rtl/>
        </w:rPr>
        <w:t xml:space="preserve">דרבי</w:t>
      </w:r>
      <w:r w:rsidRPr="00DC5F70">
        <w:rPr>
          <w:spacing w:val="-4"/>
          <w:rtl/>
        </w:rPr>
        <w:t xml:space="preserve"> אושעיא: המקדיש בית בבתי החצרים - הרי זה גואל מיד וגואלו לעולם</w:t>
      </w:r>
      <w:ins w:id="91964" w:author="מנוע מכני" w:date="2026-10-11T12:04:39Z">
        <w:r>
          <w:rPr>
            <w:spacing w:val="-4"/>
            <w:rtl/>
          </w:rPr>
          <w:t xml:space="preserve">,</w:t>
        </w:r>
      </w:ins>
      <w:del w:id="91965" w:author="מנוע מכני" w:date="2026-10-11T12:04:39Z">
        <w:r w:rsidRPr="00DC5F70">
          <w:rPr>
            <w:spacing w:val="-4"/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>גאלו אחר מיד הקדש, הגיע יובל ולא נגאל - חוזר לבעלים ביובל.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לג:</w:t>
      </w:r>
    </w:p>
    <w:p>
      <w:pPr>
        <w:pStyle w:val="MishnaBatzad"/>
        <w:rPr>
          <w:ins w:id="20280" w:author="קלוד" w:date="2026-10-11T09:07:13Z"/>
        </w:rPr>
      </w:pPr>
      <w:ins w:id="20279" w:author="קלוד" w:date="2026-10-11T09:07:13Z">
        <w:r>
          <w:t xml:space="preserve">משנה ז</w:t>
        </w:r>
      </w:ins>
    </w:p>
    <w:p w:rsidR="00E403F0" w:rsidRPr="00D65BEC" w:rsidRDefault="00E403F0" w:rsidP="00E403F0">
      <w:pPr>
        <w:pStyle w:val="afff9"/>
        <w:rPr>
          <w:del w:id="20176" w:author="קלוד" w:date="2026-10-11T09:07:13Z"/>
          <w:rtl/>
        </w:rPr>
      </w:pPr>
      <w:del w:id="20175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50" w:author="קלוד" w:date="2026-10-11T12:09:42Z">
          <w:pPr>
            <w:pStyle w:val="afff9"/>
          </w:pPr>
        </w:pPrChange>
      </w:pPr>
      <w:r w:rsidRPr="00D65BEC">
        <w:rPr>
          <w:rtl/>
        </w:rPr>
        <w:t xml:space="preserve">ואלו הן בתי החצרים: שני חצרים של שני בתים,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אף על פי שמוקפת חומה מימות יהושע בן נון - הרי הן כבתי חצרים.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007" w:author="קלוד" w:date="2026-10-11T12:18:15Z"/>
        </w:rPr>
      </w:pPr>
      <w:ins w:id="90008" w:author="קלוד" w:date="2026-10-11T12:18:15Z">
        <w:r>
          <w:rPr>
            <w:color w:val="7B3F00"/>
          </w:rPr>
          <w:t xml:space="preserve">בתי חצרים - שתי חצירות של שני בתים</w:t>
        </w:r>
      </w:ins>
    </w:p>
    <w:p>
      <w:pPr>
        <w:pStyle w:val="38"/>
        <w:rPr>
          <w:ins w:id="94127" w:author="מנוע מכני" w:date="2026-10-11T12:04:39Z"/>
        </w:rPr>
      </w:pPr>
      <w:r w:rsidRPr="00217260">
        <w:t>ת"ר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4128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 xml:space="preserve">אשר אין להם חומה' </w:t>
      </w:r>
      <w:ins w:id="91542" w:author="מנוע מכני" w:date="2026-10-11T12:04:39Z">
        <w:r>
          <w:rPr>
            <w:rFonts w:hint="cs"/>
            <w:rtl/>
          </w:rPr>
          <w:t xml:space="preserve">אף</w:t>
        </w:r>
      </w:ins>
      <w:del w:id="91543" w:author="מנוע מכני" w:date="2026-10-11T12:04:39Z">
        <w:r>
          <w:rPr>
            <w:rFonts w:hint="cs"/>
            <w:rtl/>
          </w:rPr>
          <w:delText xml:space="preserve">אע</w:delText>
        </w:r>
        <w:r>
          <w:rPr>
            <w:rtl/>
          </w:rPr>
          <w:delText xml:space="preserve">"</w:delText>
        </w:r>
        <w:r>
          <w:rPr>
            <w:rFonts w:hint="cs"/>
            <w:rtl/>
          </w:rPr>
          <w:delText xml:space="preserve">פ</w:delText>
        </w:r>
      </w:del>
      <w:r>
        <w:rPr>
          <w:rFonts w:hint="cs"/>
          <w:rtl/>
        </w:rPr>
        <w:t xml:space="preserve"> שיש להם חומה כמי שאיןלהם חומה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וכמה בתים? שנים, חצירות? שנים, שתי חצירות של שני בתים.</w:t>
      </w:r>
    </w:p>
    <w:p>
      <w:pPr>
        <w:pStyle w:val="38"/>
        <w:rPr>
          <w:ins w:id="94129" w:author="מנוע מכני" w:date="2026-10-11T12:04:39Z"/>
        </w:rPr>
      </w:pPr>
      <w:r>
        <w:t xml:space="preserve">ואימא:</w:t>
      </w:r>
    </w:p>
    <w:p w:rsidR="00E403F0" w:rsidRPr="00AD695E" w:rsidRDefault="00E403F0" w:rsidP="00E403F0">
      <w:pPr>
        <w:rPr>
          <w:rtl/>
        </w:rPr>
      </w:pPr>
      <w:del w:id="94130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בית וחצר! אם כן, </w:t>
      </w:r>
      <w:ins w:id="90173" w:author="Claude - סמנטי" w:date="2026-10-11T12:14:28Z">
        <w:r>
          <w:rPr>
            <w:rtl/>
          </w:rPr>
          <w:t xml:space="preserve">יכתוב</w:t>
        </w:r>
      </w:ins>
      <w:del w:id="90174" w:author="Claude - סמנטי" w:date="2026-10-11T12:14:28Z">
        <w:r>
          <w:rPr>
            <w:rtl/>
          </w:rPr>
          <w:delText xml:space="preserve">ליכתוב</w:delText>
        </w:r>
      </w:del>
      <w:r>
        <w:rPr>
          <w:rtl/>
        </w:rPr>
        <w:t xml:space="preserve"> </w:t>
      </w:r>
      <w:ins w:id="91510" w:author="מנוע מכני" w:date="2026-10-11T12:04:39Z">
        <w:r>
          <w:rPr>
            <w:rtl/>
          </w:rPr>
          <w:t xml:space="preserve">התורה</w:t>
        </w:r>
      </w:ins>
      <w:del w:id="91511" w:author="מנוע מכני" w:date="2026-10-11T12:04:39Z">
        <w:r>
          <w:rPr>
            <w:rtl/>
          </w:rPr>
          <w:delText xml:space="preserve">רחמנא</w:delText>
        </w:r>
      </w:del>
      <w:r>
        <w:rPr>
          <w:rtl/>
        </w:rPr>
        <w:t xml:space="preserve"> חצרים.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וכי </w:t>
      </w:r>
      <w:ins w:id="92566" w:author="מנוע מכני" w:date="2026-10-11T12:04:39Z">
        <w:r>
          <w:rPr>
            <w:rtl/>
          </w:rPr>
          <w:t xml:space="preserve">תאמר</w:t>
        </w:r>
      </w:ins>
      <w:del w:id="92567" w:author="מנוע מכני" w:date="2026-10-11T12:04:39Z">
        <w:r>
          <w:rPr>
            <w:rtl/>
          </w:rPr>
          <w:delText xml:space="preserve">תימא</w:delText>
        </w:r>
      </w:del>
      <w:r>
        <w:rPr>
          <w:rtl/>
        </w:rPr>
        <w:t xml:space="preserve">, </w:t>
      </w:r>
      <w:ins w:id="92238" w:author="מנוע מכני" w:date="2026-10-11T12:04:39Z">
        <w:r>
          <w:rPr>
            <w:rtl/>
          </w:rPr>
          <w:t xml:space="preserve">אם </w:t>
        </w:r>
      </w:ins>
      <w:del w:id="92239" w:author="מנוע מכני" w:date="2026-10-11T12:04:39Z">
        <w:r>
          <w:rPr>
            <w:rtl/>
          </w:rPr>
          <w:delText xml:space="preserve">אי </w:delText>
        </w:r>
      </w:del>
      <w:r>
        <w:rPr>
          <w:rtl/>
        </w:rPr>
        <w:t xml:space="preserve">כתב </w:t>
      </w:r>
      <w:ins w:id="91512" w:author="מנוע מכני" w:date="2026-10-11T12:04:39Z">
        <w:r>
          <w:rPr>
            <w:rtl/>
          </w:rPr>
          <w:t xml:space="preserve">התורה</w:t>
        </w:r>
      </w:ins>
      <w:del w:id="91513" w:author="מנוע מכני" w:date="2026-10-11T12:04:39Z">
        <w:r>
          <w:rPr>
            <w:rtl/>
          </w:rPr>
          <w:delText xml:space="preserve">רחמנא</w:delText>
        </w:r>
      </w:del>
      <w:r>
        <w:rPr>
          <w:rtl/>
        </w:rPr>
        <w:t xml:space="preserve"> חצרים חצר בלא בית משמע, ההוא קרפף איקרי.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82" w:author="קלוד" w:date="2026-10-11T09:07:13Z"/>
        </w:rPr>
      </w:pPr>
      <w:ins w:id="20281" w:author="קלוד" w:date="2026-10-11T09:07:13Z">
        <w:r>
          <w:t xml:space="preserve">משנה ח</w:t>
        </w:r>
      </w:ins>
    </w:p>
    <w:p w:rsidR="00E403F0" w:rsidRPr="00D65BEC" w:rsidRDefault="00E403F0" w:rsidP="00E403F0">
      <w:pPr>
        <w:pStyle w:val="afff9"/>
        <w:rPr>
          <w:del w:id="20178" w:author="קלוד" w:date="2026-10-11T09:07:13Z"/>
          <w:rtl/>
        </w:rPr>
      </w:pPr>
      <w:del w:id="20177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51" w:author="קלוד" w:date="2026-10-11T12:09:42Z">
          <w:pPr>
            <w:pStyle w:val="afff9"/>
          </w:pPr>
        </w:pPrChange>
      </w:pPr>
      <w:r w:rsidRPr="00D65BEC">
        <w:rPr>
          <w:rtl/>
        </w:rPr>
        <w:t xml:space="preserve">ישראל שירש אבי אמו לוי - אינו גואל כסדר הזה, 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וכן לוי שירש את אבי אמו ישראל - אינו גואל כסדר הזה,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שנאמר: כי בתי ערי הלוים היא אחוזתם, עד שיהא לוי וערי הלוים, דברי רבי;</w:t>
      </w:r>
    </w:p>
    <w:p w:rsidR="00E403F0" w:rsidRPr="00D65BEC" w:rsidRDefault="00E403F0" w:rsidP="00E403F0">
      <w:pPr>
        <w:pStyle w:val="afff9"/>
        <w:rPr>
          <w:rtl/>
        </w:rPr>
      </w:pPr>
      <w:r>
        <w:rPr>
          <w:rtl/>
        </w:rPr>
        <w:t xml:space="preserve">ו</w:t>
      </w:r>
      <w:r>
        <w:rPr>
          <w:rStyle w:val="TanaimMishna"/>
          <w:rtl/>
          <w:rPrChange w:id="20015" w:author="קלוד" w:date="2026-10-11T09:07:13Z">
            <w:rPr>
              <w:rtl/>
            </w:rPr>
          </w:rPrChange>
        </w:rPr>
        <w:t xml:space="preserve">חכמים</w:t>
      </w:r>
      <w:r>
        <w:rPr>
          <w:rtl/>
        </w:rPr>
        <w:t xml:space="preserve"> אומרים</w:t>
      </w:r>
      <w:r>
        <w:rPr>
          <w:rStyle w:val="TanaimMishna"/>
          <w:rtl/>
          <w:rPrChange w:id="95290" w:author="Claude" w:date="2026-10-11T09:08:00Z">
            <w:rPr>
              <w:rtl/>
            </w:rPr>
          </w:rPrChange>
        </w:rPr>
        <w:t xml:space="preserve">:</w:t>
      </w:r>
      <w:r>
        <w:rPr>
          <w:rtl/>
        </w:rPr>
        <w:t xml:space="preserve"> אין דברים הללו אמורים אלא בערי הלוים.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 w:rsidR="00E403F0" w:rsidRPr="00AD695E" w:rsidRDefault="00E403F0" w:rsidP="00E403F0">
      <w:pPr>
        <w:rPr>
          <w:rtl/>
        </w:rPr>
      </w:pPr>
      <w:r>
        <w:rPr>
          <w:rStyle w:val="2fb"/>
          <w:rFonts w:hint="cs"/>
          <w:rtl/>
        </w:rPr>
        <w:t xml:space="preserve">לרבי</w:t>
      </w:r>
      <w:r>
        <w:rPr>
          <w:rFonts w:hint="cs"/>
          <w:rtl/>
        </w:rPr>
        <w:t xml:space="preserve"> אלא עד שיהא לוי [ואשר יגאן מן הלויים], וערי הלויים ד'</w:t>
      </w:r>
      <w:ins w:id="90607" w:author="Claude - סמנטי" w:date="2026-10-11T12:14:28Z">
        <w:r>
          <w:rPr>
            <w:rStyle w:val="afffff0"/>
            <w:rFonts w:hint="cs"/>
            <w:rtl/>
          </w:rPr>
          <w:t xml:space="preserve">כִּי בָתֵּי עָרֵי הַלְוִיִּים</w:t>
        </w:r>
      </w:ins>
      <w:del w:id="90608" w:author="Claude - סמנטי" w:date="2026-10-11T12:14:28Z">
        <w:r>
          <w:rPr>
            <w:rFonts w:hint="cs"/>
            <w:rtl/>
          </w:rPr>
          <w:delText xml:space="preserve">כי בתי ערי הלויים</w:delText>
        </w:r>
      </w:del>
      <w:r>
        <w:rPr>
          <w:rFonts w:hint="cs"/>
          <w:rtl/>
        </w:rPr>
        <w:t xml:space="preserve">'</w:t>
      </w:r>
    </w:p>
    <w:p>
      <w:pPr>
        <w:pStyle w:val="afffff8"/>
        <w:rPr>
          <w:ins w:id="90005" w:author="קלוד" w:date="2026-10-11T12:18:15Z"/>
        </w:rPr>
      </w:pPr>
      <w:ins w:id="90006" w:author="קלוד" w:date="2026-10-11T12:18:15Z">
        <w:r>
          <w:rPr>
            <w:color w:val="7B3F00"/>
          </w:rPr>
          <w:t xml:space="preserve">'ואשר יגאל מן הלוים' - לוי מישראל או לוי מלוי</w:t>
        </w:r>
      </w:ins>
    </w:p>
    <w:p>
      <w:pPr>
        <w:pStyle w:val="38"/>
        <w:rPr>
          <w:ins w:id="94131" w:author="מנוע מכני" w:date="2026-10-11T12:04:39Z"/>
        </w:rPr>
      </w:pPr>
      <w:r>
        <w:t xml:space="preserve">תניא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4132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609" w:author="Claude - סמנטי" w:date="2026-10-11T12:14:28Z">
        <w:r>
          <w:rPr>
            <w:rStyle w:val="afffff0"/>
            <w:rtl/>
          </w:rPr>
          <w:t xml:space="preserve">וַאֲשֶׁר יִגְאַל מִן הַלְוִים</w:t>
        </w:r>
      </w:ins>
      <w:del w:id="90610" w:author="Claude - סמנטי" w:date="2026-10-11T12:14:28Z">
        <w:r>
          <w:rPr>
            <w:rtl/>
          </w:rPr>
          <w:delText xml:space="preserve">ואשר יגאל מן הלוים</w:delText>
        </w:r>
      </w:del>
      <w:r>
        <w:rPr>
          <w:rFonts w:hint="cs"/>
          <w:rtl/>
        </w:rPr>
        <w:t>'</w:t>
      </w:r>
      <w:ins w:id="91966" w:author="מנוע מכני" w:date="2026-10-11T12:04:39Z">
        <w:r>
          <w:rPr>
            <w:rtl/>
          </w:rPr>
          <w:t xml:space="preserve"> </w:t>
        </w:r>
      </w:ins>
      <w:del w:id="91967" w:author="מנוע מכני" w:date="2026-10-11T12:04:39Z">
        <w:r>
          <w:rPr>
            <w:rtl/>
          </w:rPr>
          <w:delText xml:space="preserve">  </w:delText>
        </w:r>
      </w:del>
      <w:r>
        <w:rPr>
          <w:rtl/>
        </w:rPr>
        <w:t xml:space="preserve">יכול לוי מישראל יגאל, שזה יפה כחו וזה הורע כחו, 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ab/>
        <w:t xml:space="preserve">אבל לוי מלוי </w:t>
      </w:r>
      <w:r>
        <w:rPr>
          <w:rtl/>
        </w:rPr>
        <w:tab/>
        <w:t xml:space="preserve">לא</w:t>
      </w:r>
      <w:r>
        <w:rPr>
          <w:rtl/>
        </w:rPr>
        <w:tab/>
        <w:t xml:space="preserve">, שזה יפה כחו וזה יפה כחו? </w:t>
      </w:r>
    </w:p>
    <w:p>
      <w:pPr>
        <w:pStyle w:val="38"/>
        <w:rPr>
          <w:ins w:id="94133" w:author="מנוע מכני" w:date="2026-10-11T12:04:39Z"/>
        </w:rPr>
      </w:pPr>
      <w:r>
        <w:tab/>
      </w:r>
      <w:r w:rsidRPr="00217260">
        <w:t xml:space="preserve">ת"ל</w:t>
      </w:r>
      <w:r w:rsidRPr="00217260">
        <w:t xml:space="preserve">:</w:t>
      </w:r>
    </w:p>
    <w:p w:rsidR="00E403F0" w:rsidRPr="00AD695E" w:rsidRDefault="00E403F0" w:rsidP="00E403F0">
      <w:pPr>
        <w:rPr>
          <w:rtl/>
        </w:rPr>
      </w:pPr>
      <w:del w:id="94134" w:author="מנוע מכני" w:date="2026-10-11T12:04:39Z">
        <w:r w:rsidRPr="00217260">
          <w:rPr>
            <w:b/>
            <w:bCs/>
            <w:rtl/>
          </w:rPr>
          <w:delText xml:space="preserve"> </w:delText>
        </w:r>
      </w:del>
      <w:r w:rsidRPr="00217260">
        <w:rPr>
          <w:rFonts w:hint="cs"/>
          <w:b/>
          <w:bCs/>
          <w:rtl/>
        </w:rPr>
        <w:t>'</w:t>
      </w:r>
      <w:ins w:id="90611" w:author="Claude - סמנטי" w:date="2026-10-11T12:14:28Z">
        <w:r>
          <w:rPr>
            <w:rStyle w:val="afffff0"/>
            <w:b/>
            <w:bCs/>
            <w:rtl/>
          </w:rPr>
          <w:t xml:space="preserve">מִן הַלְוִים</w:t>
        </w:r>
      </w:ins>
      <w:del w:id="90612" w:author="Claude - סמנטי" w:date="2026-10-11T12:14:28Z">
        <w:r w:rsidRPr="00217260">
          <w:rPr>
            <w:b/>
            <w:bCs/>
            <w:rtl/>
          </w:rPr>
          <w:delText xml:space="preserve">מן הלוים</w:delText>
        </w:r>
      </w:del>
      <w:r w:rsidRPr="00217260">
        <w:rPr>
          <w:rFonts w:hint="cs"/>
          <w:b/>
          <w:bCs/>
          <w:rtl/>
        </w:rPr>
        <w:t>'</w:t>
      </w:r>
      <w:ins w:id="91968" w:author="מנוע מכני" w:date="2026-10-11T12:04:39Z">
        <w:r>
          <w:rPr>
            <w:rFonts w:hint="cs"/>
            <w:rtl/>
          </w:rPr>
          <w:t xml:space="preserve"> </w:t>
        </w:r>
      </w:ins>
      <w:del w:id="91969" w:author="מנוע מכני" w:date="2026-10-11T12:04:39Z">
        <w:r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ולא כל הלוים, פרט לבן לוי, ממזר ונתין.</w:t>
      </w:r>
    </w:p>
    <w:p>
      <w:pPr>
        <w:pStyle w:val="38"/>
        <w:rPr>
          <w:ins w:id="94135" w:author="מנוע מכני" w:date="2026-10-11T12:04:39Z"/>
        </w:rPr>
      </w:pPr>
      <w:r>
        <w:lastRenderedPageBreak/>
        <w:tab/>
        <w:t>וחכ"</w:t>
      </w:r>
      <w:r>
        <w:t>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4136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אין דברים הללו אמורים אלא בערי הלוים, אבל עד שיהא לוי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790" w:author="מנוע מכני" w:date="2026-10-11T12:04:39Z">
        <w:r>
          <w:rPr>
            <w:rtl/>
          </w:rPr>
          <w:t xml:space="preserve">אומרים</w:t>
        </w:r>
      </w:ins>
      <w:del w:id="90791" w:author="מנוע מכני" w:date="2026-10-11T12:04:39Z">
        <w:r>
          <w:rPr>
            <w:rtl/>
          </w:rPr>
          <w:delText xml:space="preserve">אמרינן</w:delText>
        </w:r>
      </w:del>
      <w:r>
        <w:rPr>
          <w:rtl/>
        </w:rPr>
        <w:t xml:space="preserve">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MishnaBatzad"/>
        <w:rPr>
          <w:ins w:id="20284" w:author="קלוד" w:date="2026-10-11T09:07:13Z"/>
        </w:rPr>
      </w:pPr>
      <w:ins w:id="20283" w:author="קלוד" w:date="2026-10-11T09:07:13Z">
        <w:r>
          <w:t xml:space="preserve">משנה ח</w:t>
        </w:r>
      </w:ins>
    </w:p>
    <w:p w:rsidR="00E403F0" w:rsidRPr="00D65BEC" w:rsidRDefault="00E403F0" w:rsidP="00E403F0">
      <w:pPr>
        <w:pStyle w:val="afff9"/>
        <w:rPr>
          <w:del w:id="20180" w:author="קלוד" w:date="2026-10-11T09:07:13Z"/>
          <w:rtl/>
        </w:rPr>
      </w:pPr>
      <w:del w:id="20179" w:author="קלוד" w:date="2026-10-11T09:07:13Z">
        <w:r w:rsidRPr="00D65BEC">
          <w:rPr>
            <w:rtl/>
          </w:rPr>
          <w:delText xml:space="preserve">מתני'.</w:delText>
        </w:r>
      </w:del>
    </w:p>
    <w:p w:rsidR="00E403F0" w:rsidRPr="00D65BEC" w:rsidRDefault="00E403F0" w:rsidP="00E403F0">
      <w:pPr>
        <w:pStyle w:val="afff9"/>
        <w:spacing w:before="120"/>
        <w:rPr>
          <w:rtl/>
        </w:rPr>
        <w:pPrChange w:id="90052" w:author="קלוד" w:date="2026-10-11T12:09:42Z">
          <w:pPr>
            <w:pStyle w:val="afff9"/>
          </w:pPr>
        </w:pPrChange>
      </w:pPr>
      <w:r w:rsidRPr="00D65BEC">
        <w:rPr>
          <w:rtl/>
        </w:rPr>
        <w:t>אין עושין שדה מגרש ולא מגרש שדה, ולא מגרש עיר ולא עיר מגרש.</w:t>
      </w:r>
    </w:p>
    <w:p w:rsidR="00E403F0" w:rsidRPr="00D65BEC" w:rsidRDefault="00E403F0" w:rsidP="00E403F0">
      <w:pPr>
        <w:pStyle w:val="afff9"/>
        <w:rPr>
          <w:rtl/>
        </w:rPr>
      </w:pPr>
      <w:r>
        <w:rPr>
          <w:rtl/>
        </w:rPr>
        <w:t xml:space="preserve">אמר </w:t>
      </w:r>
      <w:r>
        <w:rPr>
          <w:rStyle w:val="TanaimMishna"/>
          <w:rtl/>
          <w:rPrChange w:id="20016" w:author="קלוד" w:date="2026-10-11T09:07:13Z">
            <w:rPr>
              <w:rtl/>
            </w:rPr>
          </w:rPrChange>
        </w:rPr>
        <w:t xml:space="preserve">רבי אלעזר</w:t>
      </w:r>
      <w:r>
        <w:rPr>
          <w:rStyle w:val="TanaimMishna"/>
          <w:rtl/>
          <w:rPrChange w:id="95291" w:author="Claude" w:date="2026-10-11T09:08:00Z">
            <w:rPr>
              <w:rtl/>
            </w:rPr>
          </w:rPrChange>
        </w:rPr>
        <w:t xml:space="preserve">:</w:t>
      </w:r>
      <w:r>
        <w:rPr>
          <w:rtl/>
        </w:rPr>
        <w:t xml:space="preserve"> ב</w:t>
      </w:r>
      <w:r w:rsidRPr="00D65BEC">
        <w:rPr>
          <w:rFonts w:hint="cs"/>
          <w:rtl/>
        </w:rPr>
        <w:t>ד</w:t>
      </w:r>
      <w:r w:rsidRPr="00D65BEC">
        <w:rPr>
          <w:rtl/>
        </w:rPr>
        <w:t>"</w:t>
      </w:r>
      <w:r w:rsidRPr="00D65BEC">
        <w:rPr>
          <w:rFonts w:hint="cs"/>
          <w:rtl/>
        </w:rPr>
        <w:t>א</w:t>
      </w:r>
      <w:r w:rsidRPr="00D65BEC">
        <w:rPr>
          <w:rtl/>
        </w:rPr>
        <w:t xml:space="preserve"> - בערי הלוים, אבל בערי ישראל עושין שדה מגרש מגרש שדה, מגרש עיר ולא עיר מגרש, שלא יחריבו את ערי ישראל.</w:t>
      </w:r>
    </w:p>
    <w:p w:rsidR="00E403F0" w:rsidRPr="00D65BEC" w:rsidRDefault="00E403F0" w:rsidP="00E403F0">
      <w:pPr>
        <w:pStyle w:val="afff9"/>
        <w:rPr>
          <w:rtl/>
        </w:rPr>
      </w:pPr>
      <w:r w:rsidRPr="00D65BEC">
        <w:rPr>
          <w:rtl/>
        </w:rPr>
        <w:t>הכהנים והלוים מוכרין לעולם וגואלין לעולם, שנאמר: גאולת עולם תהיה ללוים.</w:t>
      </w:r>
    </w:p>
    <w:p w:rsidR="00E403F0" w:rsidRPr="00AD695E" w:rsidRDefault="00E403F0" w:rsidP="00E403F0">
      <w:pPr>
        <w:jc w:val="center"/>
        <w:rPr>
          <w:rtl/>
        </w:rPr>
      </w:pPr>
      <w:r w:rsidRPr="00E5675B">
        <w:rPr>
          <w:rFonts w:ascii="BA חניכי הישיבות" w:hAnsi="BA חניכי הישיבות" w:cs="BA חניכי הישיבות"/>
          <w:rtl/>
        </w:rPr>
        <w:t>׻</w:t>
      </w:r>
    </w:p>
    <w:p>
      <w:pPr>
        <w:pStyle w:val="afffff8"/>
        <w:rPr>
          <w:ins w:id="90003" w:author="קלוד" w:date="2026-10-11T12:18:15Z"/>
        </w:rPr>
      </w:pPr>
      <w:ins w:id="90004" w:author="קלוד" w:date="2026-10-11T12:18:15Z">
        <w:r>
          <w:rPr>
            <w:color w:val="7B3F00"/>
          </w:rPr>
          <w:t xml:space="preserve">שדה מגרש - בערי הלוים ובערי ישראל</w:t>
        </w:r>
      </w:ins>
    </w:p>
    <w:p>
      <w:pPr>
        <w:pStyle w:val="38"/>
        <w:rPr>
          <w:ins w:id="94137" w:author="מנוע מכני" w:date="2026-10-11T12:04:39Z"/>
        </w:rPr>
      </w:pPr>
      <w:r>
        <w:t>אר</w:t>
      </w:r>
      <w:r>
        <w:t>"</w:t>
      </w:r>
      <w:r>
        <w:t>א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4138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במה דברים אמורים - בערי הלוים, אבל בערי ישראל עושין וכו'.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>דכו"</w:t>
      </w:r>
      <w:r>
        <w:rPr>
          <w:rFonts w:hint="cs"/>
          <w:rtl/>
        </w:rPr>
        <w:t>ע</w:t>
      </w:r>
      <w:r>
        <w:rPr>
          <w:rtl/>
        </w:rPr>
        <w:t xml:space="preserve"> מיהא בדלוים </w:t>
      </w:r>
      <w:r>
        <w:rPr>
          <w:rtl/>
        </w:rPr>
        <w:t xml:space="preserve">לא</w:t>
      </w:r>
      <w:r>
        <w:rPr>
          <w:rtl/>
        </w:rPr>
        <w:t xml:space="preserve"> משנינן,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כדר</w:t>
      </w:r>
      <w:r>
        <w:rPr>
          <w:rStyle w:val="2fb"/>
          <w:rtl/>
        </w:rPr>
        <w:t>"</w:t>
      </w:r>
      <w:r>
        <w:rPr>
          <w:rStyle w:val="2fb"/>
          <w:rFonts w:hint="cs"/>
          <w:rtl/>
        </w:rPr>
        <w:t>א</w:t>
      </w:r>
      <w:r>
        <w:rPr>
          <w:rtl/>
        </w:rPr>
        <w:t xml:space="preserve">: </w:t>
      </w:r>
      <w:r>
        <w:rPr>
          <w:rFonts w:hint="cs"/>
          <w:rtl/>
        </w:rPr>
        <w:t>ד'</w:t>
      </w:r>
      <w:ins w:id="90177" w:author="Claude - סמנטי" w:date="2026-10-11T12:14:28Z">
        <w:r>
          <w:rPr>
            <w:rStyle w:val="afffff0"/>
            <w:rtl/>
          </w:rPr>
          <w:t xml:space="preserve">וּשְׂדֵה מִגְרַשׁ עָרֵיהֶם לֹא יִמָּכֵר</w:t>
        </w:r>
      </w:ins>
      <w:del w:id="90178" w:author="Claude - סמנטי" w:date="2026-10-11T12:14:28Z">
        <w:r>
          <w:rPr>
            <w:rtl/>
          </w:rPr>
          <w:delText xml:space="preserve">ושדה מגרש עריהם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ימכר</w:delText>
        </w:r>
      </w:del>
      <w:r>
        <w:rPr>
          <w:rFonts w:hint="cs"/>
          <w:rtl/>
        </w:rPr>
        <w:t>'</w:t>
      </w:r>
      <w:r>
        <w:rPr>
          <w:rtl/>
        </w:rPr>
        <w:t xml:space="preserve">, </w:t>
      </w:r>
      <w:ins w:id="91514" w:author="מנוע מכני" w:date="2026-10-11T12:04:39Z">
        <w:r>
          <w:rPr>
            <w:rtl/>
          </w:rPr>
          <w:t xml:space="preserve">מה</w:t>
        </w:r>
      </w:ins>
      <w:del w:id="91515" w:author="מנוע מכני" w:date="2026-10-11T12:04:39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ימכר? אילימא </w:t>
      </w:r>
      <w:r>
        <w:rPr>
          <w:rtl/>
        </w:rPr>
        <w:t xml:space="preserve">לא</w:t>
      </w:r>
      <w:r>
        <w:rPr>
          <w:rtl/>
        </w:rPr>
        <w:t xml:space="preserve"> ימכר כלל, והא מדכתיב </w:t>
      </w:r>
      <w:r>
        <w:rPr>
          <w:rFonts w:hint="cs"/>
          <w:rtl/>
        </w:rPr>
        <w:t>'</w:t>
      </w:r>
      <w:ins w:id="90175" w:author="Claude - סמנטי" w:date="2026-10-11T12:14:28Z">
        <w:r>
          <w:rPr>
            <w:rStyle w:val="afffff0"/>
            <w:rtl/>
          </w:rPr>
          <w:t xml:space="preserve">גְּאוּלַּת עוֹלָם תִּהְיֶה לַלְוִים</w:t>
        </w:r>
      </w:ins>
      <w:del w:id="90176" w:author="Claude - סמנטי" w:date="2026-10-11T12:14:28Z">
        <w:r>
          <w:rPr>
            <w:rtl/>
          </w:rPr>
          <w:delText xml:space="preserve">גאולת עולם תהיה ללוים</w:delText>
        </w:r>
      </w:del>
      <w:r>
        <w:rPr>
          <w:rFonts w:hint="cs"/>
          <w:rtl/>
        </w:rPr>
        <w:t>'</w:t>
      </w:r>
      <w:r>
        <w:rPr>
          <w:rtl/>
        </w:rPr>
        <w:t xml:space="preserve">, מכלל דמזבני! </w:t>
      </w:r>
    </w:p>
    <w:p>
      <w:pPr>
        <w:pStyle w:val="38"/>
        <w:rPr>
          <w:ins w:id="94139" w:author="מנוע מכני" w:date="2026-10-11T12:04:39Z"/>
        </w:rPr>
      </w:pPr>
      <w:r>
        <w:t>א</w:t>
      </w:r>
      <w:r>
        <w:t xml:space="preserve">לא</w:t>
      </w:r>
    </w:p>
    <w:p w:rsidR="00E403F0" w:rsidRPr="00AD695E" w:rsidRDefault="00E403F0" w:rsidP="00E403F0">
      <w:pPr>
        <w:rPr>
          <w:rtl/>
        </w:rPr>
      </w:pPr>
      <w:del w:id="94140" w:author="מנוע מכני" w:date="2026-10-11T12:04:39Z">
        <w:r>
          <w:rPr>
            <w:rtl/>
          </w:rPr>
          <w:delText xml:space="preserve"> </w:delText>
        </w:r>
      </w:del>
      <w:ins w:id="91516" w:author="מנוע מכני" w:date="2026-10-11T12:04:39Z">
        <w:r>
          <w:rPr>
            <w:rtl/>
          </w:rPr>
          <w:t xml:space="preserve">מה</w:t>
        </w:r>
      </w:ins>
      <w:del w:id="91517" w:author="מנוע מכני" w:date="2026-10-11T12:04:39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ימכר? </w:t>
      </w:r>
      <w:r>
        <w:rPr>
          <w:rtl/>
        </w:rPr>
        <w:t xml:space="preserve">לא</w:t>
      </w:r>
      <w:r>
        <w:rPr>
          <w:rtl/>
        </w:rPr>
        <w:t xml:space="preserve"> ישנה.</w:t>
      </w:r>
    </w:p>
    <w:p w:rsidR="00E403F0" w:rsidRPr="00AD695E" w:rsidRDefault="00E403F0" w:rsidP="00E403F0">
      <w:pPr>
        <w:jc w:val="center"/>
        <w:rPr>
          <w:del w:id="90112" w:author="מנוע עיצוב" w:date="2026-10-11T12:09:26Z"/>
          <w:rtl/>
        </w:rPr>
      </w:pPr>
      <w:del w:id="90111" w:author="מנוע עיצוב" w:date="2026-10-11T12:09:26Z">
        <w:r w:rsidRPr="00E5675B">
          <w:rPr>
            <w:rFonts w:ascii="BA חניכי הישיבות" w:hAnsi="BA חניכי הישיבות" w:cs="BA חניכי הישיבות"/>
            <w:rtl/>
          </w:rPr>
          <w:delText xml:space="preserve">׻</w:delText>
        </w:r>
      </w:del>
    </w:p>
    <w:p w:rsidR="00E403F0" w:rsidRPr="00AD695E" w:rsidRDefault="00E403F0" w:rsidP="00E403F0">
      <w:pPr>
        <w:pStyle w:val="affff1"/>
        <w:ind w:end="0"/>
        <w:rPr>
          <w:rtl/>
        </w:rPr>
        <w:pPrChange w:id="20078" w:author="קלוד" w:date="2026-10-11T09:07:13Z">
          <w:pPr>
            <w:pStyle w:val="affff1"/>
            <w:rPr>
              <w:rtl/>
            </w:rPr>
          </w:pPr>
        </w:pPrChange>
      </w:pPr>
      <w:ins w:id="9861" w:author="מספור קטעי משנה" w:date="2026-10-11T09:19:26Z">
        <w:r>
          <w:rPr>
            <w:rStyle w:val="MisparKeta"/>
          </w:rPr>
          <w:t xml:space="preserve">ז. </w:t>
        </w:r>
      </w:ins>
      <w:r>
        <w:rPr>
          <w:rtl/>
        </w:rPr>
        <w:t>הכהנים והלוים מוכרין לעולם וגואלין לעולם.</w:t>
      </w:r>
    </w:p>
    <w:p>
      <w:pPr>
        <w:pStyle w:val="38"/>
        <w:rPr>
          <w:ins w:id="94141" w:author="מנוע מכני" w:date="2026-10-11T12:04:39Z"/>
        </w:rPr>
      </w:pPr>
      <w:r w:rsidRPr="00217260">
        <w:t>ת"ר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ins w:id="91972" w:author="מנוע מכני" w:date="2026-10-11T12:04:39Z">
        <w:del w:id="94142" w:author="מנוע מכני" w:date="2026-10-11T12:04:39Z">
          <w:r>
            <w:rPr>
              <w:rtl/>
            </w:rPr>
            <w:delText xml:space="preserve"> </w:delText>
          </w:r>
        </w:del>
      </w:ins>
      <w:del w:id="91973" w:author="מנוע מכני" w:date="2026-10-11T12:04:39Z">
        <w:r>
          <w:rPr>
            <w:rtl/>
          </w:rPr>
          <w:delText xml:space="preserve">  </w:delText>
        </w:r>
      </w:del>
      <w:r>
        <w:rPr>
          <w:rFonts w:hint="cs"/>
          <w:rtl/>
        </w:rPr>
        <w:t>'</w:t>
      </w:r>
      <w:ins w:id="90615" w:author="Claude - סמנטי" w:date="2026-10-11T12:14:28Z">
        <w:r>
          <w:rPr>
            <w:rStyle w:val="afffff0"/>
            <w:rtl/>
          </w:rPr>
          <w:t xml:space="preserve">בְּמִסְפַּר שְׁנֵי תְבוּאוֹת יִמְכָּר לָךְ</w:t>
        </w:r>
      </w:ins>
      <w:del w:id="90616" w:author="Claude - סמנטי" w:date="2026-10-11T12:14:28Z">
        <w:r>
          <w:rPr>
            <w:rtl/>
          </w:rPr>
          <w:delText xml:space="preserve">במספר שני תבואות ימכר לך</w:delText>
        </w:r>
      </w:del>
      <w:r>
        <w:rPr>
          <w:rFonts w:hint="cs"/>
          <w:rtl/>
        </w:rPr>
        <w:t>'</w:t>
      </w:r>
      <w:r>
        <w:rPr>
          <w:rtl/>
        </w:rPr>
        <w:t xml:space="preserve">, יכול אף זה כן? </w:t>
      </w:r>
      <w:r>
        <w:rPr>
          <w:rtl/>
        </w:rPr>
        <w:t xml:space="preserve">ת"ל</w:t>
      </w:r>
      <w:r>
        <w:rPr>
          <w:rtl/>
        </w:rPr>
        <w:t xml:space="preserve">: </w:t>
      </w:r>
      <w:r>
        <w:rPr>
          <w:rFonts w:hint="cs"/>
          <w:rtl/>
        </w:rPr>
        <w:t>'</w:t>
      </w:r>
      <w:ins w:id="90613" w:author="Claude - סמנטי" w:date="2026-10-11T12:14:28Z">
        <w:r>
          <w:rPr>
            <w:rStyle w:val="afffff0"/>
            <w:rtl/>
          </w:rPr>
          <w:t xml:space="preserve">גְּאוּלַּת עוֹלָם תִּהְיֶה לַלְוִים</w:t>
        </w:r>
      </w:ins>
      <w:del w:id="90614" w:author="Claude - סמנטי" w:date="2026-10-11T12:14:28Z">
        <w:r>
          <w:rPr>
            <w:rtl/>
          </w:rPr>
          <w:delText xml:space="preserve">גאולת עולם תהיה ללוים</w:delText>
        </w:r>
      </w:del>
      <w:r>
        <w:rPr>
          <w:rFonts w:hint="cs"/>
          <w:rtl/>
        </w:rPr>
        <w:t>'</w:t>
      </w:r>
      <w:ins w:id="91970" w:author="מנוע מכני" w:date="2026-10-11T12:04:39Z">
        <w:r>
          <w:rPr>
            <w:rtl/>
          </w:rPr>
          <w:t xml:space="preserve">,</w:t>
        </w:r>
      </w:ins>
      <w:del w:id="91971" w:author="מנוע מכני" w:date="2026-10-11T12:04:39Z">
        <w:r>
          <w:rPr>
            <w:rtl/>
          </w:rPr>
          <w:delText xml:space="preserve">;</w:delText>
        </w:r>
      </w:del>
    </w:p>
    <w:p w:rsidR="00E403F0" w:rsidRPr="00DC5F70" w:rsidRDefault="00E403F0" w:rsidP="00E403F0">
      <w:pPr>
        <w:rPr>
          <w:spacing w:val="-4"/>
          <w:rtl/>
        </w:rPr>
      </w:pPr>
      <w:r w:rsidRPr="00DC5F70">
        <w:rPr>
          <w:spacing w:val="-4"/>
          <w:rtl/>
        </w:rPr>
        <w:t xml:space="preserve">לפי </w:t>
      </w:r>
      <w:ins w:id="92478" w:author="מנוע מכני" w:date="2026-10-11T12:04:39Z">
        <w:r>
          <w:rPr>
            <w:spacing w:val="-4"/>
            <w:rtl/>
          </w:rPr>
          <w:t xml:space="preserve">ד'</w:t>
        </w:r>
      </w:ins>
      <w:del w:id="92479" w:author="מנוע מכני" w:date="2026-10-11T12:04:39Z">
        <w:r w:rsidRPr="00DC5F70">
          <w:rPr>
            <w:spacing w:val="-4"/>
            <w:rtl/>
          </w:rPr>
          <w:delText xml:space="preserve">שנא</w:delText>
        </w:r>
        <w:r w:rsidRPr="00DC5F70">
          <w:rPr>
            <w:rFonts w:hint="cs"/>
            <w:spacing w:val="-4"/>
            <w:rtl/>
          </w:rPr>
          <w:delText xml:space="preserve">'</w:delText>
        </w:r>
        <w:r w:rsidRPr="00DC5F70">
          <w:rPr>
            <w:spacing w:val="-4"/>
            <w:rtl/>
          </w:rPr>
          <w:delText xml:space="preserve">: </w:delText>
        </w:r>
        <w:r w:rsidRPr="00DC5F70">
          <w:rPr>
            <w:rFonts w:hint="cs"/>
            <w:spacing w:val="-4"/>
            <w:rtl/>
          </w:rPr>
          <w:delText xml:space="preserve">'</w:delText>
        </w:r>
      </w:del>
      <w:r w:rsidRPr="00DC5F70">
        <w:rPr>
          <w:rStyle w:val="afffff0"/>
          <w:spacing w:val="-4"/>
          <w:rtl/>
        </w:rPr>
        <w:t xml:space="preserve">והיה השדה בצאתו ביובל קודש לה</w:t>
      </w:r>
      <w:r w:rsidRPr="00DC5F70">
        <w:rPr>
          <w:spacing w:val="-4"/>
          <w:rtl/>
        </w:rPr>
        <w:t xml:space="preserve">', יכול אף זה כן? </w:t>
      </w:r>
      <w:r w:rsidRPr="00DC5F70">
        <w:rPr>
          <w:spacing w:val="-4"/>
          <w:rtl/>
        </w:rPr>
        <w:t xml:space="preserve">ת"ל</w:t>
      </w:r>
      <w:r>
        <w:rPr>
          <w:spacing w:val="-4"/>
          <w:rtl/>
        </w:rPr>
        <w:t xml:space="preserve">: </w:t>
      </w:r>
      <w:r>
        <w:rPr>
          <w:rStyle w:val="afffff0"/>
          <w:spacing w:val="-4"/>
          <w:rtl/>
          <w:rPrChange w:id="9068" w:author="מנוע פסוקים" w:date="2026-10-11T09:22:04Z">
            <w:rPr>
              <w:spacing w:val="-4"/>
              <w:rtl/>
            </w:rPr>
          </w:rPrChange>
        </w:rPr>
        <w:t xml:space="preserve">גאולת עולם תהיה ללוים</w:t>
      </w:r>
      <w:ins w:id="91974" w:author="מנוע מכני" w:date="2026-10-11T12:04:39Z">
        <w:r>
          <w:rPr>
            <w:spacing w:val="-4"/>
            <w:rtl/>
          </w:rPr>
          <w:t xml:space="preserve">,</w:t>
        </w:r>
      </w:ins>
      <w:del w:id="91975" w:author="מנוע מכני" w:date="2026-10-11T12:04:39Z">
        <w:r w:rsidRPr="00DC5F70">
          <w:rPr>
            <w:spacing w:val="-4"/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 w:rsidRPr="00A757C8">
        <w:rPr>
          <w:rtl/>
        </w:rPr>
        <w:t xml:space="preserve">לפי </w:t>
      </w:r>
      <w:ins w:id="92480" w:author="מנוע מכני" w:date="2026-10-11T12:04:39Z">
        <w:r>
          <w:rPr>
            <w:rtl/>
          </w:rPr>
          <w:t xml:space="preserve">ד'</w:t>
        </w:r>
      </w:ins>
      <w:del w:id="92481" w:author="מנוע מכני" w:date="2026-10-11T12:04:39Z">
        <w:r w:rsidRPr="00A757C8">
          <w:rPr>
            <w:rtl/>
          </w:rPr>
          <w:delText xml:space="preserve">שנא</w:delText>
        </w:r>
        <w:r w:rsidRPr="00A757C8">
          <w:rPr>
            <w:rFonts w:hint="cs"/>
            <w:rtl/>
          </w:rPr>
          <w:delText xml:space="preserve">'</w:delText>
        </w:r>
        <w:r w:rsidRPr="00A757C8">
          <w:rPr>
            <w:rtl/>
          </w:rPr>
          <w:delText xml:space="preserve">: </w:delText>
        </w:r>
        <w:r w:rsidRPr="00A757C8">
          <w:rPr>
            <w:rFonts w:hint="cs"/>
            <w:rtl/>
          </w:rPr>
          <w:delText xml:space="preserve">'</w:delText>
        </w:r>
      </w:del>
      <w:r w:rsidRPr="00A757C8">
        <w:rPr>
          <w:rStyle w:val="afffff0"/>
          <w:rtl/>
        </w:rPr>
        <w:t>וקם הבית אשר בעיר אשר לו חומה לצמיתות</w:t>
      </w:r>
      <w:r w:rsidRPr="00A757C8">
        <w:rPr>
          <w:rFonts w:hint="cs"/>
          <w:rtl/>
        </w:rPr>
        <w:t>'</w:t>
      </w:r>
      <w:r w:rsidRPr="00A757C8">
        <w:rPr>
          <w:rtl/>
        </w:rPr>
        <w:t xml:space="preserve">, יכול אף זה כן? </w:t>
      </w:r>
      <w:r w:rsidRPr="00A757C8">
        <w:rPr>
          <w:rtl/>
        </w:rPr>
        <w:t xml:space="preserve">ת"ל</w:t>
      </w:r>
      <w:r>
        <w:rPr>
          <w:rtl/>
        </w:rPr>
        <w:t xml:space="preserve">: </w:t>
      </w:r>
      <w:r>
        <w:rPr>
          <w:rStyle w:val="afffff0"/>
          <w:rtl/>
          <w:rPrChange w:id="9069" w:author="מנוע פסוקים" w:date="2026-10-11T09:22:04Z">
            <w:rPr>
              <w:rtl/>
            </w:rPr>
          </w:rPrChange>
        </w:rPr>
        <w:t xml:space="preserve">גאולת עולם תהיה ללוים</w:t>
      </w:r>
      <w:r>
        <w:rPr>
          <w:rtl/>
        </w:rPr>
        <w:t xml:space="preserve">.</w:t>
      </w:r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בשלמא </w:t>
      </w:r>
      <w:ins w:id="91518" w:author="מנוע מכני" w:date="2026-10-11T12:04:39Z">
        <w:r>
          <w:rPr>
            <w:rtl/>
          </w:rPr>
          <w:t xml:space="preserve">אלו</w:t>
        </w:r>
      </w:ins>
      <w:del w:id="91519" w:author="מנוע מכני" w:date="2026-10-11T12:04:39Z">
        <w:r>
          <w:rPr>
            <w:rtl/>
          </w:rPr>
          <w:delText xml:space="preserve">הני</w:delText>
        </w:r>
      </w:del>
      <w:r>
        <w:rPr>
          <w:rtl/>
        </w:rPr>
        <w:t xml:space="preserve"> תרתי לחיי, אלא בתי ערי חומה ללוים מי </w:t>
      </w:r>
      <w:ins w:id="91520" w:author="מנוע מכני" w:date="2026-10-11T12:04:39Z">
        <w:r>
          <w:rPr>
            <w:rtl/>
          </w:rPr>
          <w:t xml:space="preserve">יש</w:t>
        </w:r>
      </w:ins>
      <w:del w:id="91521" w:author="מנוע מכני" w:date="2026-10-11T12:04:39Z">
        <w:r>
          <w:rPr>
            <w:rtl/>
          </w:rPr>
          <w:delText xml:space="preserve">אית</w:delText>
        </w:r>
      </w:del>
      <w:r>
        <w:rPr>
          <w:rtl/>
        </w:rPr>
        <w:t xml:space="preserve"> </w:t>
      </w:r>
      <w:ins w:id="92038" w:author="מנוע מכני" w:date="2026-10-11T12:04:39Z">
        <w:r>
          <w:rPr>
            <w:rtl/>
          </w:rPr>
          <w:t xml:space="preserve">להם</w:t>
        </w:r>
      </w:ins>
      <w:del w:id="92039" w:author="מנוע מכני" w:date="2026-10-11T12:04:39Z">
        <w:r>
          <w:rPr>
            <w:rtl/>
          </w:rPr>
          <w:delText xml:space="preserve">להו</w:delText>
        </w:r>
      </w:del>
      <w:r>
        <w:rPr>
          <w:rtl/>
        </w:rPr>
        <w:t xml:space="preserve">? והתניא: ערים הללו אין עושין אותן </w:t>
      </w:r>
      <w:r>
        <w:rPr>
          <w:rtl/>
        </w:rPr>
        <w:t xml:space="preserve">לא</w:t>
      </w:r>
      <w:r>
        <w:rPr>
          <w:rtl/>
        </w:rPr>
        <w:t xml:space="preserve"> כפרים קטנים ולא כרכים גדולים אלא עיירות בינוניות! </w:t>
      </w:r>
    </w:p>
    <w:p>
      <w:pPr>
        <w:pStyle w:val="38"/>
        <w:rPr>
          <w:ins w:id="94143" w:author="מנוע מכני" w:date="2026-10-11T12:04:39Z"/>
        </w:rPr>
      </w:pPr>
      <w:r>
        <w:t>אר</w:t>
      </w:r>
      <w:r>
        <w:t>"</w:t>
      </w:r>
      <w:r>
        <w:t>כ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4144" w:author="מנוע מכני" w:date="2026-10-11T12:04:39Z">
        <w:r>
          <w:rPr>
            <w:rtl/>
          </w:rPr>
          <w:delText xml:space="preserve"> </w:delText>
        </w:r>
      </w:del>
      <w:r>
        <w:rPr>
          <w:rFonts w:hint="cs"/>
          <w:rtl/>
        </w:rPr>
        <w:t>ל</w:t>
      </w:r>
      <w:r>
        <w:rPr>
          <w:rtl/>
        </w:rPr>
        <w:t>"</w:t>
      </w:r>
      <w:r>
        <w:rPr>
          <w:rFonts w:hint="cs"/>
          <w:rtl/>
        </w:rPr>
        <w:t xml:space="preserve">ק</w:t>
      </w:r>
      <w:r>
        <w:rPr>
          <w:rFonts w:hint="cs"/>
          <w:rtl/>
        </w:rPr>
        <w:t xml:space="preserve">: </w:t>
      </w:r>
      <w:r>
        <w:rPr>
          <w:rtl/>
        </w:rPr>
        <w:t>כאן שהוקף ולבסוף ישב, כאן שישב ולבסוף הוקף.</w:t>
      </w:r>
    </w:p>
    <w:p w:rsidR="00E403F0" w:rsidRPr="00AD695E" w:rsidRDefault="00E403F0" w:rsidP="00E403F0">
      <w:pPr>
        <w:rPr>
          <w:rtl/>
        </w:rPr>
      </w:pPr>
      <w:r w:rsidRPr="00A757C8">
        <w:rPr>
          <w:rtl/>
        </w:rPr>
        <w:t>וכ</w:t>
      </w:r>
      <w:r w:rsidRPr="00A757C8">
        <w:rPr>
          <w:rFonts w:hint="cs"/>
          <w:rtl/>
        </w:rPr>
        <w:t>ה</w:t>
      </w:r>
      <w:r w:rsidRPr="00A757C8">
        <w:rPr>
          <w:rtl/>
        </w:rPr>
        <w:t>"</w:t>
      </w:r>
      <w:r w:rsidRPr="00A757C8">
        <w:rPr>
          <w:rFonts w:hint="cs"/>
          <w:rtl/>
        </w:rPr>
        <w:t>ג</w:t>
      </w:r>
      <w:r w:rsidRPr="00A757C8">
        <w:rPr>
          <w:rtl/>
        </w:rPr>
        <w:t xml:space="preserve"> </w:t>
      </w:r>
      <w:r w:rsidRPr="00A757C8">
        <w:rPr>
          <w:rFonts w:hint="cs"/>
          <w:rtl/>
        </w:rPr>
        <w:t>הויא</w:t>
      </w:r>
      <w:r w:rsidRPr="00A757C8">
        <w:rPr>
          <w:rtl/>
        </w:rPr>
        <w:t xml:space="preserve"> חומה? ו</w:t>
      </w:r>
      <w:r w:rsidRPr="00A757C8">
        <w:rPr>
          <w:rFonts w:hint="cs"/>
          <w:rtl/>
        </w:rPr>
        <w:t>הך ד'</w:t>
      </w:r>
      <w:ins w:id="90617" w:author="Claude - סמנטי" w:date="2026-10-11T12:14:28Z">
        <w:r>
          <w:rPr>
            <w:rStyle w:val="afffff0"/>
            <w:rtl/>
          </w:rPr>
          <w:t xml:space="preserve">וְאִישׁ כִּי יִמְכֹּר בֵּית מוֹשַׁב עִיר חוֹמָה</w:t>
        </w:r>
      </w:ins>
      <w:del w:id="90618" w:author="Claude - סמנטי" w:date="2026-10-11T12:14:28Z">
        <w:r w:rsidRPr="00A757C8">
          <w:rPr>
            <w:rtl/>
          </w:rPr>
          <w:delText xml:space="preserve">ואיש כי ימכר בית מושב עיר חומה</w:delText>
        </w:r>
      </w:del>
      <w:r w:rsidRPr="00A757C8">
        <w:rPr>
          <w:rFonts w:hint="cs"/>
          <w:rtl/>
        </w:rPr>
        <w:t>'</w:t>
      </w:r>
      <w:r w:rsidRPr="00A757C8">
        <w:rPr>
          <w:rtl/>
        </w:rPr>
        <w:t xml:space="preserve"> שהוקף ולבסוף ישב, ולא שישב ולבסוף הוקף</w:t>
      </w:r>
      <w:ins w:id="91976" w:author="מנוע מכני" w:date="2026-10-11T12:04:39Z">
        <w:r>
          <w:rPr>
            <w:rtl/>
          </w:rPr>
          <w:t xml:space="preserve">,</w:t>
        </w:r>
      </w:ins>
      <w:del w:id="91977" w:author="מנוע מכני" w:date="2026-10-11T12:04:39Z">
        <w:r w:rsidRPr="00A757C8">
          <w:rPr>
            <w:rtl/>
          </w:rPr>
          <w:delText xml:space="preserve">;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יכול </w:t>
      </w:r>
      <w:ins w:id="90190" w:author="מנוע מכני" w:date="2026-10-11T12:04:39Z">
        <w:r>
          <w:rPr>
            <w:rtl/>
          </w:rPr>
          <w:t xml:space="preserve">אפי'</w:t>
        </w:r>
      </w:ins>
      <w:del w:id="90191" w:author="מנוע מכני" w:date="2026-10-11T12:04:39Z">
        <w:r>
          <w:rPr>
            <w:rtl/>
          </w:rPr>
          <w:delText xml:space="preserve">אפילו</w:delText>
        </w:r>
      </w:del>
      <w:r>
        <w:rPr>
          <w:rtl/>
        </w:rPr>
        <w:t xml:space="preserve"> הקיפוה ישראל? נאמר כאן </w:t>
      </w:r>
      <w:r>
        <w:rPr>
          <w:rFonts w:hint="cs"/>
          <w:rtl/>
        </w:rPr>
        <w:t>ו</w:t>
      </w:r>
      <w:r>
        <w:rPr>
          <w:rtl/>
        </w:rPr>
        <w:t xml:space="preserve">להלן </w:t>
      </w:r>
      <w:r>
        <w:rPr>
          <w:rFonts w:hint="cs"/>
          <w:rtl/>
        </w:rPr>
        <w:t>'</w:t>
      </w:r>
      <w:r>
        <w:rPr>
          <w:rtl/>
        </w:rPr>
        <w:t>חומה</w:t>
      </w:r>
      <w:r>
        <w:rPr>
          <w:rFonts w:hint="cs"/>
          <w:rtl/>
        </w:rPr>
        <w:t>'</w:t>
      </w:r>
      <w:r>
        <w:rPr>
          <w:rtl/>
        </w:rPr>
        <w:t xml:space="preserve">, מה להלן </w:t>
      </w:r>
      <w:ins w:id="92592" w:author="מנוע מכני" w:date="2026-10-11T12:04:39Z">
        <w:r>
          <w:rPr>
            <w:rtl/>
          </w:rPr>
          <w:t xml:space="preserve">נכרי</w:t>
        </w:r>
      </w:ins>
      <w:del w:id="92593" w:author="מנוע מכני" w:date="2026-10-11T12:04:39Z">
        <w:r>
          <w:rPr>
            <w:rtl/>
          </w:rPr>
          <w:delText xml:space="preserve">ע</w:delText>
        </w:r>
        <w:r>
          <w:rPr>
            <w:rFonts w:hint="cs"/>
            <w:rtl/>
          </w:rPr>
          <w:delText xml:space="preserve">כו</w:delText>
        </w:r>
        <w:r>
          <w:rPr>
            <w:rtl/>
          </w:rPr>
          <w:delText xml:space="preserve">"</w:delText>
        </w:r>
        <w:r>
          <w:rPr>
            <w:rFonts w:hint="cs"/>
            <w:rtl/>
          </w:rPr>
          <w:delText xml:space="preserve">ם</w:delText>
        </w:r>
      </w:del>
      <w:r>
        <w:rPr>
          <w:rFonts w:hint="cs"/>
          <w:rtl/>
        </w:rPr>
        <w:t xml:space="preserve"> אף כאן </w:t>
      </w:r>
      <w:ins w:id="92594" w:author="מנוע מכני" w:date="2026-10-11T12:04:39Z">
        <w:r>
          <w:rPr>
            <w:rFonts w:hint="cs"/>
            <w:rtl/>
          </w:rPr>
          <w:t xml:space="preserve">נכרי</w:t>
        </w:r>
      </w:ins>
      <w:del w:id="92595" w:author="מנוע מכני" w:date="2026-10-11T12:04:39Z">
        <w:r>
          <w:rPr>
            <w:rFonts w:hint="cs"/>
            <w:rtl/>
          </w:rPr>
          <w:delText xml:space="preserve">עכו</w:delText>
        </w:r>
        <w:r>
          <w:rPr>
            <w:rtl/>
          </w:rPr>
          <w:delText xml:space="preserve">"</w:delText>
        </w:r>
        <w:r>
          <w:rPr>
            <w:rFonts w:hint="cs"/>
            <w:rtl/>
          </w:rPr>
          <w:delText xml:space="preserve">ם</w:delText>
        </w:r>
      </w:del>
    </w:p>
    <w:p w:rsidR="00E403F0" w:rsidRPr="00AD695E" w:rsidRDefault="00E403F0" w:rsidP="00E403F0">
      <w:pPr>
        <w:rPr>
          <w:rtl/>
        </w:rPr>
      </w:pPr>
      <w:r>
        <w:rPr>
          <w:rtl/>
        </w:rPr>
        <w:t xml:space="preserve">יכול </w:t>
      </w:r>
      <w:ins w:id="90192" w:author="מנוע מכני" w:date="2026-10-11T12:04:39Z">
        <w:r>
          <w:rPr>
            <w:rtl/>
          </w:rPr>
          <w:t xml:space="preserve">אפי'</w:t>
        </w:r>
      </w:ins>
      <w:del w:id="90193" w:author="מנוע מכני" w:date="2026-10-11T12:04:39Z">
        <w:r>
          <w:rPr>
            <w:rtl/>
          </w:rPr>
          <w:delText xml:space="preserve">אפילו</w:delText>
        </w:r>
      </w:del>
      <w:r>
        <w:rPr>
          <w:rtl/>
        </w:rPr>
        <w:t xml:space="preserve"> הקיפוה </w:t>
      </w:r>
      <w:ins w:id="92596" w:author="מנוע מכני" w:date="2026-10-11T12:04:39Z">
        <w:r>
          <w:rPr>
            <w:rFonts w:hint="cs"/>
            <w:rtl/>
          </w:rPr>
          <w:t xml:space="preserve">נכרי</w:t>
        </w:r>
      </w:ins>
      <w:del w:id="92597" w:author="מנוע מכני" w:date="2026-10-11T12:04:39Z">
        <w:r>
          <w:rPr>
            <w:rFonts w:hint="cs"/>
            <w:rtl/>
          </w:rPr>
          <w:delText xml:space="preserve">עכו</w:delText>
        </w:r>
        <w:r>
          <w:rPr>
            <w:rtl/>
          </w:rPr>
          <w:delText xml:space="preserve">"</w:delText>
        </w:r>
        <w:r>
          <w:rPr>
            <w:rFonts w:hint="cs"/>
            <w:rtl/>
          </w:rPr>
          <w:delText xml:space="preserve">ם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נאמר להלן </w:t>
      </w:r>
      <w:r>
        <w:rPr>
          <w:rFonts w:hint="cs"/>
          <w:rtl/>
        </w:rPr>
        <w:t>ו</w:t>
      </w:r>
      <w:r>
        <w:rPr>
          <w:rtl/>
        </w:rPr>
        <w:t xml:space="preserve">כאן </w:t>
      </w:r>
      <w:r>
        <w:rPr>
          <w:rFonts w:hint="cs"/>
          <w:rtl/>
        </w:rPr>
        <w:t>'</w:t>
      </w:r>
      <w:r>
        <w:rPr>
          <w:rtl/>
        </w:rPr>
        <w:t>חומה</w:t>
      </w:r>
      <w:r>
        <w:rPr>
          <w:rFonts w:hint="cs"/>
          <w:rtl/>
        </w:rPr>
        <w:t>'</w:t>
      </w:r>
      <w:r>
        <w:rPr>
          <w:rtl/>
        </w:rPr>
        <w:t xml:space="preserve">, מה להלן </w:t>
      </w:r>
      <w:r>
        <w:rPr>
          <w:rFonts w:hint="cs"/>
          <w:rtl/>
        </w:rPr>
        <w:t xml:space="preserve">אף כאן </w:t>
      </w:r>
      <w:ins w:id="92598" w:author="מנוע מכני" w:date="2026-10-11T12:04:39Z">
        <w:r>
          <w:rPr>
            <w:rFonts w:hint="cs"/>
            <w:rtl/>
          </w:rPr>
          <w:t xml:space="preserve">נכרי</w:t>
        </w:r>
      </w:ins>
      <w:del w:id="92599" w:author="מנוע מכני" w:date="2026-10-11T12:04:39Z">
        <w:r>
          <w:rPr>
            <w:rFonts w:hint="cs"/>
            <w:rtl/>
          </w:rPr>
          <w:delText xml:space="preserve">עכו</w:delText>
        </w:r>
        <w:r>
          <w:rPr>
            <w:rtl/>
          </w:rPr>
          <w:delText xml:space="preserve">"</w:delText>
        </w:r>
        <w:r>
          <w:rPr>
            <w:rFonts w:hint="cs"/>
            <w:rtl/>
          </w:rPr>
          <w:delText xml:space="preserve">ם</w:delText>
        </w:r>
      </w:del>
      <w:r>
        <w:rPr>
          <w:rFonts w:hint="cs"/>
          <w:rtl/>
        </w:rPr>
        <w:t xml:space="preserve">.</w:t>
      </w:r>
      <w:r>
        <w:rPr>
          <w:rtl/>
        </w:rPr>
        <w:t xml:space="preserve"> </w:t>
      </w:r>
    </w:p>
    <w:p w:rsidR="00E403F0" w:rsidRPr="00AD695E" w:rsidRDefault="00E403F0" w:rsidP="00E403F0">
      <w:pPr>
        <w:pStyle w:val="afff3"/>
        <w:framePr w:wrap="around"/>
        <w:spacing w:line="240" w:lineRule="exact"/>
        <w:rPr>
          <w:rtl/>
        </w:rPr>
      </w:pPr>
      <w:r w:rsidRPr="009239E9">
        <w:rPr>
          <w:rFonts w:hint="cs"/>
          <w:szCs w:val="18"/>
          <w:rtl/>
        </w:rPr>
        <w:t>לד.</w:t>
      </w:r>
    </w:p>
    <w:p>
      <w:pPr>
        <w:pStyle w:val="38"/>
        <w:rPr>
          <w:ins w:id="94145" w:author="מנוע מכני" w:date="2026-10-11T12:04:39Z"/>
        </w:rPr>
      </w:pPr>
      <w:r>
        <w:t>תרגמה ר</w:t>
      </w:r>
      <w:r>
        <w:t>יבדר</w:t>
      </w:r>
      <w:r>
        <w:t>"</w:t>
      </w:r>
      <w:r>
        <w:t>ס לפני ר</w:t>
      </w:r>
      <w:r>
        <w:t>"</w:t>
      </w:r>
      <w:r>
        <w:t>פ</w:t>
      </w:r>
      <w:r>
        <w:t xml:space="preserve">:</w:t>
      </w:r>
    </w:p>
    <w:p w:rsidR="00E403F0" w:rsidRPr="00AD695E" w:rsidRDefault="00E403F0" w:rsidP="00E403F0">
      <w:pPr>
        <w:rPr>
          <w:rtl/>
        </w:rPr>
      </w:pPr>
      <w:del w:id="94146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כגון שנפלו להן הן ומגרשיהן.</w:t>
      </w:r>
    </w:p>
    <w:p w:rsidR="00E403F0" w:rsidRPr="00AD695E" w:rsidRDefault="00E403F0" w:rsidP="00E403F0">
      <w:pPr>
        <w:rPr>
          <w:rtl/>
        </w:rPr>
      </w:pPr>
      <w:r>
        <w:rPr>
          <w:rFonts w:hint="cs"/>
          <w:rtl/>
        </w:rPr>
        <w:t>ואפי' דלהיסתר עומדיםסד</w:t>
      </w:r>
      <w:r>
        <w:rPr>
          <w:rtl/>
        </w:rPr>
        <w:t>"</w:t>
      </w:r>
      <w:r>
        <w:rPr>
          <w:rFonts w:hint="cs"/>
          <w:rtl/>
        </w:rPr>
        <w:t xml:space="preserve">א </w:t>
      </w:r>
      <w:r>
        <w:rPr>
          <w:rtl/>
        </w:rPr>
        <w:t xml:space="preserve">אדמסתתרי מסתתרי </w:t>
      </w:r>
      <w:ins w:id="92240" w:author="מנוע מכני" w:date="2026-10-11T12:04:39Z">
        <w:r>
          <w:rPr>
            <w:rtl/>
          </w:rPr>
          <w:t xml:space="preserve">אם </w:t>
        </w:r>
      </w:ins>
      <w:del w:id="92241" w:author="מנוע מכני" w:date="2026-10-11T12:04:39Z">
        <w:r>
          <w:rPr>
            <w:rtl/>
          </w:rPr>
          <w:delText xml:space="preserve">אי </w:delText>
        </w:r>
      </w:del>
      <w:r>
        <w:rPr>
          <w:rtl/>
        </w:rPr>
        <w:t xml:space="preserve">מיזדבני </w:t>
      </w:r>
      <w:ins w:id="90179" w:author="Claude - סמנטי" w:date="2026-10-11T12:14:28Z">
        <w:r>
          <w:rPr>
            <w:rtl/>
          </w:rPr>
          <w:t xml:space="preserve">יחלטו</w:t>
        </w:r>
      </w:ins>
      <w:del w:id="90180" w:author="Claude - סמנטי" w:date="2026-10-11T12:14:28Z">
        <w:r>
          <w:rPr>
            <w:rtl/>
          </w:rPr>
          <w:delText xml:space="preserve">ליחלטו</w:delText>
        </w:r>
      </w:del>
      <w:r>
        <w:rPr>
          <w:rtl/>
        </w:rPr>
        <w:t xml:space="preserve">, </w:t>
      </w:r>
      <w:r>
        <w:rPr>
          <w:rtl/>
        </w:rPr>
        <w:t xml:space="preserve">קמ"ל</w:t>
      </w:r>
      <w:r>
        <w:rPr>
          <w:rtl/>
        </w:rPr>
        <w:t xml:space="preserve">.</w:t>
      </w:r>
    </w:p>
    <w:p>
      <w:pPr>
        <w:pStyle w:val="afffff8"/>
        <w:rPr>
          <w:ins w:id="90001" w:author="קלוד" w:date="2026-10-11T12:18:15Z"/>
        </w:rPr>
      </w:pPr>
      <w:ins w:id="90002" w:author="קלוד" w:date="2026-10-11T12:18:15Z">
        <w:r>
          <w:rPr>
            <w:color w:val="7B3F00"/>
          </w:rPr>
          <w:t xml:space="preserve">כהן שהקדיש שדה חרמו - מקיש לשדה אחוזה</w:t>
        </w:r>
      </w:ins>
    </w:p>
    <w:p>
      <w:pPr>
        <w:pStyle w:val="38"/>
        <w:rPr>
          <w:ins w:id="94147" w:author="מנוע מכני" w:date="2026-10-11T12:04:39Z"/>
        </w:rPr>
      </w:pPr>
      <w:r w:rsidRPr="002D69EF">
        <w:t>ת</w:t>
      </w:r>
      <w:r w:rsidRPr="002D69EF">
        <w:t>"</w:t>
      </w:r>
      <w:r w:rsidRPr="002D69EF">
        <w:t>ר</w:t>
      </w:r>
      <w:r w:rsidRPr="00A757C8">
        <w:t xml:space="preserve">:</w:t>
      </w:r>
    </w:p>
    <w:p w:rsidR="00E403F0" w:rsidRPr="00AD695E" w:rsidRDefault="00E403F0" w:rsidP="00E403F0">
      <w:pPr>
        <w:rPr>
          <w:rtl/>
        </w:rPr>
      </w:pPr>
      <w:del w:id="94148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Fonts w:hint="cs"/>
          <w:rtl/>
        </w:rPr>
        <w:t>'</w:t>
      </w:r>
      <w:ins w:id="90619" w:author="Claude - סמנטי" w:date="2026-10-11T12:14:28Z">
        <w:r>
          <w:rPr>
            <w:rStyle w:val="afffff0"/>
            <w:rtl/>
          </w:rPr>
          <w:t xml:space="preserve">כִּשְׂדֵה הַחֵרֶם לַכֹּהֵן תִּהְיֶה אֲחוּזָּתוֹ</w:t>
        </w:r>
      </w:ins>
      <w:del w:id="90620" w:author="Claude - סמנטי" w:date="2026-10-11T12:14:28Z">
        <w:r w:rsidRPr="00A757C8">
          <w:rPr>
            <w:rtl/>
          </w:rPr>
          <w:delText xml:space="preserve">כשדה החרם לכהן תהיה אחוזתו</w:delText>
        </w:r>
      </w:del>
      <w:r w:rsidRPr="00A757C8">
        <w:rPr>
          <w:rFonts w:hint="cs"/>
          <w:rtl/>
        </w:rPr>
        <w:t>'</w:t>
      </w:r>
      <w:r w:rsidRPr="00A757C8">
        <w:rPr>
          <w:rtl/>
        </w:rPr>
        <w:t xml:space="preserve"> - מה </w:t>
      </w:r>
      <w:r w:rsidRPr="00A757C8">
        <w:rPr>
          <w:rtl/>
        </w:rPr>
        <w:t xml:space="preserve">ת"ל</w:t>
      </w:r>
      <w:r w:rsidRPr="00A757C8">
        <w:rPr>
          <w:rtl/>
        </w:rPr>
        <w:t xml:space="preserve">? מנין לכהן שהקדיש שדה חרמו, שלא יאמר: הואיל ויוצא לכהנים והרי היא תח"</w:t>
      </w:r>
      <w:r w:rsidRPr="00A757C8">
        <w:rPr>
          <w:rFonts w:hint="cs"/>
          <w:rtl/>
        </w:rPr>
        <w:t>י</w:t>
      </w:r>
      <w:r w:rsidRPr="00A757C8">
        <w:rPr>
          <w:rtl/>
        </w:rPr>
        <w:t xml:space="preserve"> תהא שלי? ודין הוא, בשל אחרים אני זוכה, </w:t>
      </w:r>
      <w:r w:rsidRPr="00A757C8">
        <w:rPr>
          <w:rFonts w:hint="cs"/>
          <w:rtl/>
        </w:rPr>
        <w:t>כ</w:t>
      </w:r>
      <w:r w:rsidRPr="00A757C8">
        <w:rPr>
          <w:rtl/>
        </w:rPr>
        <w:t>"</w:t>
      </w:r>
      <w:r w:rsidRPr="00A757C8">
        <w:rPr>
          <w:rFonts w:hint="cs"/>
          <w:rtl/>
        </w:rPr>
        <w:t xml:space="preserve">ש</w:t>
      </w:r>
      <w:r w:rsidRPr="00A757C8">
        <w:rPr>
          <w:rFonts w:hint="cs"/>
          <w:rtl/>
        </w:rPr>
        <w:t xml:space="preserve"> </w:t>
      </w:r>
      <w:r w:rsidRPr="00A757C8">
        <w:rPr>
          <w:rtl/>
        </w:rPr>
        <w:t>בשל עצמי</w:t>
      </w:r>
    </w:p>
    <w:p>
      <w:pPr>
        <w:pStyle w:val="38"/>
        <w:rPr>
          <w:ins w:id="94149" w:author="מנוע מכני" w:date="2026-10-11T12:04:39Z"/>
        </w:rPr>
      </w:pPr>
      <w:r w:rsidRPr="00A757C8">
        <w:t xml:space="preserve">ת"ל</w:t>
      </w:r>
      <w:r w:rsidRPr="00A757C8">
        <w:t xml:space="preserve">:</w:t>
      </w:r>
    </w:p>
    <w:p w:rsidR="00E403F0" w:rsidRPr="00AD695E" w:rsidRDefault="00E403F0" w:rsidP="00E403F0">
      <w:del w:id="94150" w:author="מנוע מכני" w:date="2026-10-11T12:04:39Z">
        <w:r w:rsidRPr="00A757C8">
          <w:rPr>
            <w:rtl/>
          </w:rPr>
          <w:delText xml:space="preserve"> </w:delText>
        </w:r>
      </w:del>
      <w:r w:rsidRPr="00A757C8">
        <w:rPr>
          <w:rFonts w:hint="cs"/>
          <w:rtl/>
        </w:rPr>
        <w:t>'</w:t>
      </w:r>
      <w:r w:rsidRPr="00A757C8">
        <w:rPr>
          <w:rStyle w:val="afffff0"/>
          <w:rtl/>
        </w:rPr>
        <w:t xml:space="preserve">והיה השדה בצאתו ביובל קודש לה</w:t>
      </w:r>
      <w:r w:rsidRPr="00A757C8">
        <w:rPr>
          <w:rtl/>
        </w:rPr>
        <w:t xml:space="preserve">' כשדה החרם</w:t>
      </w:r>
      <w:r w:rsidRPr="00A757C8">
        <w:rPr>
          <w:rFonts w:hint="cs"/>
          <w:rtl/>
        </w:rPr>
        <w:t>'</w:t>
      </w:r>
      <w:r w:rsidRPr="00A757C8">
        <w:rPr>
          <w:rtl/>
        </w:rPr>
        <w:t xml:space="preserve">, וכי מה למדנו משדה החרם מעתה? </w:t>
      </w:r>
    </w:p>
    <w:p w:rsidR="00E403F0" w:rsidRPr="00AD695E" w:rsidRDefault="00E403F0" w:rsidP="00E403F0">
      <w:pPr>
        <w:pStyle w:val="affffb"/>
      </w:pPr>
      <w:r>
        <w:rPr>
          <w:rtl/>
        </w:rPr>
        <w:t xml:space="preserve">- </w:t>
      </w:r>
      <w:r>
        <w:rPr>
          <w:rtl/>
        </w:rPr>
        <w:t xml:space="preserve">ה"ז</w:t>
      </w:r>
      <w:r>
        <w:rPr>
          <w:rtl/>
        </w:rPr>
        <w:t xml:space="preserve"> בא ללמד ונמצא למד, מקיש שדה חרמו לשדה אחוזה של ישראל, </w:t>
      </w:r>
    </w:p>
    <w:p w:rsidR="00E403F0" w:rsidRPr="00AD695E" w:rsidRDefault="00E403F0" w:rsidP="00E403F0">
      <w:pPr>
        <w:pStyle w:val="affffb"/>
      </w:pPr>
      <w:r>
        <w:rPr>
          <w:rtl/>
        </w:rPr>
        <w:t xml:space="preserve">- מה שדה אחוזה של ישראל יוצא מתחת ידו ומתחלקת לכהנים, </w:t>
      </w:r>
    </w:p>
    <w:p w:rsidR="00E403F0" w:rsidRPr="00AD695E" w:rsidRDefault="00E403F0" w:rsidP="00E403F0">
      <w:pPr>
        <w:pStyle w:val="affffb"/>
        <w:rPr>
          <w:rtl/>
        </w:rPr>
      </w:pPr>
      <w:r>
        <w:rPr>
          <w:rtl/>
        </w:rPr>
        <w:t>- אף שדה חרמו יוצא מתחת ידו ומתחלקת לאחיו הכהנים.</w:t>
      </w:r>
    </w:p>
    <w:p w:rsidR="00E403F0" w:rsidRPr="00AD695E" w:rsidRDefault="00E403F0" w:rsidP="00E403F0">
      <w:pPr>
        <w:rPr>
          <w:rtl/>
        </w:rPr>
      </w:pPr>
    </w:p>
    <w:p>
      <w:pPr>
        <w:pStyle w:val="38"/>
        <w:rPr>
          <w:ins w:id="94151" w:author="מנוע מכני" w:date="2026-10-11T12:04:39Z"/>
        </w:rPr>
      </w:pPr>
      <w:r w:rsidRPr="00217260">
        <w:t xml:space="preserve">אמר</w:t>
      </w:r>
      <w:r w:rsidRPr="00217260">
        <w:t xml:space="preserve"> מר:</w:t>
      </w:r>
    </w:p>
    <w:p w:rsidR="00E403F0" w:rsidRPr="00AD695E" w:rsidRDefault="00E403F0" w:rsidP="00E403F0">
      <w:pPr>
        <w:rPr>
          <w:rtl/>
        </w:rPr>
      </w:pPr>
      <w:del w:id="94152" w:author="מנוע מכני" w:date="2026-10-11T12:04:39Z">
        <w:r w:rsidRPr="00217260">
          <w:rPr>
            <w:b/>
            <w:bCs/>
            <w:rtl/>
          </w:rPr>
          <w:delText xml:space="preserve"> </w:delText>
        </w:r>
      </w:del>
      <w:r w:rsidRPr="00217260">
        <w:rPr>
          <w:b/>
          <w:bCs/>
          <w:rtl/>
        </w:rPr>
        <w:t xml:space="preserve">בשל אחרים אני זוכה.</w:t>
      </w:r>
    </w:p>
    <w:p w:rsidR="00E403F0" w:rsidRPr="00AD695E" w:rsidRDefault="00E403F0" w:rsidP="00E403F0">
      <w:pPr>
        <w:rPr>
          <w:rtl/>
        </w:rPr>
      </w:pPr>
      <w:ins w:id="92844" w:author="מנוע מכני" w:date="2026-10-11T12:04:39Z">
        <w:r>
          <w:rPr>
            <w:rFonts w:hint="cs"/>
            <w:rtl/>
          </w:rPr>
          <w:t xml:space="preserve">והוצרך</w:t>
        </w:r>
      </w:ins>
      <w:del w:id="92845" w:author="מנוע מכני" w:date="2026-10-11T12:04:39Z">
        <w:r>
          <w:rPr>
            <w:rFonts w:hint="cs"/>
            <w:rtl/>
          </w:rPr>
          <w:delText xml:space="preserve">ו</w:delText>
        </w:r>
        <w:r>
          <w:rPr>
            <w:rtl/>
          </w:rPr>
          <w:delText xml:space="preserve">איצטרי</w:delText>
        </w:r>
        <w:r>
          <w:rPr>
            <w:rtl/>
          </w:rPr>
          <w:delText xml:space="preserve">ך</w:delText>
        </w:r>
      </w:del>
      <w:ins w:id="90025" w:author="מנוע מכני" w:date="2026-10-11T12:04:39Z">
        <w:r>
          <w:rPr>
            <w:rtl/>
          </w:rPr>
          <w:t xml:space="preserve">, א</w:t>
        </w:r>
      </w:ins>
      <w:del w:id="90026" w:author="מנוע מכני" w:date="2026-10-11T12:04:39Z">
        <w:r>
          <w:rPr>
            <w:rtl/>
          </w:rPr>
          <w:delText xml:space="preserve">ך,</w:delText>
        </w:r>
        <w:r>
          <w:rPr>
            <w:rFonts w:hint="cs"/>
            <w:rtl/>
          </w:rPr>
          <w:delText xml:space="preserve">א</w:delText>
        </w:r>
      </w:del>
      <w:r>
        <w:rPr>
          <w:rFonts w:hint="cs"/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ס</w:t>
      </w:r>
      <w:r>
        <w:rPr>
          <w:rFonts w:hint="cs"/>
          <w:rtl/>
        </w:rPr>
        <w:t>ד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>: הואיל ו</w:t>
      </w:r>
      <w:r>
        <w:rPr>
          <w:rFonts w:hint="cs"/>
          <w:rtl/>
        </w:rPr>
        <w:t>'</w:t>
      </w:r>
      <w:ins w:id="90621" w:author="Claude - סמנטי" w:date="2026-10-11T12:14:28Z">
        <w:r>
          <w:rPr>
            <w:rStyle w:val="afffff0"/>
            <w:rtl/>
          </w:rPr>
          <w:t xml:space="preserve">אִישׁ אֶת קֳדָשָׁיו לוֹ יִהְיוּ</w:t>
        </w:r>
      </w:ins>
      <w:del w:id="90622" w:author="Claude - סמנטי" w:date="2026-10-11T12:14:28Z">
        <w:r>
          <w:rPr>
            <w:rtl/>
          </w:rPr>
          <w:delText xml:space="preserve">איש את קדשיו לו יהיו</w:delText>
        </w:r>
      </w:del>
      <w:r>
        <w:rPr>
          <w:rFonts w:hint="cs"/>
          <w:rtl/>
        </w:rPr>
        <w:t>'</w:t>
      </w:r>
      <w:r>
        <w:rPr>
          <w:rtl/>
        </w:rPr>
        <w:t xml:space="preserve">, הא </w:t>
      </w:r>
      <w:ins w:id="90792" w:author="מנוע מכני" w:date="2026-10-11T12:04:39Z">
        <w:r>
          <w:rPr>
            <w:rtl/>
          </w:rPr>
          <w:t xml:space="preserve">גם</w:t>
        </w:r>
      </w:ins>
      <w:del w:id="90793" w:author="מנוע מכני" w:date="2026-10-11T12:04:39Z">
        <w:r>
          <w:rPr>
            <w:rtl/>
          </w:rPr>
          <w:delText xml:space="preserve">נמי</w:delText>
        </w:r>
      </w:del>
      <w:r>
        <w:rPr>
          <w:rtl/>
        </w:rPr>
        <w:t xml:space="preserve"> כי קדשיו דמיא.</w:t>
      </w:r>
    </w:p>
    <w:p>
      <w:pPr>
        <w:pStyle w:val="38"/>
        <w:rPr>
          <w:ins w:id="94153" w:author="מנוע מכני" w:date="2026-10-11T12:04:39Z"/>
        </w:rPr>
      </w:pPr>
      <w:r w:rsidRPr="00217260">
        <w:t>ויקשה</w:t>
      </w:r>
    </w:p>
    <w:p w:rsidR="00E403F0" w:rsidRPr="00AD695E" w:rsidRDefault="00E403F0" w:rsidP="00E403F0">
      <w:pPr>
        <w:rPr>
          <w:rtl/>
        </w:rPr>
      </w:pPr>
      <w:del w:id="94154" w:author="מנוע מכני" w:date="2026-10-11T12:04:39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דלא דמי ד</w:t>
      </w:r>
      <w:r>
        <w:rPr>
          <w:rtl/>
        </w:rPr>
        <w:t xml:space="preserve">קדשיו </w:t>
      </w:r>
      <w:ins w:id="90796" w:author="מנוע מכני" w:date="2026-10-11T12:04:39Z">
        <w:r>
          <w:rPr>
            <w:rtl/>
          </w:rPr>
          <w:t xml:space="preserve">לא</w:t>
        </w:r>
      </w:ins>
      <w:del w:id="90797" w:author="מנוע מכני" w:date="2026-10-11T12:04:39Z">
        <w:r>
          <w:rPr>
            <w:rtl/>
          </w:rPr>
          <w:delText xml:space="preserve">לאו</w:delText>
        </w:r>
      </w:del>
      <w:r>
        <w:rPr>
          <w:rtl/>
        </w:rPr>
        <w:t xml:space="preserve"> ברשותו, </w:t>
      </w:r>
      <w:ins w:id="90794" w:author="מנוע מכני" w:date="2026-10-11T12:04:39Z">
        <w:r>
          <w:rPr>
            <w:rtl/>
          </w:rPr>
          <w:t xml:space="preserve">כאן</w:t>
        </w:r>
      </w:ins>
      <w:del w:id="90795" w:author="מנוע מכני" w:date="2026-10-11T12:04:39Z">
        <w:r>
          <w:rPr>
            <w:rtl/>
          </w:rPr>
          <w:delText xml:space="preserve">הכא</w:delText>
        </w:r>
      </w:del>
      <w:r>
        <w:rPr>
          <w:rtl/>
        </w:rPr>
        <w:t xml:space="preserve"> ברשותו! </w:t>
      </w:r>
    </w:p>
    <w:p>
      <w:pPr>
        <w:pStyle w:val="38"/>
        <w:rPr>
          <w:ins w:id="94155" w:author="מנוע מכני" w:date="2026-10-11T12:04:39Z"/>
        </w:rPr>
      </w:pPr>
      <w:r w:rsidRPr="00217260">
        <w:t>ב.</w:t>
      </w:r>
      <w:r>
        <w:t xml:space="preserve"> </w:t>
      </w:r>
      <w:r>
        <w:t>אלא א</w:t>
      </w:r>
      <w:r>
        <w:t>ר</w:t>
      </w:r>
      <w:r>
        <w:t>"</w:t>
      </w:r>
      <w:r>
        <w:t>נ:</w:t>
      </w:r>
    </w:p>
    <w:p w:rsidR="00E403F0" w:rsidRPr="00AD695E" w:rsidRDefault="00E403F0" w:rsidP="00E403F0">
      <w:pPr>
        <w:rPr>
          <w:rtl/>
        </w:rPr>
      </w:pPr>
      <w:del w:id="94156" w:author="מנוע מכני" w:date="2026-10-11T12:04:39Z">
        <w:r>
          <w:rPr>
            <w:rtl/>
          </w:rPr>
          <w:delText xml:space="preserve"> </w:delText>
        </w:r>
      </w:del>
      <w:r>
        <w:rPr>
          <w:rtl/>
        </w:rPr>
        <w:t xml:space="preserve">צריך </w:t>
      </w:r>
      <w:r>
        <w:rPr>
          <w:rtl/>
        </w:rPr>
        <w:t xml:space="preserve">סד"א</w:t>
      </w:r>
      <w:r>
        <w:rPr>
          <w:rtl/>
        </w:rPr>
        <w:t xml:space="preserve">: הואיל </w:t>
      </w:r>
      <w:r>
        <w:rPr>
          <w:rFonts w:hint="cs"/>
          <w:rtl/>
        </w:rPr>
        <w:t>טו'</w:t>
      </w:r>
      <w:ins w:id="90623" w:author="Claude - סמנטי" w:date="2026-10-11T12:14:28Z">
        <w:r>
          <w:rPr>
            <w:rStyle w:val="afffff0"/>
            <w:rtl/>
          </w:rPr>
          <w:t xml:space="preserve">אֲחוּזַּת עוֹלָם הוּא לָהֶם</w:t>
        </w:r>
      </w:ins>
      <w:del w:id="90624" w:author="Claude - סמנטי" w:date="2026-10-11T12:14:28Z">
        <w:r>
          <w:rPr>
            <w:rtl/>
          </w:rPr>
          <w:delText xml:space="preserve">אחוזת עולם הוא להם</w:delText>
        </w:r>
      </w:del>
      <w:r>
        <w:rPr>
          <w:rFonts w:hint="cs"/>
          <w:rtl/>
        </w:rPr>
        <w:t>'</w:t>
      </w:r>
      <w:r>
        <w:rPr>
          <w:rtl/>
        </w:rPr>
        <w:t xml:space="preserve">, הא </w:t>
      </w:r>
      <w:ins w:id="90798" w:author="מנוע מכני" w:date="2026-10-11T12:04:39Z">
        <w:r>
          <w:rPr>
            <w:rtl/>
          </w:rPr>
          <w:t xml:space="preserve">גם</w:t>
        </w:r>
      </w:ins>
      <w:del w:id="90799" w:author="מנוע מכני" w:date="2026-10-11T12:04:39Z">
        <w:r>
          <w:rPr>
            <w:rtl/>
          </w:rPr>
          <w:delText xml:space="preserve">נמי</w:delText>
        </w:r>
      </w:del>
      <w:r>
        <w:rPr>
          <w:rtl/>
        </w:rPr>
        <w:t xml:space="preserve"> אחוזתו היא, </w:t>
      </w:r>
      <w:r>
        <w:rPr>
          <w:rtl/>
        </w:rPr>
        <w:t xml:space="preserve">קמ"ל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 xml:space="preserve">חרמו </w:t>
      </w:r>
      <w:r>
        <w:rPr>
          <w:rtl/>
        </w:rPr>
        <w:t xml:space="preserve">לא</w:t>
      </w:r>
      <w:r>
        <w:rPr>
          <w:rtl/>
        </w:rPr>
        <w:t xml:space="preserve">.</w:t>
      </w:r>
    </w:p>
    <w:p w:rsidR="00E403F0" w:rsidRPr="00D07C84" w:rsidRDefault="00E403F0" w:rsidP="00D07C84">
      <w:pPr>
        <w:pStyle w:val="Hadran"/>
        <w:rPr>
          <w:rtl/>
        </w:rPr>
        <w:pPrChange w:id="96359" w:author="Claude" w:date="2026-10-11T09:08:20Z">
          <w:pPr>
            <w:pStyle w:val="affff"/>
            <w:rPr>
              <w:rtl/>
            </w:rPr>
          </w:pPr>
        </w:pPrChange>
      </w:pPr>
      <w:r w:rsidRPr="00D07C84">
        <w:rPr>
          <w:rtl/>
        </w:rPr>
        <w:t>הדרן עלך המוכר שדהו וסליקא לה מסכת ערכין.</w:t>
      </w:r>
    </w:p>
    <w:sectPr w:rsidR="00413009" w:rsidRPr="00E403F0" w:rsidSect="00E403F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6804" w:h="11907" w:code="8"/>
      <w:pgMar w:top="284" w:right="567" w:bottom="284" w:left="567" w:header="284" w:footer="284" w:gutter="0"/>
      <w:pgNumType w:start="1"/>
      <w:cols w:space="284"/>
      <w:bidi/>
      <w:rtlGutter/>
      <w:docGrid w:linePitch="360"/>
      <w15:footnoteColumns w:val="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56AC" w:rsidRDefault="00E856AC" w:rsidP="00E403F0">
      <w:pPr>
        <w:spacing w:line="240" w:lineRule="auto"/>
      </w:pPr>
      <w:r>
        <w:separator/>
      </w:r>
    </w:p>
  </w:endnote>
  <w:endnote w:type="continuationSeparator" w:id="0">
    <w:p w:rsidR="00E856AC" w:rsidRDefault="00E856AC" w:rsidP="00E403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ontbitDavid">
    <w:panose1 w:val="02020603050405020304"/>
    <w:charset w:val="00"/>
    <w:family w:val="roman"/>
    <w:pitch w:val="variable"/>
    <w:sig w:usb0="80000827" w:usb1="5000004A" w:usb2="00000020" w:usb3="00000000" w:csb0="00000021" w:csb1="00000000"/>
  </w:font>
  <w:font w:name="BA Fontov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uttman Vilna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BA Vilna Bold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b Fontext">
    <w:altName w:val="Times New Roman"/>
    <w:charset w:val="00"/>
    <w:family w:val="roman"/>
    <w:pitch w:val="variable"/>
    <w:sig w:usb0="80000827" w:usb1="5000004A" w:usb2="00000000" w:usb3="00000000" w:csb0="00000021" w:csb1="00000000"/>
  </w:font>
  <w:font w:name="BA Franknatan Deco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חניכי הישיבות">
    <w:panose1 w:val="02020803050405020304"/>
    <w:charset w:val="00"/>
    <w:family w:val="roman"/>
    <w:pitch w:val="variable"/>
    <w:sig w:usb0="80000823" w:usb1="50002042" w:usb2="00000000" w:usb3="00000000" w:csb0="00000021" w:csb1="00000000"/>
  </w:font>
  <w:font w:name="BA Franknatan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 Leukmey Girsa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Tefilot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342911184"/>
      <w:docPartObj>
        <w:docPartGallery w:val="Page Numbers (Bottom of Page)"/>
        <w:docPartUnique/>
      </w:docPartObj>
    </w:sdtPr>
    <w:sdtEndPr>
      <w:rPr>
        <w:cs/>
      </w:rPr>
    </w:sdtEndPr>
    <w:sdtContent>
      <w:p w:rsidR="0026589F" w:rsidRPr="00AD695E" w:rsidRDefault="0026589F" w:rsidP="00E403F0">
        <w:pPr>
          <w:pStyle w:val="a9"/>
          <w:jc w:val="right"/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Pr="00C55B9C">
          <w:rPr>
            <w:noProof/>
            <w:rtl/>
            <w:lang w:val="he-IL"/>
          </w:rPr>
          <w:t>10</w:t>
        </w:r>
        <w:r>
          <w:fldChar w:fldCharType="end"/>
        </w:r>
      </w:p>
    </w:sdtContent>
  </w:sdt>
  <w:p w:rsidR="0026589F" w:rsidRDefault="0026589F" w:rsidP="00E403F0">
    <w:pPr>
      <w:pStyle w:val="a9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1481571772"/>
      <w:docPartObj>
        <w:docPartGallery w:val="Page Numbers (Bottom of Page)"/>
        <w:docPartUnique/>
      </w:docPartObj>
    </w:sdtPr>
    <w:sdtEndPr>
      <w:rPr>
        <w:cs/>
      </w:rPr>
    </w:sdtEndPr>
    <w:sdtContent>
      <w:p w:rsidR="0026589F" w:rsidRPr="00AD695E" w:rsidRDefault="0026589F" w:rsidP="00E403F0">
        <w:pPr>
          <w:pStyle w:val="a9"/>
          <w:jc w:val="right"/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Pr="00C55B9C">
          <w:rPr>
            <w:noProof/>
            <w:rtl/>
            <w:lang w:val="he-IL"/>
          </w:rPr>
          <w:t>190</w:t>
        </w:r>
        <w:r>
          <w:fldChar w:fldCharType="end"/>
        </w:r>
      </w:p>
    </w:sdtContent>
  </w:sdt>
  <w:p w:rsidR="0026589F" w:rsidRDefault="0026589F" w:rsidP="00E403F0">
    <w:pPr>
      <w:pStyle w:val="a9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89F" w:rsidRPr="00AD695E" w:rsidRDefault="0026589F" w:rsidP="00D65BEC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1076902614"/>
      <w:docPartObj>
        <w:docPartGallery w:val="Page Numbers (Bottom of Page)"/>
        <w:docPartUnique/>
      </w:docPartObj>
    </w:sdtPr>
    <w:sdtEndPr>
      <w:rPr>
        <w:cs/>
      </w:rPr>
    </w:sdtEndPr>
    <w:sdtContent>
      <w:p w:rsidR="0026589F" w:rsidRPr="00AD695E" w:rsidRDefault="0026589F" w:rsidP="00E403F0">
        <w:pPr>
          <w:pStyle w:val="a9"/>
          <w:jc w:val="right"/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Pr="00C55B9C">
          <w:rPr>
            <w:noProof/>
            <w:rtl/>
            <w:lang w:val="he-IL"/>
          </w:rPr>
          <w:t>2</w:t>
        </w:r>
        <w:r>
          <w:fldChar w:fldCharType="end"/>
        </w:r>
      </w:p>
    </w:sdtContent>
  </w:sdt>
  <w:p w:rsidR="0026589F" w:rsidRDefault="0026589F" w:rsidP="00E403F0">
    <w:pPr>
      <w:pStyle w:val="a9"/>
      <w:jc w:val="righ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89F" w:rsidRDefault="0026589F" w:rsidP="00E403F0">
    <w:pPr>
      <w:pStyle w:val="a9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2050757165"/>
      <w:docPartObj>
        <w:docPartGallery w:val="Page Numbers (Bottom of Page)"/>
        <w:docPartUnique/>
      </w:docPartObj>
    </w:sdtPr>
    <w:sdtEndPr>
      <w:rPr>
        <w:cs/>
      </w:rPr>
    </w:sdtEndPr>
    <w:sdtContent>
      <w:p w:rsidR="0026589F" w:rsidRDefault="0026589F" w:rsidP="00E403F0">
        <w:pPr>
          <w:pStyle w:val="a9"/>
          <w:jc w:val="right"/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Pr="00F536B4">
          <w:rPr>
            <w:noProof/>
            <w:rtl/>
            <w:lang w:val="he-IL"/>
          </w:rPr>
          <w:t>1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89F" w:rsidRDefault="0026589F">
    <w:pPr>
      <w:pStyle w:val="a9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89F" w:rsidRDefault="0026589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56AC" w:rsidRDefault="00E856AC" w:rsidP="00E403F0">
      <w:pPr>
        <w:spacing w:line="240" w:lineRule="auto"/>
      </w:pPr>
      <w:r>
        <w:separator/>
      </w:r>
    </w:p>
  </w:footnote>
  <w:footnote w:type="continuationSeparator" w:id="0">
    <w:p w:rsidR="00E856AC" w:rsidRDefault="00E856AC" w:rsidP="00E403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89F" w:rsidRPr="00AD695E" w:rsidRDefault="0026589F" w:rsidP="00E403F0">
    <w:pPr>
      <w:pStyle w:val="a7"/>
      <w:pBdr>
        <w:bottom w:val="double" w:sz="4" w:space="1" w:color="A6A6A6" w:themeColor="background1" w:themeShade="A6"/>
      </w:pBdr>
      <w:tabs>
        <w:tab w:val="clear" w:pos="4153"/>
        <w:tab w:val="clear" w:pos="8306"/>
        <w:tab w:val="center" w:pos="5387"/>
        <w:tab w:val="right" w:pos="10773"/>
      </w:tabs>
      <w:spacing w:after="0" w:line="240" w:lineRule="auto"/>
      <w:ind w:left="0" w:firstLine="0"/>
      <w:jc w:val="center"/>
      <w:rPr>
        <w:rtl/>
      </w:rPr>
    </w:pPr>
    <w:r w:rsidRPr="00CA72E6">
      <w:rPr>
        <w:rFonts w:ascii="BA  Leukmey Girsa Regular" w:hAnsi="BA  Leukmey Girsa Regular" w:cs="BA  Leukmey Girsa Regular"/>
        <w:color w:val="808080" w:themeColor="background1" w:themeShade="80"/>
        <w:sz w:val="30"/>
        <w:szCs w:val="30"/>
        <w:rtl/>
      </w:rPr>
      <w:t>׹</w:t>
    </w:r>
    <w:r w:rsidRPr="00CA72E6"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32"/>
        <w:szCs w:val="32"/>
        <w:rtl/>
      </w:rPr>
      <w:t xml:space="preserve"> </w:t>
    </w:r>
    <w:r w:rsidRPr="00FB2436">
      <w:rPr>
        <w:rFonts w:ascii="BA Tefilot Regular" w:hAnsi="BA Tefilot Regular" w:cs="BA Tefilot Regular"/>
        <w:b/>
        <w:bCs/>
        <w:color w:val="808080" w:themeColor="background1" w:themeShade="80"/>
        <w:spacing w:val="10"/>
        <w:sz w:val="32"/>
        <w:szCs w:val="32"/>
        <w:rtl/>
      </w:rPr>
      <w:t>ל</w:t>
    </w:r>
    <w:r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32"/>
        <w:szCs w:val="32"/>
        <w:rtl/>
      </w:rPr>
      <w:t>+</w:t>
    </w:r>
    <w:r w:rsidRPr="00FB2436">
      <w:rPr>
        <w:rFonts w:ascii="BA Tefilot Regular" w:hAnsi="BA Tefilot Regular" w:cs="BA Tefilot Regular"/>
        <w:b/>
        <w:bCs/>
        <w:color w:val="808080" w:themeColor="background1" w:themeShade="80"/>
        <w:spacing w:val="10"/>
        <w:sz w:val="32"/>
        <w:szCs w:val="32"/>
        <w:rtl/>
      </w:rPr>
      <w:t>אוקמי גיר</w:t>
    </w:r>
    <w:r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32"/>
        <w:szCs w:val="32"/>
        <w:rtl/>
      </w:rPr>
      <w:t>+</w:t>
    </w:r>
    <w:r w:rsidRPr="00FB2436">
      <w:rPr>
        <w:rFonts w:ascii="BA Tefilot Regular" w:hAnsi="BA Tefilot Regular" w:cs="BA Tefilot Regular"/>
        <w:b/>
        <w:bCs/>
        <w:color w:val="808080" w:themeColor="background1" w:themeShade="80"/>
        <w:spacing w:val="10"/>
        <w:sz w:val="32"/>
        <w:szCs w:val="32"/>
        <w:rtl/>
      </w:rPr>
      <w:t>סא</w:t>
    </w:r>
    <w:r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32"/>
        <w:szCs w:val="32"/>
        <w:rtl/>
      </w:rPr>
      <w:t xml:space="preserve"> </w:t>
    </w:r>
    <w:r w:rsidRPr="00CA72E6">
      <w:rPr>
        <w:rFonts w:ascii="BA  Leukmey Girsa Regular" w:hAnsi="BA  Leukmey Girsa Regular" w:cs="BA  Leukmey Girsa Regular"/>
        <w:color w:val="808080" w:themeColor="background1" w:themeShade="80"/>
        <w:sz w:val="30"/>
        <w:szCs w:val="30"/>
        <w:rtl/>
      </w:rPr>
      <w:t>׶</w:t>
    </w:r>
    <w:r w:rsidRPr="00FB2436">
      <w:rPr>
        <w:rFonts w:ascii="BA Tefilot Regular" w:hAnsi="BA Tefilot Regular" w:cs="BA Tefilot Regular"/>
        <w:b/>
        <w:bCs/>
        <w:color w:val="808080" w:themeColor="background1" w:themeShade="80"/>
        <w:spacing w:val="10"/>
        <w:sz w:val="32"/>
        <w:szCs w:val="32"/>
        <w:rtl/>
      </w:rPr>
      <w:t xml:space="preserve"> </w:t>
    </w:r>
  </w:p>
  <w:p w:rsidR="0026589F" w:rsidRPr="00710059" w:rsidRDefault="0026589F" w:rsidP="00E403F0">
    <w:pPr>
      <w:pStyle w:val="a7"/>
      <w:pBdr>
        <w:bottom w:val="double" w:sz="4" w:space="1" w:color="A6A6A6" w:themeColor="background1" w:themeShade="A6"/>
      </w:pBdr>
      <w:tabs>
        <w:tab w:val="clear" w:pos="4153"/>
        <w:tab w:val="clear" w:pos="8306"/>
        <w:tab w:val="decimal" w:pos="2976"/>
        <w:tab w:val="right" w:pos="11057"/>
      </w:tabs>
      <w:spacing w:after="240" w:line="240" w:lineRule="exact"/>
      <w:ind w:left="0" w:firstLine="0"/>
      <w:rPr>
        <w:rtl/>
      </w:rPr>
    </w:pP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b/>
        <w:bCs/>
      </w:rPr>
      <w:instrText>STYLEREF</w:instrText>
    </w:r>
    <w:r w:rsidRPr="00453C31">
      <w:rPr>
        <w:b/>
        <w:bCs/>
        <w:rtl/>
      </w:rPr>
      <w:instrText xml:space="preserve">  פרק  \* </w:instrText>
    </w:r>
    <w:r w:rsidRPr="00453C31">
      <w:rPr>
        <w:b/>
        <w:bCs/>
      </w:rPr>
      <w:instrText xml:space="preserve">MERGEFORMAT </w:instrText>
    </w:r>
    <w:r w:rsidRPr="00453C31">
      <w:rPr>
        <w:b/>
        <w:bCs/>
        <w:rtl/>
      </w:rPr>
      <w:fldChar w:fldCharType="separate"/>
    </w:r>
    <w:r w:rsidRPr="00F536B4">
      <w:rPr>
        <w:noProof/>
        <w:rtl/>
      </w:rPr>
      <w:t>פרק ראשון</w:t>
    </w:r>
    <w:r w:rsidRPr="00453C31">
      <w:rPr>
        <w:b/>
        <w:bCs/>
        <w:rtl/>
      </w:rPr>
      <w:fldChar w:fldCharType="end"/>
    </w:r>
    <w:r>
      <w:rPr>
        <w:rFonts w:hint="cs"/>
        <w:b/>
        <w:bCs/>
        <w:rtl/>
      </w:rPr>
      <w:t xml:space="preserve"> </w:t>
    </w:r>
    <w:r>
      <w:rPr>
        <w:b/>
        <w:bCs/>
        <w:rtl/>
      </w:rPr>
      <w:fldChar w:fldCharType="begin"/>
    </w:r>
    <w:r>
      <w:rPr>
        <w:b/>
        <w:bCs/>
        <w:rtl/>
      </w:rPr>
      <w:instrText xml:space="preserve"> </w:instrText>
    </w:r>
    <w:r>
      <w:rPr>
        <w:rFonts w:hint="cs"/>
        <w:b/>
        <w:bCs/>
      </w:rPr>
      <w:instrText>STYLEREF</w:instrText>
    </w:r>
    <w:r>
      <w:rPr>
        <w:rFonts w:hint="cs"/>
        <w:b/>
        <w:bCs/>
        <w:rtl/>
      </w:rPr>
      <w:instrText xml:space="preserve">  "דפים בפרק ב"  \* </w:instrText>
    </w:r>
    <w:r>
      <w:rPr>
        <w:rFonts w:hint="cs"/>
        <w:b/>
        <w:bCs/>
      </w:rPr>
      <w:instrText>MERGEFORMAT</w:instrText>
    </w:r>
    <w:r>
      <w:rPr>
        <w:b/>
        <w:bCs/>
        <w:rtl/>
      </w:rPr>
      <w:instrText xml:space="preserve"> </w:instrText>
    </w:r>
    <w:r>
      <w:rPr>
        <w:b/>
        <w:bCs/>
        <w:rtl/>
      </w:rPr>
      <w:fldChar w:fldCharType="separate"/>
    </w:r>
    <w:r>
      <w:rPr>
        <w:b/>
        <w:bCs/>
        <w:noProof/>
        <w:rtl/>
      </w:rPr>
      <w:t>(ב.- יג.)</w:t>
    </w:r>
    <w:r>
      <w:rPr>
        <w:b/>
        <w:bCs/>
        <w:rtl/>
      </w:rPr>
      <w:fldChar w:fldCharType="end"/>
    </w:r>
    <w:r>
      <w:rPr>
        <w:b/>
        <w:bCs/>
        <w:rtl/>
      </w:rPr>
      <w:tab/>
    </w:r>
    <w:r w:rsidRPr="002A37F6">
      <w:rPr>
        <w:rtl/>
      </w:rPr>
      <w:fldChar w:fldCharType="begin"/>
    </w:r>
    <w:r w:rsidRPr="002A37F6">
      <w:rPr>
        <w:rtl/>
      </w:rPr>
      <w:instrText xml:space="preserve"> </w:instrText>
    </w:r>
    <w:r w:rsidRPr="002A37F6">
      <w:rPr>
        <w:rFonts w:hint="cs"/>
      </w:rPr>
      <w:instrText>STYLEREF</w:instrText>
    </w:r>
    <w:r w:rsidRPr="002A37F6">
      <w:rPr>
        <w:rFonts w:hint="cs"/>
        <w:rtl/>
      </w:rPr>
      <w:instrText xml:space="preserve">  מסכת  \* </w:instrText>
    </w:r>
    <w:r w:rsidRPr="002A37F6">
      <w:rPr>
        <w:rFonts w:hint="cs"/>
      </w:rPr>
      <w:instrText>MERGEFORMAT</w:instrText>
    </w:r>
    <w:r w:rsidRPr="002A37F6">
      <w:instrText xml:space="preserve"> </w:instrText>
    </w:r>
    <w:r w:rsidRPr="002A37F6">
      <w:rPr>
        <w:rtl/>
      </w:rPr>
      <w:fldChar w:fldCharType="separate"/>
    </w:r>
    <w:r>
      <w:rPr>
        <w:noProof/>
        <w:rtl/>
      </w:rPr>
      <w:t>בכורות</w:t>
    </w:r>
    <w:r w:rsidRPr="002A37F6">
      <w:rPr>
        <w:rtl/>
      </w:rPr>
      <w:fldChar w:fldCharType="end"/>
    </w:r>
    <w:r w:rsidRPr="00453C31">
      <w:rPr>
        <w:rFonts w:ascii="Cambria" w:hAnsi="Cambria" w:hint="cs"/>
        <w:b/>
        <w:bCs/>
        <w:color w:val="A6A6A6" w:themeColor="background1" w:themeShade="A6"/>
        <w:rtl/>
      </w:rPr>
      <w:t xml:space="preserve"> </w:t>
    </w:r>
    <w:r>
      <w:rPr>
        <w:b/>
        <w:bCs/>
        <w:rtl/>
      </w:rPr>
      <w:tab/>
    </w:r>
    <w:r>
      <w:rPr>
        <w:b/>
        <w:bCs/>
        <w:rtl/>
      </w:rPr>
      <w:fldChar w:fldCharType="begin"/>
    </w:r>
    <w:r>
      <w:rPr>
        <w:b/>
        <w:bCs/>
        <w:rtl/>
      </w:rPr>
      <w:instrText xml:space="preserve"> </w:instrText>
    </w:r>
    <w:r>
      <w:rPr>
        <w:b/>
        <w:bCs/>
      </w:rPr>
      <w:instrText>STYLEREF  "</w:instrText>
    </w:r>
    <w:r>
      <w:rPr>
        <w:b/>
        <w:bCs/>
        <w:rtl/>
      </w:rPr>
      <w:instrText xml:space="preserve">פרק שם"  \* </w:instrText>
    </w:r>
    <w:r>
      <w:rPr>
        <w:b/>
        <w:bCs/>
      </w:rPr>
      <w:instrText>MERGEFORMAT</w:instrText>
    </w:r>
    <w:r>
      <w:rPr>
        <w:b/>
        <w:bCs/>
        <w:rtl/>
      </w:rPr>
      <w:instrText xml:space="preserve"> </w:instrText>
    </w:r>
    <w:r>
      <w:rPr>
        <w:b/>
        <w:bCs/>
        <w:rtl/>
      </w:rPr>
      <w:fldChar w:fldCharType="separate"/>
    </w:r>
    <w:r>
      <w:rPr>
        <w:b/>
        <w:bCs/>
        <w:noProof/>
        <w:rtl/>
      </w:rPr>
      <w:t>הלוקח עובר חמורו</w:t>
    </w:r>
    <w:r>
      <w:rPr>
        <w:b/>
        <w:bCs/>
        <w:rtl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89F" w:rsidRPr="00AD695E" w:rsidRDefault="0026589F" w:rsidP="00E403F0">
    <w:pPr>
      <w:spacing w:line="240" w:lineRule="auto"/>
      <w:jc w:val="center"/>
      <w:rPr>
        <w:rtl/>
      </w:rPr>
    </w:pPr>
    <w:r w:rsidRPr="00CA72E6">
      <w:rPr>
        <w:rFonts w:ascii="BA  Leukmey Girsa Regular" w:hAnsi="BA  Leukmey Girsa Regular" w:cs="BA  Leukmey Girsa Regular"/>
        <w:color w:val="808080" w:themeColor="background1" w:themeShade="80"/>
        <w:sz w:val="30"/>
        <w:szCs w:val="30"/>
        <w:rtl/>
      </w:rPr>
      <w:t>׹</w:t>
    </w:r>
    <w:r w:rsidRPr="00CA72E6"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32"/>
        <w:szCs w:val="32"/>
        <w:rtl/>
      </w:rPr>
      <w:t xml:space="preserve"> </w:t>
    </w:r>
    <w:r w:rsidRPr="00FB2436">
      <w:rPr>
        <w:rFonts w:ascii="BA Tefilot Regular" w:hAnsi="BA Tefilot Regular" w:cs="BA Tefilot Regular"/>
        <w:b/>
        <w:bCs/>
        <w:color w:val="808080" w:themeColor="background1" w:themeShade="80"/>
        <w:spacing w:val="10"/>
        <w:sz w:val="32"/>
        <w:szCs w:val="32"/>
        <w:rtl/>
      </w:rPr>
      <w:t>ל</w:t>
    </w:r>
    <w:r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32"/>
        <w:szCs w:val="32"/>
        <w:rtl/>
      </w:rPr>
      <w:t>+</w:t>
    </w:r>
    <w:r w:rsidRPr="00FB2436">
      <w:rPr>
        <w:rFonts w:ascii="BA Tefilot Regular" w:hAnsi="BA Tefilot Regular" w:cs="BA Tefilot Regular"/>
        <w:b/>
        <w:bCs/>
        <w:color w:val="808080" w:themeColor="background1" w:themeShade="80"/>
        <w:spacing w:val="10"/>
        <w:sz w:val="32"/>
        <w:szCs w:val="32"/>
        <w:rtl/>
      </w:rPr>
      <w:t>אוקמי גיר</w:t>
    </w:r>
    <w:r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32"/>
        <w:szCs w:val="32"/>
        <w:rtl/>
      </w:rPr>
      <w:t>+</w:t>
    </w:r>
    <w:r w:rsidRPr="00FB2436">
      <w:rPr>
        <w:rFonts w:ascii="BA Tefilot Regular" w:hAnsi="BA Tefilot Regular" w:cs="BA Tefilot Regular"/>
        <w:b/>
        <w:bCs/>
        <w:color w:val="808080" w:themeColor="background1" w:themeShade="80"/>
        <w:spacing w:val="10"/>
        <w:sz w:val="32"/>
        <w:szCs w:val="32"/>
        <w:rtl/>
      </w:rPr>
      <w:t>סא</w:t>
    </w:r>
    <w:r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32"/>
        <w:szCs w:val="32"/>
        <w:rtl/>
      </w:rPr>
      <w:t xml:space="preserve"> </w:t>
    </w:r>
    <w:r w:rsidRPr="00CA72E6">
      <w:rPr>
        <w:rFonts w:ascii="BA  Leukmey Girsa Regular" w:hAnsi="BA  Leukmey Girsa Regular" w:cs="BA  Leukmey Girsa Regular"/>
        <w:color w:val="808080" w:themeColor="background1" w:themeShade="80"/>
        <w:sz w:val="30"/>
        <w:szCs w:val="30"/>
        <w:rtl/>
      </w:rPr>
      <w:t>׶</w:t>
    </w:r>
    <w:r w:rsidRPr="00FB2436">
      <w:rPr>
        <w:rFonts w:ascii="BA Tefilot Regular" w:hAnsi="BA Tefilot Regular" w:cs="BA Tefilot Regular"/>
        <w:b/>
        <w:bCs/>
        <w:color w:val="808080" w:themeColor="background1" w:themeShade="80"/>
        <w:spacing w:val="10"/>
        <w:sz w:val="32"/>
        <w:szCs w:val="32"/>
        <w:rtl/>
      </w:rPr>
      <w:t xml:space="preserve"> </w:t>
    </w:r>
  </w:p>
  <w:p w:rsidR="0026589F" w:rsidRPr="00E403F0" w:rsidRDefault="0026589F" w:rsidP="00C20F97">
    <w:pPr>
      <w:pStyle w:val="a7"/>
      <w:pBdr>
        <w:bottom w:val="double" w:sz="4" w:space="1" w:color="A6A6A6" w:themeColor="background1" w:themeShade="A6"/>
      </w:pBdr>
      <w:tabs>
        <w:tab w:val="clear" w:pos="4153"/>
        <w:tab w:val="clear" w:pos="8306"/>
        <w:tab w:val="right" w:pos="10603"/>
      </w:tabs>
      <w:spacing w:after="240" w:line="240" w:lineRule="exact"/>
      <w:ind w:left="0" w:firstLine="0"/>
      <w:rPr>
        <w:b/>
        <w:bCs/>
        <w:sz w:val="16"/>
        <w:szCs w:val="18"/>
        <w:rtl/>
      </w:rPr>
    </w:pPr>
    <w:r w:rsidRPr="00E403F0">
      <w:rPr>
        <w:b/>
        <w:bCs/>
        <w:sz w:val="16"/>
        <w:szCs w:val="18"/>
        <w:rtl/>
      </w:rPr>
      <w:fldChar w:fldCharType="begin"/>
    </w:r>
    <w:r w:rsidRPr="00E403F0">
      <w:rPr>
        <w:b/>
        <w:bCs/>
        <w:sz w:val="16"/>
        <w:szCs w:val="18"/>
        <w:rtl/>
      </w:rPr>
      <w:instrText xml:space="preserve"> </w:instrText>
    </w:r>
    <w:r w:rsidRPr="00E403F0">
      <w:rPr>
        <w:b/>
        <w:bCs/>
        <w:sz w:val="16"/>
        <w:szCs w:val="18"/>
      </w:rPr>
      <w:instrText>STYLEREF</w:instrText>
    </w:r>
    <w:r w:rsidRPr="00E403F0">
      <w:rPr>
        <w:b/>
        <w:bCs/>
        <w:sz w:val="16"/>
        <w:szCs w:val="18"/>
        <w:rtl/>
      </w:rPr>
      <w:instrText xml:space="preserve">  פרק  \* </w:instrText>
    </w:r>
    <w:r w:rsidRPr="00E403F0">
      <w:rPr>
        <w:b/>
        <w:bCs/>
        <w:sz w:val="16"/>
        <w:szCs w:val="18"/>
      </w:rPr>
      <w:instrText xml:space="preserve">MERGEFORMAT </w:instrText>
    </w:r>
    <w:r w:rsidRPr="00E403F0">
      <w:rPr>
        <w:b/>
        <w:bCs/>
        <w:sz w:val="16"/>
        <w:szCs w:val="18"/>
        <w:rtl/>
      </w:rPr>
      <w:fldChar w:fldCharType="separate"/>
    </w:r>
    <w:r w:rsidR="00991D55">
      <w:rPr>
        <w:b/>
        <w:bCs/>
        <w:noProof/>
        <w:sz w:val="16"/>
        <w:szCs w:val="18"/>
        <w:rtl/>
      </w:rPr>
      <w:t>פרק שישי</w:t>
    </w:r>
    <w:r w:rsidRPr="00E403F0">
      <w:rPr>
        <w:b/>
        <w:bCs/>
        <w:sz w:val="16"/>
        <w:szCs w:val="18"/>
        <w:rtl/>
      </w:rPr>
      <w:fldChar w:fldCharType="end"/>
    </w:r>
    <w:r w:rsidRPr="00E403F0">
      <w:rPr>
        <w:rFonts w:hint="cs"/>
        <w:b/>
        <w:bCs/>
        <w:sz w:val="16"/>
        <w:szCs w:val="18"/>
        <w:rtl/>
      </w:rPr>
      <w:t xml:space="preserve">: </w:t>
    </w:r>
    <w:r w:rsidRPr="00E403F0">
      <w:rPr>
        <w:b/>
        <w:bCs/>
        <w:sz w:val="16"/>
        <w:szCs w:val="18"/>
        <w:rtl/>
      </w:rPr>
      <w:fldChar w:fldCharType="begin"/>
    </w:r>
    <w:r w:rsidRPr="00E403F0">
      <w:rPr>
        <w:b/>
        <w:bCs/>
        <w:sz w:val="16"/>
        <w:szCs w:val="18"/>
        <w:rtl/>
      </w:rPr>
      <w:instrText xml:space="preserve"> </w:instrText>
    </w:r>
    <w:r w:rsidRPr="00E403F0">
      <w:rPr>
        <w:rFonts w:hint="cs"/>
        <w:b/>
        <w:bCs/>
        <w:sz w:val="16"/>
        <w:szCs w:val="18"/>
      </w:rPr>
      <w:instrText>STYLEREF</w:instrText>
    </w:r>
    <w:r w:rsidRPr="00E403F0">
      <w:rPr>
        <w:rFonts w:hint="cs"/>
        <w:b/>
        <w:bCs/>
        <w:sz w:val="16"/>
        <w:szCs w:val="18"/>
        <w:rtl/>
      </w:rPr>
      <w:instrText xml:space="preserve">  "דפים בפרק ב"  \* </w:instrText>
    </w:r>
    <w:r w:rsidRPr="00E403F0">
      <w:rPr>
        <w:rFonts w:hint="cs"/>
        <w:b/>
        <w:bCs/>
        <w:sz w:val="16"/>
        <w:szCs w:val="18"/>
      </w:rPr>
      <w:instrText>MERGEFORMAT</w:instrText>
    </w:r>
    <w:r w:rsidRPr="00E403F0">
      <w:rPr>
        <w:b/>
        <w:bCs/>
        <w:sz w:val="16"/>
        <w:szCs w:val="18"/>
        <w:rtl/>
      </w:rPr>
      <w:instrText xml:space="preserve"> </w:instrText>
    </w:r>
    <w:r w:rsidRPr="00E403F0">
      <w:rPr>
        <w:b/>
        <w:bCs/>
        <w:sz w:val="16"/>
        <w:szCs w:val="18"/>
        <w:rtl/>
      </w:rPr>
      <w:fldChar w:fldCharType="separate"/>
    </w:r>
    <w:r w:rsidR="00991D55">
      <w:rPr>
        <w:b/>
        <w:bCs/>
        <w:noProof/>
        <w:sz w:val="16"/>
        <w:szCs w:val="18"/>
        <w:rtl/>
      </w:rPr>
      <w:t>כג:- כח:</w:t>
    </w:r>
    <w:r w:rsidRPr="00E403F0">
      <w:rPr>
        <w:b/>
        <w:bCs/>
        <w:sz w:val="16"/>
        <w:szCs w:val="18"/>
        <w:rtl/>
      </w:rPr>
      <w:fldChar w:fldCharType="end"/>
    </w:r>
    <w:r w:rsidRPr="00E403F0">
      <w:rPr>
        <w:rFonts w:hint="cs"/>
        <w:b/>
        <w:bCs/>
        <w:sz w:val="16"/>
        <w:szCs w:val="18"/>
        <w:rtl/>
      </w:rPr>
      <w:t xml:space="preserve"> </w:t>
    </w:r>
    <w:r>
      <w:rPr>
        <w:rFonts w:hint="cs"/>
        <w:b/>
        <w:bCs/>
        <w:sz w:val="16"/>
        <w:szCs w:val="18"/>
        <w:rtl/>
      </w:rPr>
      <w:t xml:space="preserve">                   </w:t>
    </w:r>
    <w:r w:rsidRPr="00E403F0">
      <w:rPr>
        <w:b/>
        <w:bCs/>
        <w:sz w:val="16"/>
        <w:szCs w:val="18"/>
        <w:rtl/>
      </w:rPr>
      <w:fldChar w:fldCharType="begin"/>
    </w:r>
    <w:r w:rsidRPr="00E403F0">
      <w:rPr>
        <w:b/>
        <w:bCs/>
        <w:sz w:val="16"/>
        <w:szCs w:val="18"/>
        <w:rtl/>
      </w:rPr>
      <w:instrText xml:space="preserve"> </w:instrText>
    </w:r>
    <w:r w:rsidRPr="00E403F0">
      <w:rPr>
        <w:b/>
        <w:bCs/>
        <w:sz w:val="16"/>
        <w:szCs w:val="18"/>
      </w:rPr>
      <w:instrText>STYLEREF</w:instrText>
    </w:r>
    <w:r w:rsidRPr="00E403F0">
      <w:rPr>
        <w:b/>
        <w:bCs/>
        <w:sz w:val="16"/>
        <w:szCs w:val="18"/>
        <w:rtl/>
      </w:rPr>
      <w:instrText xml:space="preserve">  מסכת  \* </w:instrText>
    </w:r>
    <w:r w:rsidRPr="00E403F0">
      <w:rPr>
        <w:b/>
        <w:bCs/>
        <w:sz w:val="16"/>
        <w:szCs w:val="18"/>
      </w:rPr>
      <w:instrText>MERGEFORMAT</w:instrText>
    </w:r>
    <w:r w:rsidRPr="00E403F0">
      <w:rPr>
        <w:b/>
        <w:bCs/>
        <w:sz w:val="16"/>
        <w:szCs w:val="18"/>
        <w:rtl/>
      </w:rPr>
      <w:instrText xml:space="preserve"> </w:instrText>
    </w:r>
    <w:r w:rsidRPr="00E403F0">
      <w:rPr>
        <w:b/>
        <w:bCs/>
        <w:sz w:val="16"/>
        <w:szCs w:val="18"/>
        <w:rtl/>
      </w:rPr>
      <w:fldChar w:fldCharType="separate"/>
    </w:r>
    <w:r w:rsidR="00991D55">
      <w:rPr>
        <w:b/>
        <w:bCs/>
        <w:noProof/>
        <w:sz w:val="16"/>
        <w:szCs w:val="18"/>
        <w:rtl/>
      </w:rPr>
      <w:t>כריתות</w:t>
    </w:r>
    <w:r w:rsidRPr="00E403F0">
      <w:rPr>
        <w:b/>
        <w:bCs/>
        <w:sz w:val="16"/>
        <w:szCs w:val="18"/>
        <w:rtl/>
      </w:rPr>
      <w:fldChar w:fldCharType="end"/>
    </w:r>
    <w:r>
      <w:rPr>
        <w:b/>
        <w:bCs/>
        <w:sz w:val="16"/>
        <w:szCs w:val="18"/>
        <w:rtl/>
      </w:rPr>
      <w:tab/>
    </w:r>
    <w:r>
      <w:rPr>
        <w:b/>
        <w:bCs/>
        <w:sz w:val="16"/>
        <w:szCs w:val="18"/>
        <w:rtl/>
      </w:rPr>
      <w:fldChar w:fldCharType="begin"/>
    </w:r>
    <w:r>
      <w:rPr>
        <w:b/>
        <w:bCs/>
        <w:sz w:val="16"/>
        <w:szCs w:val="18"/>
        <w:rtl/>
      </w:rPr>
      <w:instrText xml:space="preserve"> </w:instrText>
    </w:r>
    <w:r>
      <w:rPr>
        <w:b/>
        <w:bCs/>
        <w:sz w:val="16"/>
        <w:szCs w:val="18"/>
      </w:rPr>
      <w:instrText>STYLEREF</w:instrText>
    </w:r>
    <w:r>
      <w:rPr>
        <w:b/>
        <w:bCs/>
        <w:sz w:val="16"/>
        <w:szCs w:val="18"/>
        <w:rtl/>
      </w:rPr>
      <w:instrText xml:space="preserve">  "פרק שם"  \* </w:instrText>
    </w:r>
    <w:r>
      <w:rPr>
        <w:b/>
        <w:bCs/>
        <w:sz w:val="16"/>
        <w:szCs w:val="18"/>
      </w:rPr>
      <w:instrText>MERGEFORMAT</w:instrText>
    </w:r>
    <w:r>
      <w:rPr>
        <w:b/>
        <w:bCs/>
        <w:sz w:val="16"/>
        <w:szCs w:val="18"/>
        <w:rtl/>
      </w:rPr>
      <w:instrText xml:space="preserve"> </w:instrText>
    </w:r>
    <w:r>
      <w:rPr>
        <w:b/>
        <w:bCs/>
        <w:sz w:val="16"/>
        <w:szCs w:val="18"/>
        <w:rtl/>
      </w:rPr>
      <w:fldChar w:fldCharType="separate"/>
    </w:r>
    <w:r w:rsidR="00991D55">
      <w:rPr>
        <w:b/>
        <w:bCs/>
        <w:noProof/>
        <w:sz w:val="16"/>
        <w:szCs w:val="18"/>
        <w:rtl/>
      </w:rPr>
      <w:t>המביא אשם</w:t>
    </w:r>
    <w:r>
      <w:rPr>
        <w:b/>
        <w:bCs/>
        <w:sz w:val="16"/>
        <w:szCs w:val="18"/>
        <w:rtl/>
      </w:rPr>
      <w:fldChar w:fldCharType="end"/>
    </w:r>
    <w:r>
      <w:rPr>
        <w:rFonts w:hint="cs"/>
        <w:b/>
        <w:bCs/>
        <w:sz w:val="16"/>
        <w:szCs w:val="18"/>
        <w:rtl/>
      </w:rPr>
      <w:t xml:space="preserve"> </w:t>
    </w:r>
    <w:r w:rsidRPr="00E403F0">
      <w:rPr>
        <w:b/>
        <w:bCs/>
        <w:sz w:val="16"/>
        <w:szCs w:val="18"/>
        <w:rtl/>
      </w:rPr>
      <w:fldChar w:fldCharType="begin"/>
    </w:r>
    <w:r w:rsidRPr="00E403F0">
      <w:rPr>
        <w:b/>
        <w:bCs/>
        <w:sz w:val="16"/>
        <w:szCs w:val="18"/>
        <w:rtl/>
      </w:rPr>
      <w:instrText xml:space="preserve"> </w:instrText>
    </w:r>
    <w:r w:rsidRPr="00E403F0">
      <w:rPr>
        <w:rFonts w:hint="cs"/>
        <w:b/>
        <w:bCs/>
        <w:sz w:val="16"/>
        <w:szCs w:val="18"/>
      </w:rPr>
      <w:instrText>STYLEREF  "</w:instrText>
    </w:r>
    <w:r w:rsidRPr="00E403F0">
      <w:rPr>
        <w:rFonts w:hint="cs"/>
        <w:b/>
        <w:bCs/>
        <w:sz w:val="16"/>
        <w:szCs w:val="18"/>
        <w:rtl/>
      </w:rPr>
      <w:instrText xml:space="preserve">דף בצד"  \* </w:instrText>
    </w:r>
    <w:r w:rsidRPr="00E403F0">
      <w:rPr>
        <w:rFonts w:hint="cs"/>
        <w:b/>
        <w:bCs/>
        <w:sz w:val="16"/>
        <w:szCs w:val="18"/>
      </w:rPr>
      <w:instrText>MERGEFORMAT</w:instrText>
    </w:r>
    <w:r w:rsidRPr="00E403F0">
      <w:rPr>
        <w:b/>
        <w:bCs/>
        <w:sz w:val="16"/>
        <w:szCs w:val="18"/>
      </w:rPr>
      <w:instrText xml:space="preserve"> </w:instrText>
    </w:r>
    <w:r w:rsidRPr="00E403F0">
      <w:rPr>
        <w:b/>
        <w:bCs/>
        <w:sz w:val="16"/>
        <w:szCs w:val="18"/>
        <w:rtl/>
      </w:rPr>
      <w:fldChar w:fldCharType="separate"/>
    </w:r>
    <w:r w:rsidR="00991D55" w:rsidRPr="00991D55">
      <w:rPr>
        <w:noProof/>
        <w:sz w:val="16"/>
        <w:szCs w:val="18"/>
        <w:rtl/>
      </w:rPr>
      <w:t>כח</w:t>
    </w:r>
    <w:r w:rsidR="00991D55">
      <w:rPr>
        <w:b/>
        <w:bCs/>
        <w:noProof/>
        <w:sz w:val="16"/>
        <w:szCs w:val="18"/>
        <w:rtl/>
      </w:rPr>
      <w:t>:</w:t>
    </w:r>
    <w:r w:rsidRPr="00E403F0">
      <w:rPr>
        <w:b/>
        <w:bCs/>
        <w:sz w:val="16"/>
        <w:szCs w:val="18"/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89F" w:rsidRPr="00AD695E" w:rsidRDefault="0026589F" w:rsidP="00E403F0">
    <w:pPr>
      <w:pStyle w:val="a7"/>
      <w:pBdr>
        <w:bottom w:val="double" w:sz="4" w:space="1" w:color="A6A6A6" w:themeColor="background1" w:themeShade="A6"/>
      </w:pBdr>
      <w:tabs>
        <w:tab w:val="clear" w:pos="4153"/>
        <w:tab w:val="clear" w:pos="8306"/>
        <w:tab w:val="center" w:pos="5387"/>
        <w:tab w:val="right" w:pos="10773"/>
      </w:tabs>
      <w:spacing w:after="0" w:line="240" w:lineRule="auto"/>
      <w:ind w:left="0" w:firstLine="0"/>
      <w:jc w:val="center"/>
      <w:rPr>
        <w:rtl/>
      </w:rPr>
    </w:pPr>
    <w:r w:rsidRPr="00CA72E6">
      <w:rPr>
        <w:rFonts w:ascii="BA  Leukmey Girsa Regular" w:hAnsi="BA  Leukmey Girsa Regular" w:cs="BA  Leukmey Girsa Regular"/>
        <w:color w:val="808080" w:themeColor="background1" w:themeShade="80"/>
        <w:sz w:val="30"/>
        <w:szCs w:val="30"/>
        <w:rtl/>
      </w:rPr>
      <w:t>׹</w:t>
    </w:r>
    <w:r w:rsidRPr="00CA72E6"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32"/>
        <w:szCs w:val="32"/>
        <w:rtl/>
      </w:rPr>
      <w:t xml:space="preserve"> </w:t>
    </w:r>
    <w:r w:rsidRPr="00FB2436">
      <w:rPr>
        <w:rFonts w:ascii="BA Tefilot Regular" w:hAnsi="BA Tefilot Regular" w:cs="BA Tefilot Regular"/>
        <w:b/>
        <w:bCs/>
        <w:color w:val="808080" w:themeColor="background1" w:themeShade="80"/>
        <w:spacing w:val="10"/>
        <w:sz w:val="32"/>
        <w:szCs w:val="32"/>
        <w:rtl/>
      </w:rPr>
      <w:t>ל</w:t>
    </w:r>
    <w:r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32"/>
        <w:szCs w:val="32"/>
        <w:rtl/>
      </w:rPr>
      <w:t>+</w:t>
    </w:r>
    <w:r w:rsidRPr="00FB2436">
      <w:rPr>
        <w:rFonts w:ascii="BA Tefilot Regular" w:hAnsi="BA Tefilot Regular" w:cs="BA Tefilot Regular"/>
        <w:b/>
        <w:bCs/>
        <w:color w:val="808080" w:themeColor="background1" w:themeShade="80"/>
        <w:spacing w:val="10"/>
        <w:sz w:val="32"/>
        <w:szCs w:val="32"/>
        <w:rtl/>
      </w:rPr>
      <w:t>אוקמי גיר</w:t>
    </w:r>
    <w:r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32"/>
        <w:szCs w:val="32"/>
        <w:rtl/>
      </w:rPr>
      <w:t>+</w:t>
    </w:r>
    <w:r w:rsidRPr="00FB2436">
      <w:rPr>
        <w:rFonts w:ascii="BA Tefilot Regular" w:hAnsi="BA Tefilot Regular" w:cs="BA Tefilot Regular"/>
        <w:b/>
        <w:bCs/>
        <w:color w:val="808080" w:themeColor="background1" w:themeShade="80"/>
        <w:spacing w:val="10"/>
        <w:sz w:val="32"/>
        <w:szCs w:val="32"/>
        <w:rtl/>
      </w:rPr>
      <w:t>סא</w:t>
    </w:r>
    <w:r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32"/>
        <w:szCs w:val="32"/>
        <w:rtl/>
      </w:rPr>
      <w:t xml:space="preserve"> </w:t>
    </w:r>
    <w:r w:rsidRPr="00CA72E6">
      <w:rPr>
        <w:rFonts w:ascii="BA  Leukmey Girsa Regular" w:hAnsi="BA  Leukmey Girsa Regular" w:cs="BA  Leukmey Girsa Regular"/>
        <w:color w:val="808080" w:themeColor="background1" w:themeShade="80"/>
        <w:sz w:val="30"/>
        <w:szCs w:val="30"/>
        <w:rtl/>
      </w:rPr>
      <w:t>׶</w:t>
    </w:r>
    <w:r w:rsidRPr="00FB2436">
      <w:rPr>
        <w:rFonts w:ascii="BA Tefilot Regular" w:hAnsi="BA Tefilot Regular" w:cs="BA Tefilot Regular"/>
        <w:b/>
        <w:bCs/>
        <w:color w:val="808080" w:themeColor="background1" w:themeShade="80"/>
        <w:spacing w:val="10"/>
        <w:sz w:val="32"/>
        <w:szCs w:val="32"/>
        <w:rtl/>
      </w:rPr>
      <w:t xml:space="preserve">  </w:t>
    </w:r>
  </w:p>
  <w:p w:rsidR="0026589F" w:rsidRPr="00AD695E" w:rsidRDefault="0026589F" w:rsidP="00E403F0">
    <w:pPr>
      <w:pStyle w:val="a7"/>
      <w:pBdr>
        <w:bottom w:val="double" w:sz="4" w:space="1" w:color="A6A6A6" w:themeColor="background1" w:themeShade="A6"/>
      </w:pBdr>
      <w:tabs>
        <w:tab w:val="clear" w:pos="4153"/>
        <w:tab w:val="clear" w:pos="8306"/>
        <w:tab w:val="decimal" w:pos="2976"/>
        <w:tab w:val="right" w:pos="11057"/>
      </w:tabs>
      <w:spacing w:after="240" w:line="240" w:lineRule="exact"/>
      <w:ind w:left="0" w:firstLine="0"/>
      <w:rPr>
        <w:rtl/>
      </w:rPr>
    </w:pP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b/>
        <w:bCs/>
      </w:rPr>
      <w:instrText>STYLEREF</w:instrText>
    </w:r>
    <w:r w:rsidRPr="00453C31">
      <w:rPr>
        <w:b/>
        <w:bCs/>
        <w:rtl/>
      </w:rPr>
      <w:instrText xml:space="preserve">  פרק  \* </w:instrText>
    </w:r>
    <w:r w:rsidRPr="00453C31">
      <w:rPr>
        <w:b/>
        <w:bCs/>
      </w:rPr>
      <w:instrText xml:space="preserve">MERGEFORMAT </w:instrText>
    </w:r>
    <w:r w:rsidRPr="00453C31">
      <w:rPr>
        <w:b/>
        <w:bCs/>
        <w:rtl/>
      </w:rPr>
      <w:fldChar w:fldCharType="separate"/>
    </w:r>
    <w:r w:rsidRPr="00F536B4">
      <w:rPr>
        <w:noProof/>
        <w:rtl/>
      </w:rPr>
      <w:t>פרק שמיני</w:t>
    </w:r>
    <w:r w:rsidRPr="00453C31">
      <w:rPr>
        <w:b/>
        <w:bCs/>
        <w:rtl/>
      </w:rPr>
      <w:fldChar w:fldCharType="end"/>
    </w:r>
    <w:r>
      <w:rPr>
        <w:rFonts w:hint="cs"/>
        <w:b/>
        <w:bCs/>
        <w:rtl/>
      </w:rPr>
      <w:t xml:space="preserve"> </w:t>
    </w:r>
    <w:r>
      <w:rPr>
        <w:b/>
        <w:bCs/>
        <w:rtl/>
      </w:rPr>
      <w:fldChar w:fldCharType="begin"/>
    </w:r>
    <w:r>
      <w:rPr>
        <w:b/>
        <w:bCs/>
        <w:rtl/>
      </w:rPr>
      <w:instrText xml:space="preserve"> </w:instrText>
    </w:r>
    <w:r>
      <w:rPr>
        <w:rFonts w:hint="cs"/>
        <w:b/>
        <w:bCs/>
      </w:rPr>
      <w:instrText>STYLEREF</w:instrText>
    </w:r>
    <w:r>
      <w:rPr>
        <w:rFonts w:hint="cs"/>
        <w:b/>
        <w:bCs/>
        <w:rtl/>
      </w:rPr>
      <w:instrText xml:space="preserve">  "דפים בפרק ב"  \* </w:instrText>
    </w:r>
    <w:r>
      <w:rPr>
        <w:rFonts w:hint="cs"/>
        <w:b/>
        <w:bCs/>
      </w:rPr>
      <w:instrText>MERGEFORMAT</w:instrText>
    </w:r>
    <w:r>
      <w:rPr>
        <w:b/>
        <w:bCs/>
        <w:rtl/>
      </w:rPr>
      <w:instrText xml:space="preserve"> </w:instrText>
    </w:r>
    <w:r>
      <w:rPr>
        <w:b/>
        <w:bCs/>
        <w:rtl/>
      </w:rPr>
      <w:fldChar w:fldCharType="separate"/>
    </w:r>
    <w:r>
      <w:rPr>
        <w:b/>
        <w:bCs/>
        <w:noProof/>
        <w:rtl/>
      </w:rPr>
      <w:t>מו.-נג.</w:t>
    </w:r>
    <w:r>
      <w:rPr>
        <w:b/>
        <w:bCs/>
        <w:rtl/>
      </w:rPr>
      <w:fldChar w:fldCharType="end"/>
    </w:r>
    <w:r>
      <w:rPr>
        <w:b/>
        <w:bCs/>
        <w:rtl/>
      </w:rPr>
      <w:tab/>
    </w:r>
    <w:r w:rsidRPr="002A37F6">
      <w:rPr>
        <w:rtl/>
      </w:rPr>
      <w:fldChar w:fldCharType="begin"/>
    </w:r>
    <w:r w:rsidRPr="002A37F6">
      <w:rPr>
        <w:rtl/>
      </w:rPr>
      <w:instrText xml:space="preserve"> </w:instrText>
    </w:r>
    <w:r w:rsidRPr="002A37F6">
      <w:rPr>
        <w:rFonts w:hint="cs"/>
      </w:rPr>
      <w:instrText>STYLEREF</w:instrText>
    </w:r>
    <w:r w:rsidRPr="002A37F6">
      <w:rPr>
        <w:rFonts w:hint="cs"/>
        <w:rtl/>
      </w:rPr>
      <w:instrText xml:space="preserve">  מסכת  \* </w:instrText>
    </w:r>
    <w:r w:rsidRPr="002A37F6">
      <w:rPr>
        <w:rFonts w:hint="cs"/>
      </w:rPr>
      <w:instrText>MERGEFORMAT</w:instrText>
    </w:r>
    <w:r w:rsidRPr="002A37F6">
      <w:instrText xml:space="preserve"> </w:instrText>
    </w:r>
    <w:r w:rsidRPr="002A37F6">
      <w:rPr>
        <w:rtl/>
      </w:rPr>
      <w:fldChar w:fldCharType="separate"/>
    </w:r>
    <w:r w:rsidRPr="00F536B4">
      <w:rPr>
        <w:b/>
        <w:bCs/>
        <w:noProof/>
        <w:rtl/>
      </w:rPr>
      <w:t>בכורות</w:t>
    </w:r>
    <w:r w:rsidRPr="002A37F6">
      <w:rPr>
        <w:rtl/>
      </w:rPr>
      <w:fldChar w:fldCharType="end"/>
    </w:r>
    <w:r w:rsidRPr="00453C31">
      <w:rPr>
        <w:rFonts w:ascii="Cambria" w:hAnsi="Cambria" w:hint="cs"/>
        <w:b/>
        <w:bCs/>
        <w:color w:val="A6A6A6" w:themeColor="background1" w:themeShade="A6"/>
        <w:rtl/>
      </w:rPr>
      <w:t xml:space="preserve"> </w:t>
    </w:r>
    <w:r>
      <w:rPr>
        <w:b/>
        <w:bCs/>
        <w:rtl/>
      </w:rPr>
      <w:tab/>
    </w:r>
    <w:r>
      <w:rPr>
        <w:b/>
        <w:bCs/>
        <w:rtl/>
      </w:rPr>
      <w:fldChar w:fldCharType="begin"/>
    </w:r>
    <w:r>
      <w:rPr>
        <w:b/>
        <w:bCs/>
        <w:rtl/>
      </w:rPr>
      <w:instrText xml:space="preserve"> </w:instrText>
    </w:r>
    <w:r>
      <w:rPr>
        <w:b/>
        <w:bCs/>
      </w:rPr>
      <w:instrText>STYLEREF  "</w:instrText>
    </w:r>
    <w:r>
      <w:rPr>
        <w:b/>
        <w:bCs/>
        <w:rtl/>
      </w:rPr>
      <w:instrText xml:space="preserve">פרק שם"  \* </w:instrText>
    </w:r>
    <w:r>
      <w:rPr>
        <w:b/>
        <w:bCs/>
      </w:rPr>
      <w:instrText>MERGEFORMAT</w:instrText>
    </w:r>
    <w:r>
      <w:rPr>
        <w:b/>
        <w:bCs/>
        <w:rtl/>
      </w:rPr>
      <w:instrText xml:space="preserve"> </w:instrText>
    </w:r>
    <w:r>
      <w:rPr>
        <w:b/>
        <w:bCs/>
        <w:rtl/>
      </w:rPr>
      <w:fldChar w:fldCharType="separate"/>
    </w:r>
    <w:r w:rsidRPr="00F536B4">
      <w:rPr>
        <w:noProof/>
        <w:rtl/>
      </w:rPr>
      <w:t>יש בכור</w:t>
    </w:r>
    <w:r>
      <w:rPr>
        <w:b/>
        <w:bCs/>
        <w:rtl/>
      </w:rPr>
      <w:fldChar w:fldCharType="end"/>
    </w:r>
    <w:r>
      <w:rPr>
        <w:rFonts w:hint="cs"/>
        <w:b/>
        <w:bCs/>
        <w:rtl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89F" w:rsidRPr="00AD695E" w:rsidRDefault="0026589F" w:rsidP="00E403F0">
    <w:pPr>
      <w:pStyle w:val="a7"/>
      <w:pBdr>
        <w:bottom w:val="double" w:sz="4" w:space="1" w:color="A6A6A6" w:themeColor="background1" w:themeShade="A6"/>
      </w:pBdr>
      <w:tabs>
        <w:tab w:val="clear" w:pos="4153"/>
        <w:tab w:val="clear" w:pos="8306"/>
        <w:tab w:val="right" w:pos="10773"/>
      </w:tabs>
      <w:spacing w:after="0" w:line="240" w:lineRule="auto"/>
      <w:ind w:left="0" w:firstLine="0"/>
      <w:jc w:val="center"/>
      <w:rPr>
        <w:rtl/>
      </w:rPr>
    </w:pPr>
    <w:r w:rsidRPr="00CA72E6">
      <w:rPr>
        <w:rFonts w:ascii="BA  Leukmey Girsa Regular" w:hAnsi="BA  Leukmey Girsa Regular" w:cs="BA  Leukmey Girsa Regular"/>
        <w:color w:val="808080" w:themeColor="background1" w:themeShade="80"/>
        <w:sz w:val="30"/>
        <w:szCs w:val="30"/>
        <w:rtl/>
      </w:rPr>
      <w:t>׹</w:t>
    </w:r>
    <w:r w:rsidRPr="00CA72E6"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32"/>
        <w:szCs w:val="32"/>
        <w:rtl/>
      </w:rPr>
      <w:t xml:space="preserve"> </w:t>
    </w:r>
    <w:r w:rsidRPr="00FB2436">
      <w:rPr>
        <w:rFonts w:ascii="BA Tefilot Regular" w:hAnsi="BA Tefilot Regular" w:cs="BA Tefilot Regular"/>
        <w:b/>
        <w:bCs/>
        <w:color w:val="808080" w:themeColor="background1" w:themeShade="80"/>
        <w:spacing w:val="10"/>
        <w:sz w:val="32"/>
        <w:szCs w:val="32"/>
        <w:rtl/>
      </w:rPr>
      <w:t>ל</w:t>
    </w:r>
    <w:r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32"/>
        <w:szCs w:val="32"/>
        <w:rtl/>
      </w:rPr>
      <w:t>+</w:t>
    </w:r>
    <w:r w:rsidRPr="00FB2436">
      <w:rPr>
        <w:rFonts w:ascii="BA Tefilot Regular" w:hAnsi="BA Tefilot Regular" w:cs="BA Tefilot Regular"/>
        <w:b/>
        <w:bCs/>
        <w:color w:val="808080" w:themeColor="background1" w:themeShade="80"/>
        <w:spacing w:val="10"/>
        <w:sz w:val="32"/>
        <w:szCs w:val="32"/>
        <w:rtl/>
      </w:rPr>
      <w:t>אוקמי גיר</w:t>
    </w:r>
    <w:r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32"/>
        <w:szCs w:val="32"/>
        <w:rtl/>
      </w:rPr>
      <w:t>+</w:t>
    </w:r>
    <w:r w:rsidRPr="00FB2436">
      <w:rPr>
        <w:rFonts w:ascii="BA Tefilot Regular" w:hAnsi="BA Tefilot Regular" w:cs="BA Tefilot Regular"/>
        <w:b/>
        <w:bCs/>
        <w:color w:val="808080" w:themeColor="background1" w:themeShade="80"/>
        <w:spacing w:val="10"/>
        <w:sz w:val="32"/>
        <w:szCs w:val="32"/>
        <w:rtl/>
      </w:rPr>
      <w:t>סא</w:t>
    </w:r>
    <w:r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32"/>
        <w:szCs w:val="32"/>
        <w:rtl/>
      </w:rPr>
      <w:t xml:space="preserve"> </w:t>
    </w:r>
    <w:r w:rsidRPr="00CA72E6">
      <w:rPr>
        <w:rFonts w:ascii="BA  Leukmey Girsa Regular" w:hAnsi="BA  Leukmey Girsa Regular" w:cs="BA  Leukmey Girsa Regular"/>
        <w:color w:val="808080" w:themeColor="background1" w:themeShade="80"/>
        <w:sz w:val="30"/>
        <w:szCs w:val="30"/>
        <w:rtl/>
      </w:rPr>
      <w:t>׶</w:t>
    </w:r>
    <w:r w:rsidRPr="00FB2436">
      <w:rPr>
        <w:rFonts w:ascii="BA Tefilot Regular" w:hAnsi="BA Tefilot Regular" w:cs="BA Tefilot Regular"/>
        <w:b/>
        <w:bCs/>
        <w:color w:val="808080" w:themeColor="background1" w:themeShade="80"/>
        <w:spacing w:val="10"/>
        <w:sz w:val="32"/>
        <w:szCs w:val="32"/>
        <w:rtl/>
      </w:rPr>
      <w:t xml:space="preserve"> </w:t>
    </w:r>
  </w:p>
  <w:p w:rsidR="0026589F" w:rsidRPr="00710059" w:rsidRDefault="0026589F" w:rsidP="00E403F0">
    <w:pPr>
      <w:pStyle w:val="a7"/>
      <w:pBdr>
        <w:bottom w:val="double" w:sz="4" w:space="1" w:color="A6A6A6" w:themeColor="background1" w:themeShade="A6"/>
      </w:pBdr>
      <w:tabs>
        <w:tab w:val="clear" w:pos="4153"/>
        <w:tab w:val="clear" w:pos="8306"/>
        <w:tab w:val="decimal" w:pos="2976"/>
        <w:tab w:val="right" w:pos="11057"/>
      </w:tabs>
      <w:spacing w:after="240" w:line="240" w:lineRule="exact"/>
      <w:ind w:left="0" w:firstLine="0"/>
      <w:jc w:val="right"/>
      <w:rPr>
        <w:rtl/>
      </w:rPr>
    </w:pP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b/>
        <w:bCs/>
      </w:rPr>
      <w:instrText>STYLEREF</w:instrText>
    </w:r>
    <w:r w:rsidRPr="00453C31">
      <w:rPr>
        <w:b/>
        <w:bCs/>
        <w:rtl/>
      </w:rPr>
      <w:instrText xml:space="preserve">  פרק  \* </w:instrText>
    </w:r>
    <w:r w:rsidRPr="00453C31">
      <w:rPr>
        <w:b/>
        <w:bCs/>
      </w:rPr>
      <w:instrText xml:space="preserve">MERGEFORMAT </w:instrText>
    </w:r>
    <w:r w:rsidRPr="00453C31">
      <w:rPr>
        <w:b/>
        <w:bCs/>
        <w:rtl/>
      </w:rPr>
      <w:fldChar w:fldCharType="separate"/>
    </w:r>
    <w:r>
      <w:rPr>
        <w:b/>
        <w:bCs/>
        <w:noProof/>
        <w:rtl/>
      </w:rPr>
      <w:t>פרק שישי</w:t>
    </w:r>
    <w:r w:rsidRPr="00453C31">
      <w:rPr>
        <w:b/>
        <w:bCs/>
        <w:rtl/>
      </w:rPr>
      <w:fldChar w:fldCharType="end"/>
    </w:r>
    <w:r>
      <w:rPr>
        <w:rFonts w:hint="cs"/>
        <w:b/>
        <w:bCs/>
        <w:rtl/>
      </w:rPr>
      <w:t xml:space="preserve"> </w:t>
    </w:r>
    <w:r>
      <w:rPr>
        <w:b/>
        <w:bCs/>
        <w:rtl/>
      </w:rPr>
      <w:fldChar w:fldCharType="begin"/>
    </w:r>
    <w:r>
      <w:rPr>
        <w:b/>
        <w:bCs/>
        <w:rtl/>
      </w:rPr>
      <w:instrText xml:space="preserve"> </w:instrText>
    </w:r>
    <w:r>
      <w:rPr>
        <w:rFonts w:hint="cs"/>
        <w:b/>
        <w:bCs/>
      </w:rPr>
      <w:instrText>STYLEREF</w:instrText>
    </w:r>
    <w:r>
      <w:rPr>
        <w:rFonts w:hint="cs"/>
        <w:b/>
        <w:bCs/>
        <w:rtl/>
      </w:rPr>
      <w:instrText xml:space="preserve">  "דפים בפרק ב"  \* </w:instrText>
    </w:r>
    <w:r>
      <w:rPr>
        <w:rFonts w:hint="cs"/>
        <w:b/>
        <w:bCs/>
      </w:rPr>
      <w:instrText>MERGEFORMAT</w:instrText>
    </w:r>
    <w:r>
      <w:rPr>
        <w:b/>
        <w:bCs/>
        <w:rtl/>
      </w:rPr>
      <w:instrText xml:space="preserve"> </w:instrText>
    </w:r>
    <w:r>
      <w:rPr>
        <w:b/>
        <w:bCs/>
        <w:rtl/>
      </w:rPr>
      <w:fldChar w:fldCharType="separate"/>
    </w:r>
    <w:r>
      <w:rPr>
        <w:b/>
        <w:bCs/>
        <w:noProof/>
        <w:rtl/>
      </w:rPr>
      <w:t>כג:- כח:</w:t>
    </w:r>
    <w:r>
      <w:rPr>
        <w:b/>
        <w:bCs/>
        <w:rtl/>
      </w:rPr>
      <w:fldChar w:fldCharType="end"/>
    </w:r>
    <w:r>
      <w:rPr>
        <w:b/>
        <w:bCs/>
        <w:rtl/>
      </w:rPr>
      <w:tab/>
    </w:r>
    <w:r w:rsidRPr="00453C31">
      <w:rPr>
        <w:rFonts w:ascii="Cambria" w:hAnsi="Cambria" w:hint="cs"/>
        <w:b/>
        <w:bCs/>
        <w:color w:val="A6A6A6" w:themeColor="background1" w:themeShade="A6"/>
        <w:rtl/>
      </w:rPr>
      <w:t xml:space="preserve"> </w:t>
    </w:r>
    <w:r>
      <w:rPr>
        <w:b/>
        <w:bCs/>
        <w:rtl/>
      </w:rPr>
      <w:fldChar w:fldCharType="begin"/>
    </w:r>
    <w:r>
      <w:rPr>
        <w:b/>
        <w:bCs/>
        <w:rtl/>
      </w:rPr>
      <w:instrText xml:space="preserve"> </w:instrText>
    </w:r>
    <w:r>
      <w:rPr>
        <w:b/>
        <w:bCs/>
      </w:rPr>
      <w:instrText>STYLEREF</w:instrText>
    </w:r>
    <w:r>
      <w:rPr>
        <w:b/>
        <w:bCs/>
        <w:rtl/>
      </w:rPr>
      <w:instrText xml:space="preserve">  מסכת  \* </w:instrText>
    </w:r>
    <w:r>
      <w:rPr>
        <w:b/>
        <w:bCs/>
      </w:rPr>
      <w:instrText>MERGEFORMAT</w:instrText>
    </w:r>
    <w:r>
      <w:rPr>
        <w:b/>
        <w:bCs/>
        <w:rtl/>
      </w:rPr>
      <w:instrText xml:space="preserve"> </w:instrText>
    </w:r>
    <w:r>
      <w:rPr>
        <w:b/>
        <w:bCs/>
        <w:rtl/>
      </w:rPr>
      <w:fldChar w:fldCharType="separate"/>
    </w:r>
    <w:r>
      <w:rPr>
        <w:b/>
        <w:bCs/>
        <w:noProof/>
        <w:rtl/>
      </w:rPr>
      <w:t>כריתות</w:t>
    </w:r>
    <w:r>
      <w:rPr>
        <w:b/>
        <w:bCs/>
        <w:rtl/>
      </w:rPr>
      <w:fldChar w:fldCharType="end"/>
    </w:r>
    <w:r>
      <w:rPr>
        <w:b/>
        <w:bCs/>
        <w:rtl/>
      </w:rPr>
      <w:tab/>
    </w:r>
    <w:r>
      <w:rPr>
        <w:b/>
        <w:bCs/>
        <w:rtl/>
      </w:rPr>
      <w:fldChar w:fldCharType="begin"/>
    </w:r>
    <w:r>
      <w:rPr>
        <w:b/>
        <w:bCs/>
        <w:rtl/>
      </w:rPr>
      <w:instrText xml:space="preserve"> </w:instrText>
    </w:r>
    <w:r>
      <w:rPr>
        <w:b/>
        <w:bCs/>
      </w:rPr>
      <w:instrText>STYLEREF  "</w:instrText>
    </w:r>
    <w:r>
      <w:rPr>
        <w:b/>
        <w:bCs/>
        <w:rtl/>
      </w:rPr>
      <w:instrText xml:space="preserve">פרק שם"  \* </w:instrText>
    </w:r>
    <w:r>
      <w:rPr>
        <w:b/>
        <w:bCs/>
      </w:rPr>
      <w:instrText>MERGEFORMAT</w:instrText>
    </w:r>
    <w:r>
      <w:rPr>
        <w:b/>
        <w:bCs/>
        <w:rtl/>
      </w:rPr>
      <w:instrText xml:space="preserve"> </w:instrText>
    </w:r>
    <w:r>
      <w:rPr>
        <w:b/>
        <w:bCs/>
        <w:rtl/>
      </w:rPr>
      <w:fldChar w:fldCharType="separate"/>
    </w:r>
    <w:r>
      <w:rPr>
        <w:b/>
        <w:bCs/>
        <w:noProof/>
        <w:rtl/>
      </w:rPr>
      <w:t>המביא אשם</w:t>
    </w:r>
    <w:r>
      <w:rPr>
        <w:b/>
        <w:bCs/>
        <w:rtl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89F" w:rsidRPr="00AD695E" w:rsidRDefault="0026589F" w:rsidP="00E403F0">
    <w:pPr>
      <w:pStyle w:val="a7"/>
      <w:pBdr>
        <w:bottom w:val="double" w:sz="4" w:space="1" w:color="A6A6A6" w:themeColor="background1" w:themeShade="A6"/>
      </w:pBdr>
      <w:tabs>
        <w:tab w:val="clear" w:pos="4153"/>
        <w:tab w:val="clear" w:pos="8306"/>
        <w:tab w:val="center" w:pos="5387"/>
        <w:tab w:val="right" w:pos="10773"/>
      </w:tabs>
      <w:spacing w:after="0" w:line="240" w:lineRule="auto"/>
      <w:ind w:left="0" w:firstLine="0"/>
      <w:jc w:val="center"/>
      <w:rPr>
        <w:rtl/>
      </w:rPr>
    </w:pPr>
    <w:r w:rsidRPr="00CA72E6">
      <w:rPr>
        <w:rFonts w:ascii="BA  Leukmey Girsa Regular" w:hAnsi="BA  Leukmey Girsa Regular" w:cs="BA  Leukmey Girsa Regular"/>
        <w:color w:val="808080" w:themeColor="background1" w:themeShade="80"/>
        <w:sz w:val="30"/>
        <w:szCs w:val="30"/>
        <w:rtl/>
      </w:rPr>
      <w:t>׹</w:t>
    </w:r>
    <w:r w:rsidRPr="00CA72E6"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32"/>
        <w:szCs w:val="32"/>
        <w:rtl/>
      </w:rPr>
      <w:t xml:space="preserve"> </w:t>
    </w:r>
    <w:r w:rsidRPr="00FB2436">
      <w:rPr>
        <w:rFonts w:ascii="BA Tefilot Regular" w:hAnsi="BA Tefilot Regular" w:cs="BA Tefilot Regular"/>
        <w:b/>
        <w:bCs/>
        <w:color w:val="808080" w:themeColor="background1" w:themeShade="80"/>
        <w:spacing w:val="10"/>
        <w:sz w:val="32"/>
        <w:szCs w:val="32"/>
        <w:rtl/>
      </w:rPr>
      <w:t>ל</w:t>
    </w:r>
    <w:r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32"/>
        <w:szCs w:val="32"/>
        <w:rtl/>
      </w:rPr>
      <w:t>+</w:t>
    </w:r>
    <w:r w:rsidRPr="00FB2436">
      <w:rPr>
        <w:rFonts w:ascii="BA Tefilot Regular" w:hAnsi="BA Tefilot Regular" w:cs="BA Tefilot Regular"/>
        <w:b/>
        <w:bCs/>
        <w:color w:val="808080" w:themeColor="background1" w:themeShade="80"/>
        <w:spacing w:val="10"/>
        <w:sz w:val="32"/>
        <w:szCs w:val="32"/>
        <w:rtl/>
      </w:rPr>
      <w:t>אוקמי גיר</w:t>
    </w:r>
    <w:r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32"/>
        <w:szCs w:val="32"/>
        <w:rtl/>
      </w:rPr>
      <w:t>+</w:t>
    </w:r>
    <w:r w:rsidRPr="00FB2436">
      <w:rPr>
        <w:rFonts w:ascii="BA Tefilot Regular" w:hAnsi="BA Tefilot Regular" w:cs="BA Tefilot Regular"/>
        <w:b/>
        <w:bCs/>
        <w:color w:val="808080" w:themeColor="background1" w:themeShade="80"/>
        <w:spacing w:val="10"/>
        <w:sz w:val="32"/>
        <w:szCs w:val="32"/>
        <w:rtl/>
      </w:rPr>
      <w:t>סא</w:t>
    </w:r>
    <w:r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32"/>
        <w:szCs w:val="32"/>
        <w:rtl/>
      </w:rPr>
      <w:t xml:space="preserve"> </w:t>
    </w:r>
    <w:r w:rsidRPr="00CA72E6">
      <w:rPr>
        <w:rFonts w:ascii="BA  Leukmey Girsa Regular" w:hAnsi="BA  Leukmey Girsa Regular" w:cs="BA  Leukmey Girsa Regular"/>
        <w:color w:val="808080" w:themeColor="background1" w:themeShade="80"/>
        <w:sz w:val="30"/>
        <w:szCs w:val="30"/>
        <w:rtl/>
      </w:rPr>
      <w:t>׶</w:t>
    </w:r>
  </w:p>
  <w:p w:rsidR="0026589F" w:rsidRPr="00710059" w:rsidRDefault="0026589F" w:rsidP="00E403F0">
    <w:pPr>
      <w:pStyle w:val="a7"/>
      <w:pBdr>
        <w:bottom w:val="double" w:sz="4" w:space="1" w:color="A6A6A6" w:themeColor="background1" w:themeShade="A6"/>
      </w:pBdr>
      <w:tabs>
        <w:tab w:val="clear" w:pos="4153"/>
        <w:tab w:val="clear" w:pos="8306"/>
        <w:tab w:val="decimal" w:pos="2976"/>
        <w:tab w:val="right" w:pos="10603"/>
      </w:tabs>
      <w:spacing w:line="240" w:lineRule="exact"/>
      <w:ind w:left="0" w:firstLine="0"/>
    </w:pPr>
    <w:r>
      <w:rPr>
        <w:b/>
        <w:bCs/>
        <w:rtl/>
      </w:rPr>
      <w:fldChar w:fldCharType="begin"/>
    </w:r>
    <w:r>
      <w:rPr>
        <w:b/>
        <w:bCs/>
        <w:rtl/>
      </w:rPr>
      <w:instrText xml:space="preserve"> </w:instrText>
    </w:r>
    <w:r>
      <w:rPr>
        <w:b/>
        <w:bCs/>
      </w:rPr>
      <w:instrText>STYLEREF</w:instrText>
    </w:r>
    <w:r>
      <w:rPr>
        <w:b/>
        <w:bCs/>
        <w:rtl/>
      </w:rPr>
      <w:instrText xml:space="preserve">  פרק  \* </w:instrText>
    </w:r>
    <w:r>
      <w:rPr>
        <w:b/>
        <w:bCs/>
      </w:rPr>
      <w:instrText>MERGEFORMAT</w:instrText>
    </w:r>
    <w:r>
      <w:rPr>
        <w:b/>
        <w:bCs/>
        <w:rtl/>
      </w:rPr>
      <w:instrText xml:space="preserve"> </w:instrText>
    </w:r>
    <w:r>
      <w:rPr>
        <w:b/>
        <w:bCs/>
        <w:rtl/>
      </w:rPr>
      <w:fldChar w:fldCharType="separate"/>
    </w:r>
    <w:r w:rsidR="00991D55">
      <w:rPr>
        <w:b/>
        <w:bCs/>
        <w:noProof/>
        <w:rtl/>
      </w:rPr>
      <w:t>פרק חמישי</w:t>
    </w:r>
    <w:r>
      <w:rPr>
        <w:b/>
        <w:bCs/>
        <w:rtl/>
      </w:rPr>
      <w:fldChar w:fldCharType="end"/>
    </w:r>
    <w:r>
      <w:rPr>
        <w:b/>
        <w:bCs/>
        <w:rtl/>
      </w:rPr>
      <w:tab/>
    </w:r>
    <w:r>
      <w:rPr>
        <w:rFonts w:hint="cs"/>
        <w:b/>
        <w:bCs/>
        <w:rtl/>
      </w:rPr>
      <w:t>מעילה</w:t>
    </w:r>
    <w:r>
      <w:rPr>
        <w:b/>
        <w:bCs/>
        <w:rtl/>
      </w:rPr>
      <w:tab/>
    </w:r>
    <w:r w:rsidRPr="00453C31">
      <w:rPr>
        <w:rFonts w:hint="cs"/>
        <w:b/>
        <w:bCs/>
        <w:rtl/>
      </w:rPr>
      <w:t xml:space="preserve">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b/>
        <w:bCs/>
      </w:rPr>
      <w:instrText>STYLEREF  "</w:instrText>
    </w:r>
    <w:r w:rsidRPr="00453C31">
      <w:rPr>
        <w:b/>
        <w:bCs/>
        <w:rtl/>
      </w:rPr>
      <w:instrText xml:space="preserve">פרק שם"  \* </w:instrText>
    </w:r>
    <w:r w:rsidRPr="00453C31">
      <w:rPr>
        <w:b/>
        <w:bCs/>
      </w:rPr>
      <w:instrText xml:space="preserve">MERGEFORMAT </w:instrText>
    </w:r>
    <w:r w:rsidRPr="00453C31">
      <w:rPr>
        <w:b/>
        <w:bCs/>
        <w:rtl/>
      </w:rPr>
      <w:fldChar w:fldCharType="separate"/>
    </w:r>
    <w:r w:rsidR="00991D55">
      <w:rPr>
        <w:b/>
        <w:bCs/>
        <w:noProof/>
        <w:rtl/>
      </w:rPr>
      <w:t>הנהנה מן ההקדש</w:t>
    </w:r>
    <w:r w:rsidRPr="00453C31">
      <w:rPr>
        <w:b/>
        <w:bCs/>
        <w:rtl/>
      </w:rPr>
      <w:fldChar w:fldCharType="end"/>
    </w:r>
    <w:r w:rsidRPr="00453C31">
      <w:rPr>
        <w:rFonts w:hint="cs"/>
        <w:b/>
        <w:bCs/>
        <w:rtl/>
      </w:rPr>
      <w:t xml:space="preserve">  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rFonts w:hint="cs"/>
        <w:b/>
        <w:bCs/>
      </w:rPr>
      <w:instrText>STYLEREF  "</w:instrText>
    </w:r>
    <w:r w:rsidRPr="00453C31">
      <w:rPr>
        <w:rFonts w:hint="cs"/>
        <w:b/>
        <w:bCs/>
        <w:rtl/>
      </w:rPr>
      <w:instrText xml:space="preserve">דף בצד"  \* </w:instrText>
    </w:r>
    <w:r w:rsidRPr="00453C31">
      <w:rPr>
        <w:rFonts w:hint="cs"/>
        <w:b/>
        <w:bCs/>
      </w:rPr>
      <w:instrText>MERGEFORMAT</w:instrText>
    </w:r>
    <w:r w:rsidRPr="00453C31">
      <w:rPr>
        <w:b/>
        <w:bCs/>
      </w:rPr>
      <w:instrText xml:space="preserve"> </w:instrText>
    </w:r>
    <w:r w:rsidRPr="00453C31">
      <w:rPr>
        <w:b/>
        <w:bCs/>
        <w:rtl/>
      </w:rPr>
      <w:fldChar w:fldCharType="separate"/>
    </w:r>
    <w:r w:rsidR="00991D55">
      <w:rPr>
        <w:b/>
        <w:bCs/>
        <w:noProof/>
        <w:rtl/>
      </w:rPr>
      <w:t>כ.</w:t>
    </w:r>
    <w:r w:rsidRPr="00453C31">
      <w:rPr>
        <w:b/>
        <w:bCs/>
        <w:rtl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89F" w:rsidRPr="00453C31" w:rsidRDefault="0026589F" w:rsidP="00E403F0">
    <w:pPr>
      <w:pStyle w:val="a7"/>
      <w:pBdr>
        <w:bottom w:val="double" w:sz="4" w:space="1" w:color="A6A6A6" w:themeColor="background1" w:themeShade="A6"/>
      </w:pBdr>
      <w:tabs>
        <w:tab w:val="clear" w:pos="4153"/>
        <w:tab w:val="clear" w:pos="8306"/>
        <w:tab w:val="right" w:pos="10773"/>
      </w:tabs>
      <w:spacing w:after="0" w:line="240" w:lineRule="auto"/>
      <w:ind w:left="0" w:firstLine="0"/>
      <w:jc w:val="center"/>
      <w:rPr>
        <w:b/>
        <w:bCs/>
        <w:rtl/>
      </w:rPr>
    </w:pPr>
    <w:r w:rsidRPr="00CA72E6">
      <w:rPr>
        <w:rFonts w:ascii="BA  Leukmey Girsa Regular" w:hAnsi="BA  Leukmey Girsa Regular" w:cs="BA  Leukmey Girsa Regular"/>
        <w:color w:val="808080" w:themeColor="background1" w:themeShade="80"/>
        <w:sz w:val="30"/>
        <w:szCs w:val="30"/>
        <w:rtl/>
      </w:rPr>
      <w:t>׹</w:t>
    </w:r>
    <w:r w:rsidRPr="00CA72E6"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32"/>
        <w:szCs w:val="32"/>
        <w:rtl/>
      </w:rPr>
      <w:t xml:space="preserve"> </w:t>
    </w:r>
    <w:r w:rsidRPr="00FB2436">
      <w:rPr>
        <w:rFonts w:ascii="BA Tefilot Regular" w:hAnsi="BA Tefilot Regular" w:cs="BA Tefilot Regular"/>
        <w:b/>
        <w:bCs/>
        <w:color w:val="808080" w:themeColor="background1" w:themeShade="80"/>
        <w:spacing w:val="10"/>
        <w:sz w:val="32"/>
        <w:szCs w:val="32"/>
        <w:rtl/>
      </w:rPr>
      <w:t>ל</w:t>
    </w:r>
    <w:r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32"/>
        <w:szCs w:val="32"/>
        <w:rtl/>
      </w:rPr>
      <w:t>+</w:t>
    </w:r>
    <w:r w:rsidRPr="00FB2436">
      <w:rPr>
        <w:rFonts w:ascii="BA Tefilot Regular" w:hAnsi="BA Tefilot Regular" w:cs="BA Tefilot Regular"/>
        <w:b/>
        <w:bCs/>
        <w:color w:val="808080" w:themeColor="background1" w:themeShade="80"/>
        <w:spacing w:val="10"/>
        <w:sz w:val="32"/>
        <w:szCs w:val="32"/>
        <w:rtl/>
      </w:rPr>
      <w:t>אוקמי גיר</w:t>
    </w:r>
    <w:r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32"/>
        <w:szCs w:val="32"/>
        <w:rtl/>
      </w:rPr>
      <w:t>+</w:t>
    </w:r>
    <w:r w:rsidRPr="00FB2436">
      <w:rPr>
        <w:rFonts w:ascii="BA Tefilot Regular" w:hAnsi="BA Tefilot Regular" w:cs="BA Tefilot Regular"/>
        <w:b/>
        <w:bCs/>
        <w:color w:val="808080" w:themeColor="background1" w:themeShade="80"/>
        <w:spacing w:val="10"/>
        <w:sz w:val="32"/>
        <w:szCs w:val="32"/>
        <w:rtl/>
      </w:rPr>
      <w:t>סא</w:t>
    </w:r>
    <w:r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32"/>
        <w:szCs w:val="32"/>
        <w:rtl/>
      </w:rPr>
      <w:t xml:space="preserve"> </w:t>
    </w:r>
    <w:r w:rsidRPr="00CA72E6">
      <w:rPr>
        <w:rFonts w:ascii="BA  Leukmey Girsa Regular" w:hAnsi="BA  Leukmey Girsa Regular" w:cs="BA  Leukmey Girsa Regular"/>
        <w:color w:val="808080" w:themeColor="background1" w:themeShade="80"/>
        <w:sz w:val="30"/>
        <w:szCs w:val="30"/>
        <w:rtl/>
      </w:rPr>
      <w:t>׶</w:t>
    </w:r>
    <w:r w:rsidRPr="00FB2436">
      <w:rPr>
        <w:rFonts w:ascii="BA Tefilot Regular" w:hAnsi="BA Tefilot Regular" w:cs="BA Tefilot Regular"/>
        <w:b/>
        <w:bCs/>
        <w:color w:val="808080" w:themeColor="background1" w:themeShade="80"/>
        <w:spacing w:val="10"/>
        <w:sz w:val="32"/>
        <w:szCs w:val="32"/>
        <w:rtl/>
      </w:rPr>
      <w:t xml:space="preserve"> </w:t>
    </w:r>
  </w:p>
  <w:p w:rsidR="0026589F" w:rsidRPr="00453C31" w:rsidRDefault="0026589F" w:rsidP="00E403F0">
    <w:pPr>
      <w:pStyle w:val="a7"/>
      <w:pBdr>
        <w:bottom w:val="double" w:sz="4" w:space="1" w:color="A6A6A6" w:themeColor="background1" w:themeShade="A6"/>
      </w:pBdr>
      <w:tabs>
        <w:tab w:val="clear" w:pos="4153"/>
        <w:tab w:val="clear" w:pos="8306"/>
        <w:tab w:val="decimal" w:pos="2976"/>
        <w:tab w:val="right" w:pos="11057"/>
      </w:tabs>
      <w:spacing w:after="240" w:line="240" w:lineRule="exact"/>
      <w:ind w:left="0" w:firstLine="0"/>
      <w:jc w:val="right"/>
      <w:rPr>
        <w:b/>
        <w:bCs/>
        <w:rtl/>
      </w:rPr>
    </w:pP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b/>
        <w:bCs/>
      </w:rPr>
      <w:instrText>STYLEREF</w:instrText>
    </w:r>
    <w:r w:rsidRPr="00453C31">
      <w:rPr>
        <w:b/>
        <w:bCs/>
        <w:rtl/>
      </w:rPr>
      <w:instrText xml:space="preserve">  פרק  \* </w:instrText>
    </w:r>
    <w:r w:rsidRPr="00453C31">
      <w:rPr>
        <w:b/>
        <w:bCs/>
      </w:rPr>
      <w:instrText xml:space="preserve">MERGEFORMAT </w:instrText>
    </w:r>
    <w:r w:rsidRPr="00453C31">
      <w:rPr>
        <w:b/>
        <w:bCs/>
        <w:rtl/>
      </w:rPr>
      <w:fldChar w:fldCharType="separate"/>
    </w:r>
    <w:r>
      <w:rPr>
        <w:b/>
        <w:bCs/>
        <w:noProof/>
        <w:rtl/>
      </w:rPr>
      <w:t>פרק חמישי</w:t>
    </w:r>
    <w:r w:rsidRPr="00453C31">
      <w:rPr>
        <w:b/>
        <w:bCs/>
        <w:rtl/>
      </w:rPr>
      <w:fldChar w:fldCharType="end"/>
    </w:r>
    <w:r w:rsidRPr="00453C31">
      <w:rPr>
        <w:rFonts w:hint="cs"/>
        <w:b/>
        <w:bCs/>
        <w:rtl/>
      </w:rPr>
      <w:t>:</w:t>
    </w:r>
    <w:r>
      <w:rPr>
        <w:rFonts w:hint="cs"/>
        <w:b/>
        <w:bCs/>
        <w:rtl/>
      </w:rPr>
      <w:t xml:space="preserve"> </w:t>
    </w:r>
    <w:r>
      <w:rPr>
        <w:b/>
        <w:bCs/>
        <w:rtl/>
      </w:rPr>
      <w:fldChar w:fldCharType="begin"/>
    </w:r>
    <w:r>
      <w:rPr>
        <w:b/>
        <w:bCs/>
        <w:rtl/>
      </w:rPr>
      <w:instrText xml:space="preserve"> </w:instrText>
    </w:r>
    <w:r>
      <w:rPr>
        <w:rFonts w:hint="cs"/>
        <w:b/>
        <w:bCs/>
      </w:rPr>
      <w:instrText>STYLEREF</w:instrText>
    </w:r>
    <w:r>
      <w:rPr>
        <w:rFonts w:hint="cs"/>
        <w:b/>
        <w:bCs/>
        <w:rtl/>
      </w:rPr>
      <w:instrText xml:space="preserve">  "דפים בפרק ב"  \* </w:instrText>
    </w:r>
    <w:r>
      <w:rPr>
        <w:rFonts w:hint="cs"/>
        <w:b/>
        <w:bCs/>
      </w:rPr>
      <w:instrText>MERGEFORMAT</w:instrText>
    </w:r>
    <w:r>
      <w:rPr>
        <w:b/>
        <w:bCs/>
        <w:rtl/>
      </w:rPr>
      <w:instrText xml:space="preserve"> </w:instrText>
    </w:r>
    <w:r>
      <w:rPr>
        <w:b/>
        <w:bCs/>
        <w:rtl/>
      </w:rPr>
      <w:fldChar w:fldCharType="separate"/>
    </w:r>
    <w:r>
      <w:rPr>
        <w:b/>
        <w:bCs/>
        <w:noProof/>
        <w:rtl/>
      </w:rPr>
      <w:t>(ב.-ח.)</w:t>
    </w:r>
    <w:r>
      <w:rPr>
        <w:b/>
        <w:bCs/>
        <w:rtl/>
      </w:rPr>
      <w:fldChar w:fldCharType="end"/>
    </w:r>
    <w:r>
      <w:rPr>
        <w:b/>
        <w:bCs/>
        <w:rtl/>
      </w:rPr>
      <w:tab/>
    </w:r>
    <w:r w:rsidRPr="00453C31">
      <w:rPr>
        <w:rFonts w:ascii="Cambria" w:hAnsi="Cambria" w:hint="cs"/>
        <w:b/>
        <w:bCs/>
        <w:color w:val="A6A6A6" w:themeColor="background1" w:themeShade="A6"/>
        <w:rtl/>
      </w:rPr>
      <w:t xml:space="preserve"> </w:t>
    </w:r>
    <w:r>
      <w:rPr>
        <w:b/>
        <w:bCs/>
        <w:rtl/>
      </w:rPr>
      <w:fldChar w:fldCharType="begin"/>
    </w:r>
    <w:r>
      <w:rPr>
        <w:b/>
        <w:bCs/>
        <w:rtl/>
      </w:rPr>
      <w:instrText xml:space="preserve"> </w:instrText>
    </w:r>
    <w:r>
      <w:rPr>
        <w:b/>
        <w:bCs/>
      </w:rPr>
      <w:instrText>STYLEREF</w:instrText>
    </w:r>
    <w:r>
      <w:rPr>
        <w:b/>
        <w:bCs/>
        <w:rtl/>
      </w:rPr>
      <w:instrText xml:space="preserve">  מסכת  \* </w:instrText>
    </w:r>
    <w:r>
      <w:rPr>
        <w:b/>
        <w:bCs/>
      </w:rPr>
      <w:instrText>MERGEFORMAT</w:instrText>
    </w:r>
    <w:r>
      <w:rPr>
        <w:b/>
        <w:bCs/>
        <w:rtl/>
      </w:rPr>
      <w:instrText xml:space="preserve"> </w:instrText>
    </w:r>
    <w:r>
      <w:rPr>
        <w:b/>
        <w:bCs/>
        <w:rtl/>
      </w:rPr>
      <w:fldChar w:fldCharType="separate"/>
    </w:r>
    <w:r>
      <w:rPr>
        <w:b/>
        <w:bCs/>
        <w:noProof/>
        <w:rtl/>
      </w:rPr>
      <w:t>מעילה</w:t>
    </w:r>
    <w:r>
      <w:rPr>
        <w:b/>
        <w:bCs/>
        <w:rtl/>
      </w:rPr>
      <w:fldChar w:fldCharType="end"/>
    </w:r>
    <w:r>
      <w:rPr>
        <w:b/>
        <w:bCs/>
        <w:rtl/>
      </w:rPr>
      <w:tab/>
    </w:r>
    <w:r>
      <w:rPr>
        <w:b/>
        <w:bCs/>
        <w:rtl/>
      </w:rPr>
      <w:fldChar w:fldCharType="begin"/>
    </w:r>
    <w:r>
      <w:rPr>
        <w:b/>
        <w:bCs/>
        <w:rtl/>
      </w:rPr>
      <w:instrText xml:space="preserve"> </w:instrText>
    </w:r>
    <w:r>
      <w:rPr>
        <w:b/>
        <w:bCs/>
      </w:rPr>
      <w:instrText>STYLEREF  "</w:instrText>
    </w:r>
    <w:r>
      <w:rPr>
        <w:b/>
        <w:bCs/>
        <w:rtl/>
      </w:rPr>
      <w:instrText xml:space="preserve">פרק שם"  \* </w:instrText>
    </w:r>
    <w:r>
      <w:rPr>
        <w:b/>
        <w:bCs/>
      </w:rPr>
      <w:instrText>MERGEFORMAT</w:instrText>
    </w:r>
    <w:r>
      <w:rPr>
        <w:b/>
        <w:bCs/>
        <w:rtl/>
      </w:rPr>
      <w:instrText xml:space="preserve"> </w:instrText>
    </w:r>
    <w:r>
      <w:rPr>
        <w:b/>
        <w:bCs/>
        <w:rtl/>
      </w:rPr>
      <w:fldChar w:fldCharType="separate"/>
    </w:r>
    <w:r>
      <w:rPr>
        <w:b/>
        <w:bCs/>
        <w:noProof/>
        <w:rtl/>
      </w:rPr>
      <w:t>הנהנה מן ההקדש</w:t>
    </w:r>
    <w:r>
      <w:rPr>
        <w:b/>
        <w:bCs/>
        <w:rtl/>
      </w:rP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89F" w:rsidRPr="00453C31" w:rsidRDefault="0026589F" w:rsidP="00E403F0">
    <w:pPr>
      <w:pStyle w:val="a7"/>
      <w:pBdr>
        <w:bottom w:val="double" w:sz="4" w:space="1" w:color="A6A6A6" w:themeColor="background1" w:themeShade="A6"/>
      </w:pBdr>
      <w:tabs>
        <w:tab w:val="clear" w:pos="4153"/>
        <w:tab w:val="clear" w:pos="8306"/>
        <w:tab w:val="center" w:pos="5387"/>
        <w:tab w:val="right" w:pos="10773"/>
      </w:tabs>
      <w:spacing w:after="0" w:line="240" w:lineRule="auto"/>
      <w:ind w:left="0" w:firstLine="0"/>
      <w:jc w:val="center"/>
      <w:rPr>
        <w:b/>
        <w:bCs/>
        <w:rtl/>
      </w:rPr>
    </w:pPr>
    <w:r w:rsidRPr="00CA72E6">
      <w:rPr>
        <w:rFonts w:ascii="BA  Leukmey Girsa Regular" w:hAnsi="BA  Leukmey Girsa Regular" w:cs="BA  Leukmey Girsa Regular"/>
        <w:color w:val="808080" w:themeColor="background1" w:themeShade="80"/>
        <w:sz w:val="30"/>
        <w:szCs w:val="30"/>
        <w:rtl/>
      </w:rPr>
      <w:t>׹</w:t>
    </w:r>
    <w:r w:rsidRPr="00CA72E6"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32"/>
        <w:szCs w:val="32"/>
        <w:rtl/>
      </w:rPr>
      <w:t xml:space="preserve"> </w:t>
    </w:r>
    <w:r w:rsidRPr="00FB2436">
      <w:rPr>
        <w:rFonts w:ascii="BA Tefilot Regular" w:hAnsi="BA Tefilot Regular" w:cs="BA Tefilot Regular"/>
        <w:b/>
        <w:bCs/>
        <w:color w:val="808080" w:themeColor="background1" w:themeShade="80"/>
        <w:spacing w:val="10"/>
        <w:sz w:val="32"/>
        <w:szCs w:val="32"/>
        <w:rtl/>
      </w:rPr>
      <w:t>ל</w:t>
    </w:r>
    <w:r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32"/>
        <w:szCs w:val="32"/>
        <w:rtl/>
      </w:rPr>
      <w:t>+</w:t>
    </w:r>
    <w:r w:rsidRPr="00FB2436">
      <w:rPr>
        <w:rFonts w:ascii="BA Tefilot Regular" w:hAnsi="BA Tefilot Regular" w:cs="BA Tefilot Regular"/>
        <w:b/>
        <w:bCs/>
        <w:color w:val="808080" w:themeColor="background1" w:themeShade="80"/>
        <w:spacing w:val="10"/>
        <w:sz w:val="32"/>
        <w:szCs w:val="32"/>
        <w:rtl/>
      </w:rPr>
      <w:t>אוקמי גיר</w:t>
    </w:r>
    <w:r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32"/>
        <w:szCs w:val="32"/>
        <w:rtl/>
      </w:rPr>
      <w:t>+</w:t>
    </w:r>
    <w:r w:rsidRPr="00FB2436">
      <w:rPr>
        <w:rFonts w:ascii="BA Tefilot Regular" w:hAnsi="BA Tefilot Regular" w:cs="BA Tefilot Regular"/>
        <w:b/>
        <w:bCs/>
        <w:color w:val="808080" w:themeColor="background1" w:themeShade="80"/>
        <w:spacing w:val="10"/>
        <w:sz w:val="32"/>
        <w:szCs w:val="32"/>
        <w:rtl/>
      </w:rPr>
      <w:t>סא</w:t>
    </w:r>
    <w:r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32"/>
        <w:szCs w:val="32"/>
        <w:rtl/>
      </w:rPr>
      <w:t xml:space="preserve"> </w:t>
    </w:r>
    <w:r w:rsidRPr="00CA72E6">
      <w:rPr>
        <w:rFonts w:ascii="BA  Leukmey Girsa Regular" w:hAnsi="BA  Leukmey Girsa Regular" w:cs="BA  Leukmey Girsa Regular"/>
        <w:color w:val="808080" w:themeColor="background1" w:themeShade="80"/>
        <w:sz w:val="30"/>
        <w:szCs w:val="30"/>
        <w:rtl/>
      </w:rPr>
      <w:t>׶</w:t>
    </w:r>
  </w:p>
  <w:p w:rsidR="0026589F" w:rsidRPr="00453C31" w:rsidRDefault="0026589F" w:rsidP="00E403F0">
    <w:pPr>
      <w:pStyle w:val="a7"/>
      <w:pBdr>
        <w:bottom w:val="double" w:sz="4" w:space="1" w:color="A6A6A6" w:themeColor="background1" w:themeShade="A6"/>
      </w:pBdr>
      <w:tabs>
        <w:tab w:val="clear" w:pos="4153"/>
        <w:tab w:val="clear" w:pos="8306"/>
        <w:tab w:val="left" w:pos="2835"/>
        <w:tab w:val="right" w:pos="10603"/>
      </w:tabs>
      <w:spacing w:after="240" w:line="240" w:lineRule="exact"/>
      <w:ind w:left="0" w:firstLine="0"/>
      <w:rPr>
        <w:b/>
        <w:bCs/>
      </w:rPr>
    </w:pPr>
    <w:r>
      <w:rPr>
        <w:b/>
        <w:bCs/>
        <w:rtl/>
      </w:rPr>
      <w:fldChar w:fldCharType="begin"/>
    </w:r>
    <w:r>
      <w:rPr>
        <w:b/>
        <w:bCs/>
        <w:rtl/>
      </w:rPr>
      <w:instrText xml:space="preserve"> </w:instrText>
    </w:r>
    <w:r>
      <w:rPr>
        <w:b/>
        <w:bCs/>
      </w:rPr>
      <w:instrText>STYLEREF</w:instrText>
    </w:r>
    <w:r>
      <w:rPr>
        <w:b/>
        <w:bCs/>
        <w:rtl/>
      </w:rPr>
      <w:instrText xml:space="preserve">  פרק  \* </w:instrText>
    </w:r>
    <w:r>
      <w:rPr>
        <w:b/>
        <w:bCs/>
      </w:rPr>
      <w:instrText>MERGEFORMAT</w:instrText>
    </w:r>
    <w:r>
      <w:rPr>
        <w:b/>
        <w:bCs/>
        <w:rtl/>
      </w:rPr>
      <w:instrText xml:space="preserve"> </w:instrText>
    </w:r>
    <w:r>
      <w:rPr>
        <w:b/>
        <w:bCs/>
        <w:rtl/>
      </w:rPr>
      <w:fldChar w:fldCharType="separate"/>
    </w:r>
    <w:r w:rsidR="00991D55">
      <w:rPr>
        <w:b/>
        <w:bCs/>
        <w:noProof/>
        <w:rtl/>
      </w:rPr>
      <w:t>פרק עשירי</w:t>
    </w:r>
    <w:r>
      <w:rPr>
        <w:b/>
        <w:bCs/>
        <w:rtl/>
      </w:rPr>
      <w:fldChar w:fldCharType="end"/>
    </w:r>
    <w:r>
      <w:rPr>
        <w:b/>
        <w:bCs/>
        <w:rtl/>
      </w:rPr>
      <w:tab/>
    </w:r>
    <w:r>
      <w:rPr>
        <w:rFonts w:hint="cs"/>
        <w:b/>
        <w:bCs/>
        <w:rtl/>
      </w:rPr>
      <w:t>נדה</w:t>
    </w:r>
    <w:r w:rsidRPr="00453C31">
      <w:rPr>
        <w:b/>
        <w:bCs/>
        <w:rtl/>
      </w:rPr>
      <w:tab/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b/>
        <w:bCs/>
      </w:rPr>
      <w:instrText>STYLEREF  "</w:instrText>
    </w:r>
    <w:r w:rsidRPr="00453C31">
      <w:rPr>
        <w:b/>
        <w:bCs/>
        <w:rtl/>
      </w:rPr>
      <w:instrText xml:space="preserve">פרק שם"  \* </w:instrText>
    </w:r>
    <w:r w:rsidRPr="00453C31">
      <w:rPr>
        <w:b/>
        <w:bCs/>
      </w:rPr>
      <w:instrText xml:space="preserve">MERGEFORMAT </w:instrText>
    </w:r>
    <w:r w:rsidRPr="00453C31">
      <w:rPr>
        <w:b/>
        <w:bCs/>
        <w:rtl/>
      </w:rPr>
      <w:fldChar w:fldCharType="separate"/>
    </w:r>
    <w:r w:rsidR="00991D55">
      <w:rPr>
        <w:b/>
        <w:bCs/>
        <w:noProof/>
        <w:rtl/>
      </w:rPr>
      <w:t>תינוקת</w:t>
    </w:r>
    <w:r w:rsidRPr="00453C31">
      <w:rPr>
        <w:b/>
        <w:bCs/>
        <w:rtl/>
      </w:rPr>
      <w:fldChar w:fldCharType="end"/>
    </w:r>
    <w:r w:rsidRPr="00453C31">
      <w:rPr>
        <w:rFonts w:hint="cs"/>
        <w:b/>
        <w:bCs/>
        <w:rtl/>
      </w:rPr>
      <w:t xml:space="preserve">  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rFonts w:hint="cs"/>
        <w:b/>
        <w:bCs/>
      </w:rPr>
      <w:instrText>STYLEREF  "</w:instrText>
    </w:r>
    <w:r w:rsidRPr="00453C31">
      <w:rPr>
        <w:rFonts w:hint="cs"/>
        <w:b/>
        <w:bCs/>
        <w:rtl/>
      </w:rPr>
      <w:instrText xml:space="preserve">דף בצד"  \* </w:instrText>
    </w:r>
    <w:r w:rsidRPr="00453C31">
      <w:rPr>
        <w:rFonts w:hint="cs"/>
        <w:b/>
        <w:bCs/>
      </w:rPr>
      <w:instrText>MERGEFORMAT</w:instrText>
    </w:r>
    <w:r w:rsidRPr="00453C31">
      <w:rPr>
        <w:b/>
        <w:bCs/>
      </w:rPr>
      <w:instrText xml:space="preserve"> </w:instrText>
    </w:r>
    <w:r w:rsidRPr="00453C31">
      <w:rPr>
        <w:b/>
        <w:bCs/>
        <w:rtl/>
      </w:rPr>
      <w:fldChar w:fldCharType="separate"/>
    </w:r>
    <w:r w:rsidR="00991D55">
      <w:rPr>
        <w:b/>
        <w:bCs/>
        <w:noProof/>
        <w:rtl/>
      </w:rPr>
      <w:t>סט</w:t>
    </w:r>
    <w:r w:rsidRPr="00453C31">
      <w:rPr>
        <w:b/>
        <w:bCs/>
        <w:rtl/>
      </w:rP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89F" w:rsidRDefault="0026589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D23EA"/>
    <w:multiLevelType w:val="hybridMultilevel"/>
    <w:tmpl w:val="A6C8F61A"/>
    <w:lvl w:ilvl="0" w:tplc="DDCEE9CC">
      <w:start w:val="50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03EB2"/>
    <w:multiLevelType w:val="hybridMultilevel"/>
    <w:tmpl w:val="AC5CDB82"/>
    <w:lvl w:ilvl="0" w:tplc="99280F88">
      <w:start w:val="2"/>
      <w:numFmt w:val="bullet"/>
      <w:lvlText w:val="-"/>
      <w:lvlJc w:val="left"/>
      <w:pPr>
        <w:ind w:left="720" w:hanging="360"/>
      </w:pPr>
      <w:rPr>
        <w:rFonts w:ascii="FontbitDavid" w:eastAsiaTheme="minorHAnsi" w:hAnsi="FontbitDavid" w:cs="FontbitDavid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445FD"/>
    <w:multiLevelType w:val="hybridMultilevel"/>
    <w:tmpl w:val="CD3AAD4A"/>
    <w:lvl w:ilvl="0" w:tplc="5EE60FB4">
      <w:start w:val="2"/>
      <w:numFmt w:val="bullet"/>
      <w:lvlText w:val="-"/>
      <w:lvlJc w:val="left"/>
      <w:pPr>
        <w:ind w:left="720" w:hanging="360"/>
      </w:pPr>
      <w:rPr>
        <w:rFonts w:ascii="BA Fontov Regular" w:eastAsiaTheme="minorHAnsi" w:hAnsi="BA Fontov Regular" w:cs="BA Fontov Regular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33B2A"/>
    <w:multiLevelType w:val="hybridMultilevel"/>
    <w:tmpl w:val="C352A0F4"/>
    <w:lvl w:ilvl="0" w:tplc="BA96B59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765D47"/>
    <w:multiLevelType w:val="hybridMultilevel"/>
    <w:tmpl w:val="586A6806"/>
    <w:lvl w:ilvl="0" w:tplc="0E36A70E">
      <w:start w:val="4"/>
      <w:numFmt w:val="bullet"/>
      <w:lvlText w:val="-"/>
      <w:lvlJc w:val="left"/>
      <w:pPr>
        <w:ind w:left="720" w:hanging="360"/>
      </w:pPr>
      <w:rPr>
        <w:rFonts w:ascii="BA Fontov Regular" w:eastAsiaTheme="minorHAnsi" w:hAnsi="BA Fontov Regular" w:cs="BA Fontov Regul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920025"/>
    <w:multiLevelType w:val="hybridMultilevel"/>
    <w:tmpl w:val="238E84D4"/>
    <w:lvl w:ilvl="0" w:tplc="9D92698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493765"/>
    <w:multiLevelType w:val="hybridMultilevel"/>
    <w:tmpl w:val="C5FCDBA4"/>
    <w:lvl w:ilvl="0" w:tplc="C6C62F5E">
      <w:numFmt w:val="bullet"/>
      <w:pStyle w:val="-04"/>
      <w:lvlText w:val="-"/>
      <w:lvlJc w:val="left"/>
      <w:pPr>
        <w:ind w:left="720" w:hanging="360"/>
      </w:pPr>
      <w:rPr>
        <w:rFonts w:ascii="David" w:eastAsiaTheme="minorHAnsi" w:hAnsi="David" w:cs="David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0C4FA3"/>
    <w:multiLevelType w:val="hybridMultilevel"/>
    <w:tmpl w:val="9CDE618A"/>
    <w:lvl w:ilvl="0" w:tplc="843EAFC2">
      <w:start w:val="6"/>
      <w:numFmt w:val="bullet"/>
      <w:lvlText w:val="-"/>
      <w:lvlJc w:val="left"/>
      <w:pPr>
        <w:ind w:left="720" w:hanging="360"/>
      </w:pPr>
      <w:rPr>
        <w:rFonts w:ascii="BA Fontov Regular" w:eastAsiaTheme="minorHAnsi" w:hAnsi="BA Fontov Regular" w:cs="BA Fontov Regular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5C3AEE"/>
    <w:multiLevelType w:val="hybridMultilevel"/>
    <w:tmpl w:val="53600844"/>
    <w:lvl w:ilvl="0" w:tplc="AB38F86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2D1188"/>
    <w:multiLevelType w:val="hybridMultilevel"/>
    <w:tmpl w:val="EDC40418"/>
    <w:lvl w:ilvl="0" w:tplc="6DB084EC">
      <w:start w:val="20"/>
      <w:numFmt w:val="bullet"/>
      <w:lvlText w:val="-"/>
      <w:lvlJc w:val="left"/>
      <w:pPr>
        <w:ind w:left="720" w:hanging="360"/>
      </w:pPr>
      <w:rPr>
        <w:rFonts w:ascii="BA Fontov Regular" w:eastAsiaTheme="minorHAnsi" w:hAnsi="BA Fontov Regular" w:cs="BA Fontov Regul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12F97"/>
    <w:multiLevelType w:val="hybridMultilevel"/>
    <w:tmpl w:val="ED126E88"/>
    <w:lvl w:ilvl="0" w:tplc="D848E58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016A35"/>
    <w:multiLevelType w:val="hybridMultilevel"/>
    <w:tmpl w:val="CD329E8E"/>
    <w:lvl w:ilvl="0" w:tplc="626C1F1C">
      <w:start w:val="4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09779D"/>
    <w:multiLevelType w:val="hybridMultilevel"/>
    <w:tmpl w:val="1B7021A2"/>
    <w:lvl w:ilvl="0" w:tplc="1B76C59A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FD5B32"/>
    <w:multiLevelType w:val="hybridMultilevel"/>
    <w:tmpl w:val="61D80E86"/>
    <w:lvl w:ilvl="0" w:tplc="5D5AB4CA">
      <w:start w:val="2"/>
      <w:numFmt w:val="bullet"/>
      <w:lvlText w:val="-"/>
      <w:lvlJc w:val="left"/>
      <w:pPr>
        <w:ind w:left="720" w:hanging="360"/>
      </w:pPr>
      <w:rPr>
        <w:rFonts w:ascii="BA Fontov Regular" w:eastAsiaTheme="minorHAnsi" w:hAnsi="BA Fontov Regular" w:cs="BA Fontov Regul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031F68"/>
    <w:multiLevelType w:val="hybridMultilevel"/>
    <w:tmpl w:val="D1F2D7E8"/>
    <w:lvl w:ilvl="0" w:tplc="5B4624FA">
      <w:start w:val="7"/>
      <w:numFmt w:val="bullet"/>
      <w:lvlText w:val="-"/>
      <w:lvlJc w:val="left"/>
      <w:pPr>
        <w:ind w:left="720" w:hanging="360"/>
      </w:pPr>
      <w:rPr>
        <w:rFonts w:ascii="BA Fontov Regular" w:eastAsiaTheme="minorHAnsi" w:hAnsi="BA Fontov Regular" w:cs="BA Fontov Regul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70080C"/>
    <w:multiLevelType w:val="hybridMultilevel"/>
    <w:tmpl w:val="BD8E67BC"/>
    <w:lvl w:ilvl="0" w:tplc="1AD0097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A273FC"/>
    <w:multiLevelType w:val="hybridMultilevel"/>
    <w:tmpl w:val="DB4A1EDA"/>
    <w:lvl w:ilvl="0" w:tplc="FA621B12">
      <w:start w:val="5"/>
      <w:numFmt w:val="bullet"/>
      <w:lvlText w:val="-"/>
      <w:lvlJc w:val="left"/>
      <w:pPr>
        <w:ind w:left="720" w:hanging="360"/>
      </w:pPr>
      <w:rPr>
        <w:rFonts w:ascii="BA Fontov Regular" w:eastAsiaTheme="minorHAnsi" w:hAnsi="BA Fontov Regular" w:cs="BA Fontov Regul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B75BCA"/>
    <w:multiLevelType w:val="hybridMultilevel"/>
    <w:tmpl w:val="324ACEF0"/>
    <w:lvl w:ilvl="0" w:tplc="6C72DD34">
      <w:start w:val="4"/>
      <w:numFmt w:val="bullet"/>
      <w:lvlText w:val="-"/>
      <w:lvlJc w:val="left"/>
      <w:pPr>
        <w:ind w:left="720" w:hanging="360"/>
      </w:pPr>
      <w:rPr>
        <w:rFonts w:ascii="BA Fontov Regular" w:eastAsiaTheme="minorHAnsi" w:hAnsi="BA Fontov Regular" w:cs="BA Fontov Regular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5A214A"/>
    <w:multiLevelType w:val="hybridMultilevel"/>
    <w:tmpl w:val="F300D142"/>
    <w:lvl w:ilvl="0" w:tplc="9F0ACA7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277D59"/>
    <w:multiLevelType w:val="hybridMultilevel"/>
    <w:tmpl w:val="A7E21354"/>
    <w:lvl w:ilvl="0" w:tplc="78E6834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553D53"/>
    <w:multiLevelType w:val="hybridMultilevel"/>
    <w:tmpl w:val="565C7964"/>
    <w:lvl w:ilvl="0" w:tplc="B33A2E8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2"/>
  </w:num>
  <w:num w:numId="3">
    <w:abstractNumId w:val="1"/>
  </w:num>
  <w:num w:numId="4">
    <w:abstractNumId w:val="3"/>
  </w:num>
  <w:num w:numId="5">
    <w:abstractNumId w:val="15"/>
  </w:num>
  <w:num w:numId="6">
    <w:abstractNumId w:val="5"/>
  </w:num>
  <w:num w:numId="7">
    <w:abstractNumId w:val="8"/>
  </w:num>
  <w:num w:numId="8">
    <w:abstractNumId w:val="10"/>
  </w:num>
  <w:num w:numId="9">
    <w:abstractNumId w:val="2"/>
  </w:num>
  <w:num w:numId="10">
    <w:abstractNumId w:val="18"/>
  </w:num>
  <w:num w:numId="11">
    <w:abstractNumId w:val="20"/>
  </w:num>
  <w:num w:numId="12">
    <w:abstractNumId w:val="13"/>
  </w:num>
  <w:num w:numId="13">
    <w:abstractNumId w:val="4"/>
  </w:num>
  <w:num w:numId="14">
    <w:abstractNumId w:val="17"/>
  </w:num>
  <w:num w:numId="15">
    <w:abstractNumId w:val="9"/>
  </w:num>
  <w:num w:numId="16">
    <w:abstractNumId w:val="7"/>
  </w:num>
  <w:num w:numId="17">
    <w:abstractNumId w:val="14"/>
  </w:num>
  <w:num w:numId="18">
    <w:abstractNumId w:val="16"/>
  </w:num>
  <w:num w:numId="19">
    <w:abstractNumId w:val="19"/>
  </w:num>
  <w:num w:numId="20">
    <w:abstractNumId w:val="11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trackChanges/>
  <w:zoom w:percent="147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trackRevision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3F0"/>
    <w:rsid w:val="00017C1D"/>
    <w:rsid w:val="00022782"/>
    <w:rsid w:val="00027215"/>
    <w:rsid w:val="000A3C6A"/>
    <w:rsid w:val="000D3546"/>
    <w:rsid w:val="00145732"/>
    <w:rsid w:val="001575E9"/>
    <w:rsid w:val="0018406A"/>
    <w:rsid w:val="00205118"/>
    <w:rsid w:val="00226970"/>
    <w:rsid w:val="0026589F"/>
    <w:rsid w:val="002904EE"/>
    <w:rsid w:val="002B4E05"/>
    <w:rsid w:val="00335FF8"/>
    <w:rsid w:val="00347852"/>
    <w:rsid w:val="003F0FB3"/>
    <w:rsid w:val="00413009"/>
    <w:rsid w:val="00494739"/>
    <w:rsid w:val="004B393C"/>
    <w:rsid w:val="004C3008"/>
    <w:rsid w:val="0050507C"/>
    <w:rsid w:val="00563AC1"/>
    <w:rsid w:val="0058426F"/>
    <w:rsid w:val="005B134F"/>
    <w:rsid w:val="00604A18"/>
    <w:rsid w:val="00625445"/>
    <w:rsid w:val="006B0F15"/>
    <w:rsid w:val="006C6D51"/>
    <w:rsid w:val="006F08E9"/>
    <w:rsid w:val="00722D2D"/>
    <w:rsid w:val="007713D7"/>
    <w:rsid w:val="008E0E1D"/>
    <w:rsid w:val="009201BB"/>
    <w:rsid w:val="00991D55"/>
    <w:rsid w:val="00A67950"/>
    <w:rsid w:val="00B30C78"/>
    <w:rsid w:val="00B50033"/>
    <w:rsid w:val="00B755DE"/>
    <w:rsid w:val="00B90661"/>
    <w:rsid w:val="00BC06D4"/>
    <w:rsid w:val="00C20F97"/>
    <w:rsid w:val="00C20FF0"/>
    <w:rsid w:val="00C66617"/>
    <w:rsid w:val="00C94CEB"/>
    <w:rsid w:val="00D03AAC"/>
    <w:rsid w:val="00D07C84"/>
    <w:rsid w:val="00D64BA8"/>
    <w:rsid w:val="00D65BEC"/>
    <w:rsid w:val="00DC5F70"/>
    <w:rsid w:val="00E20134"/>
    <w:rsid w:val="00E403F0"/>
    <w:rsid w:val="00E573C1"/>
    <w:rsid w:val="00E856AC"/>
    <w:rsid w:val="00E87E21"/>
    <w:rsid w:val="00F31B8B"/>
    <w:rsid w:val="00F536B4"/>
    <w:rsid w:val="00FB37ED"/>
    <w:rsid w:val="00FE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984BA0"/>
  <w15:chartTrackingRefBased/>
  <w15:docId w15:val="{7ACFE8FF-B493-4637-8FBD-2FBDC5EED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550CEB"/>
    <w:pPr>
      <w:bidi/>
      <w:spacing w:after="0" w:line="220" w:lineRule="exact"/>
      <w:jc w:val="both"/>
    </w:pPr>
    <w:rPr>
      <w:rFonts w:ascii="BA Fontov Regular" w:hAnsi="BA Fontov Regular" w:cs="FrankRuehl"/>
      <w:sz w:val="18"/>
      <w:szCs w:val="18"/>
    </w:rPr>
  </w:style>
  <w:style w:type="paragraph" w:styleId="1">
    <w:name w:val="heading 1"/>
    <w:aliases w:val="100,0.7 דחוס"/>
    <w:basedOn w:val="a3"/>
    <w:next w:val="a3"/>
    <w:link w:val="10"/>
    <w:uiPriority w:val="9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21">
    <w:name w:val="heading 2"/>
    <w:aliases w:val="וילנא 0.5,2,98"/>
    <w:basedOn w:val="a3"/>
    <w:next w:val="a3"/>
    <w:link w:val="22"/>
    <w:uiPriority w:val="9"/>
    <w:unhideWhenUsed/>
    <w:pPr>
      <w:keepNext/>
      <w:outlineLvl w:val="1"/>
    </w:pPr>
    <w:rPr>
      <w:rFonts w:ascii="David" w:hAnsi="David"/>
      <w:b/>
      <w:bCs/>
      <w:w w:val="92"/>
    </w:rPr>
  </w:style>
  <w:style w:type="paragraph" w:styleId="31">
    <w:name w:val="heading 3"/>
    <w:basedOn w:val="a3"/>
    <w:next w:val="a3"/>
    <w:link w:val="32"/>
    <w:unhideWhenUsed/>
    <w:qFormat/>
    <w:pPr>
      <w:keepNext/>
      <w:outlineLvl w:val="2"/>
    </w:pPr>
    <w:rPr>
      <w:rFonts w:ascii="David" w:hAnsi="David"/>
      <w:w w:val="92"/>
    </w:rPr>
  </w:style>
  <w:style w:type="paragraph" w:styleId="41">
    <w:name w:val="heading 4"/>
    <w:basedOn w:val="a3"/>
    <w:next w:val="a3"/>
    <w:link w:val="42"/>
    <w:uiPriority w:val="9"/>
    <w:unhideWhenUsed/>
    <w:qFormat/>
    <w:pPr>
      <w:keepNext/>
      <w:outlineLvl w:val="3"/>
    </w:pPr>
    <w:rPr>
      <w:rFonts w:ascii="David" w:hAnsi="David"/>
      <w:b/>
      <w:bCs/>
      <w:w w:val="92"/>
    </w:rPr>
  </w:style>
  <w:style w:type="paragraph" w:styleId="51">
    <w:name w:val="heading 5"/>
    <w:basedOn w:val="a3"/>
    <w:next w:val="a3"/>
    <w:link w:val="52"/>
    <w:uiPriority w:val="9"/>
    <w:unhideWhenUsed/>
    <w:qFormat/>
    <w:pPr>
      <w:keepNext/>
      <w:outlineLvl w:val="4"/>
    </w:pPr>
    <w:rPr>
      <w:rFonts w:ascii="David" w:hAnsi="David"/>
      <w:w w:val="92"/>
      <w:sz w:val="32"/>
    </w:rPr>
  </w:style>
  <w:style w:type="paragraph" w:styleId="6">
    <w:name w:val="heading 6"/>
    <w:basedOn w:val="a3"/>
    <w:next w:val="a3"/>
    <w:link w:val="60"/>
    <w:uiPriority w:val="9"/>
    <w:unhideWhenUsed/>
    <w:qFormat/>
    <w:pPr>
      <w:keepNext/>
      <w:outlineLvl w:val="5"/>
    </w:pPr>
    <w:rPr>
      <w:rFonts w:ascii="David" w:hAnsi="David"/>
      <w:b/>
      <w:bCs/>
      <w:w w:val="92"/>
      <w:sz w:val="32"/>
    </w:rPr>
  </w:style>
  <w:style w:type="paragraph" w:styleId="7">
    <w:name w:val="heading 7"/>
    <w:basedOn w:val="a3"/>
    <w:next w:val="a3"/>
    <w:link w:val="70"/>
    <w:uiPriority w:val="9"/>
    <w:unhideWhenUsed/>
    <w:qFormat/>
    <w:pPr>
      <w:keepNext/>
      <w:jc w:val="center"/>
      <w:outlineLvl w:val="6"/>
    </w:pPr>
    <w:rPr>
      <w:rFonts w:cs="Guttman Vilna"/>
      <w:bCs/>
      <w:w w:val="92"/>
      <w:szCs w:val="30"/>
    </w:rPr>
  </w:style>
  <w:style w:type="paragraph" w:styleId="8">
    <w:name w:val="heading 8"/>
    <w:basedOn w:val="a3"/>
    <w:next w:val="a3"/>
    <w:link w:val="80"/>
    <w:uiPriority w:val="9"/>
    <w:unhideWhenUsed/>
    <w:qFormat/>
    <w:pPr>
      <w:keepNext/>
      <w:ind w:left="720"/>
      <w:outlineLvl w:val="7"/>
    </w:pPr>
    <w:rPr>
      <w:rFonts w:ascii="David" w:hAnsi="David"/>
      <w:w w:val="92"/>
    </w:rPr>
  </w:style>
  <w:style w:type="paragraph" w:styleId="9">
    <w:name w:val="heading 9"/>
    <w:basedOn w:val="a3"/>
    <w:next w:val="a3"/>
    <w:link w:val="90"/>
    <w:uiPriority w:val="9"/>
    <w:unhideWhenUsed/>
    <w:qFormat/>
    <w:pPr>
      <w:keepNext/>
      <w:jc w:val="center"/>
      <w:outlineLvl w:val="8"/>
    </w:pPr>
    <w:rPr>
      <w:rFonts w:ascii="David" w:hAnsi="David"/>
      <w:b/>
      <w:bCs/>
      <w:sz w:val="30"/>
      <w:szCs w:val="30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כותרת 1 תו"/>
    <w:aliases w:val="100 תו,0.7 דחוס תו"/>
    <w:basedOn w:val="a4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2">
    <w:name w:val="כותרת 2 תו"/>
    <w:aliases w:val="וילנא 0.5 תו,2 תו,98 תו"/>
    <w:basedOn w:val="a4"/>
    <w:link w:val="21"/>
    <w:uiPriority w:val="9"/>
    <w:rPr>
      <w:rFonts w:ascii="David" w:hAnsi="David" w:cs="David"/>
      <w:b/>
      <w:bCs/>
      <w:w w:val="92"/>
      <w:sz w:val="18"/>
      <w:szCs w:val="32"/>
    </w:rPr>
  </w:style>
  <w:style w:type="character" w:customStyle="1" w:styleId="32">
    <w:name w:val="כותרת 3 תו"/>
    <w:basedOn w:val="a4"/>
    <w:link w:val="31"/>
    <w:rPr>
      <w:rFonts w:ascii="David" w:hAnsi="David" w:cs="David"/>
      <w:w w:val="92"/>
      <w:sz w:val="18"/>
      <w:szCs w:val="32"/>
    </w:rPr>
  </w:style>
  <w:style w:type="character" w:customStyle="1" w:styleId="42">
    <w:name w:val="כותרת 4 תו"/>
    <w:basedOn w:val="a4"/>
    <w:link w:val="41"/>
    <w:uiPriority w:val="9"/>
    <w:rPr>
      <w:rFonts w:ascii="David" w:hAnsi="David" w:cs="David"/>
      <w:b/>
      <w:bCs/>
      <w:w w:val="92"/>
      <w:sz w:val="18"/>
      <w:szCs w:val="32"/>
    </w:rPr>
  </w:style>
  <w:style w:type="character" w:customStyle="1" w:styleId="52">
    <w:name w:val="כותרת 5 תו"/>
    <w:basedOn w:val="a4"/>
    <w:link w:val="51"/>
    <w:uiPriority w:val="9"/>
    <w:rPr>
      <w:rFonts w:ascii="David" w:hAnsi="David" w:cs="David"/>
      <w:w w:val="92"/>
      <w:sz w:val="32"/>
      <w:szCs w:val="32"/>
    </w:rPr>
  </w:style>
  <w:style w:type="character" w:customStyle="1" w:styleId="60">
    <w:name w:val="כותרת 6 תו"/>
    <w:basedOn w:val="a4"/>
    <w:link w:val="6"/>
    <w:uiPriority w:val="9"/>
    <w:rPr>
      <w:rFonts w:ascii="David" w:hAnsi="David" w:cs="David"/>
      <w:b/>
      <w:bCs/>
      <w:w w:val="92"/>
      <w:sz w:val="32"/>
      <w:szCs w:val="32"/>
    </w:rPr>
  </w:style>
  <w:style w:type="character" w:customStyle="1" w:styleId="70">
    <w:name w:val="כותרת 7 תו"/>
    <w:basedOn w:val="a4"/>
    <w:link w:val="7"/>
    <w:uiPriority w:val="9"/>
    <w:rPr>
      <w:rFonts w:cs="Guttman Vilna"/>
      <w:bCs/>
      <w:w w:val="92"/>
      <w:sz w:val="18"/>
      <w:szCs w:val="30"/>
    </w:rPr>
  </w:style>
  <w:style w:type="character" w:customStyle="1" w:styleId="80">
    <w:name w:val="כותרת 8 תו"/>
    <w:basedOn w:val="a4"/>
    <w:link w:val="8"/>
    <w:uiPriority w:val="9"/>
    <w:rPr>
      <w:rFonts w:ascii="David" w:hAnsi="David" w:cs="David"/>
      <w:w w:val="92"/>
      <w:sz w:val="18"/>
      <w:szCs w:val="32"/>
    </w:rPr>
  </w:style>
  <w:style w:type="character" w:customStyle="1" w:styleId="90">
    <w:name w:val="כותרת 9 תו"/>
    <w:basedOn w:val="a4"/>
    <w:link w:val="9"/>
    <w:uiPriority w:val="9"/>
    <w:rPr>
      <w:rFonts w:ascii="David" w:hAnsi="David" w:cs="David"/>
      <w:b/>
      <w:bCs/>
      <w:sz w:val="30"/>
      <w:szCs w:val="30"/>
    </w:rPr>
  </w:style>
  <w:style w:type="paragraph" w:styleId="a7">
    <w:name w:val="header"/>
    <w:basedOn w:val="a3"/>
    <w:link w:val="a8"/>
    <w:uiPriority w:val="99"/>
    <w:unhideWhenUsed/>
    <w:rsid w:val="009962C1"/>
    <w:pPr>
      <w:tabs>
        <w:tab w:val="center" w:pos="4153"/>
        <w:tab w:val="right" w:pos="8306"/>
      </w:tabs>
      <w:spacing w:after="120" w:line="320" w:lineRule="exact"/>
    </w:pPr>
    <w:rPr>
      <w:rFonts w:cs="Guttman Vilna"/>
    </w:rPr>
  </w:style>
  <w:style w:type="character" w:customStyle="1" w:styleId="a8">
    <w:name w:val="כותרת עליונה תו"/>
    <w:basedOn w:val="a4"/>
    <w:link w:val="a7"/>
    <w:uiPriority w:val="99"/>
    <w:rsid w:val="009962C1"/>
    <w:rPr>
      <w:rFonts w:cs="Guttman Vilna"/>
      <w:sz w:val="20"/>
      <w:szCs w:val="20"/>
    </w:rPr>
  </w:style>
  <w:style w:type="paragraph" w:styleId="a9">
    <w:name w:val="footer"/>
    <w:basedOn w:val="a3"/>
    <w:link w:val="aa"/>
    <w:uiPriority w:val="99"/>
    <w:unhideWhenUsed/>
    <w:pPr>
      <w:tabs>
        <w:tab w:val="center" w:pos="4153"/>
        <w:tab w:val="right" w:pos="8306"/>
      </w:tabs>
      <w:spacing w:line="240" w:lineRule="auto"/>
    </w:pPr>
  </w:style>
  <w:style w:type="character" w:customStyle="1" w:styleId="aa">
    <w:name w:val="כותרת תחתונה תו"/>
    <w:basedOn w:val="a4"/>
    <w:link w:val="a9"/>
    <w:uiPriority w:val="99"/>
  </w:style>
  <w:style w:type="paragraph" w:styleId="a2">
    <w:name w:val="List Paragraph"/>
    <w:basedOn w:val="a3"/>
    <w:link w:val="ab"/>
    <w:autoRedefine/>
    <w:uiPriority w:val="34"/>
    <w:qFormat/>
    <w:rsid w:val="00641113"/>
    <w:pPr>
      <w:numPr>
        <w:numId w:val="29"/>
      </w:numPr>
      <w:tabs>
        <w:tab w:val="left" w:pos="0"/>
        <w:tab w:val="left" w:pos="283"/>
        <w:tab w:val="center" w:pos="2835"/>
      </w:tabs>
      <w:contextualSpacing/>
    </w:pPr>
    <w:rPr>
      <w:rFonts w:ascii="BA Franknatan Regular" w:hAnsi="BA Franknatan Regular"/>
    </w:rPr>
  </w:style>
  <w:style w:type="character" w:customStyle="1" w:styleId="ab">
    <w:name w:val="פיסקת רשימה תו"/>
    <w:basedOn w:val="a4"/>
    <w:link w:val="a2"/>
    <w:uiPriority w:val="34"/>
    <w:rsid w:val="00641113"/>
    <w:rPr>
      <w:rFonts w:ascii="BA Franknatan Regular" w:hAnsi="BA Franknatan Regular" w:cs="BA Franknatan Regular"/>
      <w:spacing w:val="4"/>
      <w:sz w:val="18"/>
      <w:szCs w:val="18"/>
    </w:rPr>
  </w:style>
  <w:style w:type="paragraph" w:styleId="ac">
    <w:name w:val="Balloon Text"/>
    <w:basedOn w:val="a3"/>
    <w:link w:val="ad"/>
    <w:uiPriority w:val="99"/>
    <w:unhideWhenUsed/>
    <w:pPr>
      <w:spacing w:line="240" w:lineRule="auto"/>
    </w:pPr>
    <w:rPr>
      <w:rFonts w:ascii="Tahoma" w:hAnsi="Tahoma" w:cs="Tahoma"/>
    </w:rPr>
  </w:style>
  <w:style w:type="character" w:customStyle="1" w:styleId="ad">
    <w:name w:val="טקסט בלונים תו"/>
    <w:basedOn w:val="a4"/>
    <w:link w:val="ac"/>
    <w:uiPriority w:val="99"/>
    <w:rPr>
      <w:rFonts w:ascii="Tahoma" w:hAnsi="Tahoma" w:cs="Tahoma"/>
      <w:sz w:val="18"/>
      <w:szCs w:val="18"/>
    </w:rPr>
  </w:style>
  <w:style w:type="table" w:styleId="ae">
    <w:name w:val="Table Grid"/>
    <w:basedOn w:val="a5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ubtle Emphasis"/>
    <w:basedOn w:val="a4"/>
    <w:uiPriority w:val="19"/>
    <w:qFormat/>
    <w:rPr>
      <w:i/>
      <w:iCs/>
      <w:color w:val="808080" w:themeColor="text1" w:themeTint="7F"/>
    </w:rPr>
  </w:style>
  <w:style w:type="table" w:styleId="af0">
    <w:name w:val="Light Grid"/>
    <w:basedOn w:val="a5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af1">
    <w:name w:val="Subtitle"/>
    <w:basedOn w:val="a3"/>
    <w:next w:val="a3"/>
    <w:link w:val="af2"/>
    <w:uiPriority w:val="11"/>
    <w:qFormat/>
    <w:pPr>
      <w:numPr>
        <w:ilvl w:val="1"/>
      </w:numPr>
      <w:ind w:left="454" w:hanging="454"/>
    </w:pPr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  <w:szCs w:val="24"/>
    </w:rPr>
  </w:style>
  <w:style w:type="character" w:customStyle="1" w:styleId="af2">
    <w:name w:val="כותרת משנה תו"/>
    <w:basedOn w:val="a4"/>
    <w:link w:val="af1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  <w:szCs w:val="24"/>
    </w:rPr>
  </w:style>
  <w:style w:type="table" w:styleId="af3">
    <w:name w:val="Light Shading"/>
    <w:basedOn w:val="a5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4">
    <w:name w:val="Body Text"/>
    <w:basedOn w:val="a3"/>
    <w:link w:val="af5"/>
    <w:uiPriority w:val="99"/>
    <w:unhideWhenUsed/>
    <w:rPr>
      <w:rFonts w:ascii="David" w:hAnsi="David"/>
      <w:w w:val="92"/>
    </w:rPr>
  </w:style>
  <w:style w:type="character" w:customStyle="1" w:styleId="af5">
    <w:name w:val="גוף טקסט תו"/>
    <w:basedOn w:val="a4"/>
    <w:link w:val="af4"/>
    <w:uiPriority w:val="99"/>
    <w:rPr>
      <w:rFonts w:ascii="David" w:hAnsi="David" w:cs="David"/>
      <w:w w:val="92"/>
      <w:sz w:val="18"/>
      <w:szCs w:val="32"/>
    </w:rPr>
  </w:style>
  <w:style w:type="paragraph" w:styleId="23">
    <w:name w:val="Body Text 2"/>
    <w:basedOn w:val="a3"/>
    <w:link w:val="24"/>
    <w:uiPriority w:val="99"/>
    <w:unhideWhenUsed/>
    <w:rPr>
      <w:rFonts w:ascii="David" w:hAnsi="David"/>
      <w:w w:val="92"/>
    </w:rPr>
  </w:style>
  <w:style w:type="character" w:customStyle="1" w:styleId="24">
    <w:name w:val="גוף טקסט 2 תו"/>
    <w:basedOn w:val="a4"/>
    <w:link w:val="23"/>
    <w:uiPriority w:val="99"/>
    <w:rPr>
      <w:rFonts w:ascii="David" w:hAnsi="David" w:cs="David"/>
      <w:w w:val="92"/>
      <w:sz w:val="18"/>
      <w:szCs w:val="32"/>
    </w:rPr>
  </w:style>
  <w:style w:type="paragraph" w:styleId="af6">
    <w:name w:val="Body Text Indent"/>
    <w:basedOn w:val="a3"/>
    <w:link w:val="af7"/>
    <w:uiPriority w:val="99"/>
    <w:unhideWhenUsed/>
    <w:pPr>
      <w:ind w:left="2160" w:firstLine="720"/>
    </w:pPr>
    <w:rPr>
      <w:rFonts w:ascii="David" w:hAnsi="David"/>
      <w:w w:val="92"/>
    </w:rPr>
  </w:style>
  <w:style w:type="character" w:customStyle="1" w:styleId="af7">
    <w:name w:val="כניסה בגוף טקסט תו"/>
    <w:basedOn w:val="a4"/>
    <w:link w:val="af6"/>
    <w:uiPriority w:val="99"/>
    <w:rPr>
      <w:rFonts w:ascii="David" w:hAnsi="David" w:cs="David"/>
      <w:w w:val="92"/>
      <w:sz w:val="18"/>
      <w:szCs w:val="32"/>
    </w:rPr>
  </w:style>
  <w:style w:type="paragraph" w:styleId="33">
    <w:name w:val="Body Text 3"/>
    <w:basedOn w:val="a3"/>
    <w:link w:val="34"/>
    <w:uiPriority w:val="99"/>
    <w:unhideWhenUsed/>
    <w:rPr>
      <w:rFonts w:ascii="David" w:hAnsi="David"/>
      <w:w w:val="92"/>
    </w:rPr>
  </w:style>
  <w:style w:type="character" w:customStyle="1" w:styleId="34">
    <w:name w:val="גוף טקסט 3 תו"/>
    <w:basedOn w:val="a4"/>
    <w:link w:val="33"/>
    <w:uiPriority w:val="99"/>
    <w:rPr>
      <w:rFonts w:ascii="David" w:hAnsi="David" w:cs="David"/>
      <w:w w:val="92"/>
      <w:sz w:val="18"/>
      <w:szCs w:val="32"/>
    </w:rPr>
  </w:style>
  <w:style w:type="paragraph" w:styleId="25">
    <w:name w:val="Body Text Indent 2"/>
    <w:basedOn w:val="a3"/>
    <w:link w:val="26"/>
    <w:uiPriority w:val="99"/>
    <w:unhideWhenUsed/>
    <w:pPr>
      <w:ind w:left="720"/>
    </w:pPr>
    <w:rPr>
      <w:rFonts w:ascii="David" w:hAnsi="David"/>
      <w:w w:val="92"/>
    </w:rPr>
  </w:style>
  <w:style w:type="character" w:customStyle="1" w:styleId="26">
    <w:name w:val="כניסה בגוף טקסט 2 תו"/>
    <w:basedOn w:val="a4"/>
    <w:link w:val="25"/>
    <w:uiPriority w:val="99"/>
    <w:rPr>
      <w:rFonts w:ascii="David" w:hAnsi="David" w:cs="David"/>
      <w:w w:val="92"/>
      <w:sz w:val="18"/>
      <w:szCs w:val="32"/>
    </w:rPr>
  </w:style>
  <w:style w:type="paragraph" w:styleId="35">
    <w:name w:val="Body Text Indent 3"/>
    <w:basedOn w:val="a3"/>
    <w:link w:val="36"/>
    <w:uiPriority w:val="99"/>
    <w:unhideWhenUsed/>
    <w:pPr>
      <w:ind w:firstLine="720"/>
    </w:pPr>
    <w:rPr>
      <w:rFonts w:ascii="David" w:hAnsi="David"/>
      <w:w w:val="92"/>
    </w:rPr>
  </w:style>
  <w:style w:type="character" w:customStyle="1" w:styleId="36">
    <w:name w:val="כניסה בגוף טקסט 3 תו"/>
    <w:basedOn w:val="a4"/>
    <w:link w:val="35"/>
    <w:uiPriority w:val="99"/>
    <w:rPr>
      <w:rFonts w:ascii="David" w:hAnsi="David" w:cs="David"/>
      <w:w w:val="92"/>
      <w:sz w:val="18"/>
      <w:szCs w:val="32"/>
    </w:rPr>
  </w:style>
  <w:style w:type="character" w:styleId="af8">
    <w:name w:val="Placeholder Text"/>
    <w:basedOn w:val="a4"/>
    <w:uiPriority w:val="99"/>
    <w:semiHidden/>
    <w:rPr>
      <w:color w:val="808080"/>
    </w:rPr>
  </w:style>
  <w:style w:type="character" w:styleId="af9">
    <w:name w:val="line number"/>
    <w:basedOn w:val="a4"/>
    <w:uiPriority w:val="99"/>
    <w:semiHidden/>
    <w:unhideWhenUsed/>
  </w:style>
  <w:style w:type="paragraph" w:styleId="afa">
    <w:name w:val="TOC Heading"/>
    <w:basedOn w:val="1"/>
    <w:next w:val="a3"/>
    <w:uiPriority w:val="39"/>
    <w:unhideWhenUsed/>
    <w:qFormat/>
    <w:pPr>
      <w:pageBreakBefore w:val="0"/>
      <w:outlineLvl w:val="9"/>
    </w:pPr>
    <w:rPr>
      <w:rtl/>
      <w:cs/>
    </w:rPr>
  </w:style>
  <w:style w:type="paragraph" w:styleId="TOC1">
    <w:name w:val="toc 1"/>
    <w:basedOn w:val="a3"/>
    <w:next w:val="a3"/>
    <w:autoRedefine/>
    <w:uiPriority w:val="39"/>
    <w:unhideWhenUsed/>
    <w:pPr>
      <w:spacing w:after="100"/>
    </w:pPr>
  </w:style>
  <w:style w:type="paragraph" w:styleId="TOC2">
    <w:name w:val="toc 2"/>
    <w:basedOn w:val="a3"/>
    <w:next w:val="a3"/>
    <w:autoRedefine/>
    <w:uiPriority w:val="39"/>
    <w:unhideWhenUsed/>
    <w:pPr>
      <w:spacing w:after="100"/>
      <w:ind w:left="220"/>
    </w:pPr>
  </w:style>
  <w:style w:type="character" w:styleId="Hyperlink">
    <w:name w:val="Hyperlink"/>
    <w:basedOn w:val="a4"/>
    <w:uiPriority w:val="99"/>
    <w:unhideWhenUsed/>
    <w:rPr>
      <w:color w:val="0563C1" w:themeColor="hyperlink"/>
      <w:u w:val="single"/>
    </w:rPr>
  </w:style>
  <w:style w:type="character" w:styleId="afb">
    <w:name w:val="annotation reference"/>
    <w:uiPriority w:val="99"/>
    <w:rPr>
      <w:sz w:val="16"/>
      <w:szCs w:val="16"/>
    </w:rPr>
  </w:style>
  <w:style w:type="paragraph" w:styleId="afc">
    <w:name w:val="annotation text"/>
    <w:basedOn w:val="a3"/>
    <w:link w:val="afd"/>
    <w:uiPriority w:val="99"/>
    <w:pPr>
      <w:spacing w:line="240" w:lineRule="auto"/>
    </w:pPr>
    <w:rPr>
      <w:rFonts w:ascii="Times New Roman" w:eastAsia="Times New Roman" w:hAnsi="Times New Roman" w:cs="Times New Roman"/>
    </w:rPr>
  </w:style>
  <w:style w:type="character" w:customStyle="1" w:styleId="afd">
    <w:name w:val="טקסט הערה תו"/>
    <w:basedOn w:val="a4"/>
    <w:link w:val="afc"/>
    <w:uiPriority w:val="99"/>
    <w:rPr>
      <w:rFonts w:ascii="Times New Roman" w:eastAsia="Times New Roman" w:hAnsi="Times New Roman" w:cs="Times New Roman"/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rPr>
      <w:b/>
      <w:bCs/>
    </w:rPr>
  </w:style>
  <w:style w:type="character" w:customStyle="1" w:styleId="aff">
    <w:name w:val="נושא הערה תו"/>
    <w:basedOn w:val="afd"/>
    <w:link w:val="afe"/>
    <w:uiPriority w:val="99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aff0">
    <w:name w:val="Emphasis"/>
    <w:qFormat/>
    <w:rPr>
      <w:rFonts w:cs="David"/>
      <w:i/>
      <w:iCs w:val="0"/>
      <w:w w:val="96"/>
      <w:szCs w:val="32"/>
    </w:rPr>
  </w:style>
  <w:style w:type="paragraph" w:styleId="aff1">
    <w:name w:val="caption"/>
    <w:basedOn w:val="a3"/>
    <w:next w:val="a3"/>
    <w:uiPriority w:val="35"/>
    <w:unhideWhenUsed/>
    <w:qFormat/>
    <w:pPr>
      <w:spacing w:after="200" w:line="240" w:lineRule="auto"/>
    </w:pPr>
    <w:rPr>
      <w:i/>
      <w:iCs/>
      <w:color w:val="44546A" w:themeColor="text2"/>
    </w:rPr>
  </w:style>
  <w:style w:type="paragraph" w:styleId="aff2">
    <w:name w:val="table of figures"/>
    <w:basedOn w:val="a3"/>
    <w:next w:val="a3"/>
    <w:uiPriority w:val="99"/>
    <w:semiHidden/>
    <w:unhideWhenUsed/>
  </w:style>
  <w:style w:type="character" w:styleId="aff3">
    <w:name w:val="page number"/>
    <w:basedOn w:val="a4"/>
  </w:style>
  <w:style w:type="paragraph" w:styleId="aff4">
    <w:name w:val="footnote text"/>
    <w:basedOn w:val="a3"/>
    <w:link w:val="aff5"/>
    <w:uiPriority w:val="99"/>
    <w:unhideWhenUsed/>
    <w:pPr>
      <w:spacing w:line="240" w:lineRule="auto"/>
    </w:pPr>
  </w:style>
  <w:style w:type="character" w:customStyle="1" w:styleId="aff5">
    <w:name w:val="טקסט הערת שוליים תו"/>
    <w:basedOn w:val="a4"/>
    <w:link w:val="aff4"/>
    <w:uiPriority w:val="99"/>
    <w:rPr>
      <w:rFonts w:cs="David"/>
      <w:sz w:val="20"/>
      <w:szCs w:val="20"/>
    </w:rPr>
  </w:style>
  <w:style w:type="character" w:styleId="aff6">
    <w:name w:val="footnote reference"/>
    <w:basedOn w:val="a4"/>
    <w:uiPriority w:val="99"/>
    <w:semiHidden/>
    <w:unhideWhenUsed/>
    <w:rPr>
      <w:vertAlign w:val="superscript"/>
    </w:rPr>
  </w:style>
  <w:style w:type="character" w:customStyle="1" w:styleId="37">
    <w:name w:val="סגנון 3"/>
    <w:basedOn w:val="a4"/>
    <w:uiPriority w:val="1"/>
    <w:qFormat/>
  </w:style>
  <w:style w:type="paragraph" w:customStyle="1" w:styleId="04">
    <w:name w:val="0.4."/>
    <w:basedOn w:val="21"/>
    <w:link w:val="040"/>
    <w:rsid w:val="00EE7482"/>
    <w:rPr>
      <w:bCs w:val="0"/>
      <w:spacing w:val="-8"/>
      <w:sz w:val="32"/>
    </w:rPr>
  </w:style>
  <w:style w:type="character" w:customStyle="1" w:styleId="040">
    <w:name w:val="0.4. תו"/>
    <w:basedOn w:val="a4"/>
    <w:link w:val="04"/>
    <w:rsid w:val="00BE1DB3"/>
    <w:rPr>
      <w:rFonts w:ascii="David" w:hAnsi="David" w:cs="FontbitDavid"/>
      <w:b/>
      <w:spacing w:val="-8"/>
      <w:w w:val="92"/>
      <w:sz w:val="32"/>
    </w:rPr>
  </w:style>
  <w:style w:type="paragraph" w:customStyle="1" w:styleId="-04">
    <w:name w:val="טאב-  0.4"/>
    <w:basedOn w:val="a2"/>
    <w:link w:val="-040"/>
    <w:qFormat/>
    <w:pPr>
      <w:numPr>
        <w:numId w:val="1"/>
      </w:numPr>
    </w:pPr>
    <w:rPr>
      <w:spacing w:val="-8"/>
      <w:sz w:val="32"/>
    </w:rPr>
  </w:style>
  <w:style w:type="character" w:customStyle="1" w:styleId="-040">
    <w:name w:val="טאב-  0.4 תו"/>
    <w:basedOn w:val="ab"/>
    <w:link w:val="-04"/>
    <w:rPr>
      <w:rFonts w:ascii="BA Fontov Regular" w:hAnsi="BA Fontov Regular" w:cs="BA Fontov Regular"/>
      <w:b w:val="0"/>
      <w:bCs w:val="0"/>
      <w:spacing w:val="-8"/>
      <w:sz w:val="32"/>
      <w:szCs w:val="18"/>
    </w:rPr>
  </w:style>
  <w:style w:type="paragraph" w:customStyle="1" w:styleId="02">
    <w:name w:val="0.2 וילנא"/>
    <w:basedOn w:val="a3"/>
    <w:link w:val="020"/>
    <w:rPr>
      <w:rFonts w:ascii="David" w:hAnsi="David" w:cs="Guttman Vilna"/>
      <w:b/>
      <w:bCs/>
      <w:spacing w:val="-4"/>
      <w:sz w:val="30"/>
      <w:szCs w:val="30"/>
    </w:rPr>
  </w:style>
  <w:style w:type="character" w:customStyle="1" w:styleId="020">
    <w:name w:val="0.2 וילנא תו"/>
    <w:basedOn w:val="a4"/>
    <w:link w:val="02"/>
    <w:rPr>
      <w:rFonts w:ascii="David" w:hAnsi="David" w:cs="Guttman Vilna"/>
      <w:b/>
      <w:bCs/>
      <w:spacing w:val="-4"/>
      <w:sz w:val="30"/>
      <w:szCs w:val="30"/>
    </w:rPr>
  </w:style>
  <w:style w:type="paragraph" w:styleId="aff7">
    <w:name w:val="Document Map"/>
    <w:basedOn w:val="a3"/>
    <w:link w:val="aff8"/>
    <w:uiPriority w:val="99"/>
    <w:semiHidden/>
    <w:unhideWhenUsed/>
    <w:pPr>
      <w:spacing w:line="240" w:lineRule="auto"/>
    </w:pPr>
    <w:rPr>
      <w:rFonts w:ascii="Tahoma" w:eastAsia="Times New Roman" w:hAnsi="Tahoma" w:cs="Tahoma"/>
      <w:spacing w:val="-10"/>
      <w:sz w:val="16"/>
      <w:szCs w:val="16"/>
    </w:rPr>
  </w:style>
  <w:style w:type="character" w:customStyle="1" w:styleId="aff8">
    <w:name w:val="מפת מסמך תו"/>
    <w:basedOn w:val="a4"/>
    <w:link w:val="aff7"/>
    <w:uiPriority w:val="99"/>
    <w:semiHidden/>
    <w:rPr>
      <w:rFonts w:ascii="Tahoma" w:eastAsia="Times New Roman" w:hAnsi="Tahoma" w:cs="Tahoma"/>
      <w:spacing w:val="-10"/>
      <w:sz w:val="16"/>
      <w:szCs w:val="16"/>
    </w:rPr>
  </w:style>
  <w:style w:type="paragraph" w:customStyle="1" w:styleId="aff9">
    <w:name w:val="הערת שוליים מ''מ"/>
    <w:basedOn w:val="aff4"/>
    <w:link w:val="affa"/>
    <w:autoRedefine/>
    <w:qFormat/>
    <w:pPr>
      <w:spacing w:line="360" w:lineRule="auto"/>
    </w:pPr>
    <w:rPr>
      <w:rFonts w:ascii="David" w:hAnsi="David" w:cs="Guttman Vilna"/>
      <w:bCs/>
      <w:spacing w:val="-10"/>
      <w:position w:val="8"/>
      <w:szCs w:val="26"/>
    </w:rPr>
  </w:style>
  <w:style w:type="character" w:customStyle="1" w:styleId="affa">
    <w:name w:val="הערת שוליים מ''מ תו"/>
    <w:basedOn w:val="aff5"/>
    <w:link w:val="aff9"/>
    <w:rPr>
      <w:rFonts w:ascii="David" w:hAnsi="David" w:cs="Guttman Vilna"/>
      <w:bCs/>
      <w:spacing w:val="-10"/>
      <w:position w:val="8"/>
      <w:sz w:val="20"/>
      <w:szCs w:val="26"/>
    </w:rPr>
  </w:style>
  <w:style w:type="paragraph" w:customStyle="1" w:styleId="affb">
    <w:name w:val="הערת שוליים"/>
    <w:basedOn w:val="aff4"/>
    <w:autoRedefine/>
    <w:qFormat/>
    <w:pPr>
      <w:spacing w:line="360" w:lineRule="auto"/>
    </w:pPr>
    <w:rPr>
      <w:rFonts w:ascii="David" w:hAnsi="David" w:cs="Guttman Vilna"/>
      <w:bCs/>
      <w:position w:val="8"/>
      <w:sz w:val="22"/>
      <w:szCs w:val="26"/>
    </w:rPr>
  </w:style>
  <w:style w:type="paragraph" w:customStyle="1" w:styleId="affc">
    <w:name w:val="הערת שולייים"/>
    <w:basedOn w:val="aff4"/>
    <w:link w:val="affd"/>
    <w:autoRedefine/>
    <w:qFormat/>
    <w:pPr>
      <w:spacing w:line="360" w:lineRule="auto"/>
      <w:jc w:val="left"/>
    </w:pPr>
    <w:rPr>
      <w:rFonts w:ascii="David" w:hAnsi="David" w:cs="Guttman Vilna"/>
      <w:bCs/>
      <w:position w:val="8"/>
      <w:sz w:val="32"/>
      <w:szCs w:val="26"/>
    </w:rPr>
  </w:style>
  <w:style w:type="character" w:customStyle="1" w:styleId="affd">
    <w:name w:val="הערת שולייים תו"/>
    <w:basedOn w:val="a4"/>
    <w:link w:val="affc"/>
    <w:rPr>
      <w:rFonts w:ascii="David" w:hAnsi="David" w:cs="Guttman Vilna"/>
      <w:bCs/>
      <w:position w:val="8"/>
      <w:sz w:val="32"/>
      <w:szCs w:val="26"/>
    </w:rPr>
  </w:style>
  <w:style w:type="paragraph" w:customStyle="1" w:styleId="affe">
    <w:name w:val="רגיל ורווח"/>
    <w:basedOn w:val="a3"/>
    <w:link w:val="afff"/>
    <w:rsid w:val="0065593E"/>
    <w:pPr>
      <w:spacing w:after="200" w:line="300" w:lineRule="exact"/>
    </w:pPr>
  </w:style>
  <w:style w:type="character" w:customStyle="1" w:styleId="afff">
    <w:name w:val="רגיל ורווח תו"/>
    <w:basedOn w:val="a4"/>
    <w:link w:val="affe"/>
    <w:rsid w:val="0065593E"/>
    <w:rPr>
      <w:rFonts w:ascii="BA Fontov Regular" w:hAnsi="BA Fontov Regular" w:cs="BA Fontov Regular"/>
      <w:sz w:val="18"/>
      <w:szCs w:val="18"/>
    </w:rPr>
  </w:style>
  <w:style w:type="paragraph" w:customStyle="1" w:styleId="afff0">
    <w:name w:val="רגיל אדום"/>
    <w:basedOn w:val="a3"/>
    <w:rPr>
      <w:color w:val="FF0000"/>
    </w:rPr>
  </w:style>
  <w:style w:type="paragraph" w:customStyle="1" w:styleId="afff1">
    <w:name w:val="דף"/>
    <w:basedOn w:val="a3"/>
    <w:qFormat/>
    <w:rPr>
      <w:rFonts w:ascii="David" w:hAnsi="David" w:cs="Guttman Vilna"/>
      <w:b/>
      <w:bCs/>
      <w:color w:val="0070C0"/>
      <w:sz w:val="32"/>
      <w:szCs w:val="30"/>
    </w:rPr>
  </w:style>
  <w:style w:type="paragraph" w:customStyle="1" w:styleId="afff2">
    <w:name w:val="כוכבים"/>
    <w:basedOn w:val="a3"/>
    <w:rsid w:val="00BE4B9A"/>
    <w:pPr>
      <w:spacing w:before="40" w:after="40"/>
      <w:jc w:val="center"/>
    </w:pPr>
    <w:rPr>
      <w:rFonts w:ascii="Guttman Vilna" w:hAnsi="Guttman Vilna" w:cs="Arial"/>
      <w:bCs/>
      <w:color w:val="A6A6A6" w:themeColor="background1" w:themeShade="A6"/>
      <w:sz w:val="24"/>
      <w:szCs w:val="30"/>
    </w:rPr>
  </w:style>
  <w:style w:type="paragraph" w:customStyle="1" w:styleId="afff3">
    <w:name w:val="דף בצד"/>
    <w:basedOn w:val="afff1"/>
    <w:link w:val="afff4"/>
    <w:qFormat/>
    <w:rsid w:val="00F07436"/>
    <w:pPr>
      <w:framePr w:h="510" w:hRule="exact" w:hSpace="113" w:wrap="around" w:vAnchor="text" w:hAnchor="page" w:xAlign="outside" w:y="1"/>
      <w:spacing w:line="300" w:lineRule="exact"/>
    </w:pPr>
    <w:rPr>
      <w:rFonts w:ascii="BA Vilna Bold" w:hAnsi="BA Vilna Bold" w:cs="BA Vilna Bold"/>
      <w:b w:val="0"/>
      <w:bCs w:val="0"/>
      <w:color w:val="auto"/>
      <w:szCs w:val="18"/>
    </w:rPr>
  </w:style>
  <w:style w:type="paragraph" w:customStyle="1" w:styleId="afff5">
    <w:name w:val="מסכת"/>
    <w:basedOn w:val="a3"/>
    <w:rsid w:val="00C75C85"/>
    <w:pPr>
      <w:framePr w:h="340" w:hRule="exact" w:hSpace="181" w:wrap="around" w:vAnchor="page" w:hAnchor="text" w:xAlign="right" w:yAlign="bottom"/>
      <w:jc w:val="center"/>
    </w:pPr>
    <w:rPr>
      <w:color w:val="FF0000"/>
    </w:rPr>
  </w:style>
  <w:style w:type="paragraph" w:customStyle="1" w:styleId="afff6">
    <w:name w:val="פרק"/>
    <w:basedOn w:val="a3"/>
    <w:rsid w:val="00E0640E"/>
    <w:pPr>
      <w:framePr w:h="284" w:hRule="exact" w:hSpace="181" w:wrap="around" w:vAnchor="page" w:hAnchor="text" w:xAlign="center" w:yAlign="bottom"/>
      <w:spacing w:line="240" w:lineRule="auto"/>
    </w:pPr>
    <w:rPr>
      <w:color w:val="FF0000"/>
      <w:szCs w:val="12"/>
    </w:rPr>
  </w:style>
  <w:style w:type="paragraph" w:customStyle="1" w:styleId="afff7">
    <w:name w:val="פרק שם"/>
    <w:basedOn w:val="a3"/>
    <w:rsid w:val="002A37F6"/>
    <w:pPr>
      <w:framePr w:h="227" w:hRule="exact" w:hSpace="181" w:wrap="around" w:vAnchor="page" w:hAnchor="text" w:yAlign="bottom"/>
      <w:spacing w:line="240" w:lineRule="auto"/>
    </w:pPr>
    <w:rPr>
      <w:color w:val="FF0000"/>
      <w:sz w:val="24"/>
      <w:szCs w:val="12"/>
    </w:rPr>
  </w:style>
  <w:style w:type="paragraph" w:customStyle="1" w:styleId="afff8">
    <w:name w:val="דפים בפרק ב"/>
    <w:basedOn w:val="a3"/>
    <w:rsid w:val="00081C57"/>
    <w:pPr>
      <w:framePr w:h="284" w:hRule="exact" w:hSpace="181" w:wrap="around" w:vAnchor="page" w:hAnchor="page" w:x="2836" w:yAlign="bottom"/>
      <w:spacing w:after="60" w:line="300" w:lineRule="exact"/>
    </w:pPr>
    <w:rPr>
      <w:color w:val="FF0000"/>
      <w:szCs w:val="24"/>
    </w:rPr>
  </w:style>
  <w:style w:type="paragraph" w:customStyle="1" w:styleId="afff9">
    <w:name w:val="משניות"/>
    <w:basedOn w:val="a3"/>
    <w:link w:val="afffa"/>
    <w:qFormat/>
    <w:rsid w:val="00550CEB"/>
    <w:pPr>
      <w:shd w:val="clear" w:color="auto" w:fill="F2F2F2" w:themeFill="background1" w:themeFillShade="F2"/>
    </w:pPr>
    <w:rPr>
      <w:rFonts w:cs="BA Vilna Bold"/>
      <w:spacing w:val="4"/>
      <w:sz w:val="22"/>
      <w:szCs w:val="22"/>
    </w:rPr>
  </w:style>
  <w:style w:type="character" w:customStyle="1" w:styleId="afffa">
    <w:name w:val="משניות תו"/>
    <w:basedOn w:val="a4"/>
    <w:link w:val="afff9"/>
    <w:rsid w:val="00550CEB"/>
    <w:rPr>
      <w:rFonts w:ascii="BA Fontov Regular" w:hAnsi="BA Fontov Regular" w:cs="BA Vilna Bold"/>
      <w:spacing w:val="4"/>
      <w:sz w:val="22"/>
      <w:szCs w:val="22"/>
      <w:shd w:val="clear" w:color="auto" w:fill="F2F2F2" w:themeFill="background1" w:themeFillShade="F2"/>
    </w:rPr>
  </w:style>
  <w:style w:type="paragraph" w:customStyle="1" w:styleId="afffb">
    <w:name w:val="דעות"/>
    <w:basedOn w:val="a3"/>
    <w:rsid w:val="00225E70"/>
    <w:pPr>
      <w:tabs>
        <w:tab w:val="right" w:pos="4677"/>
        <w:tab w:val="left" w:pos="4961"/>
      </w:tabs>
      <w:spacing w:after="50"/>
      <w:ind w:firstLine="720"/>
      <w:contextualSpacing/>
    </w:pPr>
  </w:style>
  <w:style w:type="paragraph" w:styleId="afffc">
    <w:name w:val="Intense Quote"/>
    <w:basedOn w:val="a3"/>
    <w:next w:val="a3"/>
    <w:link w:val="afffd"/>
    <w:uiPriority w:val="30"/>
    <w:qFormat/>
    <w:rsid w:val="0030418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fd">
    <w:name w:val="ציטוט חזק תו"/>
    <w:basedOn w:val="a4"/>
    <w:link w:val="afffc"/>
    <w:uiPriority w:val="30"/>
    <w:rsid w:val="00304181"/>
    <w:rPr>
      <w:rFonts w:cs="David"/>
      <w:i/>
      <w:iCs/>
      <w:color w:val="5B9BD5" w:themeColor="accent1"/>
      <w:szCs w:val="32"/>
    </w:rPr>
  </w:style>
  <w:style w:type="character" w:customStyle="1" w:styleId="afffe">
    <w:name w:val="מודגש"/>
    <w:basedOn w:val="a4"/>
    <w:uiPriority w:val="1"/>
    <w:rsid w:val="0053560A"/>
    <w:rPr>
      <w:bCs/>
    </w:rPr>
  </w:style>
  <w:style w:type="paragraph" w:customStyle="1" w:styleId="affff">
    <w:name w:val="הדרן עלך"/>
    <w:basedOn w:val="a3"/>
    <w:link w:val="affff0"/>
    <w:qFormat/>
    <w:rsid w:val="00A7522A"/>
    <w:pPr>
      <w:jc w:val="center"/>
    </w:pPr>
    <w:rPr>
      <w:rFonts w:ascii="Guttman Vilna" w:hAnsi="Guttman Vilna" w:cs="Guttman Vilna"/>
      <w:b/>
      <w:bCs/>
      <w:color w:val="808080" w:themeColor="background1" w:themeShade="80"/>
      <w:sz w:val="30"/>
      <w:szCs w:val="30"/>
    </w:rPr>
  </w:style>
  <w:style w:type="character" w:customStyle="1" w:styleId="affff0">
    <w:name w:val="הדרן עלך תו"/>
    <w:basedOn w:val="a4"/>
    <w:link w:val="affff"/>
    <w:rsid w:val="00A7522A"/>
    <w:rPr>
      <w:rFonts w:ascii="Guttman Vilna" w:hAnsi="Guttman Vilna" w:cs="Guttman Vilna"/>
      <w:b/>
      <w:bCs/>
      <w:color w:val="808080" w:themeColor="background1" w:themeShade="80"/>
      <w:sz w:val="30"/>
      <w:szCs w:val="30"/>
    </w:rPr>
  </w:style>
  <w:style w:type="paragraph" w:customStyle="1" w:styleId="27">
    <w:name w:val="כולל 2"/>
    <w:basedOn w:val="affe"/>
    <w:link w:val="28"/>
    <w:qFormat/>
    <w:rsid w:val="009B1D73"/>
    <w:pPr>
      <w:spacing w:line="360" w:lineRule="exact"/>
    </w:pPr>
    <w:rPr>
      <w:rFonts w:ascii="Fb Fontext" w:hAnsi="Fb Fontext"/>
      <w:spacing w:val="-4"/>
    </w:rPr>
  </w:style>
  <w:style w:type="character" w:customStyle="1" w:styleId="28">
    <w:name w:val="כולל 2 תו"/>
    <w:basedOn w:val="afff"/>
    <w:link w:val="27"/>
    <w:rsid w:val="009B1D73"/>
    <w:rPr>
      <w:rFonts w:ascii="Fb Fontext" w:hAnsi="Fb Fontext" w:cs="FontbitDavid"/>
      <w:spacing w:val="-4"/>
      <w:sz w:val="32"/>
      <w:szCs w:val="32"/>
    </w:rPr>
  </w:style>
  <w:style w:type="paragraph" w:customStyle="1" w:styleId="affff1">
    <w:name w:val="ד''ה משנה"/>
    <w:basedOn w:val="a3"/>
    <w:link w:val="affff2"/>
    <w:qFormat/>
    <w:rsid w:val="00F52F0B"/>
    <w:pPr>
      <w:spacing w:before="120"/>
      <w:ind w:end="320"/>
      <w:contextualSpacing/>
      <w:jc w:val="center"/>
    </w:pPr>
    <w:rPr>
      <w:rFonts w:cs="BA Vilna Bold"/>
      <w:sz w:val="22"/>
      <w:szCs w:val="22"/>
    </w:rPr>
  </w:style>
  <w:style w:type="character" w:customStyle="1" w:styleId="affff2">
    <w:name w:val="ד''ה משנה תו"/>
    <w:basedOn w:val="a4"/>
    <w:link w:val="affff1"/>
    <w:rsid w:val="00F52F0B"/>
    <w:rPr>
      <w:rFonts w:ascii="BA Fontov Regular" w:hAnsi="BA Fontov Regular" w:cs="BA Vilna Bold"/>
      <w:sz w:val="22"/>
      <w:szCs w:val="22"/>
    </w:rPr>
  </w:style>
  <w:style w:type="paragraph" w:customStyle="1" w:styleId="affff3">
    <w:name w:val="מבואה"/>
    <w:basedOn w:val="a3"/>
    <w:link w:val="affff4"/>
    <w:qFormat/>
    <w:rsid w:val="00903DDC"/>
    <w:pPr>
      <w:framePr w:hSpace="567" w:wrap="notBeside" w:vAnchor="text" w:hAnchor="page" w:xAlign="right" w:y="1"/>
      <w:pBdr>
        <w:top w:val="single" w:sz="4" w:space="2" w:color="auto"/>
        <w:bottom w:val="single" w:sz="4" w:space="2" w:color="auto"/>
      </w:pBdr>
      <w:spacing w:before="240" w:after="240"/>
      <w:ind w:left="2835"/>
      <w:jc w:val="center"/>
    </w:pPr>
    <w:rPr>
      <w:rFonts w:ascii="David" w:eastAsia="Times New Roman" w:hAnsi="David" w:cs="David"/>
      <w:b/>
      <w:bCs/>
      <w:color w:val="A6A6A6" w:themeColor="background1" w:themeShade="A6"/>
    </w:rPr>
  </w:style>
  <w:style w:type="character" w:customStyle="1" w:styleId="affff4">
    <w:name w:val="מבואה תו"/>
    <w:basedOn w:val="a4"/>
    <w:link w:val="affff3"/>
    <w:rsid w:val="00903DDC"/>
    <w:rPr>
      <w:rFonts w:ascii="David" w:eastAsia="Times New Roman" w:hAnsi="David" w:cs="David"/>
      <w:b/>
      <w:bCs/>
      <w:color w:val="A6A6A6" w:themeColor="background1" w:themeShade="A6"/>
      <w:sz w:val="20"/>
      <w:szCs w:val="20"/>
    </w:rPr>
  </w:style>
  <w:style w:type="paragraph" w:customStyle="1" w:styleId="affff5">
    <w:name w:val="טור הערות לאוקמי"/>
    <w:basedOn w:val="aff4"/>
    <w:link w:val="affff6"/>
    <w:qFormat/>
    <w:rsid w:val="00C57C22"/>
    <w:pPr>
      <w:ind w:left="113" w:hanging="113"/>
    </w:pPr>
    <w:rPr>
      <w:szCs w:val="24"/>
    </w:rPr>
  </w:style>
  <w:style w:type="character" w:customStyle="1" w:styleId="affff6">
    <w:name w:val="טור הערות לאוקמי תו"/>
    <w:basedOn w:val="aff5"/>
    <w:link w:val="affff5"/>
    <w:rsid w:val="00C57C22"/>
    <w:rPr>
      <w:rFonts w:cs="FontbitDavid"/>
      <w:sz w:val="20"/>
      <w:szCs w:val="24"/>
    </w:rPr>
  </w:style>
  <w:style w:type="paragraph" w:styleId="affff7">
    <w:name w:val="Body Text First Indent"/>
    <w:basedOn w:val="af4"/>
    <w:link w:val="affff8"/>
    <w:uiPriority w:val="99"/>
    <w:semiHidden/>
    <w:unhideWhenUsed/>
    <w:rsid w:val="00527CDE"/>
    <w:pPr>
      <w:spacing w:line="360" w:lineRule="exact"/>
      <w:ind w:firstLine="360"/>
    </w:pPr>
    <w:rPr>
      <w:rFonts w:asciiTheme="minorHAnsi" w:hAnsiTheme="minorHAnsi"/>
      <w:w w:val="100"/>
      <w:sz w:val="22"/>
    </w:rPr>
  </w:style>
  <w:style w:type="character" w:customStyle="1" w:styleId="affff8">
    <w:name w:val="כניסת שורה ראשונה בגוף טקסט תו"/>
    <w:basedOn w:val="af5"/>
    <w:link w:val="affff7"/>
    <w:uiPriority w:val="99"/>
    <w:semiHidden/>
    <w:rsid w:val="00527CDE"/>
    <w:rPr>
      <w:rFonts w:ascii="David" w:hAnsi="David" w:cs="FontbitDavid"/>
      <w:w w:val="92"/>
      <w:sz w:val="18"/>
      <w:szCs w:val="32"/>
    </w:rPr>
  </w:style>
  <w:style w:type="paragraph" w:customStyle="1" w:styleId="021">
    <w:name w:val="0.2 משנה"/>
    <w:basedOn w:val="afff9"/>
    <w:link w:val="022"/>
    <w:qFormat/>
    <w:rsid w:val="00604C64"/>
    <w:rPr>
      <w:b/>
      <w:spacing w:val="-4"/>
      <w:sz w:val="22"/>
      <w:szCs w:val="22"/>
    </w:rPr>
  </w:style>
  <w:style w:type="paragraph" w:customStyle="1" w:styleId="041">
    <w:name w:val="0.4משנה"/>
    <w:basedOn w:val="021"/>
    <w:link w:val="042"/>
    <w:qFormat/>
    <w:rsid w:val="003E2C5D"/>
    <w:rPr>
      <w:spacing w:val="-8"/>
    </w:rPr>
  </w:style>
  <w:style w:type="character" w:customStyle="1" w:styleId="022">
    <w:name w:val="0.2 משנה תו"/>
    <w:basedOn w:val="afffa"/>
    <w:link w:val="021"/>
    <w:rsid w:val="00604C64"/>
    <w:rPr>
      <w:rFonts w:ascii="BA Fontov Regular" w:hAnsi="BA Fontov Regular" w:cs="Guttman Vilna"/>
      <w:b/>
      <w:bCs w:val="0"/>
      <w:spacing w:val="-4"/>
      <w:sz w:val="18"/>
      <w:szCs w:val="20"/>
      <w:shd w:val="clear" w:color="auto" w:fill="F2F2F2" w:themeFill="background1" w:themeFillShade="F2"/>
    </w:rPr>
  </w:style>
  <w:style w:type="character" w:customStyle="1" w:styleId="042">
    <w:name w:val="0.4משנה תו"/>
    <w:basedOn w:val="022"/>
    <w:link w:val="041"/>
    <w:rsid w:val="003E2C5D"/>
    <w:rPr>
      <w:rFonts w:ascii="BA Fontov Regular" w:hAnsi="BA Fontov Regular" w:cs="Guttman Vilna"/>
      <w:b/>
      <w:bCs w:val="0"/>
      <w:spacing w:val="-8"/>
      <w:sz w:val="18"/>
      <w:szCs w:val="20"/>
      <w:shd w:val="clear" w:color="auto" w:fill="F2F2F2" w:themeFill="background1" w:themeFillShade="F2"/>
    </w:rPr>
  </w:style>
  <w:style w:type="paragraph" w:customStyle="1" w:styleId="01">
    <w:name w:val="0.1 משנה"/>
    <w:basedOn w:val="afff9"/>
    <w:link w:val="010"/>
    <w:qFormat/>
    <w:rsid w:val="00136ECB"/>
    <w:rPr>
      <w:rFonts w:asciiTheme="minorHAnsi" w:hAnsiTheme="minorHAnsi"/>
      <w:b/>
      <w:sz w:val="22"/>
      <w:szCs w:val="22"/>
    </w:rPr>
  </w:style>
  <w:style w:type="paragraph" w:customStyle="1" w:styleId="03">
    <w:name w:val="0.3 משנה"/>
    <w:basedOn w:val="01"/>
    <w:link w:val="030"/>
    <w:qFormat/>
    <w:rsid w:val="009F7E1C"/>
    <w:rPr>
      <w:rFonts w:ascii="Fb Fontext" w:hAnsi="Fb Fontext"/>
      <w:b w:val="0"/>
      <w:spacing w:val="-8"/>
      <w:sz w:val="22"/>
      <w:szCs w:val="22"/>
    </w:rPr>
  </w:style>
  <w:style w:type="character" w:customStyle="1" w:styleId="010">
    <w:name w:val="0.1 משנה תו"/>
    <w:basedOn w:val="afffa"/>
    <w:link w:val="01"/>
    <w:rsid w:val="00136ECB"/>
    <w:rPr>
      <w:rFonts w:ascii="BA Fontov Regular" w:hAnsi="BA Fontov Regular" w:cs="Guttman Vilna"/>
      <w:b/>
      <w:bCs w:val="0"/>
      <w:spacing w:val="4"/>
      <w:sz w:val="20"/>
      <w:szCs w:val="18"/>
      <w:shd w:val="clear" w:color="auto" w:fill="F2F2F2" w:themeFill="background1" w:themeFillShade="F2"/>
    </w:rPr>
  </w:style>
  <w:style w:type="character" w:customStyle="1" w:styleId="030">
    <w:name w:val="0.3 משנה תו"/>
    <w:basedOn w:val="010"/>
    <w:link w:val="03"/>
    <w:rsid w:val="009F7E1C"/>
    <w:rPr>
      <w:rFonts w:ascii="Fb Fontext" w:hAnsi="Fb Fontext" w:cs="Guttman Vilna"/>
      <w:b w:val="0"/>
      <w:bCs w:val="0"/>
      <w:spacing w:val="-8"/>
      <w:sz w:val="20"/>
      <w:szCs w:val="18"/>
      <w:shd w:val="clear" w:color="auto" w:fill="F2F2F2" w:themeFill="background1" w:themeFillShade="F2"/>
    </w:rPr>
  </w:style>
  <w:style w:type="paragraph" w:customStyle="1" w:styleId="11">
    <w:name w:val="סגנון1"/>
    <w:basedOn w:val="03"/>
    <w:link w:val="12"/>
    <w:qFormat/>
    <w:rsid w:val="009F7E1C"/>
  </w:style>
  <w:style w:type="character" w:customStyle="1" w:styleId="12">
    <w:name w:val="סגנון1 תו"/>
    <w:basedOn w:val="030"/>
    <w:link w:val="11"/>
    <w:rsid w:val="009F7E1C"/>
    <w:rPr>
      <w:rFonts w:ascii="Fb Fontext" w:hAnsi="Fb Fontext" w:cs="Guttman Vilna"/>
      <w:b w:val="0"/>
      <w:bCs w:val="0"/>
      <w:spacing w:val="-8"/>
      <w:sz w:val="20"/>
      <w:szCs w:val="18"/>
      <w:shd w:val="clear" w:color="auto" w:fill="F2F2F2" w:themeFill="background1" w:themeFillShade="F2"/>
    </w:rPr>
  </w:style>
  <w:style w:type="paragraph" w:customStyle="1" w:styleId="affff9">
    <w:name w:val="משנה"/>
    <w:basedOn w:val="a3"/>
    <w:link w:val="affffa"/>
    <w:qFormat/>
    <w:rsid w:val="009F7E1C"/>
    <w:pPr>
      <w:contextualSpacing/>
    </w:pPr>
    <w:rPr>
      <w:rFonts w:asciiTheme="minorHAnsi" w:hAnsiTheme="minorHAnsi" w:cs="Guttman Vilna"/>
      <w:b/>
      <w:bCs/>
      <w:sz w:val="30"/>
      <w:szCs w:val="30"/>
    </w:rPr>
  </w:style>
  <w:style w:type="character" w:customStyle="1" w:styleId="affffa">
    <w:name w:val="משנה תו"/>
    <w:basedOn w:val="a4"/>
    <w:link w:val="affff9"/>
    <w:rsid w:val="009F7E1C"/>
    <w:rPr>
      <w:rFonts w:cs="Guttman Vilna"/>
      <w:b/>
      <w:bCs/>
      <w:sz w:val="30"/>
      <w:szCs w:val="30"/>
    </w:rPr>
  </w:style>
  <w:style w:type="paragraph" w:customStyle="1" w:styleId="--01">
    <w:name w:val="כ--01"/>
    <w:basedOn w:val="a3"/>
    <w:link w:val="--010"/>
    <w:qFormat/>
    <w:rsid w:val="00684B9C"/>
    <w:pPr>
      <w:tabs>
        <w:tab w:val="center" w:pos="2835"/>
      </w:tabs>
    </w:pPr>
    <w:rPr>
      <w:rFonts w:cs="BA Franknatan Regular"/>
      <w:spacing w:val="2"/>
    </w:rPr>
  </w:style>
  <w:style w:type="paragraph" w:customStyle="1" w:styleId="-01">
    <w:name w:val="כ-0.1"/>
    <w:basedOn w:val="--01"/>
    <w:link w:val="-010"/>
    <w:qFormat/>
    <w:rsid w:val="00684B9C"/>
    <w:rPr>
      <w:spacing w:val="-2"/>
    </w:rPr>
  </w:style>
  <w:style w:type="character" w:customStyle="1" w:styleId="--010">
    <w:name w:val="כ--01 תו"/>
    <w:basedOn w:val="a4"/>
    <w:link w:val="--01"/>
    <w:rsid w:val="00684B9C"/>
    <w:rPr>
      <w:rFonts w:ascii="BA Fontov Regular" w:hAnsi="BA Fontov Regular" w:cs="BA Franknatan Regular"/>
      <w:spacing w:val="2"/>
      <w:sz w:val="18"/>
      <w:szCs w:val="18"/>
    </w:rPr>
  </w:style>
  <w:style w:type="paragraph" w:customStyle="1" w:styleId="0">
    <w:name w:val="כ. 0"/>
    <w:basedOn w:val="--01"/>
    <w:link w:val="00"/>
    <w:qFormat/>
    <w:rsid w:val="00684B9C"/>
  </w:style>
  <w:style w:type="character" w:customStyle="1" w:styleId="-010">
    <w:name w:val="כ-0.1 תו"/>
    <w:basedOn w:val="--010"/>
    <w:link w:val="-01"/>
    <w:rsid w:val="00684B9C"/>
    <w:rPr>
      <w:rFonts w:ascii="BA Fontov Regular" w:hAnsi="BA Fontov Regular" w:cs="BA Franknatan Regular"/>
      <w:spacing w:val="-2"/>
      <w:sz w:val="18"/>
      <w:szCs w:val="18"/>
    </w:rPr>
  </w:style>
  <w:style w:type="character" w:customStyle="1" w:styleId="00">
    <w:name w:val="כ. 0 תו"/>
    <w:basedOn w:val="--010"/>
    <w:link w:val="0"/>
    <w:rsid w:val="00684B9C"/>
    <w:rPr>
      <w:rFonts w:ascii="BA Fontov Regular" w:hAnsi="BA Fontov Regular" w:cs="BA Franknatan Regular"/>
      <w:spacing w:val="2"/>
      <w:sz w:val="18"/>
      <w:szCs w:val="18"/>
    </w:rPr>
  </w:style>
  <w:style w:type="paragraph" w:customStyle="1" w:styleId="affffb">
    <w:name w:val="פיסקת תשובה"/>
    <w:basedOn w:val="a3"/>
    <w:link w:val="affffc"/>
    <w:qFormat/>
    <w:rsid w:val="000828F8"/>
    <w:pPr>
      <w:tabs>
        <w:tab w:val="left" w:pos="0"/>
        <w:tab w:val="center" w:pos="2835"/>
      </w:tabs>
      <w:ind w:left="397" w:hanging="113"/>
    </w:pPr>
    <w:rPr>
      <w:rFonts w:ascii="FrankRuehl" w:hAnsi="FrankRuehl"/>
      <w:sz w:val="20"/>
    </w:rPr>
  </w:style>
  <w:style w:type="character" w:customStyle="1" w:styleId="affffc">
    <w:name w:val="פיסקת תשובה תו"/>
    <w:basedOn w:val="a4"/>
    <w:link w:val="affffb"/>
    <w:rsid w:val="000828F8"/>
    <w:rPr>
      <w:rFonts w:ascii="FrankRuehl" w:hAnsi="FrankRuehl" w:cs="FrankRuehl"/>
      <w:sz w:val="20"/>
      <w:szCs w:val="20"/>
    </w:rPr>
  </w:style>
  <w:style w:type="paragraph" w:customStyle="1" w:styleId="affffd">
    <w:name w:val="חציצה"/>
    <w:basedOn w:val="a3"/>
    <w:link w:val="affffe"/>
    <w:qFormat/>
    <w:rsid w:val="0032286F"/>
    <w:pPr>
      <w:spacing w:before="40"/>
      <w:jc w:val="center"/>
    </w:pPr>
    <w:rPr>
      <w:rFonts w:ascii="BA חניכי הישיבות" w:hAnsi="BA חניכי הישיבות" w:cs="BA חניכי הישיבות"/>
      <w:bCs/>
      <w:color w:val="A6A6A6" w:themeColor="background1" w:themeShade="A6"/>
      <w:sz w:val="24"/>
    </w:rPr>
  </w:style>
  <w:style w:type="character" w:customStyle="1" w:styleId="affffe">
    <w:name w:val="חציצה תו"/>
    <w:basedOn w:val="a4"/>
    <w:link w:val="affffd"/>
    <w:rsid w:val="0032286F"/>
    <w:rPr>
      <w:rFonts w:ascii="BA חניכי הישיבות" w:hAnsi="BA חניכי הישיבות" w:cs="BA חניכי הישיבות"/>
      <w:bCs/>
      <w:color w:val="A6A6A6" w:themeColor="background1" w:themeShade="A6"/>
      <w:sz w:val="24"/>
      <w:szCs w:val="20"/>
    </w:rPr>
  </w:style>
  <w:style w:type="paragraph" w:customStyle="1" w:styleId="afffff">
    <w:name w:val="פסוק"/>
    <w:basedOn w:val="a3"/>
    <w:link w:val="afffff0"/>
    <w:qFormat/>
    <w:rsid w:val="00550CEB"/>
    <w:pPr>
      <w:tabs>
        <w:tab w:val="center" w:pos="2835"/>
      </w:tabs>
    </w:pPr>
    <w:rPr>
      <w:rFonts w:ascii="BA Franknatan Decor" w:hAnsi="BA Franknatan Decor" w:cs="BA TM • Tzlotana"/>
      <w:szCs w:val="16"/>
    </w:rPr>
  </w:style>
  <w:style w:type="character" w:customStyle="1" w:styleId="afffff0">
    <w:name w:val="פסוק תו"/>
    <w:basedOn w:val="a4"/>
    <w:link w:val="afffff"/>
    <w:rsid w:val="00550CEB"/>
    <w:rPr>
      <w:rFonts w:ascii="BA Franknatan Decor" w:hAnsi="BA Franknatan Decor" w:cs="BA TM • Tzlotana"/>
      <w:sz w:val="18"/>
      <w:szCs w:val="16"/>
    </w:rPr>
  </w:style>
  <w:style w:type="paragraph" w:customStyle="1" w:styleId="afffff1">
    <w:name w:val="רווח לפני"/>
    <w:basedOn w:val="a3"/>
    <w:next w:val="afffff2"/>
    <w:link w:val="afffff3"/>
    <w:qFormat/>
    <w:rsid w:val="00791111"/>
    <w:pPr>
      <w:spacing w:before="60"/>
    </w:pPr>
    <w:rPr>
      <w:rFonts w:ascii="FrankRuehl" w:hAnsi="FrankRuehl"/>
      <w:sz w:val="16"/>
    </w:rPr>
  </w:style>
  <w:style w:type="character" w:customStyle="1" w:styleId="afffff3">
    <w:name w:val="רווח לפני תו"/>
    <w:basedOn w:val="a4"/>
    <w:link w:val="afffff1"/>
    <w:rsid w:val="00791111"/>
    <w:rPr>
      <w:rFonts w:ascii="FrankRuehl" w:hAnsi="FrankRuehl" w:cs="FrankRuehl"/>
      <w:sz w:val="16"/>
      <w:szCs w:val="18"/>
    </w:rPr>
  </w:style>
  <w:style w:type="paragraph" w:customStyle="1" w:styleId="afffff4">
    <w:name w:val="אמוראים"/>
    <w:basedOn w:val="a3"/>
    <w:link w:val="afffff5"/>
    <w:qFormat/>
    <w:rsid w:val="00791111"/>
    <w:rPr>
      <w:rFonts w:ascii="FrankRuehl" w:hAnsi="FrankRuehl" w:cs="BA Vilna Regular"/>
      <w:spacing w:val="4"/>
      <w:sz w:val="16"/>
      <w:szCs w:val="12"/>
    </w:rPr>
  </w:style>
  <w:style w:type="paragraph" w:customStyle="1" w:styleId="afffff6">
    <w:name w:val="אות בודדת"/>
    <w:basedOn w:val="a3"/>
    <w:link w:val="afffff7"/>
    <w:qFormat/>
    <w:rsid w:val="00791111"/>
    <w:rPr>
      <w:rFonts w:ascii="FrankRuehl" w:hAnsi="FrankRuehl" w:cs="PFT_Frank"/>
      <w:b/>
      <w:bCs/>
      <w:sz w:val="13"/>
      <w:szCs w:val="13"/>
    </w:rPr>
  </w:style>
  <w:style w:type="character" w:customStyle="1" w:styleId="afffff5">
    <w:name w:val="אמוראים תו"/>
    <w:basedOn w:val="a4"/>
    <w:link w:val="afffff4"/>
    <w:rsid w:val="00791111"/>
    <w:rPr>
      <w:rFonts w:ascii="FrankRuehl" w:hAnsi="FrankRuehl" w:cs="BA Vilna Regular"/>
      <w:spacing w:val="4"/>
      <w:sz w:val="16"/>
      <w:szCs w:val="12"/>
    </w:rPr>
  </w:style>
  <w:style w:type="paragraph" w:customStyle="1" w:styleId="afffff8">
    <w:name w:val="נושא"/>
    <w:basedOn w:val="a3"/>
    <w:link w:val="afffff9"/>
    <w:qFormat/>
    <w:rsid w:val="00791111"/>
    <w:pPr>
      <w:spacing w:before="120"/>
      <w:jc w:val="center"/>
      <w:outlineLvl w:val="1"/>
    </w:pPr>
    <w:rPr>
      <w:rFonts w:ascii="David" w:hAnsi="David" w:cs="BA TM • Vilna Extra-Bold"/>
      <w:b/>
      <w:color w:val="000000" w:themeColor="text1"/>
      <w:spacing w:val="4"/>
      <w:sz w:val="16"/>
      <w:shd w:val="clear" w:color="auto" w:fill="FFFFFF" w:themeFill="background1"/>
    </w:rPr>
  </w:style>
  <w:style w:type="character" w:customStyle="1" w:styleId="afffff7">
    <w:name w:val="אות בודדת תו"/>
    <w:basedOn w:val="a4"/>
    <w:link w:val="afffff6"/>
    <w:rsid w:val="00791111"/>
    <w:rPr>
      <w:rFonts w:ascii="FrankRuehl" w:hAnsi="FrankRuehl" w:cs="PFT_Frank"/>
      <w:b/>
      <w:bCs/>
      <w:sz w:val="13"/>
      <w:szCs w:val="13"/>
    </w:rPr>
  </w:style>
  <w:style w:type="character" w:customStyle="1" w:styleId="afffff9">
    <w:name w:val="נושא תו"/>
    <w:basedOn w:val="a4"/>
    <w:link w:val="afffff8"/>
    <w:rsid w:val="00791111"/>
    <w:rPr>
      <w:rFonts w:ascii="David" w:hAnsi="David" w:cs="BA TM • Vilna Extra-Bold"/>
      <w:b/>
      <w:color w:val="000000" w:themeColor="text1"/>
      <w:spacing w:val="4"/>
      <w:sz w:val="16"/>
      <w:szCs w:val="18"/>
    </w:rPr>
  </w:style>
  <w:style w:type="paragraph" w:customStyle="1" w:styleId="afffffa">
    <w:name w:val="תנאי משנה"/>
    <w:basedOn w:val="afff9"/>
    <w:link w:val="afffffb"/>
    <w:qFormat/>
    <w:rsid w:val="00791111"/>
    <w:rPr>
      <w:rFonts w:ascii="Fb Fontext" w:hAnsi="Fb Fontext"/>
      <w:sz w:val="18"/>
      <w:szCs w:val="18"/>
      <w:shd w:val="clear" w:color="auto" w:fill="F2F2F2" w:themeFill="background1" w:themeFillShade="F2"/>
    </w:rPr>
  </w:style>
  <w:style w:type="character" w:customStyle="1" w:styleId="afffffb">
    <w:name w:val="תנאי משנה תו"/>
    <w:basedOn w:val="afffa"/>
    <w:link w:val="afffffa"/>
    <w:rsid w:val="00791111"/>
    <w:rPr>
      <w:rFonts w:ascii="Fb Fontext" w:hAnsi="Fb Fontext" w:cs="BA Vilna Bold"/>
      <w:spacing w:val="4"/>
      <w:sz w:val="18"/>
      <w:szCs w:val="18"/>
      <w:shd w:val="clear" w:color="auto" w:fill="F2F2F2" w:themeFill="background1" w:themeFillShade="F2"/>
    </w:rPr>
  </w:style>
  <w:style w:type="character" w:customStyle="1" w:styleId="afff4">
    <w:name w:val="דף בצד תו"/>
    <w:basedOn w:val="a4"/>
    <w:link w:val="afff3"/>
    <w:rsid w:val="00F07436"/>
    <w:rPr>
      <w:rFonts w:ascii="BA Vilna Bold" w:hAnsi="BA Vilna Bold" w:cs="BA Vilna Bold"/>
      <w:sz w:val="32"/>
      <w:szCs w:val="18"/>
    </w:rPr>
  </w:style>
  <w:style w:type="paragraph" w:customStyle="1" w:styleId="afffffc">
    <w:name w:val="הסבר ורקע"/>
    <w:basedOn w:val="afffff1"/>
    <w:link w:val="afffffd"/>
    <w:qFormat/>
    <w:rsid w:val="00791111"/>
    <w:pPr>
      <w:spacing w:before="0"/>
    </w:pPr>
    <w:rPr>
      <w:sz w:val="12"/>
      <w:szCs w:val="14"/>
    </w:rPr>
  </w:style>
  <w:style w:type="character" w:customStyle="1" w:styleId="afffffd">
    <w:name w:val="הסבר ורקע תו"/>
    <w:basedOn w:val="afffff3"/>
    <w:link w:val="afffffc"/>
    <w:rsid w:val="00791111"/>
    <w:rPr>
      <w:rFonts w:ascii="FrankRuehl" w:hAnsi="FrankRuehl" w:cs="FrankRuehl"/>
      <w:sz w:val="12"/>
      <w:szCs w:val="14"/>
    </w:rPr>
  </w:style>
  <w:style w:type="paragraph" w:customStyle="1" w:styleId="38">
    <w:name w:val="חלון 3"/>
    <w:basedOn w:val="a3"/>
    <w:link w:val="39"/>
    <w:autoRedefine/>
    <w:qFormat/>
    <w:rsid w:val="00910E40"/>
    <w:pPr>
      <w:framePr w:wrap="notBeside" w:vAnchor="text" w:hAnchor="text" w:x="3460" w:y="1"/>
    </w:pPr>
    <w:rPr>
      <w:rFonts w:ascii="BA TM • Vilna Extra-Bold" w:hAnsi="BA TM • Vilna Extra-Bold" w:cs="BA TM • Vilna Extra-Bold"/>
      <w:color w:val="767171" w:themeColor="background2" w:themeShade="80"/>
      <w:sz w:val="14"/>
      <w:szCs w:val="14"/>
    </w:rPr>
  </w:style>
  <w:style w:type="character" w:customStyle="1" w:styleId="39">
    <w:name w:val="חלון 3 תו"/>
    <w:basedOn w:val="a4"/>
    <w:link w:val="38"/>
    <w:rsid w:val="00910E40"/>
    <w:rPr>
      <w:rFonts w:ascii="BA TM • Vilna Extra-Bold" w:hAnsi="BA TM • Vilna Extra-Bold" w:cs="BA TM • Vilna Extra-Bold"/>
      <w:color w:val="767171" w:themeColor="background2" w:themeShade="80"/>
      <w:sz w:val="14"/>
      <w:szCs w:val="14"/>
    </w:rPr>
  </w:style>
  <w:style w:type="character" w:customStyle="1" w:styleId="afffffe">
    <w:name w:val="הסבר"/>
    <w:basedOn w:val="a4"/>
    <w:uiPriority w:val="1"/>
    <w:qFormat/>
    <w:rsid w:val="00F07436"/>
    <w:rPr>
      <w:sz w:val="13"/>
      <w:szCs w:val="13"/>
    </w:rPr>
  </w:style>
  <w:style w:type="paragraph" w:styleId="afffff2">
    <w:name w:val="List"/>
    <w:basedOn w:val="a3"/>
    <w:uiPriority w:val="99"/>
    <w:semiHidden/>
    <w:unhideWhenUsed/>
    <w:rsid w:val="00791111"/>
    <w:pPr>
      <w:ind w:left="283" w:hanging="283"/>
      <w:contextualSpacing/>
    </w:pPr>
  </w:style>
  <w:style w:type="paragraph" w:styleId="affffff">
    <w:name w:val="Revision"/>
    <w:hidden/>
    <w:uiPriority w:val="99"/>
    <w:semiHidden/>
    <w:rsid w:val="00A20FCF"/>
    <w:pPr>
      <w:spacing w:after="0" w:line="240" w:lineRule="auto"/>
    </w:pPr>
    <w:rPr>
      <w:rFonts w:ascii="BA Fontov Regular" w:hAnsi="BA Fontov Regular" w:cs="FrankRuehl"/>
      <w:sz w:val="18"/>
      <w:szCs w:val="18"/>
    </w:rPr>
  </w:style>
  <w:style w:type="numbering" w:styleId="111111">
    <w:name w:val="Outline List 2"/>
    <w:basedOn w:val="a6"/>
    <w:uiPriority w:val="99"/>
    <w:semiHidden/>
    <w:unhideWhenUsed/>
    <w:rsid w:val="009A7B4D"/>
    <w:pPr>
      <w:numPr>
        <w:numId w:val="30"/>
      </w:numPr>
    </w:pPr>
  </w:style>
  <w:style w:type="numbering" w:styleId="1ai">
    <w:name w:val="Outline List 1"/>
    <w:basedOn w:val="a6"/>
    <w:uiPriority w:val="99"/>
    <w:semiHidden/>
    <w:unhideWhenUsed/>
    <w:rsid w:val="009A7B4D"/>
    <w:pPr>
      <w:numPr>
        <w:numId w:val="31"/>
      </w:numPr>
    </w:pPr>
  </w:style>
  <w:style w:type="character" w:styleId="FollowedHyperlink">
    <w:name w:val="FollowedHyperlink"/>
    <w:basedOn w:val="a4"/>
    <w:uiPriority w:val="99"/>
    <w:semiHidden/>
    <w:unhideWhenUsed/>
    <w:rsid w:val="009A7B4D"/>
    <w:rPr>
      <w:color w:val="954F72" w:themeColor="followedHyperlink"/>
      <w:u w:val="single"/>
    </w:rPr>
  </w:style>
  <w:style w:type="character" w:styleId="HTMLCite">
    <w:name w:val="HTML Cite"/>
    <w:basedOn w:val="a4"/>
    <w:uiPriority w:val="99"/>
    <w:semiHidden/>
    <w:unhideWhenUsed/>
    <w:rsid w:val="009A7B4D"/>
    <w:rPr>
      <w:i/>
      <w:iCs/>
    </w:rPr>
  </w:style>
  <w:style w:type="character" w:styleId="HTMLCode">
    <w:name w:val="HTML Code"/>
    <w:basedOn w:val="a4"/>
    <w:uiPriority w:val="99"/>
    <w:semiHidden/>
    <w:unhideWhenUsed/>
    <w:rsid w:val="009A7B4D"/>
    <w:rPr>
      <w:rFonts w:ascii="Consolas" w:hAnsi="Consolas"/>
      <w:sz w:val="20"/>
      <w:szCs w:val="20"/>
    </w:rPr>
  </w:style>
  <w:style w:type="character" w:styleId="HTMLDefinition">
    <w:name w:val="HTML Definition"/>
    <w:basedOn w:val="a4"/>
    <w:uiPriority w:val="99"/>
    <w:semiHidden/>
    <w:unhideWhenUsed/>
    <w:rsid w:val="009A7B4D"/>
    <w:rPr>
      <w:i/>
      <w:iCs/>
    </w:rPr>
  </w:style>
  <w:style w:type="character" w:styleId="HTMLVariable">
    <w:name w:val="HTML Variable"/>
    <w:basedOn w:val="a4"/>
    <w:uiPriority w:val="99"/>
    <w:semiHidden/>
    <w:unhideWhenUsed/>
    <w:rsid w:val="009A7B4D"/>
    <w:rPr>
      <w:i/>
      <w:iCs/>
    </w:rPr>
  </w:style>
  <w:style w:type="paragraph" w:styleId="HTML">
    <w:name w:val="HTML Preformatted"/>
    <w:basedOn w:val="a3"/>
    <w:link w:val="HTML0"/>
    <w:uiPriority w:val="99"/>
    <w:semiHidden/>
    <w:unhideWhenUsed/>
    <w:rsid w:val="009A7B4D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מעוצב מראש תו"/>
    <w:basedOn w:val="a4"/>
    <w:link w:val="HTML"/>
    <w:uiPriority w:val="99"/>
    <w:semiHidden/>
    <w:rsid w:val="009A7B4D"/>
    <w:rPr>
      <w:rFonts w:ascii="Consolas" w:hAnsi="Consolas" w:cs="FrankRuehl"/>
      <w:sz w:val="20"/>
      <w:szCs w:val="20"/>
    </w:rPr>
  </w:style>
  <w:style w:type="paragraph" w:styleId="Index1">
    <w:name w:val="index 1"/>
    <w:basedOn w:val="a3"/>
    <w:next w:val="a3"/>
    <w:autoRedefine/>
    <w:uiPriority w:val="99"/>
    <w:semiHidden/>
    <w:unhideWhenUsed/>
    <w:rsid w:val="009A7B4D"/>
    <w:pPr>
      <w:spacing w:line="240" w:lineRule="auto"/>
      <w:ind w:left="180" w:hanging="180"/>
    </w:pPr>
  </w:style>
  <w:style w:type="paragraph" w:styleId="Index2">
    <w:name w:val="index 2"/>
    <w:basedOn w:val="a3"/>
    <w:next w:val="a3"/>
    <w:autoRedefine/>
    <w:uiPriority w:val="99"/>
    <w:semiHidden/>
    <w:unhideWhenUsed/>
    <w:rsid w:val="009A7B4D"/>
    <w:pPr>
      <w:spacing w:line="240" w:lineRule="auto"/>
      <w:ind w:left="360" w:hanging="180"/>
    </w:pPr>
  </w:style>
  <w:style w:type="paragraph" w:styleId="Index3">
    <w:name w:val="index 3"/>
    <w:basedOn w:val="a3"/>
    <w:next w:val="a3"/>
    <w:autoRedefine/>
    <w:uiPriority w:val="99"/>
    <w:semiHidden/>
    <w:unhideWhenUsed/>
    <w:rsid w:val="009A7B4D"/>
    <w:pPr>
      <w:spacing w:line="240" w:lineRule="auto"/>
      <w:ind w:left="540" w:hanging="180"/>
    </w:pPr>
  </w:style>
  <w:style w:type="paragraph" w:styleId="Index4">
    <w:name w:val="index 4"/>
    <w:basedOn w:val="a3"/>
    <w:next w:val="a3"/>
    <w:autoRedefine/>
    <w:uiPriority w:val="99"/>
    <w:semiHidden/>
    <w:unhideWhenUsed/>
    <w:rsid w:val="009A7B4D"/>
    <w:pPr>
      <w:spacing w:line="240" w:lineRule="auto"/>
      <w:ind w:left="720" w:hanging="180"/>
    </w:pPr>
  </w:style>
  <w:style w:type="paragraph" w:styleId="Index5">
    <w:name w:val="index 5"/>
    <w:basedOn w:val="a3"/>
    <w:next w:val="a3"/>
    <w:autoRedefine/>
    <w:uiPriority w:val="99"/>
    <w:semiHidden/>
    <w:unhideWhenUsed/>
    <w:rsid w:val="009A7B4D"/>
    <w:pPr>
      <w:spacing w:line="240" w:lineRule="auto"/>
      <w:ind w:left="900" w:hanging="180"/>
    </w:pPr>
  </w:style>
  <w:style w:type="paragraph" w:styleId="Index6">
    <w:name w:val="index 6"/>
    <w:basedOn w:val="a3"/>
    <w:next w:val="a3"/>
    <w:autoRedefine/>
    <w:uiPriority w:val="99"/>
    <w:semiHidden/>
    <w:unhideWhenUsed/>
    <w:rsid w:val="009A7B4D"/>
    <w:pPr>
      <w:spacing w:line="240" w:lineRule="auto"/>
      <w:ind w:left="1080" w:hanging="180"/>
    </w:pPr>
  </w:style>
  <w:style w:type="paragraph" w:styleId="Index7">
    <w:name w:val="index 7"/>
    <w:basedOn w:val="a3"/>
    <w:next w:val="a3"/>
    <w:autoRedefine/>
    <w:uiPriority w:val="99"/>
    <w:semiHidden/>
    <w:unhideWhenUsed/>
    <w:rsid w:val="009A7B4D"/>
    <w:pPr>
      <w:spacing w:line="240" w:lineRule="auto"/>
      <w:ind w:left="1260" w:hanging="180"/>
    </w:pPr>
  </w:style>
  <w:style w:type="paragraph" w:styleId="Index8">
    <w:name w:val="index 8"/>
    <w:basedOn w:val="a3"/>
    <w:next w:val="a3"/>
    <w:autoRedefine/>
    <w:uiPriority w:val="99"/>
    <w:semiHidden/>
    <w:unhideWhenUsed/>
    <w:rsid w:val="009A7B4D"/>
    <w:pPr>
      <w:spacing w:line="240" w:lineRule="auto"/>
      <w:ind w:left="1440" w:hanging="180"/>
    </w:pPr>
  </w:style>
  <w:style w:type="paragraph" w:styleId="Index9">
    <w:name w:val="index 9"/>
    <w:basedOn w:val="a3"/>
    <w:next w:val="a3"/>
    <w:autoRedefine/>
    <w:uiPriority w:val="99"/>
    <w:semiHidden/>
    <w:unhideWhenUsed/>
    <w:rsid w:val="009A7B4D"/>
    <w:pPr>
      <w:spacing w:line="240" w:lineRule="auto"/>
      <w:ind w:left="1620" w:hanging="180"/>
    </w:pPr>
  </w:style>
  <w:style w:type="paragraph" w:styleId="NormalWeb">
    <w:name w:val="Normal (Web)"/>
    <w:basedOn w:val="a3"/>
    <w:uiPriority w:val="99"/>
    <w:semiHidden/>
    <w:unhideWhenUsed/>
    <w:rsid w:val="009A7B4D"/>
    <w:rPr>
      <w:rFonts w:ascii="Times New Roman" w:hAnsi="Times New Roman" w:cs="Times New Roman"/>
      <w:sz w:val="24"/>
      <w:szCs w:val="24"/>
    </w:rPr>
  </w:style>
  <w:style w:type="paragraph" w:styleId="TOC3">
    <w:name w:val="toc 3"/>
    <w:basedOn w:val="a3"/>
    <w:next w:val="a3"/>
    <w:autoRedefine/>
    <w:uiPriority w:val="39"/>
    <w:semiHidden/>
    <w:unhideWhenUsed/>
    <w:rsid w:val="009A7B4D"/>
    <w:pPr>
      <w:spacing w:after="100"/>
      <w:ind w:left="360"/>
    </w:pPr>
  </w:style>
  <w:style w:type="paragraph" w:styleId="TOC4">
    <w:name w:val="toc 4"/>
    <w:basedOn w:val="a3"/>
    <w:next w:val="a3"/>
    <w:autoRedefine/>
    <w:uiPriority w:val="39"/>
    <w:semiHidden/>
    <w:unhideWhenUsed/>
    <w:rsid w:val="009A7B4D"/>
    <w:pPr>
      <w:spacing w:after="100"/>
      <w:ind w:left="540"/>
    </w:pPr>
  </w:style>
  <w:style w:type="paragraph" w:styleId="TOC5">
    <w:name w:val="toc 5"/>
    <w:basedOn w:val="a3"/>
    <w:next w:val="a3"/>
    <w:autoRedefine/>
    <w:uiPriority w:val="39"/>
    <w:semiHidden/>
    <w:unhideWhenUsed/>
    <w:rsid w:val="009A7B4D"/>
    <w:pPr>
      <w:spacing w:after="100"/>
      <w:ind w:left="720"/>
    </w:pPr>
  </w:style>
  <w:style w:type="paragraph" w:styleId="TOC6">
    <w:name w:val="toc 6"/>
    <w:basedOn w:val="a3"/>
    <w:next w:val="a3"/>
    <w:autoRedefine/>
    <w:uiPriority w:val="39"/>
    <w:semiHidden/>
    <w:unhideWhenUsed/>
    <w:rsid w:val="009A7B4D"/>
    <w:pPr>
      <w:spacing w:after="100"/>
      <w:ind w:left="900"/>
    </w:pPr>
  </w:style>
  <w:style w:type="paragraph" w:styleId="TOC7">
    <w:name w:val="toc 7"/>
    <w:basedOn w:val="a3"/>
    <w:next w:val="a3"/>
    <w:autoRedefine/>
    <w:uiPriority w:val="39"/>
    <w:semiHidden/>
    <w:unhideWhenUsed/>
    <w:rsid w:val="009A7B4D"/>
    <w:pPr>
      <w:spacing w:after="100"/>
      <w:ind w:left="1080"/>
    </w:pPr>
  </w:style>
  <w:style w:type="paragraph" w:styleId="TOC8">
    <w:name w:val="toc 8"/>
    <w:basedOn w:val="a3"/>
    <w:next w:val="a3"/>
    <w:autoRedefine/>
    <w:uiPriority w:val="39"/>
    <w:semiHidden/>
    <w:unhideWhenUsed/>
    <w:rsid w:val="009A7B4D"/>
    <w:pPr>
      <w:spacing w:after="100"/>
      <w:ind w:left="1260"/>
    </w:pPr>
  </w:style>
  <w:style w:type="paragraph" w:styleId="TOC9">
    <w:name w:val="toc 9"/>
    <w:basedOn w:val="a3"/>
    <w:next w:val="a3"/>
    <w:autoRedefine/>
    <w:uiPriority w:val="39"/>
    <w:semiHidden/>
    <w:unhideWhenUsed/>
    <w:rsid w:val="009A7B4D"/>
    <w:pPr>
      <w:spacing w:after="100"/>
      <w:ind w:left="1440"/>
    </w:pPr>
  </w:style>
  <w:style w:type="character" w:styleId="affffff0">
    <w:name w:val="Unresolved Mention"/>
    <w:basedOn w:val="a4"/>
    <w:uiPriority w:val="99"/>
    <w:semiHidden/>
    <w:unhideWhenUsed/>
    <w:rsid w:val="009A7B4D"/>
    <w:rPr>
      <w:color w:val="605E5C"/>
      <w:shd w:val="clear" w:color="auto" w:fill="E1DFDD"/>
    </w:rPr>
  </w:style>
  <w:style w:type="table" w:styleId="-1">
    <w:name w:val="Table 3D effects 1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3D effects 2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3D effects 3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1">
    <w:name w:val="Bibliography"/>
    <w:basedOn w:val="a3"/>
    <w:next w:val="a3"/>
    <w:uiPriority w:val="37"/>
    <w:semiHidden/>
    <w:unhideWhenUsed/>
    <w:rsid w:val="009A7B4D"/>
  </w:style>
  <w:style w:type="paragraph" w:styleId="affffff2">
    <w:name w:val="Salutation"/>
    <w:basedOn w:val="a3"/>
    <w:next w:val="a3"/>
    <w:link w:val="affffff3"/>
    <w:uiPriority w:val="99"/>
    <w:semiHidden/>
    <w:unhideWhenUsed/>
    <w:rsid w:val="009A7B4D"/>
  </w:style>
  <w:style w:type="character" w:customStyle="1" w:styleId="affffff3">
    <w:name w:val="ברכה תו"/>
    <w:basedOn w:val="a4"/>
    <w:link w:val="affffff2"/>
    <w:uiPriority w:val="99"/>
    <w:semiHidden/>
    <w:rsid w:val="009A7B4D"/>
    <w:rPr>
      <w:rFonts w:ascii="BA Fontov Regular" w:hAnsi="BA Fontov Regular" w:cs="FrankRuehl"/>
      <w:sz w:val="18"/>
      <w:szCs w:val="18"/>
    </w:rPr>
  </w:style>
  <w:style w:type="character" w:styleId="HTML1">
    <w:name w:val="HTML Sample"/>
    <w:basedOn w:val="a4"/>
    <w:uiPriority w:val="99"/>
    <w:semiHidden/>
    <w:unhideWhenUsed/>
    <w:rsid w:val="009A7B4D"/>
    <w:rPr>
      <w:rFonts w:ascii="Consolas" w:hAnsi="Consolas"/>
      <w:sz w:val="24"/>
      <w:szCs w:val="24"/>
    </w:rPr>
  </w:style>
  <w:style w:type="character" w:styleId="affffff4">
    <w:name w:val="Intense Emphasis"/>
    <w:basedOn w:val="a4"/>
    <w:uiPriority w:val="21"/>
    <w:qFormat/>
    <w:rsid w:val="009A7B4D"/>
    <w:rPr>
      <w:i/>
      <w:iCs/>
      <w:color w:val="5B9BD5" w:themeColor="accent1"/>
    </w:rPr>
  </w:style>
  <w:style w:type="character" w:styleId="affffff5">
    <w:name w:val="Mention"/>
    <w:basedOn w:val="a4"/>
    <w:uiPriority w:val="99"/>
    <w:semiHidden/>
    <w:unhideWhenUsed/>
    <w:rsid w:val="009A7B4D"/>
    <w:rPr>
      <w:color w:val="2B579A"/>
      <w:shd w:val="clear" w:color="auto" w:fill="E1DFDD"/>
    </w:rPr>
  </w:style>
  <w:style w:type="character" w:styleId="-">
    <w:name w:val="Smart Hyperlink"/>
    <w:basedOn w:val="a4"/>
    <w:uiPriority w:val="99"/>
    <w:semiHidden/>
    <w:unhideWhenUsed/>
    <w:rsid w:val="009A7B4D"/>
    <w:rPr>
      <w:u w:val="dotted"/>
    </w:rPr>
  </w:style>
  <w:style w:type="paragraph" w:styleId="affffff6">
    <w:name w:val="List Continue"/>
    <w:basedOn w:val="a3"/>
    <w:uiPriority w:val="99"/>
    <w:semiHidden/>
    <w:unhideWhenUsed/>
    <w:rsid w:val="009A7B4D"/>
    <w:pPr>
      <w:spacing w:after="120"/>
      <w:ind w:left="283"/>
      <w:contextualSpacing/>
    </w:pPr>
  </w:style>
  <w:style w:type="paragraph" w:styleId="29">
    <w:name w:val="List Continue 2"/>
    <w:basedOn w:val="a3"/>
    <w:uiPriority w:val="99"/>
    <w:semiHidden/>
    <w:unhideWhenUsed/>
    <w:rsid w:val="009A7B4D"/>
    <w:pPr>
      <w:spacing w:after="120"/>
      <w:ind w:left="566"/>
      <w:contextualSpacing/>
    </w:pPr>
  </w:style>
  <w:style w:type="paragraph" w:styleId="3a">
    <w:name w:val="List Continue 3"/>
    <w:basedOn w:val="a3"/>
    <w:uiPriority w:val="99"/>
    <w:semiHidden/>
    <w:unhideWhenUsed/>
    <w:rsid w:val="009A7B4D"/>
    <w:pPr>
      <w:spacing w:after="120"/>
      <w:ind w:left="849"/>
      <w:contextualSpacing/>
    </w:pPr>
  </w:style>
  <w:style w:type="paragraph" w:styleId="43">
    <w:name w:val="List Continue 4"/>
    <w:basedOn w:val="a3"/>
    <w:uiPriority w:val="99"/>
    <w:semiHidden/>
    <w:unhideWhenUsed/>
    <w:rsid w:val="009A7B4D"/>
    <w:pPr>
      <w:spacing w:after="120"/>
      <w:ind w:left="1132"/>
      <w:contextualSpacing/>
    </w:pPr>
  </w:style>
  <w:style w:type="paragraph" w:styleId="53">
    <w:name w:val="List Continue 5"/>
    <w:basedOn w:val="a3"/>
    <w:uiPriority w:val="99"/>
    <w:semiHidden/>
    <w:unhideWhenUsed/>
    <w:rsid w:val="009A7B4D"/>
    <w:pPr>
      <w:spacing w:after="120"/>
      <w:ind w:left="1415"/>
      <w:contextualSpacing/>
    </w:pPr>
  </w:style>
  <w:style w:type="character" w:styleId="affffff7">
    <w:name w:val="Intense Reference"/>
    <w:basedOn w:val="a4"/>
    <w:uiPriority w:val="32"/>
    <w:qFormat/>
    <w:rsid w:val="009A7B4D"/>
    <w:rPr>
      <w:b/>
      <w:bCs/>
      <w:smallCaps/>
      <w:color w:val="5B9BD5" w:themeColor="accent1"/>
      <w:spacing w:val="5"/>
    </w:rPr>
  </w:style>
  <w:style w:type="character" w:styleId="affffff8">
    <w:name w:val="endnote reference"/>
    <w:basedOn w:val="a4"/>
    <w:uiPriority w:val="99"/>
    <w:semiHidden/>
    <w:unhideWhenUsed/>
    <w:rsid w:val="009A7B4D"/>
    <w:rPr>
      <w:vertAlign w:val="superscript"/>
    </w:rPr>
  </w:style>
  <w:style w:type="character" w:styleId="affffff9">
    <w:name w:val="Subtle Reference"/>
    <w:basedOn w:val="a4"/>
    <w:uiPriority w:val="31"/>
    <w:qFormat/>
    <w:rsid w:val="009A7B4D"/>
    <w:rPr>
      <w:smallCaps/>
      <w:color w:val="5A5A5A" w:themeColor="text1" w:themeTint="A5"/>
    </w:rPr>
  </w:style>
  <w:style w:type="table" w:styleId="-10">
    <w:name w:val="Light Shading Accent 1"/>
    <w:basedOn w:val="a5"/>
    <w:uiPriority w:val="60"/>
    <w:semiHidden/>
    <w:unhideWhenUsed/>
    <w:rsid w:val="009A7B4D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0">
    <w:name w:val="Light Shading Accent 2"/>
    <w:basedOn w:val="a5"/>
    <w:uiPriority w:val="60"/>
    <w:semiHidden/>
    <w:unhideWhenUsed/>
    <w:rsid w:val="009A7B4D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0">
    <w:name w:val="Light Shading Accent 3"/>
    <w:basedOn w:val="a5"/>
    <w:uiPriority w:val="60"/>
    <w:semiHidden/>
    <w:unhideWhenUsed/>
    <w:rsid w:val="009A7B4D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5"/>
    <w:uiPriority w:val="60"/>
    <w:semiHidden/>
    <w:unhideWhenUsed/>
    <w:rsid w:val="009A7B4D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5"/>
    <w:uiPriority w:val="60"/>
    <w:semiHidden/>
    <w:unhideWhenUsed/>
    <w:rsid w:val="009A7B4D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">
    <w:name w:val="Light Shading Accent 6"/>
    <w:basedOn w:val="a5"/>
    <w:uiPriority w:val="60"/>
    <w:semiHidden/>
    <w:unhideWhenUsed/>
    <w:rsid w:val="009A7B4D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-40">
    <w:name w:val="Medium Shading 2 Accent 4"/>
    <w:basedOn w:val="a5"/>
    <w:uiPriority w:val="64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Shading 1"/>
    <w:basedOn w:val="a5"/>
    <w:uiPriority w:val="63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5"/>
    <w:uiPriority w:val="64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affffffa">
    <w:name w:val="Colorful Shading"/>
    <w:basedOn w:val="a5"/>
    <w:uiPriority w:val="71"/>
    <w:semiHidden/>
    <w:unhideWhenUsed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5"/>
    <w:uiPriority w:val="71"/>
    <w:semiHidden/>
    <w:unhideWhenUsed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5"/>
    <w:uiPriority w:val="71"/>
    <w:semiHidden/>
    <w:unhideWhenUsed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5"/>
    <w:uiPriority w:val="71"/>
    <w:semiHidden/>
    <w:unhideWhenUsed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Shading Accent 4"/>
    <w:basedOn w:val="a5"/>
    <w:uiPriority w:val="71"/>
    <w:semiHidden/>
    <w:unhideWhenUsed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0">
    <w:name w:val="Colorful Shading Accent 5"/>
    <w:basedOn w:val="a5"/>
    <w:uiPriority w:val="71"/>
    <w:semiHidden/>
    <w:unhideWhenUsed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0">
    <w:name w:val="Colorful Shading Accent 6"/>
    <w:basedOn w:val="a5"/>
    <w:uiPriority w:val="71"/>
    <w:semiHidden/>
    <w:unhideWhenUsed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fffffb">
    <w:name w:val="Strong"/>
    <w:basedOn w:val="a4"/>
    <w:qFormat/>
    <w:rsid w:val="009A7B4D"/>
    <w:rPr>
      <w:b/>
      <w:bCs/>
    </w:rPr>
  </w:style>
  <w:style w:type="paragraph" w:styleId="affffffc">
    <w:name w:val="Signature"/>
    <w:basedOn w:val="a3"/>
    <w:link w:val="affffffd"/>
    <w:uiPriority w:val="99"/>
    <w:semiHidden/>
    <w:unhideWhenUsed/>
    <w:rsid w:val="009A7B4D"/>
    <w:pPr>
      <w:spacing w:line="240" w:lineRule="auto"/>
      <w:ind w:left="4252"/>
    </w:pPr>
  </w:style>
  <w:style w:type="character" w:customStyle="1" w:styleId="affffffd">
    <w:name w:val="חתימה תו"/>
    <w:basedOn w:val="a4"/>
    <w:link w:val="affffffc"/>
    <w:uiPriority w:val="99"/>
    <w:semiHidden/>
    <w:rsid w:val="009A7B4D"/>
    <w:rPr>
      <w:rFonts w:ascii="BA Fontov Regular" w:hAnsi="BA Fontov Regular" w:cs="FrankRuehl"/>
      <w:sz w:val="18"/>
      <w:szCs w:val="18"/>
    </w:rPr>
  </w:style>
  <w:style w:type="paragraph" w:styleId="affffffe">
    <w:name w:val="E-mail Signature"/>
    <w:basedOn w:val="a3"/>
    <w:link w:val="afffffff"/>
    <w:uiPriority w:val="99"/>
    <w:semiHidden/>
    <w:unhideWhenUsed/>
    <w:rsid w:val="009A7B4D"/>
    <w:pPr>
      <w:spacing w:line="240" w:lineRule="auto"/>
    </w:pPr>
  </w:style>
  <w:style w:type="character" w:customStyle="1" w:styleId="afffffff">
    <w:name w:val="חתימת דואר אלקטרוני תו"/>
    <w:basedOn w:val="a4"/>
    <w:link w:val="affffffe"/>
    <w:uiPriority w:val="99"/>
    <w:semiHidden/>
    <w:rsid w:val="009A7B4D"/>
    <w:rPr>
      <w:rFonts w:ascii="BA Fontov Regular" w:hAnsi="BA Fontov Regular" w:cs="FrankRuehl"/>
      <w:sz w:val="18"/>
      <w:szCs w:val="18"/>
    </w:rPr>
  </w:style>
  <w:style w:type="table" w:styleId="afffffff0">
    <w:name w:val="Table Elegant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f1">
    <w:name w:val="Table Professional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4">
    <w:name w:val="Table Subtle 1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Subtle 2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f2">
    <w:name w:val="Table Contemporary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5">
    <w:name w:val="Table Simple 1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Simple 2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Simple 3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6">
    <w:name w:val="Table Colorful 1"/>
    <w:basedOn w:val="a5"/>
    <w:uiPriority w:val="99"/>
    <w:semiHidden/>
    <w:unhideWhenUsed/>
    <w:rsid w:val="009A7B4D"/>
    <w:pPr>
      <w:bidi/>
      <w:spacing w:after="0" w:line="220" w:lineRule="exact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orful 2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orful 3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Classic 1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lassic 2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5"/>
    <w:uiPriority w:val="99"/>
    <w:semiHidden/>
    <w:unhideWhenUsed/>
    <w:rsid w:val="009A7B4D"/>
    <w:pPr>
      <w:bidi/>
      <w:spacing w:after="0" w:line="220" w:lineRule="exact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Classic 4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Plain Table 1"/>
    <w:basedOn w:val="a5"/>
    <w:uiPriority w:val="41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">
    <w:name w:val="Plain Table 2"/>
    <w:basedOn w:val="a5"/>
    <w:uiPriority w:val="42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e">
    <w:name w:val="Plain Table 3"/>
    <w:basedOn w:val="a5"/>
    <w:uiPriority w:val="43"/>
    <w:rsid w:val="009A7B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5">
    <w:name w:val="Plain Table 4"/>
    <w:basedOn w:val="a5"/>
    <w:uiPriority w:val="44"/>
    <w:rsid w:val="009A7B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4">
    <w:name w:val="Plain Table 5"/>
    <w:basedOn w:val="a5"/>
    <w:uiPriority w:val="45"/>
    <w:rsid w:val="009A7B4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9">
    <w:name w:val="Table Web 1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Web 2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Web 3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List Table 1 Light"/>
    <w:basedOn w:val="a5"/>
    <w:uiPriority w:val="46"/>
    <w:rsid w:val="009A7B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5"/>
    <w:uiPriority w:val="46"/>
    <w:rsid w:val="009A7B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0">
    <w:name w:val="List Table 1 Light Accent 2"/>
    <w:basedOn w:val="a5"/>
    <w:uiPriority w:val="46"/>
    <w:rsid w:val="009A7B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0">
    <w:name w:val="List Table 1 Light Accent 3"/>
    <w:basedOn w:val="a5"/>
    <w:uiPriority w:val="46"/>
    <w:rsid w:val="009A7B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5"/>
    <w:uiPriority w:val="46"/>
    <w:rsid w:val="009A7B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5"/>
    <w:uiPriority w:val="46"/>
    <w:rsid w:val="009A7B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0">
    <w:name w:val="List Table 1 Light Accent 6"/>
    <w:basedOn w:val="a5"/>
    <w:uiPriority w:val="46"/>
    <w:rsid w:val="009A7B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f1">
    <w:name w:val="List Table 2"/>
    <w:basedOn w:val="a5"/>
    <w:uiPriority w:val="47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5"/>
    <w:uiPriority w:val="47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List Table 2 Accent 2"/>
    <w:basedOn w:val="a5"/>
    <w:uiPriority w:val="47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List Table 2 Accent 3"/>
    <w:basedOn w:val="a5"/>
    <w:uiPriority w:val="47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List Table 2 Accent 4"/>
    <w:basedOn w:val="a5"/>
    <w:uiPriority w:val="47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5"/>
    <w:uiPriority w:val="47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List Table 2 Accent 6"/>
    <w:basedOn w:val="a5"/>
    <w:uiPriority w:val="47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f0">
    <w:name w:val="List Table 3"/>
    <w:basedOn w:val="a5"/>
    <w:uiPriority w:val="48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">
    <w:name w:val="List Table 3 Accent 1"/>
    <w:basedOn w:val="a5"/>
    <w:uiPriority w:val="48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">
    <w:name w:val="List Table 3 Accent 2"/>
    <w:basedOn w:val="a5"/>
    <w:uiPriority w:val="48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">
    <w:name w:val="List Table 3 Accent 3"/>
    <w:basedOn w:val="a5"/>
    <w:uiPriority w:val="48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">
    <w:name w:val="List Table 3 Accent 4"/>
    <w:basedOn w:val="a5"/>
    <w:uiPriority w:val="48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">
    <w:name w:val="List Table 3 Accent 5"/>
    <w:basedOn w:val="a5"/>
    <w:uiPriority w:val="48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">
    <w:name w:val="List Table 3 Accent 6"/>
    <w:basedOn w:val="a5"/>
    <w:uiPriority w:val="48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6">
    <w:name w:val="List Table 4"/>
    <w:basedOn w:val="a5"/>
    <w:uiPriority w:val="49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5"/>
    <w:uiPriority w:val="49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List Table 4 Accent 2"/>
    <w:basedOn w:val="a5"/>
    <w:uiPriority w:val="49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List Table 4 Accent 3"/>
    <w:basedOn w:val="a5"/>
    <w:uiPriority w:val="49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List Table 4 Accent 4"/>
    <w:basedOn w:val="a5"/>
    <w:uiPriority w:val="49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List Table 4 Accent 5"/>
    <w:basedOn w:val="a5"/>
    <w:uiPriority w:val="49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List Table 4 Accent 6"/>
    <w:basedOn w:val="a5"/>
    <w:uiPriority w:val="49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5">
    <w:name w:val="List Table 5 Dark"/>
    <w:basedOn w:val="a5"/>
    <w:uiPriority w:val="50"/>
    <w:rsid w:val="009A7B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5"/>
    <w:uiPriority w:val="50"/>
    <w:rsid w:val="009A7B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5"/>
    <w:uiPriority w:val="50"/>
    <w:rsid w:val="009A7B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5"/>
    <w:uiPriority w:val="50"/>
    <w:rsid w:val="009A7B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5"/>
    <w:uiPriority w:val="50"/>
    <w:rsid w:val="009A7B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5"/>
    <w:uiPriority w:val="50"/>
    <w:rsid w:val="009A7B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5"/>
    <w:uiPriority w:val="50"/>
    <w:rsid w:val="009A7B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1">
    <w:name w:val="List Table 6 Colorful"/>
    <w:basedOn w:val="a5"/>
    <w:uiPriority w:val="51"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5"/>
    <w:uiPriority w:val="51"/>
    <w:rsid w:val="009A7B4D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List Table 6 Colorful Accent 2"/>
    <w:basedOn w:val="a5"/>
    <w:uiPriority w:val="51"/>
    <w:rsid w:val="009A7B4D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List Table 6 Colorful Accent 3"/>
    <w:basedOn w:val="a5"/>
    <w:uiPriority w:val="51"/>
    <w:rsid w:val="009A7B4D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List Table 6 Colorful Accent 4"/>
    <w:basedOn w:val="a5"/>
    <w:uiPriority w:val="51"/>
    <w:rsid w:val="009A7B4D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List Table 6 Colorful Accent 5"/>
    <w:basedOn w:val="a5"/>
    <w:uiPriority w:val="51"/>
    <w:rsid w:val="009A7B4D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List Table 6 Colorful Accent 6"/>
    <w:basedOn w:val="a5"/>
    <w:uiPriority w:val="51"/>
    <w:rsid w:val="009A7B4D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1">
    <w:name w:val="List Table 7 Colorful"/>
    <w:basedOn w:val="a5"/>
    <w:uiPriority w:val="52"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5"/>
    <w:uiPriority w:val="52"/>
    <w:rsid w:val="009A7B4D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5"/>
    <w:uiPriority w:val="52"/>
    <w:rsid w:val="009A7B4D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5"/>
    <w:uiPriority w:val="52"/>
    <w:rsid w:val="009A7B4D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5"/>
    <w:uiPriority w:val="52"/>
    <w:rsid w:val="009A7B4D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5"/>
    <w:uiPriority w:val="52"/>
    <w:rsid w:val="009A7B4D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5"/>
    <w:uiPriority w:val="52"/>
    <w:rsid w:val="009A7B4D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b">
    <w:name w:val="Grid Table 1 Light"/>
    <w:basedOn w:val="a5"/>
    <w:uiPriority w:val="46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1">
    <w:name w:val="Grid Table 1 Light Accent 1"/>
    <w:basedOn w:val="a5"/>
    <w:uiPriority w:val="46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1">
    <w:name w:val="Grid Table 1 Light Accent 2"/>
    <w:basedOn w:val="a5"/>
    <w:uiPriority w:val="46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1">
    <w:name w:val="Grid Table 1 Light Accent 3"/>
    <w:basedOn w:val="a5"/>
    <w:uiPriority w:val="46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1">
    <w:name w:val="Grid Table 1 Light Accent 4"/>
    <w:basedOn w:val="a5"/>
    <w:uiPriority w:val="46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1">
    <w:name w:val="Grid Table 1 Light Accent 5"/>
    <w:basedOn w:val="a5"/>
    <w:uiPriority w:val="46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1">
    <w:name w:val="Grid Table 1 Light Accent 6"/>
    <w:basedOn w:val="a5"/>
    <w:uiPriority w:val="46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2">
    <w:name w:val="Grid Table 2"/>
    <w:basedOn w:val="a5"/>
    <w:uiPriority w:val="47"/>
    <w:rsid w:val="009A7B4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1">
    <w:name w:val="Grid Table 2 Accent 1"/>
    <w:basedOn w:val="a5"/>
    <w:uiPriority w:val="47"/>
    <w:rsid w:val="009A7B4D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1">
    <w:name w:val="Grid Table 2 Accent 2"/>
    <w:basedOn w:val="a5"/>
    <w:uiPriority w:val="47"/>
    <w:rsid w:val="009A7B4D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1">
    <w:name w:val="Grid Table 2 Accent 3"/>
    <w:basedOn w:val="a5"/>
    <w:uiPriority w:val="47"/>
    <w:rsid w:val="009A7B4D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Grid Table 2 Accent 4"/>
    <w:basedOn w:val="a5"/>
    <w:uiPriority w:val="47"/>
    <w:rsid w:val="009A7B4D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1">
    <w:name w:val="Grid Table 2 Accent 5"/>
    <w:basedOn w:val="a5"/>
    <w:uiPriority w:val="47"/>
    <w:rsid w:val="009A7B4D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1">
    <w:name w:val="Grid Table 2 Accent 6"/>
    <w:basedOn w:val="a5"/>
    <w:uiPriority w:val="47"/>
    <w:rsid w:val="009A7B4D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f1">
    <w:name w:val="Grid Table 3"/>
    <w:basedOn w:val="a5"/>
    <w:uiPriority w:val="48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0">
    <w:name w:val="Grid Table 3 Accent 1"/>
    <w:basedOn w:val="a5"/>
    <w:uiPriority w:val="48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0">
    <w:name w:val="Grid Table 3 Accent 2"/>
    <w:basedOn w:val="a5"/>
    <w:uiPriority w:val="48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0">
    <w:name w:val="Grid Table 3 Accent 3"/>
    <w:basedOn w:val="a5"/>
    <w:uiPriority w:val="48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0">
    <w:name w:val="Grid Table 3 Accent 4"/>
    <w:basedOn w:val="a5"/>
    <w:uiPriority w:val="48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0">
    <w:name w:val="Grid Table 3 Accent 5"/>
    <w:basedOn w:val="a5"/>
    <w:uiPriority w:val="48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0">
    <w:name w:val="Grid Table 3 Accent 6"/>
    <w:basedOn w:val="a5"/>
    <w:uiPriority w:val="48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7">
    <w:name w:val="Grid Table 4"/>
    <w:basedOn w:val="a5"/>
    <w:uiPriority w:val="49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5"/>
    <w:uiPriority w:val="49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Grid Table 4 Accent 2"/>
    <w:basedOn w:val="a5"/>
    <w:uiPriority w:val="49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Grid Table 4 Accent 3"/>
    <w:basedOn w:val="a5"/>
    <w:uiPriority w:val="49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Grid Table 4 Accent 4"/>
    <w:basedOn w:val="a5"/>
    <w:uiPriority w:val="49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Grid Table 4 Accent 5"/>
    <w:basedOn w:val="a5"/>
    <w:uiPriority w:val="49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Grid Table 4 Accent 6"/>
    <w:basedOn w:val="a5"/>
    <w:uiPriority w:val="49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6">
    <w:name w:val="Grid Table 5 Dark"/>
    <w:basedOn w:val="a5"/>
    <w:uiPriority w:val="50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5"/>
    <w:uiPriority w:val="50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0">
    <w:name w:val="Grid Table 5 Dark Accent 2"/>
    <w:basedOn w:val="a5"/>
    <w:uiPriority w:val="50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0">
    <w:name w:val="Grid Table 5 Dark Accent 3"/>
    <w:basedOn w:val="a5"/>
    <w:uiPriority w:val="50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0">
    <w:name w:val="Grid Table 5 Dark Accent 4"/>
    <w:basedOn w:val="a5"/>
    <w:uiPriority w:val="50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0">
    <w:name w:val="Grid Table 5 Dark Accent 5"/>
    <w:basedOn w:val="a5"/>
    <w:uiPriority w:val="50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0">
    <w:name w:val="Grid Table 5 Dark Accent 6"/>
    <w:basedOn w:val="a5"/>
    <w:uiPriority w:val="50"/>
    <w:rsid w:val="009A7B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2">
    <w:name w:val="Grid Table 6 Colorful"/>
    <w:basedOn w:val="a5"/>
    <w:uiPriority w:val="51"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5"/>
    <w:uiPriority w:val="51"/>
    <w:rsid w:val="009A7B4D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Grid Table 6 Colorful Accent 2"/>
    <w:basedOn w:val="a5"/>
    <w:uiPriority w:val="51"/>
    <w:rsid w:val="009A7B4D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Grid Table 6 Colorful Accent 3"/>
    <w:basedOn w:val="a5"/>
    <w:uiPriority w:val="51"/>
    <w:rsid w:val="009A7B4D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Grid Table 6 Colorful Accent 4"/>
    <w:basedOn w:val="a5"/>
    <w:uiPriority w:val="51"/>
    <w:rsid w:val="009A7B4D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Grid Table 6 Colorful Accent 5"/>
    <w:basedOn w:val="a5"/>
    <w:uiPriority w:val="51"/>
    <w:rsid w:val="009A7B4D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Grid Table 6 Colorful Accent 6"/>
    <w:basedOn w:val="a5"/>
    <w:uiPriority w:val="51"/>
    <w:rsid w:val="009A7B4D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2">
    <w:name w:val="Grid Table 7 Colorful"/>
    <w:basedOn w:val="a5"/>
    <w:uiPriority w:val="52"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5"/>
    <w:uiPriority w:val="52"/>
    <w:rsid w:val="009A7B4D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0">
    <w:name w:val="Grid Table 7 Colorful Accent 2"/>
    <w:basedOn w:val="a5"/>
    <w:uiPriority w:val="52"/>
    <w:rsid w:val="009A7B4D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0">
    <w:name w:val="Grid Table 7 Colorful Accent 3"/>
    <w:basedOn w:val="a5"/>
    <w:uiPriority w:val="52"/>
    <w:rsid w:val="009A7B4D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0">
    <w:name w:val="Grid Table 7 Colorful Accent 4"/>
    <w:basedOn w:val="a5"/>
    <w:uiPriority w:val="52"/>
    <w:rsid w:val="009A7B4D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0">
    <w:name w:val="Grid Table 7 Colorful Accent 5"/>
    <w:basedOn w:val="a5"/>
    <w:uiPriority w:val="52"/>
    <w:rsid w:val="009A7B4D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0">
    <w:name w:val="Grid Table 7 Colorful Accent 6"/>
    <w:basedOn w:val="a5"/>
    <w:uiPriority w:val="52"/>
    <w:rsid w:val="009A7B4D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paragraph" w:styleId="afffffff3">
    <w:name w:val="Block Text"/>
    <w:basedOn w:val="a3"/>
    <w:uiPriority w:val="99"/>
    <w:semiHidden/>
    <w:unhideWhenUsed/>
    <w:rsid w:val="009A7B4D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5B9BD5" w:themeColor="accent1"/>
    </w:rPr>
  </w:style>
  <w:style w:type="paragraph" w:styleId="afffffff4">
    <w:name w:val="endnote text"/>
    <w:basedOn w:val="a3"/>
    <w:link w:val="afffffff5"/>
    <w:uiPriority w:val="99"/>
    <w:semiHidden/>
    <w:unhideWhenUsed/>
    <w:rsid w:val="009A7B4D"/>
    <w:pPr>
      <w:spacing w:line="240" w:lineRule="auto"/>
    </w:pPr>
    <w:rPr>
      <w:sz w:val="20"/>
      <w:szCs w:val="20"/>
    </w:rPr>
  </w:style>
  <w:style w:type="character" w:customStyle="1" w:styleId="afffffff5">
    <w:name w:val="טקסט הערת סיום תו"/>
    <w:basedOn w:val="a4"/>
    <w:link w:val="afffffff4"/>
    <w:uiPriority w:val="99"/>
    <w:semiHidden/>
    <w:rsid w:val="009A7B4D"/>
    <w:rPr>
      <w:rFonts w:ascii="BA Fontov Regular" w:hAnsi="BA Fontov Regular" w:cs="FrankRuehl"/>
      <w:sz w:val="20"/>
      <w:szCs w:val="20"/>
    </w:rPr>
  </w:style>
  <w:style w:type="paragraph" w:styleId="afffffff6">
    <w:name w:val="macro"/>
    <w:link w:val="afffffff7"/>
    <w:uiPriority w:val="99"/>
    <w:semiHidden/>
    <w:unhideWhenUsed/>
    <w:rsid w:val="009A7B4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bidi/>
      <w:spacing w:after="0" w:line="220" w:lineRule="exact"/>
      <w:jc w:val="both"/>
    </w:pPr>
    <w:rPr>
      <w:rFonts w:ascii="Consolas" w:hAnsi="Consolas" w:cs="FrankRuehl"/>
      <w:sz w:val="20"/>
      <w:szCs w:val="20"/>
    </w:rPr>
  </w:style>
  <w:style w:type="character" w:customStyle="1" w:styleId="afffffff7">
    <w:name w:val="טקסט מאקרו תו"/>
    <w:basedOn w:val="a4"/>
    <w:link w:val="afffffff6"/>
    <w:uiPriority w:val="99"/>
    <w:semiHidden/>
    <w:rsid w:val="009A7B4D"/>
    <w:rPr>
      <w:rFonts w:ascii="Consolas" w:hAnsi="Consolas" w:cs="FrankRuehl"/>
      <w:sz w:val="20"/>
      <w:szCs w:val="20"/>
    </w:rPr>
  </w:style>
  <w:style w:type="paragraph" w:styleId="afffffff8">
    <w:name w:val="Plain Text"/>
    <w:basedOn w:val="a3"/>
    <w:link w:val="afffffff9"/>
    <w:uiPriority w:val="99"/>
    <w:semiHidden/>
    <w:unhideWhenUsed/>
    <w:rsid w:val="009A7B4D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afffffff9">
    <w:name w:val="טקסט רגיל תו"/>
    <w:basedOn w:val="a4"/>
    <w:link w:val="afffffff8"/>
    <w:uiPriority w:val="99"/>
    <w:semiHidden/>
    <w:rsid w:val="009A7B4D"/>
    <w:rPr>
      <w:rFonts w:ascii="Consolas" w:hAnsi="Consolas" w:cs="FrankRuehl"/>
      <w:sz w:val="21"/>
      <w:szCs w:val="21"/>
    </w:rPr>
  </w:style>
  <w:style w:type="character" w:styleId="afffffffa">
    <w:name w:val="Book Title"/>
    <w:basedOn w:val="a4"/>
    <w:uiPriority w:val="33"/>
    <w:qFormat/>
    <w:rsid w:val="009A7B4D"/>
    <w:rPr>
      <w:b/>
      <w:bCs/>
      <w:i/>
      <w:iCs/>
      <w:spacing w:val="5"/>
    </w:rPr>
  </w:style>
  <w:style w:type="paragraph" w:styleId="afffffffb">
    <w:name w:val="index heading"/>
    <w:basedOn w:val="a3"/>
    <w:next w:val="Index1"/>
    <w:uiPriority w:val="99"/>
    <w:semiHidden/>
    <w:unhideWhenUsed/>
    <w:rsid w:val="009A7B4D"/>
    <w:rPr>
      <w:rFonts w:asciiTheme="majorHAnsi" w:eastAsiaTheme="majorEastAsia" w:hAnsiTheme="majorHAnsi" w:cstheme="majorBidi"/>
      <w:b/>
      <w:bCs/>
    </w:rPr>
  </w:style>
  <w:style w:type="paragraph" w:styleId="afffffffc">
    <w:name w:val="Note Heading"/>
    <w:basedOn w:val="a3"/>
    <w:next w:val="a3"/>
    <w:link w:val="afffffffd"/>
    <w:uiPriority w:val="99"/>
    <w:semiHidden/>
    <w:unhideWhenUsed/>
    <w:rsid w:val="009A7B4D"/>
    <w:pPr>
      <w:spacing w:line="240" w:lineRule="auto"/>
    </w:pPr>
  </w:style>
  <w:style w:type="character" w:customStyle="1" w:styleId="afffffffd">
    <w:name w:val="כותרת הערות תו"/>
    <w:basedOn w:val="a4"/>
    <w:link w:val="afffffffc"/>
    <w:uiPriority w:val="99"/>
    <w:semiHidden/>
    <w:rsid w:val="009A7B4D"/>
    <w:rPr>
      <w:rFonts w:ascii="BA Fontov Regular" w:hAnsi="BA Fontov Regular" w:cs="FrankRuehl"/>
      <w:sz w:val="18"/>
      <w:szCs w:val="18"/>
    </w:rPr>
  </w:style>
  <w:style w:type="paragraph" w:styleId="afffffffe">
    <w:name w:val="Title"/>
    <w:basedOn w:val="a3"/>
    <w:next w:val="a3"/>
    <w:link w:val="affffffff"/>
    <w:qFormat/>
    <w:rsid w:val="009A7B4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fffff">
    <w:name w:val="כותרת טקסט תו"/>
    <w:basedOn w:val="a4"/>
    <w:link w:val="afffffffe"/>
    <w:rsid w:val="009A7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ffffff0">
    <w:name w:val="Message Header"/>
    <w:basedOn w:val="a3"/>
    <w:link w:val="affffffff1"/>
    <w:uiPriority w:val="99"/>
    <w:semiHidden/>
    <w:unhideWhenUsed/>
    <w:rsid w:val="009A7B4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ffff1">
    <w:name w:val="כותרת עליונה של הודעה תו"/>
    <w:basedOn w:val="a4"/>
    <w:link w:val="affffffff0"/>
    <w:uiPriority w:val="99"/>
    <w:semiHidden/>
    <w:rsid w:val="009A7B4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ffff2">
    <w:name w:val="toa heading"/>
    <w:basedOn w:val="a3"/>
    <w:next w:val="a3"/>
    <w:uiPriority w:val="99"/>
    <w:semiHidden/>
    <w:unhideWhenUsed/>
    <w:rsid w:val="009A7B4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ffffffff3">
    <w:name w:val="Normal Indent"/>
    <w:basedOn w:val="a3"/>
    <w:uiPriority w:val="99"/>
    <w:semiHidden/>
    <w:unhideWhenUsed/>
    <w:rsid w:val="009A7B4D"/>
    <w:pPr>
      <w:ind w:left="720"/>
    </w:pPr>
  </w:style>
  <w:style w:type="paragraph" w:styleId="2f3">
    <w:name w:val="Body Text First Indent 2"/>
    <w:basedOn w:val="af6"/>
    <w:link w:val="2f4"/>
    <w:uiPriority w:val="99"/>
    <w:semiHidden/>
    <w:unhideWhenUsed/>
    <w:rsid w:val="009A7B4D"/>
    <w:pPr>
      <w:ind w:left="360" w:firstLine="360"/>
    </w:pPr>
    <w:rPr>
      <w:rFonts w:ascii="BA Fontov Regular" w:hAnsi="BA Fontov Regular"/>
      <w:w w:val="100"/>
    </w:rPr>
  </w:style>
  <w:style w:type="character" w:customStyle="1" w:styleId="2f4">
    <w:name w:val="כניסת שורה ראשונה בגוף טקסט 2 תו"/>
    <w:basedOn w:val="af7"/>
    <w:link w:val="2f3"/>
    <w:uiPriority w:val="99"/>
    <w:semiHidden/>
    <w:rsid w:val="009A7B4D"/>
    <w:rPr>
      <w:rFonts w:ascii="BA Fontov Regular" w:hAnsi="BA Fontov Regular" w:cs="FrankRuehl"/>
      <w:w w:val="92"/>
      <w:sz w:val="18"/>
      <w:szCs w:val="18"/>
    </w:rPr>
  </w:style>
  <w:style w:type="paragraph" w:styleId="HTML2">
    <w:name w:val="HTML Address"/>
    <w:basedOn w:val="a3"/>
    <w:link w:val="HTML3"/>
    <w:uiPriority w:val="99"/>
    <w:semiHidden/>
    <w:unhideWhenUsed/>
    <w:rsid w:val="009A7B4D"/>
    <w:pPr>
      <w:spacing w:line="240" w:lineRule="auto"/>
    </w:pPr>
    <w:rPr>
      <w:i/>
      <w:iCs/>
    </w:rPr>
  </w:style>
  <w:style w:type="character" w:customStyle="1" w:styleId="HTML3">
    <w:name w:val="כתובת HTML תו"/>
    <w:basedOn w:val="a4"/>
    <w:link w:val="HTML2"/>
    <w:uiPriority w:val="99"/>
    <w:semiHidden/>
    <w:rsid w:val="009A7B4D"/>
    <w:rPr>
      <w:rFonts w:ascii="BA Fontov Regular" w:hAnsi="BA Fontov Regular" w:cs="FrankRuehl"/>
      <w:i/>
      <w:iCs/>
      <w:sz w:val="18"/>
      <w:szCs w:val="18"/>
    </w:rPr>
  </w:style>
  <w:style w:type="paragraph" w:styleId="affffffff4">
    <w:name w:val="envelope address"/>
    <w:basedOn w:val="a3"/>
    <w:uiPriority w:val="99"/>
    <w:semiHidden/>
    <w:unhideWhenUsed/>
    <w:rsid w:val="009A7B4D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fffffff5">
    <w:name w:val="envelope return"/>
    <w:basedOn w:val="a3"/>
    <w:uiPriority w:val="99"/>
    <w:semiHidden/>
    <w:unhideWhenUsed/>
    <w:rsid w:val="009A7B4D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affffffff6">
    <w:name w:val="No Spacing"/>
    <w:uiPriority w:val="1"/>
    <w:qFormat/>
    <w:rsid w:val="009A7B4D"/>
    <w:pPr>
      <w:bidi/>
      <w:spacing w:after="0" w:line="240" w:lineRule="auto"/>
      <w:jc w:val="both"/>
    </w:pPr>
    <w:rPr>
      <w:rFonts w:ascii="BA Fontov Regular" w:hAnsi="BA Fontov Regular" w:cs="FrankRuehl"/>
      <w:sz w:val="18"/>
      <w:szCs w:val="18"/>
    </w:rPr>
  </w:style>
  <w:style w:type="numbering" w:styleId="a1">
    <w:name w:val="Outline List 3"/>
    <w:basedOn w:val="a6"/>
    <w:uiPriority w:val="99"/>
    <w:semiHidden/>
    <w:unhideWhenUsed/>
    <w:rsid w:val="009A7B4D"/>
    <w:pPr>
      <w:numPr>
        <w:numId w:val="32"/>
      </w:numPr>
    </w:pPr>
  </w:style>
  <w:style w:type="character" w:styleId="HTML4">
    <w:name w:val="HTML Typewriter"/>
    <w:basedOn w:val="a4"/>
    <w:uiPriority w:val="99"/>
    <w:semiHidden/>
    <w:unhideWhenUsed/>
    <w:rsid w:val="009A7B4D"/>
    <w:rPr>
      <w:rFonts w:ascii="Consolas" w:hAnsi="Consolas"/>
      <w:sz w:val="20"/>
      <w:szCs w:val="20"/>
    </w:rPr>
  </w:style>
  <w:style w:type="character" w:styleId="HTML5">
    <w:name w:val="HTML Keyboard"/>
    <w:basedOn w:val="a4"/>
    <w:uiPriority w:val="99"/>
    <w:semiHidden/>
    <w:unhideWhenUsed/>
    <w:rsid w:val="009A7B4D"/>
    <w:rPr>
      <w:rFonts w:ascii="Consolas" w:hAnsi="Consolas"/>
      <w:sz w:val="20"/>
      <w:szCs w:val="20"/>
    </w:rPr>
  </w:style>
  <w:style w:type="table" w:styleId="affffffff7">
    <w:name w:val="Table Theme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f8">
    <w:name w:val="Closing"/>
    <w:basedOn w:val="a3"/>
    <w:link w:val="affffffff9"/>
    <w:uiPriority w:val="99"/>
    <w:semiHidden/>
    <w:unhideWhenUsed/>
    <w:rsid w:val="009A7B4D"/>
    <w:pPr>
      <w:spacing w:line="240" w:lineRule="auto"/>
      <w:ind w:left="4252"/>
    </w:pPr>
  </w:style>
  <w:style w:type="character" w:customStyle="1" w:styleId="affffffff9">
    <w:name w:val="סיום תו"/>
    <w:basedOn w:val="a4"/>
    <w:link w:val="affffffff8"/>
    <w:uiPriority w:val="99"/>
    <w:semiHidden/>
    <w:rsid w:val="009A7B4D"/>
    <w:rPr>
      <w:rFonts w:ascii="BA Fontov Regular" w:hAnsi="BA Fontov Regular" w:cs="FrankRuehl"/>
      <w:sz w:val="18"/>
      <w:szCs w:val="18"/>
    </w:rPr>
  </w:style>
  <w:style w:type="table" w:styleId="1c">
    <w:name w:val="Table Columns 1"/>
    <w:basedOn w:val="a5"/>
    <w:uiPriority w:val="99"/>
    <w:semiHidden/>
    <w:unhideWhenUsed/>
    <w:rsid w:val="009A7B4D"/>
    <w:pPr>
      <w:bidi/>
      <w:spacing w:after="0" w:line="220" w:lineRule="exact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5"/>
    <w:uiPriority w:val="99"/>
    <w:semiHidden/>
    <w:unhideWhenUsed/>
    <w:rsid w:val="009A7B4D"/>
    <w:pPr>
      <w:bidi/>
      <w:spacing w:after="0" w:line="220" w:lineRule="exact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Columns 3"/>
    <w:basedOn w:val="a5"/>
    <w:uiPriority w:val="99"/>
    <w:semiHidden/>
    <w:unhideWhenUsed/>
    <w:rsid w:val="009A7B4D"/>
    <w:pPr>
      <w:bidi/>
      <w:spacing w:after="0" w:line="220" w:lineRule="exact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ffffffffa">
    <w:name w:val="Quote"/>
    <w:basedOn w:val="a3"/>
    <w:next w:val="a3"/>
    <w:link w:val="affffffffb"/>
    <w:uiPriority w:val="29"/>
    <w:qFormat/>
    <w:rsid w:val="009A7B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ffffb">
    <w:name w:val="ציטוט תו"/>
    <w:basedOn w:val="a4"/>
    <w:link w:val="affffffffa"/>
    <w:uiPriority w:val="29"/>
    <w:rsid w:val="009A7B4D"/>
    <w:rPr>
      <w:rFonts w:ascii="BA Fontov Regular" w:hAnsi="BA Fontov Regular" w:cs="FrankRuehl"/>
      <w:i/>
      <w:iCs/>
      <w:color w:val="404040" w:themeColor="text1" w:themeTint="BF"/>
      <w:sz w:val="18"/>
      <w:szCs w:val="18"/>
    </w:rPr>
  </w:style>
  <w:style w:type="character" w:styleId="affffffffc">
    <w:name w:val="Smart Link"/>
    <w:basedOn w:val="a4"/>
    <w:uiPriority w:val="99"/>
    <w:semiHidden/>
    <w:unhideWhenUsed/>
    <w:rsid w:val="009A7B4D"/>
    <w:rPr>
      <w:color w:val="0000FF"/>
      <w:u w:val="single"/>
      <w:shd w:val="clear" w:color="auto" w:fill="F3F2F1"/>
    </w:rPr>
  </w:style>
  <w:style w:type="character" w:styleId="HTML6">
    <w:name w:val="HTML Acronym"/>
    <w:basedOn w:val="a4"/>
    <w:uiPriority w:val="99"/>
    <w:semiHidden/>
    <w:unhideWhenUsed/>
    <w:rsid w:val="009A7B4D"/>
  </w:style>
  <w:style w:type="paragraph" w:styleId="2f6">
    <w:name w:val="List 2"/>
    <w:basedOn w:val="a3"/>
    <w:uiPriority w:val="99"/>
    <w:semiHidden/>
    <w:unhideWhenUsed/>
    <w:rsid w:val="009A7B4D"/>
    <w:pPr>
      <w:ind w:left="566" w:hanging="283"/>
      <w:contextualSpacing/>
    </w:pPr>
  </w:style>
  <w:style w:type="paragraph" w:styleId="3f3">
    <w:name w:val="List 3"/>
    <w:basedOn w:val="a3"/>
    <w:uiPriority w:val="99"/>
    <w:semiHidden/>
    <w:unhideWhenUsed/>
    <w:rsid w:val="009A7B4D"/>
    <w:pPr>
      <w:ind w:left="849" w:hanging="283"/>
      <w:contextualSpacing/>
    </w:pPr>
  </w:style>
  <w:style w:type="paragraph" w:styleId="49">
    <w:name w:val="List 4"/>
    <w:basedOn w:val="a3"/>
    <w:uiPriority w:val="99"/>
    <w:semiHidden/>
    <w:unhideWhenUsed/>
    <w:rsid w:val="009A7B4D"/>
    <w:pPr>
      <w:ind w:left="1132" w:hanging="283"/>
      <w:contextualSpacing/>
    </w:pPr>
  </w:style>
  <w:style w:type="paragraph" w:styleId="58">
    <w:name w:val="List 5"/>
    <w:basedOn w:val="a3"/>
    <w:uiPriority w:val="99"/>
    <w:semiHidden/>
    <w:unhideWhenUsed/>
    <w:rsid w:val="009A7B4D"/>
    <w:pPr>
      <w:ind w:left="1415" w:hanging="283"/>
      <w:contextualSpacing/>
    </w:pPr>
  </w:style>
  <w:style w:type="table" w:styleId="affffffffd">
    <w:name w:val="Light List"/>
    <w:basedOn w:val="a5"/>
    <w:uiPriority w:val="61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5"/>
    <w:uiPriority w:val="61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2">
    <w:name w:val="Light List Accent 2"/>
    <w:basedOn w:val="a5"/>
    <w:uiPriority w:val="61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2">
    <w:name w:val="Light List Accent 3"/>
    <w:basedOn w:val="a5"/>
    <w:uiPriority w:val="61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2">
    <w:name w:val="Light List Accent 4"/>
    <w:basedOn w:val="a5"/>
    <w:uiPriority w:val="61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1">
    <w:name w:val="Light List Accent 5"/>
    <w:basedOn w:val="a5"/>
    <w:uiPriority w:val="61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-61">
    <w:name w:val="Light List Accent 6"/>
    <w:basedOn w:val="a5"/>
    <w:uiPriority w:val="61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1d">
    <w:name w:val="Table List 1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List 2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List 3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List 4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9">
    <w:name w:val="Table List 5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3">
    <w:name w:val="Table List 6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3">
    <w:name w:val="Table List 7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1e">
    <w:name w:val="Medium List 1"/>
    <w:basedOn w:val="a5"/>
    <w:uiPriority w:val="65"/>
    <w:semiHidden/>
    <w:unhideWhenUsed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5"/>
    <w:uiPriority w:val="65"/>
    <w:semiHidden/>
    <w:unhideWhenUsed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2">
    <w:name w:val="Medium List 1 Accent 2"/>
    <w:basedOn w:val="a5"/>
    <w:uiPriority w:val="65"/>
    <w:semiHidden/>
    <w:unhideWhenUsed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2">
    <w:name w:val="Medium List 1 Accent 3"/>
    <w:basedOn w:val="a5"/>
    <w:uiPriority w:val="65"/>
    <w:semiHidden/>
    <w:unhideWhenUsed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2">
    <w:name w:val="Medium List 1 Accent 4"/>
    <w:basedOn w:val="a5"/>
    <w:uiPriority w:val="65"/>
    <w:semiHidden/>
    <w:unhideWhenUsed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2">
    <w:name w:val="Medium List 1 Accent 5"/>
    <w:basedOn w:val="a5"/>
    <w:uiPriority w:val="65"/>
    <w:semiHidden/>
    <w:unhideWhenUsed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2">
    <w:name w:val="Medium List 1 Accent 6"/>
    <w:basedOn w:val="a5"/>
    <w:uiPriority w:val="65"/>
    <w:semiHidden/>
    <w:unhideWhenUsed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8">
    <w:name w:val="Medium List 2"/>
    <w:basedOn w:val="a5"/>
    <w:uiPriority w:val="66"/>
    <w:semiHidden/>
    <w:unhideWhenUsed/>
    <w:rsid w:val="009A7B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5"/>
    <w:uiPriority w:val="66"/>
    <w:semiHidden/>
    <w:unhideWhenUsed/>
    <w:rsid w:val="009A7B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5"/>
    <w:uiPriority w:val="66"/>
    <w:semiHidden/>
    <w:unhideWhenUsed/>
    <w:rsid w:val="009A7B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5"/>
    <w:uiPriority w:val="66"/>
    <w:semiHidden/>
    <w:unhideWhenUsed/>
    <w:rsid w:val="009A7B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1">
    <w:name w:val="Medium List 2 Accent 4"/>
    <w:basedOn w:val="a5"/>
    <w:uiPriority w:val="66"/>
    <w:semiHidden/>
    <w:unhideWhenUsed/>
    <w:rsid w:val="009A7B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5"/>
    <w:uiPriority w:val="66"/>
    <w:semiHidden/>
    <w:unhideWhenUsed/>
    <w:rsid w:val="009A7B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5"/>
    <w:uiPriority w:val="66"/>
    <w:semiHidden/>
    <w:unhideWhenUsed/>
    <w:rsid w:val="009A7B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affffffffe">
    <w:name w:val="Dark List"/>
    <w:basedOn w:val="a5"/>
    <w:uiPriority w:val="70"/>
    <w:semiHidden/>
    <w:unhideWhenUsed/>
    <w:rsid w:val="009A7B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5"/>
    <w:uiPriority w:val="70"/>
    <w:semiHidden/>
    <w:unhideWhenUsed/>
    <w:rsid w:val="009A7B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3">
    <w:name w:val="Dark List Accent 2"/>
    <w:basedOn w:val="a5"/>
    <w:uiPriority w:val="70"/>
    <w:semiHidden/>
    <w:unhideWhenUsed/>
    <w:rsid w:val="009A7B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3">
    <w:name w:val="Dark List Accent 3"/>
    <w:basedOn w:val="a5"/>
    <w:uiPriority w:val="70"/>
    <w:semiHidden/>
    <w:unhideWhenUsed/>
    <w:rsid w:val="009A7B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3">
    <w:name w:val="Dark List Accent 4"/>
    <w:basedOn w:val="a5"/>
    <w:uiPriority w:val="70"/>
    <w:semiHidden/>
    <w:unhideWhenUsed/>
    <w:rsid w:val="009A7B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5"/>
    <w:uiPriority w:val="70"/>
    <w:semiHidden/>
    <w:unhideWhenUsed/>
    <w:rsid w:val="009A7B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2">
    <w:name w:val="Dark List Accent 6"/>
    <w:basedOn w:val="a5"/>
    <w:uiPriority w:val="70"/>
    <w:semiHidden/>
    <w:unhideWhenUsed/>
    <w:rsid w:val="009A7B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">
    <w:name w:val="List Number"/>
    <w:basedOn w:val="a3"/>
    <w:uiPriority w:val="99"/>
    <w:semiHidden/>
    <w:unhideWhenUsed/>
    <w:rsid w:val="009A7B4D"/>
    <w:pPr>
      <w:numPr>
        <w:numId w:val="33"/>
      </w:numPr>
      <w:contextualSpacing/>
    </w:pPr>
  </w:style>
  <w:style w:type="paragraph" w:styleId="2">
    <w:name w:val="List Number 2"/>
    <w:basedOn w:val="a3"/>
    <w:uiPriority w:val="99"/>
    <w:semiHidden/>
    <w:unhideWhenUsed/>
    <w:rsid w:val="009A7B4D"/>
    <w:pPr>
      <w:numPr>
        <w:numId w:val="34"/>
      </w:numPr>
      <w:contextualSpacing/>
    </w:pPr>
  </w:style>
  <w:style w:type="paragraph" w:styleId="3">
    <w:name w:val="List Number 3"/>
    <w:basedOn w:val="a3"/>
    <w:uiPriority w:val="99"/>
    <w:semiHidden/>
    <w:unhideWhenUsed/>
    <w:rsid w:val="009A7B4D"/>
    <w:pPr>
      <w:numPr>
        <w:numId w:val="35"/>
      </w:numPr>
      <w:contextualSpacing/>
    </w:pPr>
  </w:style>
  <w:style w:type="paragraph" w:styleId="4">
    <w:name w:val="List Number 4"/>
    <w:basedOn w:val="a3"/>
    <w:uiPriority w:val="99"/>
    <w:semiHidden/>
    <w:unhideWhenUsed/>
    <w:rsid w:val="009A7B4D"/>
    <w:pPr>
      <w:numPr>
        <w:numId w:val="36"/>
      </w:numPr>
      <w:contextualSpacing/>
    </w:pPr>
  </w:style>
  <w:style w:type="paragraph" w:styleId="5">
    <w:name w:val="List Number 5"/>
    <w:basedOn w:val="a3"/>
    <w:uiPriority w:val="99"/>
    <w:semiHidden/>
    <w:unhideWhenUsed/>
    <w:rsid w:val="009A7B4D"/>
    <w:pPr>
      <w:numPr>
        <w:numId w:val="37"/>
      </w:numPr>
      <w:contextualSpacing/>
    </w:pPr>
  </w:style>
  <w:style w:type="paragraph" w:styleId="a0">
    <w:name w:val="List Bullet"/>
    <w:basedOn w:val="a3"/>
    <w:uiPriority w:val="99"/>
    <w:semiHidden/>
    <w:unhideWhenUsed/>
    <w:rsid w:val="009A7B4D"/>
    <w:pPr>
      <w:numPr>
        <w:numId w:val="38"/>
      </w:numPr>
      <w:contextualSpacing/>
    </w:pPr>
  </w:style>
  <w:style w:type="paragraph" w:styleId="20">
    <w:name w:val="List Bullet 2"/>
    <w:basedOn w:val="a3"/>
    <w:uiPriority w:val="99"/>
    <w:semiHidden/>
    <w:unhideWhenUsed/>
    <w:rsid w:val="009A7B4D"/>
    <w:pPr>
      <w:numPr>
        <w:numId w:val="39"/>
      </w:numPr>
      <w:contextualSpacing/>
    </w:pPr>
  </w:style>
  <w:style w:type="paragraph" w:styleId="30">
    <w:name w:val="List Bullet 3"/>
    <w:basedOn w:val="a3"/>
    <w:uiPriority w:val="99"/>
    <w:semiHidden/>
    <w:unhideWhenUsed/>
    <w:rsid w:val="009A7B4D"/>
    <w:pPr>
      <w:numPr>
        <w:numId w:val="40"/>
      </w:numPr>
      <w:contextualSpacing/>
    </w:pPr>
  </w:style>
  <w:style w:type="paragraph" w:styleId="40">
    <w:name w:val="List Bullet 4"/>
    <w:basedOn w:val="a3"/>
    <w:uiPriority w:val="99"/>
    <w:semiHidden/>
    <w:unhideWhenUsed/>
    <w:rsid w:val="009A7B4D"/>
    <w:pPr>
      <w:numPr>
        <w:numId w:val="41"/>
      </w:numPr>
      <w:contextualSpacing/>
    </w:pPr>
  </w:style>
  <w:style w:type="paragraph" w:styleId="50">
    <w:name w:val="List Bullet 5"/>
    <w:basedOn w:val="a3"/>
    <w:uiPriority w:val="99"/>
    <w:semiHidden/>
    <w:unhideWhenUsed/>
    <w:rsid w:val="009A7B4D"/>
    <w:pPr>
      <w:numPr>
        <w:numId w:val="42"/>
      </w:numPr>
      <w:contextualSpacing/>
    </w:pPr>
  </w:style>
  <w:style w:type="table" w:styleId="afffffffff">
    <w:name w:val="Colorful List"/>
    <w:basedOn w:val="a5"/>
    <w:uiPriority w:val="72"/>
    <w:semiHidden/>
    <w:unhideWhenUsed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5"/>
    <w:uiPriority w:val="72"/>
    <w:semiHidden/>
    <w:unhideWhenUsed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4">
    <w:name w:val="Colorful List Accent 2"/>
    <w:basedOn w:val="a5"/>
    <w:uiPriority w:val="72"/>
    <w:semiHidden/>
    <w:unhideWhenUsed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5"/>
    <w:uiPriority w:val="72"/>
    <w:semiHidden/>
    <w:unhideWhenUsed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5"/>
    <w:uiPriority w:val="72"/>
    <w:semiHidden/>
    <w:unhideWhenUsed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3">
    <w:name w:val="Colorful List Accent 5"/>
    <w:basedOn w:val="a5"/>
    <w:uiPriority w:val="72"/>
    <w:semiHidden/>
    <w:unhideWhenUsed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3">
    <w:name w:val="Colorful List Accent 6"/>
    <w:basedOn w:val="a5"/>
    <w:uiPriority w:val="72"/>
    <w:semiHidden/>
    <w:unhideWhenUsed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afffffffff0">
    <w:name w:val="table of authorities"/>
    <w:basedOn w:val="a3"/>
    <w:next w:val="a3"/>
    <w:uiPriority w:val="99"/>
    <w:semiHidden/>
    <w:unhideWhenUsed/>
    <w:rsid w:val="009A7B4D"/>
    <w:pPr>
      <w:ind w:left="180" w:hanging="180"/>
    </w:pPr>
  </w:style>
  <w:style w:type="table" w:styleId="-15">
    <w:name w:val="Light Grid Accent 1"/>
    <w:basedOn w:val="a5"/>
    <w:uiPriority w:val="62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5">
    <w:name w:val="Light Grid Accent 2"/>
    <w:basedOn w:val="a5"/>
    <w:uiPriority w:val="62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5">
    <w:name w:val="Light Grid Accent 3"/>
    <w:basedOn w:val="a5"/>
    <w:uiPriority w:val="62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5">
    <w:name w:val="Light Grid Accent 4"/>
    <w:basedOn w:val="a5"/>
    <w:uiPriority w:val="62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4">
    <w:name w:val="Light Grid Accent 5"/>
    <w:basedOn w:val="a5"/>
    <w:uiPriority w:val="62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-64">
    <w:name w:val="Light Grid Accent 6"/>
    <w:basedOn w:val="a5"/>
    <w:uiPriority w:val="62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-16">
    <w:name w:val="Medium Grid 1 Accent 1"/>
    <w:basedOn w:val="a5"/>
    <w:uiPriority w:val="67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f">
    <w:name w:val="Medium Grid 1"/>
    <w:basedOn w:val="a5"/>
    <w:uiPriority w:val="67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23">
    <w:name w:val="Medium Grid 1 Accent 2"/>
    <w:basedOn w:val="a5"/>
    <w:uiPriority w:val="67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3">
    <w:name w:val="Medium Grid 1 Accent 3"/>
    <w:basedOn w:val="a5"/>
    <w:uiPriority w:val="67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3">
    <w:name w:val="Medium Grid 1 Accent 4"/>
    <w:basedOn w:val="a5"/>
    <w:uiPriority w:val="67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3">
    <w:name w:val="Medium Grid 1 Accent 5"/>
    <w:basedOn w:val="a5"/>
    <w:uiPriority w:val="67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3">
    <w:name w:val="Medium Grid 1 Accent 6"/>
    <w:basedOn w:val="a5"/>
    <w:uiPriority w:val="67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f9">
    <w:name w:val="Medium Grid 2"/>
    <w:basedOn w:val="a5"/>
    <w:uiPriority w:val="68"/>
    <w:semiHidden/>
    <w:unhideWhenUsed/>
    <w:rsid w:val="009A7B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3">
    <w:name w:val="Medium Grid 2 Accent 1"/>
    <w:basedOn w:val="a5"/>
    <w:uiPriority w:val="68"/>
    <w:semiHidden/>
    <w:unhideWhenUsed/>
    <w:rsid w:val="009A7B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3">
    <w:name w:val="Medium Grid 2 Accent 2"/>
    <w:basedOn w:val="a5"/>
    <w:uiPriority w:val="68"/>
    <w:semiHidden/>
    <w:unhideWhenUsed/>
    <w:rsid w:val="009A7B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3">
    <w:name w:val="Medium Grid 2 Accent 3"/>
    <w:basedOn w:val="a5"/>
    <w:uiPriority w:val="68"/>
    <w:semiHidden/>
    <w:unhideWhenUsed/>
    <w:rsid w:val="009A7B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2">
    <w:name w:val="Medium Grid 2 Accent 4"/>
    <w:basedOn w:val="a5"/>
    <w:uiPriority w:val="68"/>
    <w:semiHidden/>
    <w:unhideWhenUsed/>
    <w:rsid w:val="009A7B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3">
    <w:name w:val="Medium Grid 2 Accent 5"/>
    <w:basedOn w:val="a5"/>
    <w:uiPriority w:val="68"/>
    <w:semiHidden/>
    <w:unhideWhenUsed/>
    <w:rsid w:val="009A7B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3">
    <w:name w:val="Medium Grid 2 Accent 6"/>
    <w:basedOn w:val="a5"/>
    <w:uiPriority w:val="68"/>
    <w:semiHidden/>
    <w:unhideWhenUsed/>
    <w:rsid w:val="009A7B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5">
    <w:name w:val="Medium Grid 3"/>
    <w:basedOn w:val="a5"/>
    <w:uiPriority w:val="69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5"/>
    <w:uiPriority w:val="69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1">
    <w:name w:val="Medium Grid 3 Accent 2"/>
    <w:basedOn w:val="a5"/>
    <w:uiPriority w:val="69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1">
    <w:name w:val="Medium Grid 3 Accent 3"/>
    <w:basedOn w:val="a5"/>
    <w:uiPriority w:val="69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1">
    <w:name w:val="Medium Grid 3 Accent 4"/>
    <w:basedOn w:val="a5"/>
    <w:uiPriority w:val="69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1">
    <w:name w:val="Medium Grid 3 Accent 5"/>
    <w:basedOn w:val="a5"/>
    <w:uiPriority w:val="69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3-61">
    <w:name w:val="Medium Grid 3 Accent 6"/>
    <w:basedOn w:val="a5"/>
    <w:uiPriority w:val="69"/>
    <w:semiHidden/>
    <w:unhideWhenUsed/>
    <w:rsid w:val="009A7B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1f0">
    <w:name w:val="Table Grid 1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Grid 2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6">
    <w:name w:val="Table Grid 3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5"/>
    <w:uiPriority w:val="99"/>
    <w:semiHidden/>
    <w:unhideWhenUsed/>
    <w:rsid w:val="009A7B4D"/>
    <w:pPr>
      <w:bidi/>
      <w:spacing w:after="0" w:line="220" w:lineRule="exact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5"/>
    <w:uiPriority w:val="99"/>
    <w:semiHidden/>
    <w:unhideWhenUsed/>
    <w:rsid w:val="009A7B4D"/>
    <w:pPr>
      <w:bidi/>
      <w:spacing w:after="0" w:line="220" w:lineRule="exact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fff1">
    <w:name w:val="Grid Table Light"/>
    <w:basedOn w:val="a5"/>
    <w:uiPriority w:val="40"/>
    <w:rsid w:val="009A7B4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fffffffff2">
    <w:name w:val="Colorful Grid"/>
    <w:basedOn w:val="a5"/>
    <w:uiPriority w:val="73"/>
    <w:semiHidden/>
    <w:unhideWhenUsed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7">
    <w:name w:val="Colorful Grid Accent 1"/>
    <w:basedOn w:val="a5"/>
    <w:uiPriority w:val="73"/>
    <w:semiHidden/>
    <w:unhideWhenUsed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6">
    <w:name w:val="Colorful Grid Accent 2"/>
    <w:basedOn w:val="a5"/>
    <w:uiPriority w:val="73"/>
    <w:semiHidden/>
    <w:unhideWhenUsed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6">
    <w:name w:val="Colorful Grid Accent 3"/>
    <w:basedOn w:val="a5"/>
    <w:uiPriority w:val="73"/>
    <w:semiHidden/>
    <w:unhideWhenUsed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6">
    <w:name w:val="Colorful Grid Accent 4"/>
    <w:basedOn w:val="a5"/>
    <w:uiPriority w:val="73"/>
    <w:semiHidden/>
    <w:unhideWhenUsed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5"/>
    <w:uiPriority w:val="73"/>
    <w:semiHidden/>
    <w:unhideWhenUsed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5">
    <w:name w:val="Colorful Grid Accent 6"/>
    <w:basedOn w:val="a5"/>
    <w:uiPriority w:val="73"/>
    <w:semiHidden/>
    <w:unhideWhenUsed/>
    <w:rsid w:val="009A7B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afffffffff3">
    <w:name w:val="Date"/>
    <w:basedOn w:val="a3"/>
    <w:next w:val="a3"/>
    <w:link w:val="afffffffff4"/>
    <w:uiPriority w:val="99"/>
    <w:semiHidden/>
    <w:unhideWhenUsed/>
    <w:rsid w:val="009A7B4D"/>
  </w:style>
  <w:style w:type="character" w:customStyle="1" w:styleId="afffffffff4">
    <w:name w:val="תאריך תו"/>
    <w:basedOn w:val="a4"/>
    <w:link w:val="afffffffff3"/>
    <w:uiPriority w:val="99"/>
    <w:semiHidden/>
    <w:rsid w:val="009A7B4D"/>
    <w:rPr>
      <w:rFonts w:ascii="BA Fontov Regular" w:hAnsi="BA Fontov Regular" w:cs="FrankRuehl"/>
      <w:sz w:val="18"/>
      <w:szCs w:val="18"/>
    </w:rPr>
  </w:style>
  <w:style w:type="character" w:styleId="Hashtag">
    <w:name w:val="Hashtag"/>
    <w:basedOn w:val="a4"/>
    <w:uiPriority w:val="99"/>
    <w:semiHidden/>
    <w:unhideWhenUsed/>
    <w:rsid w:val="009A7B4D"/>
    <w:rPr>
      <w:color w:val="2B579A"/>
      <w:shd w:val="clear" w:color="auto" w:fill="E1DFDD"/>
    </w:rPr>
  </w:style>
  <w:style w:type="character" w:customStyle="1" w:styleId="2fb">
    <w:name w:val="אמוראים תו 2"/>
    <w:basedOn w:val="afffff5"/>
    <w:uiPriority w:val="1"/>
    <w:qFormat/>
    <w:rsid w:val="0055675F"/>
    <w:rPr>
      <w:rFonts w:ascii="FrankRuehl" w:hAnsi="FrankRuehl" w:cs="BA Vilna Regular"/>
      <w:spacing w:val="4"/>
      <w:sz w:val="16"/>
      <w:szCs w:val="12"/>
    </w:rPr>
  </w:style>
  <w:style w:type="character" w:customStyle="1" w:styleId="MisparKeta">
    <w:name w:val="מספר קטע"/>
    <w:basedOn w:val="a4"/>
    <w:uiPriority w:val="1"/>
    <w:qFormat/>
    <w:rPr>
      <w:rFonts w:cs="BA Vilna Bold"/>
      <w:bCs/>
      <w:color w:val="7A5A14"/>
      <w:szCs w:val="14"/>
    </w:rPr>
  </w:style>
  <w:style w:type="character" w:customStyle="1" w:styleId="NoseMishna">
    <w:name w:val="נושא משנה"/>
    <w:basedOn w:val="a4"/>
    <w:uiPriority w:val="1"/>
    <w:qFormat/>
    <w:rPr>
      <w:rFonts w:cs="BA TM • Vilna Extra-Bold"/>
      <w:spacing w:val="4"/>
      <w:sz w:val="22"/>
      <w:szCs w:val="22"/>
    </w:rPr>
  </w:style>
  <w:style w:type="character" w:customStyle="1" w:styleId="TanaimMishna">
    <w:name w:val="תנאי המשנה"/>
    <w:basedOn w:val="a4"/>
    <w:uiPriority w:val="1"/>
    <w:qFormat/>
    <w:rPr>
      <w:rFonts w:ascii="BA Vilna Bold" w:hAnsi="BA Vilna Bold" w:cs="BA Vilna Bold"/>
      <w:b/>
      <w:bCs/>
      <w:spacing w:val="4"/>
      <w:sz w:val="18"/>
      <w:szCs w:val="18"/>
    </w:rPr>
  </w:style>
  <w:style w:type="character" w:customStyle="1" w:styleId="HesberMishna">
    <w:name w:val="הסבר במשנה"/>
    <w:basedOn w:val="a4"/>
    <w:uiPriority w:val="1"/>
    <w:qFormat/>
    <w:rPr>
      <w:rFonts w:ascii="Fb Fontext" w:hAnsi="Fb Fontext" w:cs="FrankRuehl"/>
      <w:sz w:val="16"/>
      <w:szCs w:val="16"/>
    </w:rPr>
  </w:style>
  <w:style w:type="paragraph" w:customStyle="1" w:styleId="MishnaBatzad">
    <w:name w:val="משנה בצד"/>
    <w:basedOn w:val="a3"/>
    <w:qFormat/>
    <w:pPr>
      <w:framePr w:w="700" w:hSpace="57" w:wrap="around" w:vAnchor="text" w:hAnchor="text" w:x="3516" w:y="1"/>
      <w:pBdr>
        <w:top w:val="single" w:sz="4" w:space="1" w:color="8A7D66"/>
        <w:left w:val="single" w:sz="4" w:space="1" w:color="8A7D66"/>
        <w:bottom w:val="single" w:sz="4" w:space="1" w:color="8A7D66"/>
        <w:right w:val="single" w:sz="4" w:space="1" w:color="8A7D66"/>
      </w:pBdr>
      <w:spacing w:line="200" w:lineRule="exact"/>
      <w:jc w:val="center"/>
    </w:pPr>
    <w:rPr>
      <w:rFonts w:ascii="BA Vilna Bold" w:hAnsi="BA Vilna Bold" w:cs="BA Vilna Bold"/>
      <w:bCs/>
      <w:color w:val="7A6A45"/>
      <w:sz w:val="14"/>
      <w:szCs w:val="14"/>
    </w:rPr>
  </w:style>
  <w:style w:type="paragraph" w:customStyle="1" w:styleId="PetichatPerek">
    <w:name w:val="פתיחת פרק"/>
    <w:basedOn w:val="a3"/>
    <w:next w:val="a3"/>
    <w:qFormat/>
    <w:pPr>
      <w:keepNext/>
      <w:keepLines/>
      <w:jc w:val="center"/>
    </w:pPr>
    <w:rPr>
      <w:rFonts w:ascii="BA Fontov Regular" w:hAnsi="BA Fontov Regular" w:cs="BA TM • Vilna Extra-Bold"/>
      <w:color w:val="000000"/>
      <w:spacing w:val="4"/>
      <w:sz w:val="22"/>
      <w:szCs w:val="22"/>
    </w:rPr>
  </w:style>
  <w:style w:type="paragraph" w:customStyle="1" w:styleId="Hadran">
    <w:name w:val="הדרן"/>
    <w:basedOn w:val="a3"/>
    <w:next w:val="a3"/>
    <w:qFormat/>
    <w:pPr>
      <w:keepLines/>
      <w:spacing w:before="120" w:after="120"/>
      <w:ind w:left="0" w:hanging="0"/>
      <w:jc w:val="center"/>
    </w:pPr>
    <w:rPr>
      <w:rFonts w:ascii="BA Fontov Regular" w:hAnsi="BA Fontov Regular" w:cs="BA TM • Vilna Extra-Bold"/>
      <w:color w:val="000000"/>
      <w:spacing w:val="4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header" Target="header7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fontTable" Target="fontTable.xml"/><Relationship Id="rId10" Type="http://schemas.openxmlformats.org/officeDocument/2006/relationships/header" Target="header3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132634</Words>
  <Characters>663170</Characters>
  <Application>Microsoft Office Word</Application>
  <DocSecurity>0</DocSecurity>
  <Lines>5526</Lines>
  <Paragraphs>1588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m7654301@gmail.com</dc:creator>
  <cp:keywords/>
  <dc:description/>
  <cp:lastModifiedBy>m7654301@gmail.com</cp:lastModifiedBy>
  <cp:revision>6</cp:revision>
  <cp:lastPrinted>2021-04-05T21:02:00Z</cp:lastPrinted>
  <dcterms:created xsi:type="dcterms:W3CDTF">2021-04-05T20:45:00Z</dcterms:created>
  <dcterms:modified xsi:type="dcterms:W3CDTF">2021-07-06T09:22:00Z</dcterms:modified>
</cp:coreProperties>
</file>