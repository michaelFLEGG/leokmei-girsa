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  <w:pPrChange w:id="903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del w:id="90527" w:author="מנוע עיצוב" w:date="2026-10-05T11:33:53Z"/>
          <w:rtl/>
        </w:rPr>
      </w:pPr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ins w:id="90001" w:author="מנוע מכני" w:date="2026-10-05T11:32:12Z">
        <w:r>
          <w:rPr>
            <w:rFonts w:hint="cs"/>
            <w:rtl/>
          </w:rPr>
          <w:t xml:space="preserve">ה"נ</w:t>
        </w:r>
      </w:ins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פליג ר' יהודה</w:t>
      </w:r>
      <w:ins w:id="95835" w:author="מנוע מכני" w:date="2026-10-05T11:32:12Z">
        <w:r>
          <w:rPr>
            <w:rtl/>
          </w:rPr>
          <w:t xml:space="preserve">,</w:t>
        </w:r>
      </w:ins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ins w:id="95837" w:author="מנוע מכני" w:date="2026-10-05T11:32:12Z">
        <w:r>
          <w:rPr>
            <w:rtl/>
          </w:rPr>
          <w:t xml:space="preserve">,</w:t>
        </w:r>
      </w:ins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>
        <w:r>
          <w:rPr>
            <w:rFonts w:hint="cs"/>
            <w:rtl/>
          </w:rPr>
          <w:t xml:space="preserve">לא</w:t>
        </w:r>
      </w:ins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</w:t>
      </w:r>
      <w:ins w:id="90531" w:author="מנוע סמנטי" w:date="2026-10-05T11:39:44Z">
        <w:r>
          <w:rPr>
            <w:rFonts w:hint="cs"/>
            <w:rtl/>
          </w:rPr>
          <w:t xml:space="preserve">קנסנו</w:t>
        </w:r>
      </w:ins>
      <w:del w:id="90532" w:author="מנוע סמנטי" w:date="2026-10-05T11:39:44Z">
        <w:r>
          <w:rPr>
            <w:rFonts w:hint="cs"/>
            <w:rtl/>
          </w:rPr>
          <w:delText xml:space="preserve">קנסינן</w:delText>
        </w:r>
      </w:del>
      <w:r>
        <w:rPr>
          <w:rFonts w:hint="cs"/>
          <w:rtl/>
        </w:rPr>
        <w:t xml:space="preserve"> אעובר </w:t>
      </w:r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7" w:author="מנוע מכני" w:date="2026-10-05T11:32:12Z">
        <w:r>
          <w:rPr>
            <w:b/>
            <w:bCs/>
            <w:rtl/>
          </w:rPr>
          <w:t xml:space="preserve">ש"מ</w:t>
        </w:r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del w:id="90528" w:author="מנוע עיצוב" w:date="2026-10-05T11:33:53Z"/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ins w:id="90025" w:author="מנוע מכני" w:date="2026-10-05T11:32:12Z">
        <w:r>
          <w:rPr>
            <w:rStyle w:val="2fb"/>
            <w:rtl/>
          </w:rPr>
          <w:t xml:space="preserve">ר"י</w:t>
        </w:r>
      </w:ins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ins w:id="9002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r>
          <w:rPr>
            <w:rtl/>
          </w:rPr>
          <w:t xml:space="preserve">לא</w:t>
        </w:r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היינו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היינו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  <w:pPrChange w:id="90362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תיבעי לר' יהודה, תיבעי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ins w:id="90035" w:author="מנוע מכני" w:date="2026-10-05T11:32:12Z">
        <w:r>
          <w:rPr>
            <w:rStyle w:val="2fb"/>
            <w:b w:val="0"/>
            <w:bCs/>
            <w:rtl/>
          </w:rPr>
          <w:t xml:space="preserve">ר"י</w:t>
        </w:r>
      </w:ins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ins w:id="90043" w:author="מנוע מכני" w:date="2026-10-05T11:32:12Z">
        <w:r>
          <w:rPr>
            <w:rFonts w:hint="cs"/>
            <w:rtl/>
          </w:rPr>
          <w:t xml:space="preserve">א"כ</w:t>
        </w:r>
      </w:ins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ins w:id="900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דוהלא מרביעין </w:t>
      </w:r>
      <w:ins w:id="94365" w:author="מנוע מכני" w:date="2026-10-05T11:32:12Z">
        <w:r>
          <w:rPr>
            <w:rFonts w:hint="cs"/>
            <w:rtl/>
          </w:rPr>
          <w:t xml:space="preserve">עליו</w:t>
        </w:r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דעוברה הוא אלא משום </w:t>
      </w:r>
      <w:ins w:id="98353" w:author="מנוע מכני" w:date="2026-10-05T11:32:12Z">
        <w:r>
          <w:rPr>
            <w:rtl/>
          </w:rPr>
          <w:t xml:space="preserve">דבאה</w:t>
        </w:r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ins w:id="94367" w:author="מנוע מכני" w:date="2026-10-05T11:32:12Z">
        <w:r>
          <w:rPr>
            <w:rFonts w:hint="cs"/>
            <w:rtl/>
          </w:rPr>
          <w:t xml:space="preserve">עליו</w:t>
        </w:r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משהא לה</w:t>
      </w:r>
      <w:ins w:id="97661" w:author="מנוע מכני" w:date="2026-10-05T11:32:12Z">
        <w:r>
          <w:rPr>
            <w:rFonts w:hint="cs"/>
            <w:rtl/>
          </w:rPr>
          <w:t xml:space="preserve">,</w:t>
        </w:r>
      </w:ins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ins w:id="90007" w:author="מנוע סמנטי" w:date="2026-10-05T11:39:44Z">
        <w:r>
          <w:rPr>
            <w:rStyle w:val="afffff0"/>
            <w:rtl/>
          </w:rPr>
          <w:t xml:space="preserve">לֹא יִשָּׁמַע עַל פִּיךָ</w:t>
        </w:r>
      </w:ins>
      <w:del w:id="90008" w:author="מנוע סמנטי" w:date="2026-10-05T11:39:44Z">
        <w:r w:rsidR="00F63065">
          <w:rPr>
            <w:rtl/>
          </w:rPr>
          <w:delText xml:space="preserve">לא ישמע על פיך</w:delText>
        </w:r>
      </w:del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del w:id="90529" w:author="מנוע עיצוב" w:date="2026-10-05T11:33:53Z"/>
          <w:rtl/>
        </w:rPr>
      </w:pPr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ins w:id="94369" w:author="מנוע מכני" w:date="2026-10-05T11:32:12Z">
        <w:r>
          <w:rPr>
            <w:rtl/>
          </w:rPr>
          <w:t xml:space="preserve">לו</w:t>
        </w:r>
      </w:ins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ins w:id="93033" w:author="מנוע מכני" w:date="2026-10-05T11:32:12Z">
        <w:r>
          <w:rPr>
            <w:rFonts w:hint="cs"/>
            <w:rtl/>
          </w:rPr>
          <w:t xml:space="preserve">דדבר</w:t>
        </w:r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del w:id="90530" w:author="מנוע עיצוב" w:date="2026-10-05T11:33:53Z"/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ins w:id="90009" w:author="מנוע סמנטי" w:date="2026-10-05T11:39:44Z">
        <w:r>
          <w:rPr>
            <w:rStyle w:val="afffff0"/>
          </w:rPr>
          <w:t xml:space="preserve">כָּל בְּכוֹר</w:t>
        </w:r>
      </w:ins>
      <w:del w:id="90010" w:author="מנוע סמנטי" w:date="2026-10-05T11:39:44Z">
        <w:r w:rsidR="00F63065">
          <w:delText xml:space="preserve">כל בכור</w:delText>
        </w:r>
      </w:del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כתב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r>
          <w:rPr>
            <w:rtl/>
          </w:rPr>
          <w:t xml:space="preserve">דיש</w:t>
        </w:r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r>
          <w:rPr>
            <w:rtl/>
          </w:rPr>
          <w:t xml:space="preserve">כולו</w:t>
        </w:r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כתב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011" w:author="מנוע סמנטי" w:date="2026-10-05T11:39:44Z">
        <w:r>
          <w:rPr>
            <w:rStyle w:val="afffff0"/>
            <w:rtl/>
          </w:rPr>
          <w:t xml:space="preserve">כָּל</w:t>
        </w:r>
      </w:ins>
      <w:del w:id="90012" w:author="מנוע סמנטי" w:date="2026-10-05T11:39:44Z">
        <w:r w:rsidR="00F63065">
          <w:rPr>
            <w:rtl/>
          </w:rPr>
          <w:delText xml:space="preserve">כל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r>
          <w:rPr>
            <w:rtl/>
          </w:rPr>
          <w:t xml:space="preserve">דאפי'</w:t>
        </w:r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דכולי </w:t>
      </w:r>
      <w:ins w:id="97505" w:author="מנוע מכני" w:date="2026-10-05T11:32:12Z">
        <w:r>
          <w:rPr>
            <w:rtl/>
          </w:rPr>
          <w:t xml:space="preserve">עולם</w:t>
        </w:r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r>
          <w:rPr>
            <w:rtl/>
          </w:rPr>
          <w:t xml:space="preserve">מ"ד</w:t>
        </w:r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כל משמע למלויי </w:t>
      </w:r>
      <w:ins w:id="94379" w:author="מנוע מכני" w:date="2026-10-05T11:32:12Z">
        <w:r>
          <w:rPr>
            <w:rtl/>
          </w:rPr>
          <w:t xml:space="preserve">בא</w:t>
        </w:r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, ומר סבר: לגרועי </w:t>
      </w:r>
      <w:ins w:id="94381" w:author="מנוע מכני" w:date="2026-10-05T11:32:12Z">
        <w:r>
          <w:rPr>
            <w:rtl/>
          </w:rPr>
          <w:t xml:space="preserve">בא</w:t>
        </w:r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ולימא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שקיל אזנך וזיל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ins w:id="90087" w:author="מנוע מכני" w:date="2026-10-05T11:32:12Z">
        <w:r>
          <w:rPr>
            <w:rStyle w:val="2fb"/>
            <w:rtl/>
          </w:rPr>
          <w:t xml:space="preserve">ר"ה</w:t>
        </w:r>
      </w:ins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ins w:id="90089" w:author="מנוע מכני" w:date="2026-10-05T11:32:12Z">
        <w:r>
          <w:rPr>
            <w:rStyle w:val="2fb"/>
            <w:rtl/>
          </w:rPr>
          <w:t xml:space="preserve">ר"ח</w:t>
        </w:r>
      </w:ins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r>
          <w:rPr>
            <w:rtl/>
          </w:rPr>
          <w:t xml:space="preserve">חלקו</w:t>
        </w:r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ins w:id="90015" w:author="מנוע סמנטי" w:date="2026-10-05T11:39:44Z">
        <w:r>
          <w:rPr>
            <w:rStyle w:val="afffff0"/>
            <w:rtl/>
          </w:rPr>
          <w:t xml:space="preserve">בוֹ</w:t>
        </w:r>
      </w:ins>
      <w:del w:id="90016" w:author="מנוע סמנטי" w:date="2026-10-05T11:39:44Z">
        <w:r w:rsidR="00F63065">
          <w:rPr>
            <w:rtl/>
          </w:rPr>
          <w:delText xml:space="preserve">בו</w:delText>
        </w:r>
      </w:del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r>
          <w:rPr>
            <w:rFonts w:hint="cs"/>
            <w:rtl/>
          </w:rPr>
          <w:t xml:space="preserve">ה"נ</w:t>
        </w:r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ins w:id="90013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14" w:author="מנוע סמנטי" w:date="2026-10-05T11:39:44Z">
        <w:r w:rsidR="00F63065">
          <w:rPr>
            <w:rtl/>
          </w:rPr>
          <w:delText xml:space="preserve">כל מקנך תזכר</w:delText>
        </w:r>
      </w:del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r>
          <w:rPr>
            <w:rtl/>
          </w:rPr>
          <w:t xml:space="preserve">מ"ש</w:t>
        </w:r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ins w:id="90019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20" w:author="מנוע סמנטי" w:date="2026-10-05T11:39:44Z">
        <w:r w:rsidR="00F63065">
          <w:rPr>
            <w:rtl/>
          </w:rPr>
          <w:delText xml:space="preserve">כל בכור</w:delText>
        </w:r>
      </w:del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ins w:id="90017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18" w:author="מנוע סמנטי" w:date="2026-10-05T11:39:44Z">
        <w:r w:rsidR="00F63065">
          <w:rPr>
            <w:rtl/>
          </w:rPr>
          <w:delText xml:space="preserve">כל בכור</w:delText>
        </w:r>
      </w:del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del w:id="90531" w:author="מנוע עיצוב" w:date="2026-10-05T11:33:53Z"/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05" w:author="מנוע מכני" w:date="2026-10-05T11:32:12Z">
        <w:r>
          <w:rPr>
            <w:rFonts w:hint="cs"/>
            <w:rtl/>
          </w:rPr>
          <w:t xml:space="preserve">מ"ל</w:t>
        </w:r>
      </w:ins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11" w:author="מנוע מכני" w:date="2026-10-05T11:32:12Z">
        <w:r>
          <w:rPr>
            <w:rFonts w:hint="cs"/>
            <w:rtl/>
          </w:rPr>
          <w:t xml:space="preserve">מ"ל</w:t>
        </w:r>
      </w:ins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ins w:id="90113" w:author="מנוע מכני" w:date="2026-10-05T11:32:12Z">
        <w:r>
          <w:rPr>
            <w:rFonts w:hint="cs"/>
            <w:rtl/>
          </w:rPr>
          <w:t xml:space="preserve">ו"ל</w:t>
        </w:r>
      </w:ins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ins w:id="90115" w:author="מנוע מכני" w:date="2026-10-05T11:32:12Z">
        <w:r>
          <w:rPr>
            <w:rFonts w:hint="cs"/>
            <w:rtl/>
          </w:rPr>
          <w:t xml:space="preserve">ה"נ</w:t>
        </w:r>
      </w:ins>
      <w:del w:id="90116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ins w:id="98355" w:author="מנוע מכני" w:date="2026-10-05T11:32:12Z">
        <w:r>
          <w:rPr>
            <w:rFonts w:hint="cs"/>
            <w:rtl/>
          </w:rPr>
          <w:t xml:space="preserve">מסתבר</w:t>
        </w:r>
      </w:ins>
      <w:del w:id="98356" w:author="מנוע מכני" w:date="2026-10-05T11:32:12Z">
        <w:r>
          <w:rPr>
            <w:rFonts w:hint="cs"/>
            <w:rtl/>
          </w:rPr>
          <w:delText xml:space="preserve">מסתברא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021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022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r>
          <w:rPr>
            <w:rtl/>
          </w:rPr>
          <w:t xml:space="preserve">דצריך</w:t>
        </w:r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דלעולם מצד שינוי </w:t>
      </w:r>
      <w:ins w:id="90537" w:author="מנוע סמנטי" w:date="2026-10-05T11:39:44Z">
        <w:r>
          <w:rPr>
            <w:rFonts w:hint="cs"/>
            <w:rtl/>
          </w:rPr>
          <w:t xml:space="preserve">שהוא</w:t>
        </w:r>
      </w:ins>
      <w:del w:id="90538" w:author="מנוע סמנטי" w:date="2026-10-05T11:39:44Z">
        <w:r>
          <w:rPr>
            <w:rFonts w:hint="cs"/>
            <w:rtl/>
          </w:rPr>
          <w:delText xml:space="preserve">דהוי</w:delText>
        </w:r>
      </w:del>
      <w:r>
        <w:rPr>
          <w:rFonts w:hint="cs"/>
          <w:rtl/>
        </w:rPr>
        <w:t xml:space="preserve"> מום אבל בשתיהן גדולות אפשר מצד </w:t>
      </w:r>
      <w:ins w:id="90535" w:author="מנוע סמנטי" w:date="2026-10-05T11:39:44Z">
        <w:r>
          <w:rPr>
            <w:rFonts w:hint="cs"/>
            <w:rtl/>
          </w:rPr>
          <w:t xml:space="preserve">בריאות</w:t>
        </w:r>
      </w:ins>
      <w:del w:id="90536" w:author="מנוע סמנטי" w:date="2026-10-05T11:39:44Z">
        <w:r>
          <w:rPr>
            <w:rFonts w:hint="cs"/>
            <w:rtl/>
          </w:rPr>
          <w:delText xml:space="preserve">בריותא</w:delText>
        </w:r>
      </w:del>
      <w:r>
        <w:rPr>
          <w:rFonts w:hint="cs"/>
          <w:rtl/>
        </w:rPr>
        <w:t xml:space="preserve"> או </w:t>
      </w:r>
      <w:ins w:id="90533" w:author="מנוע סמנטי" w:date="2026-10-05T11:39:44Z">
        <w:r>
          <w:rPr>
            <w:rFonts w:hint="cs"/>
            <w:rtl/>
          </w:rPr>
          <w:t xml:space="preserve">רזון</w:t>
        </w:r>
      </w:ins>
      <w:del w:id="90534" w:author="מנוע סמנטי" w:date="2026-10-05T11:39:44Z">
        <w:r>
          <w:rPr>
            <w:rFonts w:hint="cs"/>
            <w:rtl/>
          </w:rPr>
          <w:delText xml:space="preserve">כחישותא</w:delText>
        </w:r>
      </w:del>
      <w:r>
        <w:rPr>
          <w:rFonts w:hint="cs"/>
          <w:rtl/>
        </w:rPr>
        <w:t xml:space="preserve"> </w:t>
      </w:r>
    </w:p>
    <w:p w14:paraId="17C67FA9" w14:textId="77777777" w:rsidR="00187977" w:rsidRDefault="00187977" w:rsidP="00187977">
      <w:pPr>
        <w:rPr>
          <w:del w:id="90532" w:author="מנוע עיצוב" w:date="2026-10-05T11:33:53Z"/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ins w:id="90121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0123" w:author="מנוע מכני" w:date="2026-10-05T11:32:12Z">
        <w:r>
          <w:rPr>
            <w:rFonts w:hint="cs"/>
            <w:rtl/>
          </w:rPr>
          <w:t xml:space="preserve">ו"ל</w:t>
        </w:r>
      </w:ins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בהמה והקנתה אוזנה </w:t>
      </w:r>
      <w:ins w:id="98249" w:author="מנוע מכני" w:date="2026-10-05T11:32:12Z">
        <w:r>
          <w:rPr>
            <w:rFonts w:hint="cs"/>
            <w:rtl/>
          </w:rPr>
          <w:t xml:space="preserve">לנכרי</w:t>
        </w:r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דמפקע </w:t>
      </w:r>
      <w:ins w:id="90539" w:author="מנוע סמנטי" w:date="2026-10-05T11:39:44Z">
        <w:r>
          <w:rPr>
            <w:rFonts w:hint="cs"/>
            <w:rtl/>
          </w:rPr>
          <w:t xml:space="preserve">את קדושתם</w:t>
        </w:r>
      </w:ins>
      <w:del w:id="90540" w:author="מנוע סמנטי" w:date="2026-10-05T11:39:44Z">
        <w:r>
          <w:rPr>
            <w:rFonts w:hint="cs"/>
            <w:rtl/>
          </w:rPr>
          <w:delText xml:space="preserve">לקדושתייהו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  <w:pPrChange w:id="903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  <w:pPrChange w:id="903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קתני!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ins w:id="90001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02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ins w:id="90029" w:author="מנוע סמנטי" w:date="2026-10-05T11:39:44Z">
        <w:r>
          <w:rPr>
            <w:rStyle w:val="afffff0"/>
            <w:rtl/>
          </w:rPr>
          <w:t xml:space="preserve">בְּהֶמְתָּם</w:t>
        </w:r>
      </w:ins>
      <w:del w:id="90030" w:author="מנוע סמנטי" w:date="2026-10-05T11:39:44Z">
        <w:r w:rsidR="00F63065">
          <w:rPr>
            <w:rtl/>
          </w:rPr>
          <w:delText xml:space="preserve">בה</w:delText>
        </w:r>
        <w:r w:rsidR="00D670DB">
          <w:rPr>
            <w:rtl/>
          </w:rPr>
          <w:delText xml:space="preserve">מתם</w:delText>
        </w:r>
      </w:del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ins w:id="90141" w:author="מנוע מכני" w:date="2026-10-05T11:32:12Z">
        <w:r>
          <w:rPr>
            <w:rtl/>
          </w:rPr>
          <w:t xml:space="preserve">ו"ל</w:t>
        </w:r>
      </w:ins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</w:t>
      </w:r>
      <w:ins w:id="90027" w:author="מנוע סמנטי" w:date="2026-10-05T11:39:44Z">
        <w:r>
          <w:rPr>
            <w:rtl/>
          </w:rPr>
          <w:t xml:space="preserve">שיופקע</w:t>
        </w:r>
      </w:ins>
      <w:del w:id="90028" w:author="מנוע סמנטי" w:date="2026-10-05T11:39:44Z">
        <w:r w:rsidR="00F63065">
          <w:rPr>
            <w:rtl/>
          </w:rPr>
          <w:delText xml:space="preserve">דליפקע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ins w:id="90031" w:author="מנוע סמנטי" w:date="2026-10-05T11:39:44Z">
        <w:r>
          <w:rPr>
            <w:rStyle w:val="afffff0"/>
            <w:b/>
            <w:bCs/>
            <w:rtl/>
          </w:rPr>
          <w:t xml:space="preserve">פֶּטֶר רֶחֶם</w:t>
        </w:r>
      </w:ins>
      <w:del w:id="90032" w:author="מנוע סמנטי" w:date="2026-10-05T11:39:44Z">
        <w:r w:rsidRPr="00AF3A65">
          <w:rPr>
            <w:b/>
            <w:bCs/>
            <w:rtl/>
          </w:rPr>
          <w:delText xml:space="preserve">פטר</w:delText>
        </w:r>
        <w:r>
          <w:rPr>
            <w:rtl/>
          </w:rPr>
          <w:delText xml:space="preserve"> רחם</w:delText>
        </w:r>
      </w:del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del w:id="90533" w:author="מנוע עיצוב" w:date="2026-10-05T11:33:53Z"/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Style w:val="afffff0"/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ins w:id="90003" w:author="מנוע סמנטי" w:date="2026-10-05T11:39:44Z">
        <w:r>
          <w:rPr>
            <w:rStyle w:val="afffff0"/>
            <w:rtl/>
          </w:rPr>
          <w:t xml:space="preserve">כֶּסֶף</w:t>
        </w:r>
      </w:ins>
      <w:del w:id="90004" w:author="מנוע סמנטי" w:date="2026-10-05T11:39:44Z">
        <w:r w:rsidR="00AF3A65">
          <w:rPr>
            <w:rtl/>
          </w:rPr>
          <w:delText xml:space="preserve">כסף</w:delText>
        </w:r>
      </w:del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ins w:id="90033" w:author="מנוע סמנטי" w:date="2026-10-05T11:39:44Z">
        <w:r>
          <w:rPr>
            <w:rStyle w:val="afffff0"/>
            <w:rtl/>
          </w:rPr>
          <w:t xml:space="preserve">וּמִקְנֶה רַב הָיָה לִבְנֵי רְאוּבֵן וְלִבְנֵי גָד</w:t>
        </w:r>
      </w:ins>
      <w:del w:id="90034" w:author="מנוע סמנטי" w:date="2026-10-05T11:39:44Z">
        <w:r w:rsidR="00F63065">
          <w:rPr>
            <w:rtl/>
          </w:rPr>
          <w:delText xml:space="preserve">ומקנה </w:delText>
        </w:r>
        <w:r w:rsidR="00F63065">
          <w:rPr>
            <w:rStyle w:val="2fb"/>
            <w:rtl/>
          </w:rPr>
          <w:delText xml:space="preserve">רב</w:delText>
        </w:r>
        <w:r w:rsidR="00F63065">
          <w:rPr>
            <w:rtl/>
          </w:rPr>
          <w:delText xml:space="preserve"> היה לבני ראובן ולבני גד</w:delText>
        </w:r>
      </w:del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ins w:id="90035" w:author="מנוע סמנטי" w:date="2026-10-05T11:39:44Z">
        <w:r>
          <w:rPr>
            <w:rStyle w:val="afffff0"/>
            <w:rtl/>
          </w:rPr>
          <w:t xml:space="preserve">בְּהֶמַת תַּחַת בְּהֶמְתָּם</w:t>
        </w:r>
      </w:ins>
      <w:del w:id="90036" w:author="מנוע סמנטי" w:date="2026-10-05T11:39:44Z">
        <w:r w:rsidR="00F63065">
          <w:rPr>
            <w:rtl/>
          </w:rPr>
          <w:delText xml:space="preserve">בהמת תחת בהמתם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טעמא דמתני'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ins w:id="9016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ins w:id="94395" w:author="מנוע מכני" w:date="2026-10-05T11:32:12Z">
        <w:r>
          <w:rPr>
            <w:rtl/>
          </w:rPr>
          <w:t xml:space="preserve">דהתורה</w:t>
        </w:r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ins w:id="90037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38" w:author="מנוע סמנטי" w:date="2026-10-05T11:39:44Z">
        <w:r w:rsidR="00F63065">
          <w:rPr>
            <w:rtl/>
          </w:rPr>
          <w:delText xml:space="preserve">קדש לי כל בכור</w:delText>
        </w:r>
      </w:del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Style w:val="afffff0"/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ins w:id="90169" w:author="מנוע מכני" w:date="2026-10-05T11:32:12Z">
        <w:r>
          <w:rPr>
            <w:rFonts w:hint="cs"/>
            <w:rtl/>
          </w:rPr>
          <w:t xml:space="preserve">ת"ה</w:t>
        </w:r>
      </w:ins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</w:t>
      </w:r>
      <w:ins w:id="90543" w:author="מנוע סמנטי" w:date="2026-10-05T11:39:44Z">
        <w:r>
          <w:rPr>
            <w:rtl/>
          </w:rPr>
          <w:t xml:space="preserve">קדושתם</w:t>
        </w:r>
      </w:ins>
      <w:del w:id="90544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 - הנך </w:t>
      </w:r>
      <w:ins w:id="98363" w:author="מנוע מכני" w:date="2026-10-05T11:32:12Z">
        <w:r>
          <w:rPr>
            <w:rtl/>
          </w:rPr>
          <w:t xml:space="preserve">דמתחילה</w:t>
        </w:r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</w:t>
      </w:r>
      <w:ins w:id="90541" w:author="מנוע סמנטי" w:date="2026-10-05T11:39:44Z">
        <w:r>
          <w:rPr>
            <w:rtl/>
          </w:rPr>
          <w:t xml:space="preserve">קדושתם</w:t>
        </w:r>
      </w:ins>
      <w:del w:id="90542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דפסק </w:t>
      </w:r>
      <w:ins w:id="90547" w:author="מנוע סמנטי" w:date="2026-10-05T11:39:44Z">
        <w:r>
          <w:rPr>
            <w:rtl/>
          </w:rPr>
          <w:t xml:space="preserve">קדושתם</w:t>
        </w:r>
      </w:ins>
      <w:del w:id="90548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- הנך </w:t>
      </w:r>
      <w:ins w:id="98365" w:author="מנוע מכני" w:date="2026-10-05T11:32:12Z">
        <w:r>
          <w:rPr>
            <w:rtl/>
          </w:rPr>
          <w:t xml:space="preserve">דמתחילה</w:t>
        </w:r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פקעא </w:t>
      </w:r>
      <w:ins w:id="94399" w:author="מנוע מכני" w:date="2026-10-05T11:32:12Z">
        <w:r>
          <w:rPr>
            <w:rtl/>
          </w:rPr>
          <w:t xml:space="preserve">לו</w:t>
        </w:r>
      </w:ins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545" w:author="מנוע סמנטי" w:date="2026-10-05T11:39:44Z">
        <w:r>
          <w:rPr>
            <w:rtl/>
          </w:rPr>
          <w:t xml:space="preserve">קדושתם</w:t>
        </w:r>
      </w:ins>
      <w:del w:id="90546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del w:id="90534" w:author="מנוע עיצוב" w:date="2026-10-05T11:33:53Z"/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ins w:id="93071" w:author="מנוע מכני" w:date="2026-10-05T11:32:12Z">
        <w:r>
          <w:rPr>
            <w:rtl/>
          </w:rPr>
          <w:t xml:space="preserve">יש</w:t>
        </w:r>
      </w:ins>
      <w:del w:id="9307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069" w:author="מנוע מכני" w:date="2026-10-05T11:32:12Z">
        <w:r>
          <w:rPr>
            <w:rtl/>
          </w:rPr>
          <w:t xml:space="preserve">דאמרו</w:t>
        </w:r>
      </w:ins>
      <w:del w:id="9307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r>
          <w:rPr>
            <w:rFonts w:hint="cs"/>
            <w:rtl/>
          </w:rPr>
          <w:t xml:space="preserve">דלא</w:t>
        </w:r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ש</w:t>
        </w:r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ins w:id="95893" w:author="מנוע מכני" w:date="2026-10-05T11:32:12Z">
        <w:r>
          <w:rPr>
            <w:rtl/>
          </w:rPr>
          <w:t xml:space="preserve">,</w:t>
        </w:r>
      </w:ins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ins w:id="90039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40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ins w:id="90041" w:author="מנוע סמנטי" w:date="2026-10-05T11:39:44Z">
        <w:r>
          <w:rPr>
            <w:rStyle w:val="afffff0"/>
            <w:rtl/>
          </w:rPr>
          <w:t xml:space="preserve">כִּי לִי כָּל בְּכוֹר בִּבְנֵי יִשְׂרָאֵל</w:t>
        </w:r>
      </w:ins>
      <w:del w:id="90042" w:author="מנוע סמנטי" w:date="2026-10-05T11:39:44Z">
        <w:r>
          <w:rPr>
            <w:rtl/>
          </w:rPr>
          <w:delText xml:space="preserve">כי לי כל בכור בבני ישראל</w:delText>
        </w:r>
      </w:del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Style w:val="afffff0"/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ins w:id="93075" w:author="מנוע מכני" w:date="2026-10-05T11:32:12Z">
        <w:r>
          <w:rPr>
            <w:rtl/>
          </w:rPr>
          <w:t xml:space="preserve">דדבר</w:t>
        </w:r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Style w:val="afffff0"/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ins w:id="90043" w:author="מנוע סמנטי" w:date="2026-10-05T11:39:44Z">
        <w:r>
          <w:rPr>
            <w:rStyle w:val="afffff0"/>
            <w:rtl/>
          </w:rPr>
          <w:t xml:space="preserve">וְהַעֲבַרְתָּ</w:t>
        </w:r>
      </w:ins>
      <w:del w:id="90044" w:author="מנוע סמנטי" w:date="2026-10-05T11:39:44Z">
        <w:r>
          <w:rPr>
            <w:rtl/>
          </w:rPr>
          <w:delText xml:space="preserve">והעברת</w:delText>
        </w:r>
      </w:del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אתון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מתניתו לה, אנן איפכא </w:t>
      </w:r>
      <w:ins w:id="90549" w:author="מנוע סמנטי" w:date="2026-10-05T11:39:44Z">
        <w:r>
          <w:rPr>
            <w:rtl/>
          </w:rPr>
          <w:t xml:space="preserve">שונים</w:t>
        </w:r>
      </w:ins>
      <w:del w:id="9055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לה: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ואפכית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תיובתא, ואפכיתו לה להא </w:t>
      </w:r>
      <w:ins w:id="92761" w:author="מנוע מכני" w:date="2026-10-05T11:32:12Z">
        <w:r>
          <w:rPr>
            <w:rStyle w:val="2fb"/>
            <w:rtl/>
          </w:rPr>
          <w:t xml:space="preserve">דר"א</w:t>
        </w:r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? </w:t>
      </w:r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ins w:id="95897" w:author="מנוע מכני" w:date="2026-10-05T11:32:12Z">
        <w:r>
          <w:rPr>
            <w:rtl/>
          </w:rPr>
          <w:t xml:space="preserve">,</w:t>
        </w:r>
      </w:ins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del w:id="90535" w:author="מנוע עיצוב" w:date="2026-10-05T11:33:53Z"/>
          <w:rtl/>
        </w:rPr>
      </w:pPr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ins w:id="90045" w:author="מנוע סמנטי" w:date="2026-10-05T11:39:44Z">
        <w:r>
          <w:rPr>
            <w:rStyle w:val="afffff0"/>
            <w:rtl/>
          </w:rPr>
          <w:t xml:space="preserve">בֶּקַע לַגֻּלְגֹּלֶת מַחֲצִית הַשֶּׁקֶל בְּשֶׁקֶל הַקֹּדֶשׁ וגו</w:t>
        </w:r>
      </w:ins>
      <w:del w:id="90046" w:author="מנוע סמנטי" w:date="2026-10-05T11:39:44Z">
        <w:r>
          <w:rPr>
            <w:rtl/>
          </w:rPr>
          <w:delText xml:space="preserve">בקע לגלגלת מחצית השקל בשקל הקדש וגו</w:delText>
        </w:r>
      </w:del>
      <w:r>
        <w:rPr>
          <w:rtl/>
        </w:rPr>
        <w:t xml:space="preserve">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r>
          <w:rPr>
            <w:rFonts w:hint="cs"/>
            <w:rtl/>
          </w:rPr>
          <w:t xml:space="preserve">וקשה</w:t>
        </w:r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ins w:id="90047" w:author="מנוע סמנטי" w:date="2026-10-05T11:39:44Z">
        <w:r>
          <w:rPr>
            <w:rStyle w:val="afffff0"/>
            <w:rtl/>
          </w:rPr>
          <w:t xml:space="preserve">וַיְהִי מְאַת כִּכַּר הַכֶּסֶף לָצֶקֶת וגו</w:t>
        </w:r>
      </w:ins>
      <w:del w:id="90048" w:author="מנוע סמנטי" w:date="2026-10-05T11:39:44Z">
        <w:r>
          <w:rPr>
            <w:rtl/>
          </w:rPr>
          <w:delText xml:space="preserve">ויהי מאת ככר הכסף לצקת וגו</w:delText>
        </w:r>
      </w:del>
      <w:r>
        <w:rPr>
          <w:rtl/>
        </w:rPr>
        <w:t xml:space="preserve">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אילימא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r>
          <w:rPr>
            <w:rtl/>
          </w:rPr>
          <w:t xml:space="preserve">צריך</w:t>
        </w:r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r>
          <w:rPr>
            <w:rtl/>
          </w:rPr>
          <w:t xml:space="preserve">לו</w:t>
        </w:r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היה: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ins w:id="9020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ins w:id="90049" w:author="מנוע סמנטי" w:date="2026-10-05T11:39:44Z">
        <w:r>
          <w:rPr>
            <w:rStyle w:val="afffff0"/>
            <w:rtl/>
          </w:rPr>
          <w:t xml:space="preserve">לֹא הִפְנוּ אָבוֹת אֶל בָּנִים מֵרִפְיוֹן יָדָיִם</w:t>
        </w:r>
      </w:ins>
      <w:del w:id="90050" w:author="מנוע סמנטי" w:date="2026-10-05T11:39:44Z">
        <w:r w:rsidR="00F63065">
          <w:rPr>
            <w:rtl/>
          </w:rPr>
          <w:delText xml:space="preserve">לא הפנו אבות אל בנים מרפיון ידים</w:delText>
        </w:r>
      </w:del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ins w:id="90051" w:author="מנוע סמנטי" w:date="2026-10-05T11:39:44Z">
        <w:r>
          <w:rPr>
            <w:rStyle w:val="afffff0"/>
            <w:rtl/>
          </w:rPr>
          <w:t xml:space="preserve">וַתִּקְרֶאןָ לָעָם לְזִבְחֵי אֱלֹהֵיהֶן</w:t>
        </w:r>
      </w:ins>
      <w:del w:id="90052" w:author="מנוע סמנטי" w:date="2026-10-05T11:39:44Z">
        <w:r w:rsidR="00F63065">
          <w:rPr>
            <w:rtl/>
          </w:rPr>
          <w:delText xml:space="preserve">ותקראן לעם לזבחי אלהיהן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  <w:pPrChange w:id="903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  <w:pPrChange w:id="903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053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4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2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ins w:id="90055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6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ins w:id="90061" w:author="מנוע סמנטי" w:date="2026-10-05T11:39:44Z">
        <w:r>
          <w:rPr>
            <w:rStyle w:val="afffff0"/>
            <w:rtl/>
          </w:rPr>
          <w:t xml:space="preserve">בְּכוֹר כֶּשֶׂב</w:t>
        </w:r>
      </w:ins>
      <w:del w:id="90062" w:author="מנוע סמנטי" w:date="2026-10-05T11:39:44Z">
        <w:r w:rsidR="00F63065">
          <w:rPr>
            <w:rtl/>
          </w:rPr>
          <w:delText xml:space="preserve">בכור כשב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ins w:id="90059" w:author="מנוע סמנטי" w:date="2026-10-05T11:39:44Z">
        <w:r>
          <w:rPr>
            <w:rStyle w:val="afffff0"/>
            <w:rtl/>
          </w:rPr>
          <w:t xml:space="preserve">אוֹ בְּכוֹר עֵז</w:t>
        </w:r>
      </w:ins>
      <w:del w:id="90060" w:author="מנוע סמנטי" w:date="2026-10-05T11:39:44Z">
        <w:r w:rsidR="00F63065">
          <w:rPr>
            <w:rtl/>
          </w:rPr>
          <w:delText xml:space="preserve">או בכור עז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תנא דידן סבר: גלי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דמים, וה"ה בקדושת הגוף, </w:t>
      </w:r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גלי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וגמר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3" w:author="מנוע סמנטי" w:date="2026-10-05T11:39:44Z">
        <w:r>
          <w:rPr>
            <w:rStyle w:val="afffff0"/>
            <w:rtl/>
          </w:rPr>
          <w:t xml:space="preserve">בְּכוֹר</w:t>
        </w:r>
      </w:ins>
      <w:del w:id="90064" w:author="מנוע סמנטי" w:date="2026-10-05T11:39:44Z">
        <w:r>
          <w:rPr>
            <w:rtl/>
          </w:rPr>
          <w:delText xml:space="preserve">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ins w:id="9021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</w:t>
      </w:r>
      <w:ins w:id="90069" w:author="מנוע סמנטי" w:date="2026-10-05T11:39:44Z">
        <w:r>
          <w:rPr>
            <w:rtl/>
          </w:rPr>
          <w:t xml:space="preserve">יכתוב</w:t>
        </w:r>
      </w:ins>
      <w:del w:id="90070" w:author="מנוע סמנטי" w:date="2026-10-05T11:39:44Z">
        <w:r>
          <w:rPr>
            <w:rtl/>
          </w:rPr>
          <w:delText xml:space="preserve">ליכתוב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7" w:author="מנוע סמנטי" w:date="2026-10-05T11:39:44Z">
        <w:r>
          <w:rPr>
            <w:rStyle w:val="afffff0"/>
            <w:rtl/>
          </w:rPr>
          <w:t xml:space="preserve">אַךְ בְּכוֹר שׁוֹר כֶּשֶׂב וְעֵז</w:t>
        </w:r>
      </w:ins>
      <w:del w:id="90068" w:author="מנוע סמנטי" w:date="2026-10-05T11:39:44Z">
        <w:r>
          <w:rPr>
            <w:rtl/>
          </w:rPr>
          <w:delText xml:space="preserve">אך בכור שור כשב ועז</w:delText>
        </w:r>
      </w:del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ins w:id="90065" w:author="מנוע סמנטי" w:date="2026-10-05T11:39:44Z">
        <w:r>
          <w:rPr>
            <w:rStyle w:val="afffff0"/>
            <w:rtl/>
          </w:rPr>
          <w:t xml:space="preserve">בְּכוֹר בְּכוֹר</w:t>
        </w:r>
      </w:ins>
      <w:del w:id="90066" w:author="מנוע סמנטי" w:date="2026-10-05T11:39:44Z">
        <w:r w:rsidR="00B14C34">
          <w:rPr>
            <w:rtl/>
          </w:rPr>
          <w:delText xml:space="preserve">בכור 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ins w:id="93087" w:author="מנוע מכני" w:date="2026-10-05T11:32:12Z">
        <w:r>
          <w:rPr>
            <w:rtl/>
          </w:rPr>
          <w:t xml:space="preserve">לא</w:t>
        </w:r>
      </w:ins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ins w:id="90025" w:author="מנוע סמנטי" w:date="2026-10-05T11:39:44Z">
        <w:r>
          <w:rPr>
            <w:rStyle w:val="afffff0"/>
            <w:rtl/>
          </w:rPr>
          <w:t xml:space="preserve">פֶּטֶר חֲמוֹר פֶּטֶר חֲמוֹר</w:t>
        </w:r>
      </w:ins>
      <w:del w:id="90026" w:author="מנוע סמנטי" w:date="2026-10-05T11:39:44Z">
        <w:r w:rsidR="00F63065">
          <w:rPr>
            <w:rtl/>
          </w:rPr>
          <w:delText xml:space="preserve">פטר חמור פטר חמור</w:delText>
        </w:r>
      </w:del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ins w:id="90023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24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ins w:id="98083" w:author="מנוע מכני" w:date="2026-10-05T11:32:12Z">
        <w:r>
          <w:rPr>
            <w:rtl/>
          </w:rPr>
          <w:t xml:space="preserve">היה</w:t>
        </w:r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אחרינא,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ins w:id="90075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76" w:author="מנוע סמנטי" w:date="2026-10-05T11:39:44Z">
        <w:r>
          <w:rPr>
            <w:rtl/>
          </w:rPr>
          <w:delText xml:space="preserve">כל מקנך תזכר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ins w:id="90073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4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ins w:id="90071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2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r>
          <w:rPr>
            <w:rtl/>
          </w:rPr>
          <w:t xml:space="preserve">כלום</w:t>
        </w:r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</w:t>
      </w:r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ins w:id="90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ה"ג</w:t>
        </w:r>
      </w:ins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ins w:id="93091" w:author="מנוע מכני" w:date="2026-10-05T11:32:12Z">
        <w:r>
          <w:rPr>
            <w:rtl/>
          </w:rPr>
          <w:t xml:space="preserve">שהרי</w:t>
        </w:r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עריב </w:t>
      </w:r>
      <w:ins w:id="97463" w:author="מנוע מכני" w:date="2026-10-05T11:32:12Z">
        <w:r>
          <w:rPr>
            <w:rtl/>
          </w:rPr>
          <w:t xml:space="preserve">להם</w:t>
        </w:r>
      </w:ins>
      <w:del w:id="97464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71A603A1" w14:textId="77777777" w:rsidR="00FC5EAC" w:rsidRDefault="00FC5EAC" w:rsidP="00FC5EAC">
      <w:pPr>
        <w:pStyle w:val="affffd"/>
        <w:jc w:val="center"/>
        <w:rPr>
          <w:rtl/>
        </w:rPr>
        <w:pPrChange w:id="903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ins w:id="93093" w:author="מנוע מכני" w:date="2026-10-05T11:32:12Z">
        <w:r>
          <w:rPr>
            <w:rtl/>
          </w:rPr>
          <w:t xml:space="preserve">שהרי</w:t>
        </w:r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r>
          <w:rPr>
            <w:rtl/>
          </w:rPr>
          <w:t xml:space="preserve">שהרי</w:t>
        </w:r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דמין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del w:id="90536" w:author="מנוע עיצוב" w:date="2026-10-05T11:33:53Z"/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ins w:id="90241" w:author="מנוע מכני" w:date="2026-10-05T11:32:12Z">
        <w:r>
          <w:rPr>
            <w:rFonts w:hint="cs"/>
            <w:rtl/>
          </w:rPr>
          <w:t xml:space="preserve">ה"מ</w:t>
        </w:r>
      </w:ins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r>
          <w:rPr>
            <w:rFonts w:hint="cs"/>
            <w:rtl/>
          </w:rPr>
          <w:t xml:space="preserve">לא</w:t>
        </w:r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r>
          <w:rPr>
            <w:rFonts w:hint="cs"/>
            <w:rtl/>
          </w:rPr>
          <w:t xml:space="preserve">דלא</w:t>
        </w:r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ins w:id="90243" w:author="מנוע מכני" w:date="2026-10-05T11:32:12Z">
        <w:r>
          <w:rPr>
            <w:rFonts w:hint="cs"/>
            <w:rtl/>
          </w:rPr>
          <w:t xml:space="preserve">ס"ד</w:t>
        </w:r>
      </w:ins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del w:id="90004" w:author="מנוע עיצוב" w:date="2026-10-05T11:33:53Z"/>
          <w:rtl/>
        </w:rPr>
      </w:pPr>
      <w:del w:id="90001" w:author="מנוע עיצוב" w:date="2026-10-05T11:33:53Z">
        <w:r>
          <w:rPr>
            <w:rtl/>
          </w:rPr>
          <w:delText xml:space="preserve">•</w:delText>
        </w:r>
      </w:del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del w:id="90002" w:author="מנוע עיצוב" w:date="2026-10-05T11:33:53Z">
        <w:r>
          <w:rPr>
            <w:rtl/>
          </w:rPr>
          <w:delText xml:space="preserve">•</w:delText>
        </w:r>
      </w:del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del w:id="90003" w:author="מנוע עיצוב" w:date="2026-10-05T11:33:53Z">
        <w:r>
          <w:rPr>
            <w:rtl/>
          </w:rPr>
          <w:delText xml:space="preserve">•</w:delText>
        </w:r>
      </w:del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ins w:id="94435" w:author="מנוע מכני" w:date="2026-10-05T11:32:12Z">
        <w:r>
          <w:rPr>
            <w:rFonts w:hint="cs"/>
            <w:rtl/>
          </w:rPr>
          <w:t xml:space="preserve">שלו</w:t>
        </w:r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אזלי בתר </w:t>
      </w:r>
      <w:ins w:id="90551" w:author="מנוע סמנטי" w:date="2026-10-05T11:39:44Z">
        <w:r>
          <w:rPr>
            <w:rFonts w:hint="cs"/>
            <w:rtl/>
          </w:rPr>
          <w:t xml:space="preserve">אמו</w:t>
        </w:r>
      </w:ins>
      <w:del w:id="90552" w:author="מנוע סמנטי" w:date="2026-10-05T11:39:44Z">
        <w:r w:rsidR="00252B01">
          <w:rPr>
            <w:rFonts w:hint="cs"/>
            <w:rtl/>
          </w:rPr>
          <w:delText xml:space="preserve">אימיה</w:delText>
        </w:r>
      </w:del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ins w:id="90077" w:author="מנוע סמנטי" w:date="2026-10-05T11:39:44Z">
        <w:r>
          <w:rPr>
            <w:rStyle w:val="afffff0"/>
            <w:rtl/>
          </w:rPr>
          <w:t xml:space="preserve">אַךְ אֶת זֶה לֹא תֹאכְלוּ</w:t>
        </w:r>
      </w:ins>
      <w:del w:id="90078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Style w:val="afffff0"/>
          <w:rtl/>
        </w:rPr>
        <w:t xml:space="preserve">גמל טמא </w:t>
      </w:r>
      <w:r w:rsidR="00F63065" w:rsidRPr="007976D7">
        <w:rPr>
          <w:rStyle w:val="afffff0"/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79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0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ins w:id="90081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2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del w:id="90537" w:author="מנוע עיצוב" w:date="2026-10-05T11:33:53Z"/>
          <w:rtl/>
        </w:rPr>
      </w:pPr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ins w:id="93111" w:author="מנוע מכני" w:date="2026-10-05T11:32:12Z">
        <w:r>
          <w:rPr>
            <w:rtl/>
          </w:rPr>
          <w:t xml:space="preserve">לא</w:t>
        </w:r>
      </w:ins>
      <w:del w:id="93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4439" w:author="מנוע מכני" w:date="2026-10-05T11:32:12Z">
        <w:r>
          <w:rPr>
            <w:rtl/>
          </w:rPr>
          <w:t xml:space="preserve">כך</w:t>
        </w:r>
      </w:ins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r>
          <w:rPr>
            <w:rtl/>
          </w:rPr>
          <w:t xml:space="preserve">הוצרך</w:t>
        </w:r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r>
        <w:rPr>
          <w:rtl/>
        </w:rPr>
        <w:t xml:space="preserve">ס</w:t>
      </w:r>
      <w:ins w:id="90263" w:author="מנוע מכני" w:date="2026-10-05T11:32:12Z">
        <w:r>
          <w:rPr>
            <w:rFonts w:hint="cs"/>
            <w:rtl/>
          </w:rPr>
          <w:t xml:space="preserve">ד"א</w:t>
        </w:r>
      </w:ins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r>
          <w:rPr>
            <w:rtl/>
          </w:rPr>
          <w:t xml:space="preserve">עליו</w:t>
        </w:r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del w:id="90538" w:author="מנוע עיצוב" w:date="2026-10-05T11:33:53Z"/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ins w:id="95943" w:author="מנוע מכני" w:date="2026-10-05T11:32:12Z">
        <w:ins w:id="95945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</w:t>
      </w:r>
      <w:ins w:id="90553" w:author="מנוע סמנטי" w:date="2026-10-05T11:39:44Z">
        <w:r>
          <w:rPr>
            <w:rtl/>
          </w:rPr>
          <w:t xml:space="preserve">ללקות</w:t>
        </w:r>
      </w:ins>
      <w:del w:id="90554" w:author="מנוע סמנטי" w:date="2026-10-05T11:39:44Z">
        <w:r>
          <w:rPr>
            <w:rtl/>
          </w:rPr>
          <w:delText xml:space="preserve">למילקי</w:delText>
        </w:r>
      </w:del>
      <w:r>
        <w:rPr>
          <w:rtl/>
        </w:rPr>
        <w:t xml:space="preserve">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ins w:id="90085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086" w:author="מנוע סמנטי" w:date="2026-10-05T11:39:44Z">
        <w:r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ins w:id="90083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084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Style w:val="afffff0"/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ins w:id="94443" w:author="מנוע מכני" w:date="2026-10-05T11:32:12Z">
        <w:r>
          <w:rPr>
            <w:rFonts w:hint="cs"/>
            <w:rtl/>
          </w:rPr>
          <w:t xml:space="preserve">דשמא</w:t>
        </w:r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 </w:t>
      </w:r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ins w:id="90087" w:author="מנוע סמנטי" w:date="2026-10-05T11:39:44Z">
        <w:r>
          <w:rPr>
            <w:rStyle w:val="afffff0"/>
            <w:rtl/>
          </w:rPr>
          <w:t xml:space="preserve">וְאֵת עֲשֶׂרֶת חֲרִיצֵי הֶחָלָב</w:t>
        </w:r>
      </w:ins>
      <w:del w:id="90088" w:author="מנוע סמנטי" w:date="2026-10-05T11:39:44Z">
        <w:r>
          <w:rPr>
            <w:rtl/>
          </w:rPr>
          <w:delText xml:space="preserve">ואת עשרת חריצי החלב</w:delText>
        </w:r>
      </w:del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ins w:id="90089" w:author="מנוע סמנטי" w:date="2026-10-05T11:39:44Z">
        <w:r>
          <w:rPr>
            <w:rStyle w:val="afffff0"/>
            <w:rtl/>
          </w:rPr>
          <w:t xml:space="preserve">אֶרֶץ זָבַת חָלָב וּדְבָשׁ,</w:t>
        </w:r>
      </w:ins>
      <w:del w:id="90090" w:author="מנוע סמנטי" w:date="2026-10-05T11:39:44Z">
        <w:r w:rsidR="00F63065">
          <w:rPr>
            <w:rtl/>
          </w:rPr>
          <w:delText xml:space="preserve">ארץ זבת חלב ודבש,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ins w:id="98341" w:author="מנוע מכני" w:date="2026-10-05T11:32:12Z">
        <w:r>
          <w:rPr>
            <w:rtl/>
          </w:rPr>
          <w:t xml:space="preserve">בדבר ש</w:t>
        </w:r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Style w:val="afffff0"/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del w:id="90539" w:author="מנוע עיצוב" w:date="2026-10-05T11:33:53Z"/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r>
          <w:rPr>
            <w:rtl/>
          </w:rPr>
          <w:t xml:space="preserve">דבא</w:t>
        </w:r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r>
          <w:rPr>
            <w:rtl/>
          </w:rPr>
          <w:t xml:space="preserve">דיש</w:t>
        </w:r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557" w:author="מנוע סמנטי" w:date="2026-10-05T11:39:44Z">
        <w:r>
          <w:rPr>
            <w:rtl/>
          </w:rPr>
          <w:t xml:space="preserve">לדרוש</w:t>
        </w:r>
      </w:ins>
      <w:del w:id="90558" w:author="מנוע סמנטי" w:date="2026-10-05T11:39:44Z">
        <w:r>
          <w:rPr>
            <w:rtl/>
          </w:rPr>
          <w:delText xml:space="preserve">למידרש</w:delText>
        </w:r>
      </w:del>
      <w:r>
        <w:rPr>
          <w:rtl/>
        </w:rPr>
        <w:t xml:space="preserve"> </w:t>
      </w:r>
      <w:ins w:id="90555" w:author="מנוע סמנטי" w:date="2026-10-05T11:39:44Z">
        <w:r>
          <w:rPr>
            <w:rtl/>
          </w:rPr>
          <w:t xml:space="preserve">דורשים</w:t>
        </w:r>
      </w:ins>
      <w:del w:id="90556" w:author="מנוע סמנטי" w:date="2026-10-05T11:39:44Z">
        <w:r>
          <w:rPr>
            <w:rtl/>
          </w:rPr>
          <w:delText xml:space="preserve">דרשינן</w:delText>
        </w:r>
      </w:del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del w:id="90540" w:author="מנוע עיצוב" w:date="2026-10-05T11:33:53Z"/>
          <w:rtl/>
        </w:rPr>
      </w:pPr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ins w:id="98389" w:author="מנוע מכני" w:date="2026-10-05T11:32:12Z">
        <w:r>
          <w:rPr>
            <w:rtl/>
          </w:rPr>
          <w:t xml:space="preserve">יפה</w:t>
        </w:r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3131" w:author="מנוע מכני" w:date="2026-10-05T11:32:12Z">
        <w:r>
          <w:rPr>
            <w:rtl/>
          </w:rPr>
          <w:t xml:space="preserve">גם</w:t>
        </w:r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שבקה לאכילה וקם </w:t>
      </w:r>
      <w:ins w:id="94451" w:author="מנוע מכני" w:date="2026-10-05T11:32:12Z">
        <w:r>
          <w:rPr>
            <w:rtl/>
          </w:rPr>
          <w:t xml:space="preserve">לו</w:t>
        </w:r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אבכור, </w:t>
      </w:r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בעי,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ins w:id="90057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8" w:author="מנוע סמנטי" w:date="2026-10-05T11:39:44Z">
        <w:r>
          <w:rPr>
            <w:rtl/>
          </w:rPr>
          <w:delText xml:space="preserve">אך בכור שור</w:delText>
        </w:r>
      </w:del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r>
          <w:rPr>
            <w:rtl/>
          </w:rPr>
          <w:t xml:space="preserve">דיש</w:t>
        </w:r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ins w:id="90005" w:author="מנוע סמנטי" w:date="2026-10-05T11:39:44Z">
        <w:r>
          <w:rPr>
            <w:rStyle w:val="afffff0"/>
            <w:rtl/>
          </w:rPr>
          <w:t xml:space="preserve">אַךְ אֶת זֶה לֹא תֹאכְלוּ מִמַּעֲלֵי הַגֵּרָה וּמִמַּפְרִיסֵי הַפַּרְסָה</w:t>
        </w:r>
      </w:ins>
      <w:del w:id="90006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 ממעלי הגרה וממפריסי הפרסה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r>
          <w:rPr>
            <w:rtl/>
          </w:rPr>
          <w:t xml:space="preserve">ואם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אחד -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91" w:author="מנוע סמנטי" w:date="2026-10-05T11:39:44Z">
        <w:r>
          <w:rPr>
            <w:rStyle w:val="afffff0"/>
            <w:rtl/>
          </w:rPr>
          <w:t xml:space="preserve">שׁוֹר שֵׂה כְשָׂבִים וְשֵׂה עִזִּים</w:t>
        </w:r>
      </w:ins>
      <w:del w:id="90092" w:author="מנוע סמנטי" w:date="2026-10-05T11:39:44Z">
        <w:r w:rsidR="00F63065">
          <w:rPr>
            <w:rtl/>
          </w:rPr>
          <w:delText xml:space="preserve">שור שה כשבים ושה 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ins w:id="90281" w:author="מנוע מכני" w:date="2026-10-05T11:32:12Z">
        <w:r>
          <w:rPr>
            <w:rStyle w:val="2fb"/>
            <w:rtl/>
          </w:rPr>
          <w:t xml:space="preserve">ר"ש</w:t>
        </w:r>
      </w:ins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r>
          <w:rPr>
            <w:rtl/>
          </w:rPr>
          <w:t xml:space="preserve">זה</w:t>
        </w:r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סבר </w:t>
      </w:r>
      <w:ins w:id="94463" w:author="מנוע מכני" w:date="2026-10-05T11:32:12Z">
        <w:r>
          <w:rPr>
            <w:rtl/>
          </w:rPr>
          <w:t xml:space="preserve">לו</w:t>
        </w:r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בחדא ופליג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דמקשי </w:t>
      </w:r>
      <w:ins w:id="98393" w:author="מנוע מכני" w:date="2026-10-05T11:32:12Z">
        <w:r>
          <w:rPr>
            <w:rtl/>
          </w:rPr>
          <w:t xml:space="preserve">ומקשה</w:t>
        </w:r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ins w:id="90289" w:author="מנוע מכני" w:date="2026-10-05T11:32:12Z">
        <w:r>
          <w:rPr>
            <w:rStyle w:val="2fb"/>
            <w:rtl/>
          </w:rPr>
          <w:t xml:space="preserve">ר"ש</w:t>
        </w:r>
      </w:ins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r>
          <w:rPr>
            <w:rtl/>
          </w:rPr>
          <w:t xml:space="preserve">זה</w:t>
        </w:r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סבר לה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בחדא ופליג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0291" w:author="מנוע מכני" w:date="2026-10-05T11:32:12Z">
        <w:r>
          <w:rPr>
            <w:rStyle w:val="2fb"/>
            <w:rtl/>
          </w:rPr>
          <w:t xml:space="preserve">ר"א</w:t>
        </w:r>
      </w:ins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ins w:id="90293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סבר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ins w:id="90299" w:author="מנוע מכני" w:date="2026-10-05T11:32:12Z">
        <w:r>
          <w:rPr>
            <w:rtl/>
          </w:rPr>
          <w:t xml:space="preserve">א"כ</w:t>
        </w:r>
      </w:ins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ins w:id="90093" w:author="מנוע סמנטי" w:date="2026-10-05T11:39:44Z">
        <w:r>
          <w:rPr>
            <w:rStyle w:val="afffff0"/>
            <w:rtl/>
          </w:rPr>
          <w:t xml:space="preserve">שֵׂה וְשֵׂה</w:t>
        </w:r>
      </w:ins>
      <w:del w:id="90094" w:author="מנוע סמנטי" w:date="2026-10-05T11:39:44Z">
        <w:r>
          <w:rPr>
            <w:rtl/>
          </w:rPr>
          <w:delText xml:space="preserve">שה ושה</w:delText>
        </w:r>
      </w:del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r>
          <w:rPr>
            <w:rFonts w:hint="cs"/>
            <w:rtl/>
          </w:rPr>
          <w:t xml:space="preserve">מ"מ</w:t>
        </w:r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r>
          <w:rPr>
            <w:rFonts w:hint="cs"/>
            <w:rtl/>
          </w:rPr>
          <w:t xml:space="preserve">א"כ</w:t>
        </w:r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ins w:id="90095" w:author="מנוע סמנטי" w:date="2026-10-05T11:39:44Z">
        <w:r>
          <w:rPr>
            <w:rStyle w:val="afffff0"/>
            <w:rtl/>
          </w:rPr>
          <w:t xml:space="preserve">כְשָׂבִים וְעִזִּים</w:t>
        </w:r>
      </w:ins>
      <w:del w:id="90096" w:author="מנוע סמנטי" w:date="2026-10-05T11:39:44Z">
        <w:r w:rsidR="00F63065">
          <w:rPr>
            <w:rtl/>
          </w:rPr>
          <w:delText xml:space="preserve">כשבים ועזים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בעי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del w:id="90008" w:author="מנוע עיצוב" w:date="2026-10-05T11:33:53Z"/>
          <w:rtl/>
        </w:rPr>
      </w:pPr>
      <w:del w:id="90005" w:author="מנוע עיצוב" w:date="2026-10-05T11:33:53Z">
        <w:r>
          <w:rPr>
            <w:rtl/>
          </w:rPr>
          <w:delText xml:space="preserve">•</w:delText>
        </w:r>
      </w:del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del w:id="90006" w:author="מנוע עיצוב" w:date="2026-10-05T11:33:53Z">
        <w:r>
          <w:rPr>
            <w:rtl/>
          </w:rPr>
          <w:delText xml:space="preserve">•</w:delText>
        </w:r>
      </w:del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del w:id="90007" w:author="מנוע עיצוב" w:date="2026-10-05T11:33:53Z">
        <w:r>
          <w:rPr>
            <w:rtl/>
          </w:rPr>
          <w:delText xml:space="preserve">•</w:delText>
        </w:r>
      </w:del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r>
          <w:rPr>
            <w:rFonts w:hint="cs"/>
            <w:rtl/>
          </w:rPr>
          <w:t xml:space="preserve">אם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מיא עול מיא נפוק,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דעכירי - הבלא דבישרא הוא? </w:t>
      </w:r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r>
          <w:rPr>
            <w:rtl/>
          </w:rPr>
          <w:t xml:space="preserve">צריכה</w:t>
        </w:r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ins w:id="98397" w:author="מנוע מכני" w:date="2026-10-05T11:32:12Z">
        <w:r>
          <w:rPr>
            <w:rtl/>
          </w:rPr>
          <w:t xml:space="preserve">אנשים</w:t>
        </w:r>
      </w:ins>
      <w:del w:id="98398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r>
          <w:rPr>
            <w:rFonts w:hint="cs"/>
            <w:rtl/>
          </w:rPr>
          <w:t xml:space="preserve">וצריך</w:t>
        </w:r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דחמור דשתו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ins w:id="903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ins w:id="90317" w:author="מנוע מכני" w:date="2026-10-05T11:32:12Z">
        <w:r>
          <w:rPr>
            <w:rFonts w:hint="cs"/>
            <w:rtl/>
          </w:rPr>
          <w:t xml:space="preserve">ה"נ</w:t>
        </w:r>
      </w:ins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אתי</w:t>
      </w:r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ins w:id="903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ins w:id="90097" w:author="מנוע סמנטי" w:date="2026-10-05T11:39:44Z">
        <w:r>
          <w:rPr>
            <w:rStyle w:val="afffff0"/>
            <w:rtl/>
          </w:rPr>
          <w:t xml:space="preserve">אַךְ אֶת זֶה תֹּאכְלוּ מִכֹּל שֶׁרֶץ הָעוֹף</w:t>
        </w:r>
      </w:ins>
      <w:del w:id="90098" w:author="מנוע סמנטי" w:date="2026-10-05T11:39:44Z">
        <w:r w:rsidR="00F63065" w:rsidRPr="00CD49A5">
          <w:rPr>
            <w:rtl/>
          </w:rPr>
          <w:delText xml:space="preserve">אך את זה תאכלו מכל שרץ העוף</w:delText>
        </w:r>
      </w:del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ביעי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ואסירן</w:t>
      </w:r>
      <w:ins w:id="95957" w:author="מנוע מכני" w:date="2026-10-05T11:32:12Z">
        <w:r>
          <w:rPr>
            <w:rtl/>
          </w:rPr>
          <w:t xml:space="preserve">,</w:t>
        </w:r>
      </w:ins>
      <w:del w:id="95958" w:author="מנוע מכני" w:date="2026-10-05T11:32:12Z">
        <w:r w:rsidR="000B5F7F">
          <w:rPr>
            <w:rtl/>
          </w:rPr>
          <w:delText xml:space="preserve">;</w:delText>
        </w:r>
      </w:del>
      <w:r w:rsidR="00375DF8">
        <w:rPr>
          <w:rFonts w:hint="cs"/>
          <w:rtl/>
        </w:rPr>
        <w:t xml:space="preserve"> </w:t>
      </w:r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 xml:space="preserve">מזדקקא, ואזיל בתר </w:t>
      </w:r>
      <w:ins w:id="90559" w:author="מנוע סמנטי" w:date="2026-10-05T11:39:44Z">
        <w:r>
          <w:rPr>
            <w:rtl/>
          </w:rPr>
          <w:t xml:space="preserve">יחמורה</w:t>
        </w:r>
      </w:ins>
      <w:del w:id="90560" w:author="מנוע סמנטי" w:date="2026-10-05T11:39:44Z">
        <w:r w:rsidR="00643E14">
          <w:rPr>
            <w:rtl/>
          </w:rPr>
          <w:delText xml:space="preserve">יחמורתא</w:delText>
        </w:r>
      </w:del>
      <w:r w:rsidR="00643E14">
        <w:rPr>
          <w:rtl/>
        </w:rPr>
        <w:t xml:space="preserve"> ונ</w:t>
      </w:r>
      <w:r w:rsidR="00643E14">
        <w:rPr>
          <w:rFonts w:hint="cs"/>
          <w:rtl/>
        </w:rPr>
        <w:t>שרי</w:t>
      </w:r>
    </w:p>
    <w:p>
      <w:pPr>
        <w:pStyle w:val="38"/>
        <w:rPr>
          <w:ins w:id="98951" w:author="מנוע מכני" w:date="2026-10-05T11:32:12Z"/>
        </w:rPr>
      </w:pPr>
      <w:r>
        <w:lastRenderedPageBreak/>
        <w:t>·</w:t>
      </w:r>
      <w:r>
        <w:t xml:space="preserve"> 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 </w:t>
      </w:r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  <w:pPrChange w:id="903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  <w:pPrChange w:id="903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ins w:id="93149" w:author="מנוע מכני" w:date="2026-10-05T11:32:12Z">
        <w:r>
          <w:rPr>
            <w:rtl/>
          </w:rPr>
          <w:t xml:space="preserve">אמרו</w:t>
        </w:r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r>
          <w:rPr>
            <w:rFonts w:hint="cs"/>
            <w:rtl/>
          </w:rPr>
          <w:t xml:space="preserve">דא"כ</w:t>
        </w:r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איעכלא,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אשרוצי אשריץ! </w:t>
      </w:r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</w:t>
      </w:r>
      <w:ins w:id="90561" w:author="מנוע סמנטי" w:date="2026-10-05T11:39:44Z">
        <w:r>
          <w:rPr>
            <w:rtl/>
          </w:rPr>
          <w:t xml:space="preserve">במינם</w:t>
        </w:r>
      </w:ins>
      <w:del w:id="90562" w:author="מנוע סמנטי" w:date="2026-10-05T11:39:44Z">
        <w:r>
          <w:rPr>
            <w:rtl/>
          </w:rPr>
          <w:delText xml:space="preserve">במינן</w:delText>
        </w:r>
      </w:del>
      <w:r>
        <w:rPr>
          <w:rtl/>
        </w:rPr>
        <w:t xml:space="preserve">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r>
          <w:rPr>
            <w:rFonts w:hint="cs"/>
            <w:rtl/>
          </w:rPr>
          <w:t xml:space="preserve">דאמור</w:t>
        </w:r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r>
          <w:rPr>
            <w:rtl/>
          </w:rPr>
          <w:t xml:space="preserve">דהיה</w:t>
        </w:r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r>
          <w:rPr>
            <w:rtl/>
          </w:rPr>
          <w:t xml:space="preserve">דהיה</w:t>
        </w:r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ins w:id="90339" w:author="מנוע מכני" w:date="2026-10-05T11:32:12Z">
        <w:r>
          <w:rPr>
            <w:rtl/>
          </w:rPr>
          <w:t xml:space="preserve">ו"ל</w:t>
        </w:r>
      </w:ins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del w:id="90541" w:author="מנוע עיצוב" w:date="2026-10-05T11:33:53Z"/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משמשים] </w:t>
      </w:r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הם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ins w:id="90099" w:author="מנוע סמנטי" w:date="2026-10-05T11:39:44Z">
        <w:r>
          <w:rPr>
            <w:rStyle w:val="afffff0"/>
            <w:rFonts w:hint="cs"/>
            <w:rtl/>
          </w:rPr>
          <w:t xml:space="preserve">שָׁלוֹם לָכֶם</w:t>
        </w:r>
      </w:ins>
      <w:del w:id="90100" w:author="מנוע סמנטי" w:date="2026-10-05T11:39:44Z">
        <w:r>
          <w:rPr>
            <w:rFonts w:hint="cs"/>
            <w:rtl/>
          </w:rPr>
          <w:delText xml:space="preserve">שלום לכם</w:delText>
        </w:r>
      </w:del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r>
          <w:rPr>
            <w:rFonts w:hint="cs"/>
            <w:rtl/>
          </w:rPr>
          <w:t xml:space="preserve">גם</w:t>
        </w:r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ins w:id="90563" w:author="מנוע סמנטי" w:date="2026-10-05T11:39:44Z">
        <w:r>
          <w:rPr>
            <w:rFonts w:hint="cs"/>
            <w:rtl/>
          </w:rPr>
          <w:t xml:space="preserve">אירע</w:t>
        </w:r>
      </w:ins>
      <w:del w:id="90564" w:author="מנוע סמנטי" w:date="2026-10-05T11:39:44Z">
        <w:r>
          <w:rPr>
            <w:rFonts w:hint="cs"/>
            <w:rtl/>
          </w:rPr>
          <w:delText xml:space="preserve">איתרמי</w:delText>
        </w:r>
      </w:del>
      <w:r>
        <w:rPr>
          <w:rFonts w:hint="cs"/>
          <w:rtl/>
        </w:rPr>
        <w:t xml:space="preserve"> מזלה </w:t>
      </w:r>
    </w:p>
    <w:p w14:paraId="39EEB8E3" w14:textId="77777777" w:rsidR="00022928" w:rsidRDefault="00022928" w:rsidP="00F63065">
      <w:pPr>
        <w:rPr>
          <w:del w:id="90542" w:author="מנוע עיצוב" w:date="2026-10-05T11:33:53Z"/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מי יולדת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ins w:id="98407" w:author="מנוע מכני" w:date="2026-10-05T11:32:12Z">
        <w:r>
          <w:rPr>
            <w:rtl/>
          </w:rPr>
          <w:t xml:space="preserve">היינו</w:t>
        </w:r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r>
          <w:rPr>
            <w:rtl/>
          </w:rPr>
          <w:t xml:space="preserve">דברים</w:t>
        </w:r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ומי יש לה </w:t>
      </w:r>
      <w:ins w:id="94505" w:author="מנוע מכני" w:date="2026-10-05T11:32:12Z">
        <w:r>
          <w:rPr>
            <w:rFonts w:hint="cs"/>
            <w:rtl/>
          </w:rPr>
          <w:t xml:space="preserve">שלו</w:t>
        </w:r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</w:t>
      </w:r>
      <w:ins w:id="90565" w:author="מנוע סמנטי" w:date="2026-10-05T11:39:44Z">
        <w:r>
          <w:rPr>
            <w:rFonts w:hint="cs"/>
            <w:rtl/>
          </w:rPr>
          <w:t xml:space="preserve">יאמר</w:t>
        </w:r>
      </w:ins>
      <w:del w:id="90566" w:author="מנוע סמנטי" w:date="2026-10-05T11:39:44Z">
        <w:r w:rsidR="00022928">
          <w:rPr>
            <w:rFonts w:hint="cs"/>
            <w:rtl/>
          </w:rPr>
          <w:delText xml:space="preserve">יימר</w:delText>
        </w:r>
      </w:del>
      <w:r w:rsidR="00022928">
        <w:rPr>
          <w:rFonts w:hint="cs"/>
          <w:rtl/>
        </w:rPr>
        <w:t xml:space="preserve">,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חמור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והא אין קרן לחמור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  <w:pPrChange w:id="903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  <w:pPrChange w:id="903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0411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12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ins w:id="904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ins w:id="904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ins w:id="9042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ins w:id="904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ins w:id="90101" w:author="מנוע סמנטי" w:date="2026-10-05T11:39:44Z">
        <w:r>
          <w:rPr>
            <w:rStyle w:val="afffff0"/>
            <w:rtl/>
          </w:rPr>
          <w:t xml:space="preserve">הַזְּכָרִים לַה</w:t>
        </w:r>
      </w:ins>
      <w:del w:id="90102" w:author="מנוע סמנטי" w:date="2026-10-05T11:39:44Z">
        <w:r w:rsidR="00CE3F39">
          <w:rPr>
            <w:rtl/>
          </w:rPr>
          <w:delText xml:space="preserve">הזכרים לה</w:delText>
        </w:r>
      </w:del>
      <w:r w:rsidR="00CE3F39">
        <w:rPr>
          <w:rtl/>
        </w:rPr>
        <w:t xml:space="preserve">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del w:id="90012" w:author="מנוע עיצוב" w:date="2026-10-05T11:33:53Z"/>
          <w:rtl/>
        </w:rPr>
      </w:pPr>
      <w:del w:id="90009" w:author="מנוע עיצוב" w:date="2026-10-05T11:33:53Z">
        <w:r>
          <w:rPr>
            <w:rtl/>
          </w:rPr>
          <w:delText xml:space="preserve">•</w:delText>
        </w:r>
      </w:del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del w:id="90010" w:author="מנוע עיצוב" w:date="2026-10-05T11:33:53Z">
        <w:r>
          <w:rPr>
            <w:rtl/>
          </w:rPr>
          <w:delText xml:space="preserve">•</w:delText>
        </w:r>
      </w:del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del w:id="90011" w:author="מנוע עיצוב" w:date="2026-10-05T11:33:53Z">
        <w:r>
          <w:rPr>
            <w:rtl/>
          </w:rPr>
          <w:delText xml:space="preserve">•</w:delText>
        </w:r>
      </w:del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r>
          <w:rPr>
            <w:rFonts w:hint="cs"/>
            <w:rtl/>
          </w:rPr>
          <w:t xml:space="preserve">דאם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r>
          <w:rPr>
            <w:rFonts w:hint="cs"/>
            <w:rtl/>
          </w:rPr>
          <w:t xml:space="preserve">לא</w:t>
        </w:r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ins w:id="904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בשוויו[בעשבים]</w:t>
      </w:r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ins w:id="90433" w:author="מנוע מכני" w:date="2026-10-05T11:32:12Z">
        <w:r>
          <w:rPr>
            <w:rFonts w:hint="cs"/>
            <w:rtl/>
          </w:rPr>
          <w:t xml:space="preserve">ה"נ</w:t>
        </w:r>
      </w:ins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דפטר חמור איסורא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ופרקא </w:t>
      </w:r>
      <w:ins w:id="94507" w:author="מנוע מכני" w:date="2026-10-05T11:32:12Z">
        <w:r>
          <w:rPr>
            <w:rtl/>
          </w:rPr>
          <w:t xml:space="preserve">לו</w:t>
        </w:r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del w:id="90543" w:author="מנוע עיצוב" w:date="2026-10-05T11:33:53Z"/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Style w:val="afffff0"/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Style w:val="afffff0"/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0445" w:author="מנוע מכני" w:date="2026-10-05T11:32:12Z">
        <w:r>
          <w:rPr>
            <w:rStyle w:val="2fb"/>
            <w:rtl/>
          </w:rPr>
          <w:t xml:space="preserve">ר"ש</w:t>
        </w:r>
      </w:ins>
      <w:del w:id="90446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, היינו דכתיב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r>
          <w:rPr>
            <w:rtl/>
          </w:rPr>
          <w:t xml:space="preserve">גם</w:t>
        </w:r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נימא דאסיר! </w:t>
      </w:r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0449" w:author="מנוע מכני" w:date="2026-10-05T11:32:12Z">
        <w:r>
          <w:rPr>
            <w:rtl/>
          </w:rPr>
          <w:t xml:space="preserve">ו"ע</w:t>
        </w:r>
      </w:ins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ins w:id="94517" w:author="מנוע מכני" w:date="2026-10-05T11:32:12Z">
        <w:r>
          <w:rPr>
            <w:rtl/>
          </w:rPr>
          <w:t xml:space="preserve">דבא</w:t>
        </w:r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r w:rsidR="00F63065">
        <w:rPr>
          <w:rtl/>
        </w:rPr>
        <w:t xml:space="preserve">, כי </w:t>
      </w:r>
      <w:ins w:id="93173" w:author="מנוע מכני" w:date="2026-10-05T11:32:12Z">
        <w:r>
          <w:rPr>
            <w:rtl/>
          </w:rPr>
          <w:t xml:space="preserve">חלקו</w:t>
        </w:r>
      </w:ins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וקרא - </w:t>
      </w:r>
      <w:ins w:id="90567" w:author="מנוע סמנטי" w:date="2026-10-05T11:39:44Z">
        <w:r>
          <w:rPr>
            <w:rtl/>
          </w:rPr>
          <w:t xml:space="preserve">להתיר</w:t>
        </w:r>
      </w:ins>
      <w:del w:id="9056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דכתיב צאנך, ושורך - אטו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Style w:val="afffff0"/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ins w:id="90459" w:author="מנוע מכני" w:date="2026-10-05T11:32:12Z">
        <w:r>
          <w:rPr>
            <w:rtl/>
          </w:rPr>
          <w:t xml:space="preserve">ל"ל</w:t>
        </w:r>
      </w:ins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del w:id="90544" w:author="מנוע עיצוב" w:date="2026-10-05T11:33:53Z"/>
          <w:rtl/>
        </w:rPr>
      </w:pPr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Style w:val="afffff0"/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ins w:id="90103" w:author="מנוע סמנטי" w:date="2026-10-05T11:39:44Z">
        <w:r>
          <w:rPr>
            <w:rStyle w:val="afffff0"/>
            <w:rtl/>
          </w:rPr>
          <w:t xml:space="preserve">כִּי עַם קָדוֹשׁ אַתָּה לַה</w:t>
        </w:r>
      </w:ins>
      <w:del w:id="90104" w:author="מנוע סמנטי" w:date="2026-10-05T11:39:44Z">
        <w:r>
          <w:rPr>
            <w:rtl/>
          </w:rPr>
          <w:delText xml:space="preserve">כי עם קדוש אתה לה</w:delText>
        </w:r>
      </w:del>
      <w:r>
        <w:rPr>
          <w:rtl/>
        </w:rPr>
        <w:t xml:space="preserve">' אלהיך ולהלן הוא אומר </w:t>
      </w:r>
      <w:r w:rsidR="00593BF8">
        <w:rPr>
          <w:rFonts w:hint="cs"/>
          <w:rtl/>
        </w:rPr>
        <w:t>'</w:t>
      </w:r>
      <w:r>
        <w:rPr>
          <w:rStyle w:val="afffff0"/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</w:t>
      </w:r>
      <w:ins w:id="93177" w:author="מנוע מכני" w:date="2026-10-05T11:32:12Z">
        <w:r>
          <w:rPr>
            <w:rtl/>
          </w:rPr>
          <w:t xml:space="preserve">גם</w:t>
        </w:r>
      </w:ins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שרי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דחשיב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r>
        <w:rPr>
          <w:rtl/>
        </w:rPr>
        <w:t xml:space="preserve">ה</w:t>
      </w:r>
      <w:ins w:id="90483" w:author="מנוע מכני" w:date="2026-10-05T11:32:12Z">
        <w:r>
          <w:rPr>
            <w:rFonts w:hint="cs"/>
            <w:rtl/>
          </w:rPr>
          <w:t xml:space="preserve">ב"ע</w:t>
        </w:r>
      </w:ins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r>
          <w:rPr>
            <w:rFonts w:hint="cs"/>
            <w:rtl/>
          </w:rPr>
          <w:t xml:space="preserve">ולא</w:t>
        </w:r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דערפיה מיערף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del w:id="90545" w:author="מנוע עיצוב" w:date="2026-10-05T11:33:53Z"/>
          <w:rtl/>
        </w:rPr>
      </w:pPr>
    </w:p>
    <w:p w14:paraId="55DD194C" w14:textId="77777777" w:rsidR="00593BF8" w:rsidRDefault="00F63065" w:rsidP="00165DBA">
      <w:pPr>
        <w:rPr>
          <w:rtl/>
        </w:rPr>
      </w:pPr>
      <w:ins w:id="90569" w:author="מנוע סמנטי" w:date="2026-10-05T11:39:44Z">
        <w:r>
          <w:rPr>
            <w:rtl/>
          </w:rPr>
          <w:t xml:space="preserve">ובמחלוקת</w:t>
        </w:r>
      </w:ins>
      <w:del w:id="90570" w:author="מנוע סמנטי" w:date="2026-10-05T11:39:44Z">
        <w:r>
          <w:rPr>
            <w:rtl/>
          </w:rPr>
          <w:delText xml:space="preserve">ובפלוגתא</w:delText>
        </w:r>
      </w:del>
      <w:r>
        <w:rPr>
          <w:rtl/>
        </w:rPr>
        <w:t xml:space="preserve">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</w:t>
      </w:r>
      <w:ins w:id="90571" w:author="מנוע סמנטי" w:date="2026-10-05T11:39:44Z">
        <w:r>
          <w:t xml:space="preserve">ביניהם</w:t>
        </w:r>
      </w:ins>
      <w:del w:id="90572" w:author="מנוע סמנטי" w:date="2026-10-05T11:39:44Z">
        <w:r w:rsidR="00F63065" w:rsidRPr="00792FF0">
          <w:delText xml:space="preserve">בינייהו</w:delText>
        </w:r>
      </w:del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r>
          <w:rPr>
            <w:rtl/>
          </w:rPr>
          <w:t xml:space="preserve">לעולם</w:t>
        </w:r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,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בעי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r>
          <w:rPr>
            <w:rtl/>
          </w:rPr>
          <w:t xml:space="preserve">גם</w:t>
        </w:r>
      </w:ins>
      <w:del w:id="9318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 w14:paraId="26FCD1E0" w14:textId="77777777" w:rsidR="00593BF8" w:rsidRDefault="00F63065" w:rsidP="00593BF8">
      <w:pPr>
        <w:rPr>
          <w:rtl/>
        </w:rPr>
      </w:pPr>
      <w:ins w:id="94537" w:author="מנוע מכני" w:date="2026-10-05T11:32:12Z">
        <w:r>
          <w:rPr>
            <w:rtl/>
          </w:rPr>
          <w:t xml:space="preserve">ממה</w:t>
        </w:r>
      </w:ins>
      <w:del w:id="94538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del w:id="90546" w:author="מנוע עיצוב" w:date="2026-10-05T11:33:53Z"/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del w:id="90547" w:author="מנוע עיצוב" w:date="2026-10-05T11:33:53Z"/>
          <w:rtl/>
        </w:rPr>
      </w:pPr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05" w:author="מנוע סמנטי" w:date="2026-10-05T11:39:44Z">
        <w:r>
          <w:rPr>
            <w:rStyle w:val="afffff0"/>
            <w:rtl/>
          </w:rPr>
          <w:t xml:space="preserve">וַעֲרַפְתּוֹ</w:t>
        </w:r>
      </w:ins>
      <w:del w:id="90106" w:author="מנוע סמנטי" w:date="2026-10-05T11:39:44Z">
        <w:r w:rsidR="00F63065">
          <w:rPr>
            <w:rtl/>
          </w:rPr>
          <w:delText xml:space="preserve">וערפתו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ins w:id="93193" w:author="מנוע מכני" w:date="2026-10-05T11:32:12Z">
        <w:r>
          <w:rPr>
            <w:rtl/>
          </w:rPr>
          <w:t xml:space="preserve">לא</w:t>
        </w:r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חבריך תרגומה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del w:id="90548" w:author="מנוע עיצוב" w:date="2026-10-05T11:33:53Z"/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אפסידא דביני ביני,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תימא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0553" w:author="מנוע מכני" w:date="2026-10-05T11:32:12Z">
        <w:r>
          <w:rPr>
            <w:rStyle w:val="2fb"/>
            <w:rtl/>
          </w:rPr>
          <w:t xml:space="preserve">ר"ש</w:t>
        </w:r>
      </w:ins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דתיקדש בכוליה</w:t>
      </w:r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07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08" w:author="מנוע סמנטי" w:date="2026-10-05T11:39:44Z">
        <w:r w:rsidR="00F63065">
          <w:rPr>
            <w:rtl/>
          </w:rPr>
          <w:delText xml:space="preserve">תפדה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3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14" w:author="מנוע סמנטי" w:date="2026-10-05T11:39:44Z">
        <w:r>
          <w:rPr>
            <w:rtl/>
          </w:rPr>
          <w:delText xml:space="preserve">תפדה 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ins w:id="96013" w:author="מנוע מכני" w:date="2026-10-05T11:32:12Z">
        <w:r>
          <w:rPr>
            <w:rtl/>
          </w:rPr>
          <w:t xml:space="preserve">,</w:t>
        </w:r>
      </w:ins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>
        <w:r>
          <w:rPr>
            <w:rtl/>
          </w:rPr>
          <w:t xml:space="preserve">זה</w:t>
        </w:r>
      </w:ins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ins w:id="9011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2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ins w:id="90109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0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ליבעי!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7" w:author="מנוע סמנטי" w:date="2026-10-05T11:39:44Z">
        <w:r>
          <w:rPr>
            <w:rStyle w:val="afffff0"/>
            <w:rtl/>
          </w:rPr>
          <w:t xml:space="preserve">וְכָל עֶרְכְּךָ יִהְיֶה בְּשֶׁקֶל הַקֹּדֶשׁ</w:t>
        </w:r>
      </w:ins>
      <w:del w:id="90118" w:author="מנוע סמנטי" w:date="2026-10-05T11:39:44Z">
        <w:r>
          <w:rPr>
            <w:rtl/>
          </w:rPr>
          <w:delText xml:space="preserve">וכל ערכך יהיה בשקל הקדש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פטרוזא בר דנקא</w:t>
      </w:r>
      <w:ins w:id="96017" w:author="מנוע מכני" w:date="2026-10-05T11:32:12Z">
        <w:r>
          <w:rPr>
            <w:rtl/>
          </w:rPr>
          <w:t xml:space="preserve">,</w:t>
        </w:r>
      </w:ins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199" w:author="מנוע מכני" w:date="2026-10-05T11:32:12Z">
        <w:r>
          <w:rPr>
            <w:rtl/>
          </w:rPr>
          <w:t xml:space="preserve">גם</w:t>
        </w:r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גדול וקט</w:t>
      </w:r>
      <w:ins w:id="92697" w:author="מנוע מכני" w:date="2026-10-05T11:32:12Z">
        <w:r>
          <w:rPr>
            <w:rtl/>
          </w:rPr>
          <w:t xml:space="preserve">ן, </w:t>
        </w:r>
        <w:r>
          <w:rPr>
            <w:rtl/>
          </w:rPr>
          <w:t xml:space="preserve">ס</w:t>
        </w:r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>
        <w:r>
          <w:rPr>
            <w:rFonts w:hint="cs"/>
            <w:rtl/>
          </w:rPr>
          <w:t xml:space="preserve">"ד</w:t>
        </w:r>
      </w:ins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כולי </w:t>
      </w:r>
      <w:ins w:id="94543" w:author="מנוע מכני" w:date="2026-10-05T11:32:12Z">
        <w:r>
          <w:rPr>
            <w:rtl/>
          </w:rPr>
          <w:t xml:space="preserve">זה</w:t>
        </w:r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r>
          <w:rPr>
            <w:rtl/>
          </w:rPr>
          <w:t xml:space="preserve">אם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r>
          <w:rPr>
            <w:rtl/>
          </w:rPr>
          <w:t xml:space="preserve">גם</w:t>
        </w:r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ins w:id="90577" w:author="מנוע מכני" w:date="2026-10-05T11:32:12Z">
        <w:r>
          <w:rPr>
            <w:rStyle w:val="2fb"/>
            <w:rFonts w:hint="cs"/>
            <w:rtl/>
          </w:rPr>
          <w:t xml:space="preserve">י"נ</w:t>
        </w:r>
      </w:ins>
      <w:del w:id="90578" w:author="מנוע מכני" w:date="2026-10-05T11:32:12Z">
        <w:r w:rsidR="009C4AE6">
          <w:rPr>
            <w:rFonts w:hint="cs"/>
            <w:rtl/>
          </w:rPr>
          <w:delText xml:space="preserve">י''נ</w:delText>
        </w:r>
      </w:del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ins w:id="90579" w:author="מנוע מכני" w:date="2026-10-05T11:32:12Z">
        <w:r>
          <w:rPr>
            <w:rFonts w:hint="cs"/>
            <w:rtl/>
          </w:rPr>
          <w:t xml:space="preserve">ו"ל</w:t>
        </w:r>
      </w:ins>
      <w:del w:id="90580" w:author="מנוע מכני" w:date="2026-10-05T11:32:12Z">
        <w:r w:rsidR="009C4AE6">
          <w:rPr>
            <w:rFonts w:hint="cs"/>
            <w:rtl/>
          </w:rPr>
          <w:delText xml:space="preserve">ו''ל</w:delText>
        </w:r>
      </w:del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ins w:id="94545" w:author="מנוע מכני" w:date="2026-10-05T11:32:12Z">
        <w:r>
          <w:rPr>
            <w:rtl/>
          </w:rPr>
          <w:t xml:space="preserve">ללפניו</w:t>
        </w:r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0581" w:author="מנוע מכני" w:date="2026-10-05T11:32:12Z">
        <w:r>
          <w:rPr>
            <w:rStyle w:val="2fb"/>
            <w:rtl/>
          </w:rPr>
          <w:t xml:space="preserve">ר"ט</w:t>
        </w:r>
      </w:ins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,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בעינא </w:t>
      </w:r>
      <w:ins w:id="98717" w:author="מנוע מכני" w:date="2026-10-05T11:32:12Z">
        <w:r>
          <w:rPr>
            <w:rtl/>
          </w:rPr>
          <w:t xml:space="preserve">לשבת</w:t>
        </w:r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זוזי,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ins w:id="97523" w:author="מנוע מכני" w:date="2026-10-05T11:32:12Z">
        <w:r>
          <w:rPr>
            <w:rtl/>
          </w:rPr>
          <w:t xml:space="preserve">קשה</w:t>
        </w:r>
      </w:ins>
      <w:del w:id="97524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הלכתא </w:t>
      </w:r>
      <w:ins w:id="90573" w:author="מנוע סמנטי" w:date="2026-10-05T11:39:44Z">
        <w:r>
          <w:rPr>
            <w:rtl/>
          </w:rPr>
          <w:t xml:space="preserve">על ההלכה</w:t>
        </w:r>
      </w:ins>
      <w:del w:id="90574" w:author="מנוע סמנטי" w:date="2026-10-05T11:39:44Z">
        <w:r>
          <w:rPr>
            <w:rtl/>
          </w:rPr>
          <w:delText xml:space="preserve">אהלכתא</w:delText>
        </w:r>
      </w:del>
      <w:r>
        <w:rPr>
          <w:rtl/>
        </w:rPr>
        <w:t xml:space="preserve">!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ins w:id="90595" w:author="מנוע מכני" w:date="2026-10-05T11:32:12Z">
        <w:r>
          <w:rPr>
            <w:rStyle w:val="2fb"/>
            <w:rtl/>
          </w:rPr>
          <w:t xml:space="preserve">ר"י</w:t>
        </w:r>
      </w:ins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ins w:id="90599" w:author="מנוע מכני" w:date="2026-10-05T11:32:12Z">
        <w:r>
          <w:rPr>
            <w:rStyle w:val="2fb"/>
            <w:rtl/>
          </w:rPr>
          <w:t xml:space="preserve">ר"ש</w:t>
        </w:r>
      </w:ins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ins w:id="94553" w:author="מנוע מכני" w:date="2026-10-05T11:32:12Z">
        <w:r>
          <w:rPr>
            <w:rtl/>
          </w:rPr>
          <w:t xml:space="preserve">לו</w:t>
        </w:r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ins w:id="90611" w:author="מנוע מכני" w:date="2026-10-05T11:32:12Z">
        <w:r>
          <w:rPr>
            <w:rStyle w:val="2fb"/>
            <w:rtl/>
          </w:rPr>
          <w:t xml:space="preserve">ר"י</w:t>
        </w:r>
      </w:ins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דאמר אסור בהנאה, להקדש מדמי </w:t>
      </w:r>
      <w:ins w:id="94557" w:author="מנוע מכני" w:date="2026-10-05T11:32:12Z">
        <w:r>
          <w:rPr>
            <w:rtl/>
          </w:rPr>
          <w:t xml:space="preserve">לו</w:t>
        </w:r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דקני </w:t>
      </w:r>
      <w:ins w:id="97465" w:author="מנוע מכני" w:date="2026-10-05T11:32:12Z">
        <w:r>
          <w:rPr>
            <w:rtl/>
          </w:rPr>
          <w:t xml:space="preserve">להם</w:t>
        </w:r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ס"ד</w:t>
      </w:r>
      <w:r w:rsidR="00F63065">
        <w:rPr>
          <w:rtl/>
        </w:rPr>
        <w:t xml:space="preserve"> להקדש </w:t>
      </w:r>
      <w:ins w:id="90119" w:author="מנוע סמנטי" w:date="2026-10-05T11:39:44Z">
        <w:r>
          <w:rPr>
            <w:rtl/>
          </w:rPr>
          <w:t xml:space="preserve">מדמים</w:t>
        </w:r>
      </w:ins>
      <w:del w:id="90120" w:author="מנוע סמנטי" w:date="2026-10-05T11:39:44Z">
        <w:r w:rsidR="00F63065">
          <w:rPr>
            <w:rtl/>
          </w:rPr>
          <w:delText xml:space="preserve">מדמינן</w:delText>
        </w:r>
      </w:del>
      <w:r w:rsidR="00F63065">
        <w:rPr>
          <w:rtl/>
        </w:rPr>
        <w:t xml:space="preserve"> </w:t>
      </w:r>
      <w:ins w:id="94565" w:author="מנוע מכני" w:date="2026-10-05T11:32:12Z">
        <w:r>
          <w:rPr>
            <w:rtl/>
          </w:rPr>
          <w:t xml:space="preserve">לו</w:t>
        </w:r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del w:id="90016" w:author="מנוע עיצוב" w:date="2026-10-05T11:33:53Z"/>
          <w:rtl/>
        </w:rPr>
      </w:pPr>
      <w:del w:id="90013" w:author="מנוע עיצוב" w:date="2026-10-05T11:33:53Z">
        <w:r>
          <w:rPr>
            <w:rtl/>
          </w:rPr>
          <w:delText xml:space="preserve">•</w:delText>
        </w:r>
      </w:del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del w:id="90014" w:author="מנוע עיצוב" w:date="2026-10-05T11:33:53Z">
        <w:r>
          <w:rPr>
            <w:rtl/>
          </w:rPr>
          <w:delText xml:space="preserve">•</w:delText>
        </w:r>
      </w:del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del w:id="90015" w:author="מנוע עיצוב" w:date="2026-10-05T11:33:53Z">
        <w:r>
          <w:rPr>
            <w:rtl/>
          </w:rPr>
          <w:delText xml:space="preserve">•</w:delText>
        </w:r>
      </w:del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r>
          <w:rPr>
            <w:rFonts w:hint="cs"/>
            <w:rtl/>
          </w:rPr>
          <w:t xml:space="preserve">מעולם</w:t>
        </w:r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בעי אתוי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ב'''נ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r>
          <w:rPr>
            <w:rtl/>
          </w:rPr>
          <w:t xml:space="preserve">לו</w:t>
        </w:r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: </w:t>
      </w:r>
      <w:ins w:id="90575" w:author="מנוע סמנטי" w:date="2026-10-05T11:39:44Z">
        <w:r>
          <w:rPr>
            <w:rtl/>
          </w:rPr>
          <w:t xml:space="preserve">באתי</w:t>
        </w:r>
      </w:ins>
      <w:del w:id="90576" w:author="מנוע סמנטי" w:date="2026-10-05T11:39:44Z">
        <w:r w:rsidR="00F63065">
          <w:rPr>
            <w:rtl/>
          </w:rPr>
          <w:delText xml:space="preserve">קאתינא</w:delText>
        </w:r>
      </w:del>
      <w:r w:rsidR="00F63065">
        <w:rPr>
          <w:rtl/>
        </w:rPr>
        <w:t xml:space="preserve">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r>
          <w:rPr>
            <w:rtl/>
          </w:rPr>
          <w:t xml:space="preserve">דמה</w:t>
        </w:r>
      </w:ins>
      <w:del w:id="94570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כולי </w:t>
      </w:r>
      <w:ins w:id="97531" w:author="מנוע מכני" w:date="2026-10-05T11:32:12Z">
        <w:r>
          <w:rPr>
            <w:rtl/>
          </w:rPr>
          <w:t xml:space="preserve">עולם</w:t>
        </w:r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כי </w:t>
      </w:r>
      <w:ins w:id="93215" w:author="מנוע מכני" w:date="2026-10-05T11:32:12Z">
        <w:r>
          <w:rPr>
            <w:rtl/>
          </w:rPr>
          <w:t xml:space="preserve">חלקו</w:t>
        </w:r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r>
          <w:rPr>
            <w:rtl/>
          </w:rPr>
          <w:t xml:space="preserve">דמה</w:t>
        </w:r>
      </w:ins>
      <w:del w:id="94572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ins w:id="98093" w:author="מנוע מכני" w:date="2026-10-05T11:32:12Z">
        <w:r>
          <w:rPr>
            <w:rtl/>
          </w:rPr>
          <w:t xml:space="preserve">ישב</w:t>
        </w:r>
      </w:ins>
      <w:del w:id="9809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להא </w:t>
      </w:r>
      <w:ins w:id="97535" w:author="מנוע מכני" w:date="2026-10-05T11:32:12Z">
        <w:r>
          <w:rPr>
            <w:rtl/>
          </w:rPr>
          <w:t xml:space="preserve">שמועה</w:t>
        </w:r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חלפינהו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ins w:id="97537" w:author="מנוע מכני" w:date="2026-10-05T11:32:12Z">
        <w:r>
          <w:rPr>
            <w:rtl/>
          </w:rPr>
          <w:t xml:space="preserve">עולם</w:t>
        </w:r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בעי </w:t>
      </w:r>
      <w:ins w:id="90577" w:author="מנוע סמנטי" w:date="2026-10-05T11:39:44Z">
        <w:r>
          <w:rPr>
            <w:rtl/>
          </w:rPr>
          <w:t xml:space="preserve">לתתם</w:t>
        </w:r>
      </w:ins>
      <w:del w:id="90578" w:author="מנוע סמנטי" w:date="2026-10-05T11:39:44Z">
        <w:r>
          <w:rPr>
            <w:rtl/>
          </w:rPr>
          <w:delText xml:space="preserve">למיתבינהו</w:delText>
        </w:r>
      </w:del>
      <w:r>
        <w:rPr>
          <w:rtl/>
        </w:rPr>
        <w:t xml:space="preserve">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אזכרתן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del w:id="90020" w:author="מנוע עיצוב" w:date="2026-10-05T11:33:53Z"/>
          <w:rtl/>
        </w:rPr>
      </w:pPr>
      <w:del w:id="90017" w:author="מנוע עיצוב" w:date="2026-10-05T11:33:53Z">
        <w:r>
          <w:rPr>
            <w:rtl/>
          </w:rPr>
          <w:delText xml:space="preserve">•</w:delText>
        </w:r>
      </w:del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del w:id="90018" w:author="מנוע עיצוב" w:date="2026-10-05T11:33:53Z">
        <w:r>
          <w:rPr>
            <w:rtl/>
          </w:rPr>
          <w:delText xml:space="preserve">•</w:delText>
        </w:r>
      </w:del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del w:id="90019" w:author="מנוע עיצוב" w:date="2026-10-05T11:33:53Z">
        <w:r>
          <w:rPr>
            <w:rtl/>
          </w:rPr>
          <w:delText xml:space="preserve">•</w:delText>
        </w:r>
      </w:del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  <w:pPrChange w:id="903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  <w:pPrChange w:id="90373" w:author="מנוע עיצוב" w:date="2026-10-05T11:33:53Z">
          <w:pPr>
            <w:jc w:val="center"/>
          </w:pPr>
        </w:pPrChange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 xml:space="preserve">'</w:t>
      </w:r>
      <w:ins w:id="90115" w:author="מנוע סמנטי" w:date="2026-10-05T11:39:44Z">
        <w:r>
          <w:rPr>
            <w:rStyle w:val="afffff0"/>
            <w:rFonts w:hint="cs"/>
            <w:rtl/>
          </w:rPr>
          <w:t xml:space="preserve">תִּפְדֶּה תִּפְדֶּה</w:t>
        </w:r>
      </w:ins>
      <w:del w:id="90116" w:author="מנוע סמנטי" w:date="2026-10-05T11:39:44Z">
        <w:r>
          <w:rPr>
            <w:rFonts w:hint="cs"/>
            <w:rtl/>
          </w:rPr>
          <w:delText xml:space="preserve">תפדה תפדה</w:delText>
        </w:r>
      </w:del>
      <w:r>
        <w:rPr>
          <w:rFonts w:hint="cs"/>
          <w:rtl/>
        </w:rPr>
        <w:t xml:space="preserve">' ריבה אפי יותר מבן שנה</w:t>
      </w:r>
    </w:p>
    <w:p w14:paraId="25ED6421" w14:textId="77777777" w:rsidR="00805336" w:rsidRPr="00E356D3" w:rsidRDefault="00805336" w:rsidP="00F63065">
      <w:pPr>
        <w:rPr>
          <w:del w:id="90549" w:author="מנוע עיצוב" w:date="2026-10-05T11:33:53Z"/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ins w:id="97467" w:author="מנוע מכני" w:date="2026-10-05T11:32:12Z">
        <w:r>
          <w:rPr>
            <w:b/>
            <w:bCs/>
            <w:rtl/>
          </w:rPr>
          <w:t xml:space="preserve">להם</w:t>
        </w:r>
      </w:ins>
      <w:del w:id="97468" w:author="מנוע מכני" w:date="2026-10-05T11:32:12Z">
        <w:r w:rsidRPr="00792FF0">
          <w:rPr>
            <w:b/>
            <w:bCs/>
            <w:rtl/>
          </w:rPr>
          <w:delText xml:space="preserve">להו</w:delText>
        </w:r>
      </w:del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r>
          <w:rPr>
            <w:rtl/>
          </w:rPr>
          <w:t xml:space="preserve">דאמרו</w:t>
        </w:r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r>
          <w:rPr>
            <w:rtl/>
          </w:rPr>
          <w:t xml:space="preserve">דעכשיו</w:t>
        </w:r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מיהא רהיט ואזיל, שה קרינא </w:t>
      </w:r>
      <w:ins w:id="94579" w:author="מנוע מכני" w:date="2026-10-05T11:32:12Z">
        <w:r>
          <w:rPr>
            <w:rtl/>
          </w:rPr>
          <w:t xml:space="preserve">בו</w:t>
        </w:r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Style w:val="afffff0"/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del w:id="90550" w:author="מנוע עיצוב" w:date="2026-10-05T11:33:53Z"/>
          <w:rtl/>
        </w:rPr>
      </w:pPr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81" w:author="מנוע סמנטי" w:date="2026-10-05T11:39:44Z">
        <w:r>
          <w:rPr>
            <w:rtl/>
          </w:rPr>
          <w:t xml:space="preserve">פודים</w:t>
        </w:r>
      </w:ins>
      <w:del w:id="90582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 - בנדמה </w:t>
      </w:r>
      <w:ins w:id="90579" w:author="מנוע סמנטי" w:date="2026-10-05T11:39:44Z">
        <w:r>
          <w:rPr>
            <w:rtl/>
          </w:rPr>
          <w:t xml:space="preserve">פודים</w:t>
        </w:r>
      </w:ins>
      <w:del w:id="90580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הא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ins w:id="90651" w:author="מנוע מכני" w:date="2026-10-05T11:32:12Z">
        <w:r>
          <w:rPr>
            <w:rStyle w:val="2fb"/>
            <w:rtl/>
          </w:rPr>
          <w:t xml:space="preserve">ר"א</w:t>
        </w:r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ins w:id="94583" w:author="מנוע מכני" w:date="2026-10-05T11:32:12Z">
        <w:r>
          <w:rPr>
            <w:rtl/>
          </w:rPr>
          <w:t xml:space="preserve">שלו</w:t>
        </w:r>
      </w:ins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מעליא הוא, אלא זיל בתר </w:t>
      </w:r>
      <w:ins w:id="90583" w:author="מנוע סמנטי" w:date="2026-10-05T11:39:44Z">
        <w:r>
          <w:rPr>
            <w:rtl/>
          </w:rPr>
          <w:t xml:space="preserve">אמו</w:t>
        </w:r>
      </w:ins>
      <w:del w:id="9058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ins w:id="94589" w:author="מנוע מכני" w:date="2026-10-05T11:32:12Z">
        <w:r>
          <w:rPr>
            <w:rtl/>
          </w:rPr>
          <w:t xml:space="preserve">למה</w:t>
        </w:r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דממעט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גמר</w:t>
      </w:r>
      <w:ins w:id="96043" w:author="מנוע מכני" w:date="2026-10-05T11:32:12Z">
        <w:r>
          <w:rPr>
            <w:rtl/>
          </w:rPr>
          <w:t xml:space="preserve">,</w:t>
        </w:r>
      </w:ins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del w:id="90551" w:author="מנוע עיצוב" w:date="2026-10-05T11:33:53Z"/>
          <w:rtl/>
        </w:rPr>
      </w:pPr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ins w:id="94595" w:author="מנוע מכני" w:date="2026-10-05T11:32:12Z">
        <w:r>
          <w:rPr>
            <w:rtl/>
          </w:rPr>
          <w:t xml:space="preserve">מה</w:t>
        </w:r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r>
          <w:rPr>
            <w:rFonts w:hint="cs"/>
            <w:rtl/>
          </w:rPr>
          <w:t xml:space="preserve">סתם</w:t>
        </w:r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מי זוטר </w:t>
      </w:r>
      <w:ins w:id="94599" w:author="מנוע מכני" w:date="2026-10-05T11:32:12Z">
        <w:r>
          <w:rPr>
            <w:rtl/>
          </w:rPr>
          <w:t xml:space="preserve">מה</w:t>
        </w:r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דכתיב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21" w:author="מנוע סמנטי" w:date="2026-10-05T11:39:44Z">
        <w:r>
          <w:rPr>
            <w:rStyle w:val="afffff0"/>
            <w:rtl/>
          </w:rPr>
          <w:t xml:space="preserve">כַּצְּבִי וְכָאַיָּל</w:t>
        </w:r>
      </w:ins>
      <w:del w:id="90122" w:author="מנוע סמנטי" w:date="2026-10-05T11:39:44Z">
        <w:r w:rsidR="00F63065">
          <w:rPr>
            <w:rtl/>
          </w:rPr>
          <w:delText xml:space="preserve">כצבי וכאיל</w:delText>
        </w:r>
      </w:del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כתיב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r>
        <w:rPr>
          <w:rFonts w:hint="cs"/>
          <w:rtl/>
        </w:rPr>
        <w:t>יב.</w:t>
      </w:r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ins w:id="94609" w:author="מנוע מכני" w:date="2026-10-05T11:32:12Z">
        <w:r>
          <w:rPr>
            <w:rtl/>
          </w:rPr>
          <w:t xml:space="preserve">מה</w:t>
        </w:r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דמפריש טלה והוא לעצמו - לאכלה קרינא </w:t>
      </w:r>
      <w:ins w:id="94607" w:author="מנוע מכני" w:date="2026-10-05T11:32:12Z">
        <w:r>
          <w:rPr>
            <w:rtl/>
          </w:rPr>
          <w:t xml:space="preserve">בו</w:t>
        </w:r>
      </w:ins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del w:id="90552" w:author="מנוע עיצוב" w:date="2026-10-05T11:33:53Z"/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שאני </w:t>
      </w:r>
      <w:ins w:id="93229" w:author="מנוע מכני" w:date="2026-10-05T11:32:12Z">
        <w:r>
          <w:rPr>
            <w:rtl/>
          </w:rPr>
          <w:t xml:space="preserve">כאן</w:t>
        </w:r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ins w:id="90123" w:author="מנוע סמנטי" w:date="2026-10-05T11:39:44Z">
        <w:r>
          <w:rPr>
            <w:rStyle w:val="afffff0"/>
            <w:rtl/>
          </w:rPr>
          <w:t xml:space="preserve">לְדוֹרוֹתֵיכֶם</w:t>
        </w:r>
      </w:ins>
      <w:del w:id="90124" w:author="מנוע סמנטי" w:date="2026-10-05T11:39:44Z">
        <w:r>
          <w:rPr>
            <w:rtl/>
          </w:rPr>
          <w:delText xml:space="preserve">לדורותיכם</w:delText>
        </w:r>
      </w:del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ins w:id="93231" w:author="מנוע מכני" w:date="2026-10-05T11:32:12Z">
        <w:r>
          <w:rPr>
            <w:rFonts w:hint="cs"/>
            <w:rtl/>
          </w:rPr>
          <w:t xml:space="preserve">משם</w:t>
        </w:r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  <w:pPrChange w:id="903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חמורים</w:t>
      </w:r>
      <w:ins w:id="96051" w:author="מנוע מכני" w:date="2026-10-05T11:32:12Z">
        <w:r>
          <w:rPr>
            <w:rtl/>
          </w:rPr>
          <w:t xml:space="preserve">,</w:t>
        </w:r>
      </w:ins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r>
          <w:rPr>
            <w:rtl/>
          </w:rPr>
          <w:t xml:space="preserve">מקום</w:t>
        </w:r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  <w:pPrChange w:id="903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  <w:pPrChange w:id="903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ins w:id="9066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ד'</w:t>
      </w:r>
      <w:ins w:id="90125" w:author="מנוע סמנטי" w:date="2026-10-05T11:39:44Z">
        <w:r>
          <w:rPr>
            <w:rStyle w:val="afffff0"/>
            <w:rtl/>
          </w:rPr>
          <w:t xml:space="preserve">אַךְ פָּדֹה תִפְדֶּה וְגוֹ</w:t>
        </w:r>
      </w:ins>
      <w:del w:id="90126" w:author="מנוע סמנטי" w:date="2026-10-05T11:39:44Z">
        <w:r>
          <w:rPr>
            <w:rtl/>
          </w:rPr>
          <w:delText xml:space="preserve">אך פדה תפדה וגו</w:delText>
        </w:r>
      </w:del>
      <w:r>
        <w:rPr>
          <w:rtl/>
        </w:rPr>
        <w:t xml:space="preserve">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7749" w:author="מנוע מכני" w:date="2026-10-05T11:32:12Z">
        <w:r>
          <w:rPr>
            <w:rtl/>
          </w:rPr>
          <w:t xml:space="preserve">אם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דאסור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אדם</w:t>
      </w:r>
      <w:ins w:id="96063" w:author="מנוע מכני" w:date="2026-10-05T11:32:12Z">
        <w:r>
          <w:rPr>
            <w:rtl/>
          </w:rPr>
          <w:t xml:space="preserve">,</w:t>
        </w:r>
      </w:ins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ins w:id="90127" w:author="מנוע סמנטי" w:date="2026-10-05T11:39:44Z">
        <w:r>
          <w:rPr>
            <w:rStyle w:val="afffff0"/>
            <w:rtl/>
          </w:rPr>
          <w:t xml:space="preserve">אַךְ פָּדֹה תִפְדֶּה</w:t>
        </w:r>
      </w:ins>
      <w:del w:id="90128" w:author="מנוע סמנטי" w:date="2026-10-05T11:39:44Z">
        <w:r>
          <w:rPr>
            <w:rtl/>
          </w:rPr>
          <w:delText xml:space="preserve">אך פדה תפדה</w:delText>
        </w:r>
      </w:del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r>
          <w:rPr>
            <w:rtl/>
          </w:rPr>
          <w:t xml:space="preserve">לא</w:t>
        </w:r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איתמר עלה,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r>
          <w:rPr>
            <w:rtl/>
          </w:rPr>
          <w:t xml:space="preserve">דלכ"ע</w:t>
        </w:r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r>
          <w:rPr>
            <w:rtl/>
          </w:rPr>
          <w:t xml:space="preserve">מה</w:t>
        </w:r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r>
          <w:rPr>
            <w:rtl/>
          </w:rPr>
          <w:t xml:space="preserve">צריך</w:t>
        </w:r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r>
          <w:rPr>
            <w:rtl/>
          </w:rPr>
          <w:t xml:space="preserve">לו</w:t>
        </w:r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r>
          <w:rPr>
            <w:rFonts w:hint="cs"/>
            <w:rtl/>
          </w:rPr>
          <w:t xml:space="preserve">ל"ק</w:t>
        </w:r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הא </w:t>
      </w:r>
      <w:ins w:id="90673" w:author="מנוע מכני" w:date="2026-10-05T11:32:12Z">
        <w:r>
          <w:rPr>
            <w:rStyle w:val="2fb"/>
            <w:rtl/>
          </w:rPr>
          <w:t xml:space="preserve">ר"א</w:t>
        </w:r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pStyle w:val="affffd"/>
        <w:jc w:val="center"/>
        <w:rPr>
          <w:rtl/>
        </w:rPr>
        <w:pPrChange w:id="903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  <w:pPrChange w:id="903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ins w:id="90585" w:author="מנוע סמנטי" w:date="2026-10-05T11:39:44Z">
        <w:r>
          <w:rPr>
            <w:rFonts w:hint="cs"/>
            <w:rtl/>
          </w:rPr>
          <w:t xml:space="preserve">שישנה</w:t>
        </w:r>
      </w:ins>
      <w:del w:id="90586" w:author="מנוע סמנטי" w:date="2026-10-05T11:39:44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ליתני</w:delText>
        </w:r>
      </w:del>
      <w:r>
        <w:rPr>
          <w:rtl/>
        </w:rPr>
        <w:t xml:space="preserve">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איידי דחביבא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del w:id="90553" w:author="מנוע עיצוב" w:date="2026-10-05T11:33:53Z"/>
          <w:rtl/>
        </w:rPr>
      </w:pPr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מר'''ל</w:t>
      </w:r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del w:id="90554" w:author="מנוע עיצוב" w:date="2026-10-05T11:33:53Z"/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ins w:id="94625" w:author="מנוע מכני" w:date="2026-10-05T11:32:12Z">
        <w:r>
          <w:rPr>
            <w:rtl/>
          </w:rPr>
          <w:t xml:space="preserve">מה</w:t>
        </w:r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נימא בדיניהם </w:t>
      </w:r>
      <w:ins w:id="97999" w:author="מנוע מכני" w:date="2026-10-05T11:32:12Z">
        <w:r>
          <w:rPr>
            <w:rtl/>
          </w:rPr>
          <w:t xml:space="preserve">דגופו</w:t>
        </w:r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קני </w:t>
      </w:r>
      <w:ins w:id="94627" w:author="מנוע מכני" w:date="2026-10-05T11:32:12Z">
        <w:r>
          <w:rPr>
            <w:rtl/>
          </w:rPr>
          <w:t xml:space="preserve">לו</w:t>
        </w:r>
      </w:ins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ד</w:t>
      </w:r>
      <w:r w:rsidR="00DB51C1">
        <w:rPr>
          <w:rFonts w:hint="cs"/>
          <w:rtl/>
        </w:rPr>
        <w:t xml:space="preserve">'</w:t>
      </w:r>
      <w:ins w:id="90129" w:author="מנוע סמנטי" w:date="2026-10-05T11:39:44Z">
        <w:r>
          <w:rPr>
            <w:rStyle w:val="afffff0"/>
            <w:rFonts w:hint="cs"/>
            <w:rtl/>
          </w:rPr>
          <w:t xml:space="preserve">לָרֶשֶׁת אֲחוּזָּה</w:t>
        </w:r>
      </w:ins>
      <w:del w:id="90130" w:author="מנוע סמנטי" w:date="2026-10-05T11:39:44Z">
        <w:r w:rsidR="00DB51C1">
          <w:rPr>
            <w:rFonts w:hint="cs"/>
            <w:rtl/>
          </w:rPr>
          <w:delText xml:space="preserve">ל</w:delText>
        </w:r>
        <w:r>
          <w:rPr>
            <w:rtl/>
          </w:rPr>
          <w:delText xml:space="preserve">רשת אחוזה</w:delText>
        </w:r>
      </w:del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r>
          <w:rPr>
            <w:rtl/>
          </w:rPr>
          <w:t xml:space="preserve">דגופו</w:t>
        </w:r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קני </w:t>
      </w:r>
      <w:ins w:id="94629" w:author="מנוע מכני" w:date="2026-10-05T11:32:12Z">
        <w:r>
          <w:rPr>
            <w:rtl/>
          </w:rPr>
          <w:t xml:space="preserve">לו</w:t>
        </w:r>
      </w:ins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ins w:id="90131" w:author="מנוע סמנטי" w:date="2026-10-05T11:39:44Z">
        <w:r>
          <w:rPr>
            <w:rStyle w:val="afffff0"/>
            <w:rtl/>
          </w:rPr>
          <w:t xml:space="preserve">אוֹ קָנֹה מִיַּד עֲמִיתֶךָ</w:t>
        </w:r>
      </w:ins>
      <w:del w:id="90132" w:author="מנוע סמנטי" w:date="2026-10-05T11:39:44Z">
        <w:r>
          <w:rPr>
            <w:rtl/>
          </w:rPr>
          <w:delText xml:space="preserve">או קנה מיד עמיתך</w:delText>
        </w:r>
      </w:del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r>
          <w:rPr>
            <w:rtl/>
          </w:rPr>
          <w:t xml:space="preserve">דיש</w:t>
        </w:r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r>
          <w:rPr>
            <w:rtl/>
          </w:rPr>
          <w:t xml:space="preserve">ולא</w:t>
        </w:r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Style w:val="afffff0"/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del w:id="90555" w:author="מנוע עיצוב" w:date="2026-10-05T11:33:53Z"/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דאתי בק"ו, אם גופו ישראל קני </w:t>
      </w:r>
      <w:ins w:id="94631" w:author="מנוע מכני" w:date="2026-10-05T11:32:12Z">
        <w:r>
          <w:rPr>
            <w:rtl/>
          </w:rPr>
          <w:t xml:space="preserve">לו</w:t>
        </w:r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ins w:id="90133" w:author="מנוע סמנטי" w:date="2026-10-05T11:39:44Z">
        <w:r>
          <w:rPr>
            <w:rStyle w:val="afffff0"/>
            <w:rtl/>
          </w:rPr>
          <w:t xml:space="preserve">מִכֶּסֶף מִקְנָתוֹ</w:t>
        </w:r>
      </w:ins>
      <w:del w:id="90134" w:author="מנוע סמנטי" w:date="2026-10-05T11:39:44Z">
        <w:r w:rsidR="00F63065">
          <w:rPr>
            <w:rtl/>
          </w:rPr>
          <w:delText xml:space="preserve">מכסף מקנתו</w:delText>
        </w:r>
      </w:del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ins w:id="90135" w:author="מנוע סמנטי" w:date="2026-10-05T11:39:44Z">
        <w:r>
          <w:rPr>
            <w:rStyle w:val="afffff0"/>
            <w:rtl/>
          </w:rPr>
          <w:t xml:space="preserve">וְכִי תִמְכְּרוּ מִמְכָּר לַעֲמִיתֶךָ</w:t>
        </w:r>
      </w:ins>
      <w:del w:id="90136" w:author="מנוע סמנטי" w:date="2026-10-05T11:39:44Z">
        <w:r>
          <w:rPr>
            <w:rtl/>
          </w:rPr>
          <w:delText xml:space="preserve">וכי תמכרו ממכר לעמיתך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ins w:id="90137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38" w:author="מנוע סמנטי" w:date="2026-10-05T11:39:44Z">
        <w:r w:rsidR="00F63065">
          <w:rPr>
            <w:rtl/>
          </w:rPr>
          <w:delText xml:space="preserve">לעמיתך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DC68DE">
        <w:rPr>
          <w:rFonts w:hint="cs"/>
          <w:rtl/>
        </w:rPr>
        <w:t xml:space="preserve">ד</w:t>
      </w:r>
      <w:ins w:id="90693" w:author="מנוע מכני" w:date="2026-10-05T11:32:12Z">
        <w:r>
          <w:rPr>
            <w:rFonts w:hint="cs"/>
            <w:rtl/>
          </w:rPr>
          <w:t xml:space="preserve">ק"ו</w:t>
        </w:r>
      </w:ins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r>
          <w:rPr>
            <w:rtl/>
          </w:rPr>
          <w:t xml:space="preserve">דיש</w:t>
        </w:r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67" w:author="מנוע מכני" w:date="2026-10-05T11:32:12Z">
        <w:r>
          <w:rPr>
            <w:rtl/>
          </w:rPr>
          <w:t xml:space="preserve">לא</w:t>
        </w:r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r>
          <w:rPr>
            <w:rtl/>
          </w:rPr>
          <w:t xml:space="preserve">בזה</w:t>
        </w:r>
      </w:ins>
      <w:del w:id="98102" w:author="מנוע מכני" w:date="2026-10-05T11:32:12Z">
        <w:r>
          <w:rPr>
            <w:rtl/>
          </w:rPr>
          <w:delText xml:space="preserve">בהא</w:delText>
        </w:r>
      </w:del>
      <w:r w:rsidR="0088048A">
        <w:rPr>
          <w:rFonts w:hint="cs"/>
          <w:rtl/>
        </w:rPr>
        <w:t xml:space="preserve">-</w:t>
      </w:r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דומיא דעמיתך,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ins w:id="9069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ins w:id="90139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0" w:author="מנוע סמנטי" w:date="2026-10-05T11:39:44Z">
        <w:r w:rsidR="0088048A"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ins w:id="90141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2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ins w:id="90143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4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ins w:id="90145" w:author="מנוע סמנטי" w:date="2026-10-05T11:39:44Z">
        <w:r>
          <w:rPr>
            <w:rStyle w:val="afffff0"/>
            <w:rtl/>
          </w:rPr>
          <w:t xml:space="preserve">אַל תּוֹנוּ אִישׁ אֶת אָחִיו</w:t>
        </w:r>
      </w:ins>
      <w:del w:id="90146" w:author="מנוע סמנטי" w:date="2026-10-05T11:39:44Z">
        <w:r>
          <w:rPr>
            <w:rtl/>
          </w:rPr>
          <w:delText xml:space="preserve">אל תונו איש את אחיו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r>
          <w:rPr>
            <w:rtl/>
          </w:rPr>
          <w:t xml:space="preserve">דאם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ins w:id="94635" w:author="מנוע מכני" w:date="2026-10-05T11:32:12Z">
        <w:r>
          <w:rPr>
            <w:rFonts w:hint="cs"/>
            <w:rtl/>
          </w:rPr>
          <w:t xml:space="preserve">דלכך</w:t>
        </w:r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קרא </w:t>
      </w:r>
      <w:ins w:id="90587" w:author="מנוע סמנטי" w:date="2026-10-05T11:39:44Z">
        <w:r>
          <w:rPr>
            <w:rtl/>
          </w:rPr>
          <w:t xml:space="preserve">להתיר</w:t>
        </w:r>
      </w:ins>
      <w:del w:id="9058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del w:id="90556" w:author="מנוע עיצוב" w:date="2026-10-05T11:33:53Z"/>
          <w:rtl/>
        </w:rPr>
      </w:pPr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del w:id="99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>: שקיבל 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משיך - אין,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r>
          <w:rPr>
            <w:rtl/>
          </w:rPr>
          <w:t xml:space="preserve">דיש</w:t>
        </w:r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r>
          <w:rPr>
            <w:rtl/>
          </w:rPr>
          <w:t xml:space="preserve">דיש</w:t>
        </w:r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91" w:author="מנוע סמנטי" w:date="2026-10-05T11:39:44Z">
        <w:r>
          <w:rPr>
            <w:rtl/>
          </w:rPr>
          <w:t xml:space="preserve">נראה</w:t>
        </w:r>
      </w:ins>
      <w:del w:id="9059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3" w:author="מנוע מכני" w:date="2026-10-05T11:32:12Z">
        <w:r>
          <w:rPr>
            <w:rtl/>
          </w:rPr>
          <w:t xml:space="preserve">כנכרי</w:t>
        </w:r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ins w:id="90589" w:author="מנוע סמנטי" w:date="2026-10-05T11:39:44Z">
        <w:r>
          <w:rPr>
            <w:rtl/>
          </w:rPr>
          <w:t xml:space="preserve">נראה</w:t>
        </w:r>
      </w:ins>
      <w:del w:id="90590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5" w:author="מנוע מכני" w:date="2026-10-05T11:32:12Z">
        <w:r>
          <w:rPr>
            <w:rtl/>
          </w:rPr>
          <w:t xml:space="preserve">כנכרי</w:t>
        </w:r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del w:id="90557" w:author="מנוע עיצוב" w:date="2026-10-05T11:33:53Z"/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דלא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דכיון דיהיב זוזי, כי קא משיך - איבעי לעיוני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מדרישא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מדסיפא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r>
          <w:rPr>
            <w:rtl/>
          </w:rPr>
          <w:t xml:space="preserve">ה"ק</w:t>
        </w:r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ins w:id="94639" w:author="מנוע מכני" w:date="2026-10-05T11:32:12Z">
        <w:r>
          <w:rPr>
            <w:rtl/>
          </w:rPr>
          <w:t xml:space="preserve">מה</w:t>
        </w:r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r>
          <w:rPr>
            <w:rFonts w:hint="cs"/>
            <w:rtl/>
          </w:rPr>
          <w:t xml:space="preserve">דסבר</w:t>
        </w:r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מישראל דקיימו </w:t>
      </w:r>
      <w:ins w:id="90593" w:author="מנוע סמנטי" w:date="2026-10-05T11:39:44Z">
        <w:r>
          <w:rPr>
            <w:rtl/>
          </w:rPr>
          <w:t xml:space="preserve">בדיבורם</w:t>
        </w:r>
      </w:ins>
      <w:del w:id="90594" w:author="מנוע סמנטי" w:date="2026-10-05T11:39:44Z">
        <w:r w:rsidR="00F63065">
          <w:rPr>
            <w:rtl/>
          </w:rPr>
          <w:delText xml:space="preserve">בדבורייהו</w:delText>
        </w:r>
      </w:del>
      <w:r w:rsidR="00F63065">
        <w:rPr>
          <w:rtl/>
        </w:rPr>
        <w:t xml:space="preserve">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r>
          <w:rPr>
            <w:rtl/>
          </w:rPr>
          <w:t xml:space="preserve">דהם</w:t>
        </w:r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</w:t>
      </w:r>
      <w:ins w:id="90595" w:author="מנוע סמנטי" w:date="2026-10-05T11:39:44Z">
        <w:r>
          <w:rPr>
            <w:rtl/>
          </w:rPr>
          <w:t xml:space="preserve">בדיבורם</w:t>
        </w:r>
      </w:ins>
      <w:del w:id="90596" w:author="מנוע סמנטי" w:date="2026-10-05T11:39:44Z">
        <w:r>
          <w:rPr>
            <w:rtl/>
          </w:rPr>
          <w:delText xml:space="preserve">בדבורייהו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  <w:pPrChange w:id="903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  <w:pPrChange w:id="9038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del w:id="90024" w:author="מנוע עיצוב" w:date="2026-10-05T11:33:53Z"/>
          <w:rtl/>
        </w:rPr>
      </w:pPr>
      <w:del w:id="90021" w:author="מנוע עיצוב" w:date="2026-10-05T11:33:53Z">
        <w:r>
          <w:rPr>
            <w:rtl/>
          </w:rPr>
          <w:delText xml:space="preserve">•</w:delText>
        </w:r>
      </w:del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del w:id="90022" w:author="מנוע עיצוב" w:date="2026-10-05T11:33:53Z">
        <w:r>
          <w:rPr>
            <w:rtl/>
          </w:rPr>
          <w:delText xml:space="preserve">•</w:delText>
        </w:r>
      </w:del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del w:id="90023" w:author="מנוע עיצוב" w:date="2026-10-05T11:33:53Z">
        <w:r>
          <w:rPr>
            <w:rtl/>
          </w:rPr>
          <w:delText xml:space="preserve">•</w:delText>
        </w:r>
      </w:del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del w:id="90028" w:author="מנוע עיצוב" w:date="2026-10-05T11:33:53Z"/>
          <w:rtl/>
        </w:rPr>
      </w:pPr>
      <w:del w:id="90025" w:author="מנוע עיצוב" w:date="2026-10-05T11:33:53Z">
        <w:r>
          <w:rPr>
            <w:rtl/>
          </w:rPr>
          <w:delText xml:space="preserve">•</w:delText>
        </w:r>
      </w:del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del w:id="90026" w:author="מנוע עיצוב" w:date="2026-10-05T11:33:53Z">
        <w:r>
          <w:rPr>
            <w:rtl/>
          </w:rPr>
          <w:delText xml:space="preserve">•</w:delText>
        </w:r>
      </w:del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del w:id="90027" w:author="מנוע עיצוב" w:date="2026-10-05T11:33:53Z">
        <w:r>
          <w:rPr>
            <w:rtl/>
          </w:rPr>
          <w:delText xml:space="preserve">•</w:delText>
        </w:r>
      </w:del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אילימא דאיעבר ואתיליד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פדיונן, ואתיליד לאחר פדיונן, הא לפני פדיונן אסירי</w:t>
      </w:r>
      <w:ins w:id="96115" w:author="מנוע מכני" w:date="2026-10-05T11:32:12Z">
        <w:r>
          <w:rPr>
            <w:rtl/>
          </w:rPr>
          <w:t xml:space="preserve">,</w:t>
        </w:r>
      </w:ins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del w:id="90032" w:author="מנוע עיצוב" w:date="2026-10-05T11:33:53Z"/>
          <w:rtl/>
        </w:rPr>
      </w:pPr>
      <w:del w:id="90029" w:author="מנוע עיצוב" w:date="2026-10-05T11:33:53Z">
        <w:r>
          <w:rPr>
            <w:rtl/>
          </w:rPr>
          <w:delText xml:space="preserve">•</w:delText>
        </w:r>
      </w:del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del w:id="90030" w:author="מנוע עיצוב" w:date="2026-10-05T11:33:53Z">
        <w:r>
          <w:rPr>
            <w:rtl/>
          </w:rPr>
          <w:delText xml:space="preserve">•</w:delText>
        </w:r>
      </w:del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del w:id="90031" w:author="מנוע עיצוב" w:date="2026-10-05T11:33:53Z">
        <w:r>
          <w:rPr>
            <w:rtl/>
          </w:rPr>
          <w:delText xml:space="preserve">•</w:delText>
        </w:r>
      </w:del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ins w:id="90147" w:author="מנוע סמנטי" w:date="2026-10-05T11:39:44Z">
        <w:r>
          <w:rPr>
            <w:rStyle w:val="afffff0"/>
            <w:rtl/>
          </w:rPr>
          <w:t xml:space="preserve">לֹא תִזְבַּח לַה</w:t>
        </w:r>
      </w:ins>
      <w:del w:id="90148" w:author="מנוע סמנטי" w:date="2026-10-05T11:39:44Z">
        <w:r w:rsidR="00F63065">
          <w:rPr>
            <w:rtl/>
          </w:rPr>
          <w:delText xml:space="preserve">לא תזבח לה</w:delText>
        </w:r>
      </w:del>
      <w:r w:rsidR="00F63065">
        <w:rPr>
          <w:rtl/>
        </w:rPr>
        <w:t xml:space="preserve">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דלא ליקרב כשהוא בעל מום [אפי שהוא קדוש]-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del w:id="90558" w:author="מנוע עיצוב" w:date="2026-10-05T11:33:53Z"/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ins w:id="90149" w:author="מנוע סמנטי" w:date="2026-10-05T11:39:44Z">
        <w:r>
          <w:rPr>
            <w:rStyle w:val="afffff0"/>
            <w:rtl/>
          </w:rPr>
          <w:t xml:space="preserve">לֹא יַחֲלִיפֶנּוּ וְלֹא יָמִיר אוֹתוֹ וְגוֹ</w:t>
        </w:r>
      </w:ins>
      <w:del w:id="90150" w:author="מנוע סמנטי" w:date="2026-10-05T11:39:44Z">
        <w:r>
          <w:rPr>
            <w:rtl/>
          </w:rPr>
          <w:delText xml:space="preserve">לא יחליפנו ולא ימיר אותו וגו</w:delText>
        </w:r>
      </w:del>
      <w:r>
        <w:rPr>
          <w:rtl/>
        </w:rPr>
        <w:t xml:space="preserve">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ins w:id="90151" w:author="מנוע סמנטי" w:date="2026-10-05T11:39:44Z">
        <w:r>
          <w:rPr>
            <w:rStyle w:val="afffff0"/>
            <w:rtl/>
          </w:rPr>
          <w:t xml:space="preserve">וְהָיָה הוּא וּתְמוּרָתוֹ</w:t>
        </w:r>
      </w:ins>
      <w:del w:id="90152" w:author="מנוע סמנטי" w:date="2026-10-05T11:39:44Z">
        <w:r>
          <w:rPr>
            <w:rtl/>
          </w:rPr>
          <w:delText xml:space="preserve">והיה הוא ותמורתו</w:delText>
        </w:r>
      </w:del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del w:id="90559" w:author="מנוע עיצוב" w:date="2026-10-05T11:33:53Z"/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ins w:id="90153" w:author="מנוע סמנטי" w:date="2026-10-05T11:39:44Z">
        <w:r>
          <w:rPr>
            <w:rStyle w:val="afffff0"/>
            <w:rtl/>
          </w:rPr>
          <w:t xml:space="preserve">רַק קָדָשֶׁיךָ אֲשֶׁר יִהְיוּ לְךָ וּנְדָרֶיךָ</w:t>
        </w:r>
      </w:ins>
      <w:del w:id="90154" w:author="מנוע סמנטי" w:date="2026-10-05T11:39:44Z">
        <w:r>
          <w:rPr>
            <w:rtl/>
          </w:rPr>
          <w:delText xml:space="preserve">רק קדשיך אשר יהיו לך ונדריך</w:delText>
        </w:r>
      </w:del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ins w:id="90749" w:author="מנוע מכני" w:date="2026-10-05T11:32:12Z">
        <w:r>
          <w:rPr>
            <w:rFonts w:hint="cs"/>
            <w:rtl/>
          </w:rPr>
          <w:t xml:space="preserve">ה"נ</w:t>
        </w:r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del w:id="90036" w:author="מנוע עיצוב" w:date="2026-10-05T11:33:53Z"/>
          <w:rtl/>
        </w:rPr>
      </w:pPr>
      <w:del w:id="90033" w:author="מנוע עיצוב" w:date="2026-10-05T11:33:53Z">
        <w:r>
          <w:rPr>
            <w:rtl/>
          </w:rPr>
          <w:delText xml:space="preserve">•</w:delText>
        </w:r>
      </w:del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del w:id="90034" w:author="מנוע עיצוב" w:date="2026-10-05T11:33:53Z">
        <w:r>
          <w:rPr>
            <w:rtl/>
          </w:rPr>
          <w:delText xml:space="preserve">•</w:delText>
        </w:r>
      </w:del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del w:id="90035" w:author="מנוע עיצוב" w:date="2026-10-05T11:33:53Z">
        <w:r>
          <w:rPr>
            <w:rtl/>
          </w:rPr>
          <w:delText xml:space="preserve">•</w:delText>
        </w:r>
      </w:del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ins w:id="90155" w:author="מנוע סמנטי" w:date="2026-10-05T11:39:44Z">
        <w:r>
          <w:rPr>
            <w:rStyle w:val="afffff0"/>
            <w:rtl/>
          </w:rPr>
          <w:t xml:space="preserve">לֹא יַחֲלִיפֶנּוּ וְלֹא יָמִיר וְגוֹ</w:t>
        </w:r>
      </w:ins>
      <w:del w:id="90156" w:author="מנוע סמנטי" w:date="2026-10-05T11:39:44Z">
        <w:r w:rsidR="00F63065">
          <w:rPr>
            <w:rtl/>
          </w:rPr>
          <w:delText xml:space="preserve">לא יחליפנו ולא ימיר וגו</w:delText>
        </w:r>
      </w:del>
      <w:r w:rsidR="00F63065">
        <w:rPr>
          <w:rtl/>
        </w:rPr>
        <w:t xml:space="preserve">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ins w:id="98427" w:author="מנוע מכני" w:date="2026-10-05T11:32:12Z">
        <w:r>
          <w:rPr>
            <w:rtl/>
          </w:rPr>
          <w:t xml:space="preserve">צריכה</w:t>
        </w:r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del w:id="90040" w:author="מנוע עיצוב" w:date="2026-10-05T11:33:53Z"/>
          <w:rtl/>
        </w:rPr>
      </w:pPr>
      <w:del w:id="90037" w:author="מנוע עיצוב" w:date="2026-10-05T11:33:53Z">
        <w:r>
          <w:rPr>
            <w:rtl/>
          </w:rPr>
          <w:delText xml:space="preserve">•</w:delText>
        </w:r>
      </w:del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del w:id="90038" w:author="מנוע עיצוב" w:date="2026-10-05T11:33:53Z">
        <w:r>
          <w:rPr>
            <w:rtl/>
          </w:rPr>
          <w:delText xml:space="preserve">•</w:delText>
        </w:r>
      </w:del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del w:id="90039" w:author="מנוע עיצוב" w:date="2026-10-05T11:33:53Z">
        <w:r>
          <w:rPr>
            <w:rtl/>
          </w:rPr>
          <w:delText xml:space="preserve">•</w:delText>
        </w:r>
      </w:del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</w:t>
      </w:r>
      <w:ins w:id="90597" w:author="מנוע סמנטי" w:date="2026-10-05T11:39:44Z">
        <w:r>
          <w:rPr>
            <w:rtl/>
          </w:rPr>
          <w:t xml:space="preserve">ישנה</w:t>
        </w:r>
      </w:ins>
      <w:del w:id="90598" w:author="מנוע סמנטי" w:date="2026-10-05T11:39:44Z">
        <w:r w:rsidR="00F63065">
          <w:rPr>
            <w:rtl/>
          </w:rPr>
          <w:delText xml:space="preserve">ניתני</w:delText>
        </w:r>
      </w:del>
      <w:r w:rsidR="00F63065">
        <w:rPr>
          <w:rtl/>
        </w:rPr>
        <w:t xml:space="preserve">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r>
            <w:rPr>
              <w:rtl/>
            </w:rPr>
            <w:t xml:space="preserve">סבר</w:t>
          </w:r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del w:id="90044" w:author="מנוע עיצוב" w:date="2026-10-05T11:33:53Z"/>
          <w:rtl/>
        </w:rPr>
      </w:pPr>
      <w:del w:id="90041" w:author="מנוע עיצוב" w:date="2026-10-05T11:33:53Z">
        <w:r>
          <w:rPr>
            <w:rtl/>
          </w:rPr>
          <w:delText xml:space="preserve">•</w:delText>
        </w:r>
      </w:del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del w:id="90042" w:author="מנוע עיצוב" w:date="2026-10-05T11:33:53Z">
        <w:r>
          <w:rPr>
            <w:rtl/>
          </w:rPr>
          <w:delText xml:space="preserve">•</w:delText>
        </w:r>
      </w:del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del w:id="90043" w:author="מנוע עיצוב" w:date="2026-10-05T11:33:53Z">
        <w:r>
          <w:rPr>
            <w:rtl/>
          </w:rPr>
          <w:delText xml:space="preserve">•</w:delText>
        </w:r>
      </w:del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ins w:id="90157" w:author="מנוע סמנטי" w:date="2026-10-05T11:39:44Z">
        <w:r>
          <w:rPr>
            <w:rStyle w:val="afffff0"/>
            <w:rtl/>
          </w:rPr>
          <w:t xml:space="preserve">צְבִי</w:t>
        </w:r>
      </w:ins>
      <w:del w:id="90158" w:author="מנוע סמנטי" w:date="2026-10-05T11:39:44Z">
        <w:r>
          <w:rPr>
            <w:rtl/>
          </w:rPr>
          <w:delText xml:space="preserve">צבי</w:delText>
        </w:r>
      </w:del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ins w:id="90159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0" w:author="מנוע סמנטי" w:date="2026-10-05T11:39:44Z">
        <w:r w:rsidR="00F63065">
          <w:rPr>
            <w:rtl/>
          </w:rPr>
          <w:delText xml:space="preserve">איל</w:delText>
        </w:r>
      </w:del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ins w:id="90161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2" w:author="מנוע סמנטי" w:date="2026-10-05T11:39:44Z">
        <w:r>
          <w:rPr>
            <w:rtl/>
          </w:rPr>
          <w:delText xml:space="preserve">אך</w:delText>
        </w:r>
      </w:del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del w:id="90560" w:author="מנוע עיצוב" w:date="2026-10-05T11:33:53Z"/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ins w:id="90163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4" w:author="מנוע סמנטי" w:date="2026-10-05T11:39:44Z">
        <w:r>
          <w:rPr>
            <w:rtl/>
          </w:rPr>
          <w:delText xml:space="preserve">איל</w:delText>
        </w:r>
      </w:del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דמה צבי ואיל אין אותו ואת בנו נוהג בו </w:t>
      </w:r>
      <w:ins w:id="90007" w:author="מנוע מכני" w:date="2026-10-05T11:32:12Z">
        <w:r>
          <w:rPr>
            <w:rFonts w:hint="cs"/>
            <w:rtl/>
          </w:rPr>
          <w:t xml:space="preserve">ה"נ</w:t>
        </w:r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ins w:id="90765" w:author="מנוע מכני" w:date="2026-10-05T11:32:12Z">
        <w:r>
          <w:rPr>
            <w:rFonts w:hint="cs"/>
            <w:rtl/>
          </w:rPr>
          <w:t xml:space="preserve">מ"נ</w:t>
        </w:r>
      </w:ins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מדמית לחולין הרי נוהג בו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ins w:id="90767" w:author="מנוע מכני" w:date="2026-10-05T11:32:12Z">
        <w:r>
          <w:rPr>
            <w:rFonts w:hint="cs"/>
            <w:rtl/>
          </w:rPr>
          <w:t xml:space="preserve">א"ה</w:t>
        </w:r>
      </w:ins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גבי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נימא </w:t>
      </w:r>
      <w:ins w:id="94649" w:author="מנוע מכני" w:date="2026-10-05T11:32:12Z">
        <w:r>
          <w:rPr>
            <w:rFonts w:hint="cs"/>
            <w:rtl/>
          </w:rPr>
          <w:t xml:space="preserve">כך</w:t>
        </w:r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r>
          <w:rPr>
            <w:rFonts w:hint="cs"/>
            <w:rtl/>
          </w:rPr>
          <w:t xml:space="preserve">דאם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אסור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ins w:id="90167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8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ins w:id="90165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6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ins w:id="90173" w:author="מנוע סמנטי" w:date="2026-10-05T11:39:44Z">
        <w:r>
          <w:rPr>
            <w:rStyle w:val="afffff0"/>
            <w:rtl/>
          </w:rPr>
          <w:t xml:space="preserve">אַךְ</w:t>
        </w:r>
      </w:ins>
      <w:del w:id="90174" w:author="מנוע סמנטי" w:date="2026-10-05T11:39:44Z">
        <w:r>
          <w:rPr>
            <w:rtl/>
          </w:rPr>
          <w:delText xml:space="preserve">אך</w:delText>
        </w:r>
      </w:del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r>
          <w:rPr>
            <w:rtl/>
          </w:rPr>
          <w:t xml:space="preserve">דבא</w:t>
        </w:r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ins w:id="90171" w:author="מנוע סמנטי" w:date="2026-10-05T11:39:44Z">
        <w:r>
          <w:rPr>
            <w:rStyle w:val="afffff0"/>
            <w:rtl/>
          </w:rPr>
          <w:t xml:space="preserve">וְחֶלְבּוֹ</w:t>
        </w:r>
      </w:ins>
      <w:del w:id="90172" w:author="מנוע סמנטי" w:date="2026-10-05T11:39:44Z">
        <w:r>
          <w:rPr>
            <w:rtl/>
          </w:rPr>
          <w:delText xml:space="preserve">וחלבו</w:delText>
        </w:r>
      </w:del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ins w:id="90169" w:author="מנוע סמנטי" w:date="2026-10-05T11:39:44Z">
        <w:r>
          <w:rPr>
            <w:rStyle w:val="afffff0"/>
            <w:rtl/>
          </w:rPr>
          <w:t xml:space="preserve">רַק אֶת דָּמוֹ לֹא תֹאכֵל</w:t>
        </w:r>
      </w:ins>
      <w:del w:id="90170" w:author="מנוע סמנטי" w:date="2026-10-05T11:39:44Z">
        <w:r>
          <w:rPr>
            <w:rtl/>
          </w:rPr>
          <w:delText xml:space="preserve">רק את דמו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</w:delText>
        </w:r>
      </w:del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חלב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אהני היקשא למעוטי מכרת</w:t>
      </w:r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 xml:space="preserve">והוציאו רחנא בלשון '</w:t>
      </w:r>
      <w:ins w:id="90175" w:author="מנוע סמנטי" w:date="2026-10-05T11:39:44Z">
        <w:r>
          <w:rPr>
            <w:rStyle w:val="afffff0"/>
            <w:rFonts w:hint="cs"/>
            <w:rtl/>
          </w:rPr>
          <w:t xml:space="preserve">דָּמוֹ</w:t>
        </w:r>
      </w:ins>
      <w:del w:id="90176" w:author="מנוע סמנטי" w:date="2026-10-05T11:39:44Z">
        <w:r w:rsidR="005D51FB">
          <w:rPr>
            <w:rFonts w:hint="cs"/>
            <w:rtl/>
          </w:rPr>
          <w:delText xml:space="preserve">דמו</w:delText>
        </w:r>
      </w:del>
      <w:r w:rsidR="005D51FB">
        <w:rPr>
          <w:rFonts w:hint="cs"/>
          <w:rtl/>
        </w:rPr>
        <w:t xml:space="preserve">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</w:t>
      </w:r>
      <w:ins w:id="90177" w:author="מנוע סמנטי" w:date="2026-10-05T11:39:44Z">
        <w:r>
          <w:rPr>
            <w:rStyle w:val="afffff0"/>
            <w:rFonts w:hint="cs"/>
            <w:rtl/>
          </w:rPr>
          <w:t xml:space="preserve">אַךְ</w:t>
        </w:r>
      </w:ins>
      <w:del w:id="90178" w:author="מנוע סמנטי" w:date="2026-10-05T11:39:44Z">
        <w:r w:rsidR="005D51FB">
          <w:rPr>
            <w:rFonts w:hint="cs"/>
            <w:rtl/>
          </w:rPr>
          <w:delText xml:space="preserve">א</w:delText>
        </w:r>
        <w:r>
          <w:rPr>
            <w:rtl/>
          </w:rPr>
          <w:delText xml:space="preserve">ך</w:delText>
        </w:r>
      </w:del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ins w:id="94663" w:author="מנוע מכני" w:date="2026-10-05T11:32:12Z">
        <w:r>
          <w:rPr>
            <w:rtl/>
          </w:rPr>
          <w:t xml:space="preserve">דבא</w:t>
        </w:r>
      </w:ins>
      <w:del w:id="94664" w:author="מנוע מכני" w:date="2026-10-05T11:32:12Z">
        <w:r>
          <w:rPr>
            <w:rtl/>
          </w:rPr>
          <w:delText xml:space="preserve">דאתא</w:delText>
        </w:r>
      </w:del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del w:id="90048" w:author="מנוע עיצוב" w:date="2026-10-05T11:33:53Z"/>
          <w:rtl/>
        </w:rPr>
      </w:pPr>
      <w:del w:id="90045" w:author="מנוע עיצוב" w:date="2026-10-05T11:33:53Z">
        <w:r>
          <w:rPr>
            <w:rtl/>
          </w:rPr>
          <w:delText xml:space="preserve">•</w:delText>
        </w:r>
      </w:del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del w:id="90046" w:author="מנוע עיצוב" w:date="2026-10-05T11:33:53Z">
        <w:r>
          <w:rPr>
            <w:rtl/>
          </w:rPr>
          <w:delText xml:space="preserve">•</w:delText>
        </w:r>
      </w:del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del w:id="90047" w:author="מנוע עיצוב" w:date="2026-10-05T11:33:53Z">
        <w:r>
          <w:rPr>
            <w:rtl/>
          </w:rPr>
          <w:delText xml:space="preserve">•</w:delText>
        </w:r>
      </w:del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ins w:id="90183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184" w:author="מנוע סמנטי" w:date="2026-10-05T11:39:44Z">
        <w:r w:rsidR="00F63065"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ins w:id="90181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182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ins w:id="90179" w:author="מנוע סמנטי" w:date="2026-10-05T11:39:44Z">
        <w:r>
          <w:rPr>
            <w:rStyle w:val="afffff0"/>
            <w:rtl/>
          </w:rPr>
          <w:t xml:space="preserve">וְאָכַלְתָּ</w:t>
        </w:r>
      </w:ins>
      <w:del w:id="90180" w:author="מנוע סמנטי" w:date="2026-10-05T11:39:44Z">
        <w:r w:rsidR="00F63065">
          <w:rPr>
            <w:rtl/>
          </w:rPr>
          <w:delText xml:space="preserve">ואכלת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ins w:id="90775" w:author="מנוע מכני" w:date="2026-10-05T11:32:12Z">
        <w:r>
          <w:rPr>
            <w:rFonts w:hint="cs"/>
            <w:rtl/>
          </w:rPr>
          <w:t xml:space="preserve">א"ד</w:t>
        </w:r>
      </w:ins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85" w:author="מנוע סמנטי" w:date="2026-10-05T11:39:44Z">
        <w:r>
          <w:rPr>
            <w:rStyle w:val="afffff0"/>
            <w:rtl/>
          </w:rPr>
          <w:t xml:space="preserve">תִּזְבַּח וְאָכַלְתָּ</w:t>
        </w:r>
      </w:ins>
      <w:del w:id="90186" w:author="מנוע סמנטי" w:date="2026-10-05T11:39:44Z">
        <w:r w:rsidR="00F63065">
          <w:rPr>
            <w:rtl/>
          </w:rPr>
          <w:delText xml:space="preserve">תזבח ואכלת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del w:id="90052" w:author="מנוע עיצוב" w:date="2026-10-05T11:33:53Z"/>
          <w:rtl/>
        </w:rPr>
      </w:pPr>
      <w:del w:id="90049" w:author="מנוע עיצוב" w:date="2026-10-05T11:33:53Z">
        <w:r>
          <w:rPr>
            <w:rtl/>
          </w:rPr>
          <w:delText xml:space="preserve">•</w:delText>
        </w:r>
      </w:del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del w:id="90050" w:author="מנוע עיצוב" w:date="2026-10-05T11:33:53Z">
        <w:r>
          <w:rPr>
            <w:rtl/>
          </w:rPr>
          <w:delText xml:space="preserve">•</w:delText>
        </w:r>
      </w:del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del w:id="90051" w:author="מנוע עיצוב" w:date="2026-10-05T11:33:53Z">
        <w:r>
          <w:rPr>
            <w:rtl/>
          </w:rPr>
          <w:delText xml:space="preserve">•</w:delText>
        </w:r>
      </w:del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דאיעבר ואיתיליד לאחר פדיונן, </w:t>
      </w:r>
      <w:ins w:id="94667" w:author="מנוע מכני" w:date="2026-10-05T11:32:12Z">
        <w:r>
          <w:rPr>
            <w:rtl/>
          </w:rPr>
          <w:t xml:space="preserve">למה</w:t>
        </w:r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 ואיתיליד לאחר פדיונן, הא לפני פדיונן - מיקדש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קדשי,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19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ins w:id="90187" w:author="מנוע סמנטי" w:date="2026-10-05T11:39:44Z">
        <w:r>
          <w:rPr>
            <w:rStyle w:val="afffff0"/>
            <w:rtl/>
          </w:rPr>
          <w:t xml:space="preserve">וּנְקֵבָה</w:t>
        </w:r>
      </w:ins>
      <w:del w:id="90188" w:author="מנוע סמנטי" w:date="2026-10-05T11:39:44Z">
        <w:r w:rsidR="00F63065">
          <w:rPr>
            <w:rtl/>
          </w:rPr>
          <w:delText xml:space="preserve">ונקבה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קדשי ליקרב,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>: קדשי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r>
          <w:rPr>
            <w:rtl/>
          </w:rPr>
          <w:t xml:space="preserve">דאיך</w:t>
        </w:r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 xml:space="preserve">ה </w:t>
      </w:r>
      <w:ins w:id="90601" w:author="מנוע סמנטי" w:date="2026-10-05T11:39:44Z">
        <w:r>
          <w:rPr>
            <w:rtl/>
          </w:rPr>
          <w:t xml:space="preserve">באו</w:t>
        </w:r>
      </w:ins>
      <w:del w:id="90602" w:author="מנוע סמנטי" w:date="2026-10-05T11:39:44Z">
        <w:r w:rsidR="00AF4AF2">
          <w:rPr>
            <w:rtl/>
          </w:rPr>
          <w:delText xml:space="preserve">קאתו</w:delText>
        </w:r>
      </w:del>
      <w:r w:rsidR="00AF4AF2">
        <w:rPr>
          <w:rtl/>
        </w:rPr>
        <w:t xml:space="preserve">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</w:t>
      </w:r>
      <w:ins w:id="90599" w:author="מנוע סמנטי" w:date="2026-10-05T11:39:44Z">
        <w:r>
          <w:rPr>
            <w:rtl/>
          </w:rPr>
          <w:t xml:space="preserve">לתפוס</w:t>
        </w:r>
      </w:ins>
      <w:del w:id="90600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del w:id="90561" w:author="מנוע עיצוב" w:date="2026-10-05T11:33:53Z"/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ins w:id="90195" w:author="מנוע סמנטי" w:date="2026-10-05T11:39:44Z">
        <w:r>
          <w:rPr>
            <w:rStyle w:val="afffff0"/>
            <w:rtl/>
          </w:rPr>
          <w:t xml:space="preserve">בִּשְׁעָרֶיךָ בִּשְׁעָרֶיךָ</w:t>
        </w:r>
      </w:ins>
      <w:del w:id="90196" w:author="מנוע סמנטי" w:date="2026-10-05T11:39:44Z">
        <w:r w:rsidR="00F63065">
          <w:rPr>
            <w:rtl/>
          </w:rPr>
          <w:delText xml:space="preserve">בשעריך בשעריך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ins w:id="90193" w:author="מנוע סמנטי" w:date="2026-10-05T11:39:44Z">
        <w:r>
          <w:rPr>
            <w:rStyle w:val="afffff0"/>
            <w:rtl/>
          </w:rPr>
          <w:t xml:space="preserve">אַךְ בְּכוֹר אֲשֶׁר יְבוּכַּר לַה</w:t>
        </w:r>
      </w:ins>
      <w:del w:id="90194" w:author="מנוע סמנטי" w:date="2026-10-05T11:39:44Z">
        <w:r w:rsidR="00F63065">
          <w:rPr>
            <w:rtl/>
          </w:rPr>
          <w:delText xml:space="preserve">אך בכור אשר יבוכר לה</w:delText>
        </w:r>
      </w:del>
      <w:r w:rsidR="00F63065">
        <w:rPr>
          <w:rtl/>
        </w:rPr>
        <w:t xml:space="preserve">' בבהמה וגו'</w:t>
      </w:r>
      <w:ins w:id="90191" w:author="מנוע סמנטי" w:date="2026-10-05T11:39:44Z">
        <w:r>
          <w:rPr>
            <w:rStyle w:val="afffff0"/>
            <w:rtl/>
          </w:rPr>
          <w:t xml:space="preserve"> לֹא יַקְדִּישׁ אִישׁ אוֹתוֹ</w:t>
        </w:r>
      </w:ins>
      <w:del w:id="90192" w:author="מנוע סמנטי" w:date="2026-10-05T11:39:44Z">
        <w:r w:rsidR="00F63065">
          <w:rPr>
            <w:rtl/>
          </w:rPr>
          <w:delText xml:space="preserve"> </w:delText>
        </w:r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 יקדיש איש אותו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del w:id="90562" w:author="מנוע עיצוב" w:date="2026-10-05T11:33:53Z"/>
          <w:rtl/>
        </w:rPr>
      </w:pPr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del w:id="90563" w:author="מנוע עיצוב" w:date="2026-10-05T11:33:53Z"/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del w:id="90564" w:author="מנוע עיצוב" w:date="2026-10-05T11:33:53Z"/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ins w:id="92807" w:author="מנוע מכני" w:date="2026-10-05T11:32:12Z">
        <w:r>
          <w:rPr>
            <w:rtl/>
          </w:rPr>
          <w:t xml:space="preserve">דאפי'</w:t>
        </w:r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del w:id="90565" w:author="מנוע עיצוב" w:date="2026-10-05T11:33:53Z"/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ins w:id="90801" w:author="מנוע מכני" w:date="2026-10-05T11:32:12Z">
        <w:r>
          <w:rPr>
            <w:rFonts w:hint="cs"/>
            <w:rtl/>
          </w:rPr>
          <w:t xml:space="preserve">א"א</w:t>
        </w:r>
      </w:ins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לפדות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פדיונה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 xml:space="preserve">א אלימא </w:t>
      </w:r>
      <w:ins w:id="90603" w:author="מנוע סמנטי" w:date="2026-10-05T11:39:44Z">
        <w:r>
          <w:rPr>
            <w:rtl/>
          </w:rPr>
          <w:t xml:space="preserve">לתפוס</w:t>
        </w:r>
      </w:ins>
      <w:del w:id="90604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del w:id="90566" w:author="מנוע עיצוב" w:date="2026-10-05T11:33:53Z"/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שמתה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97" w:author="מנוע סמנטי" w:date="2026-10-05T11:39:44Z">
        <w:r>
          <w:rPr>
            <w:rStyle w:val="afffff0"/>
            <w:rtl/>
          </w:rPr>
          <w:t xml:space="preserve">מִמַּעֲלֵי הַגֵּרָה טָמֵא</w:t>
        </w:r>
      </w:ins>
      <w:del w:id="90198" w:author="מנוע סמנטי" w:date="2026-10-05T11:39:44Z">
        <w:r w:rsidR="00F63065">
          <w:rPr>
            <w:rtl/>
          </w:rPr>
          <w:delText xml:space="preserve">ממעלי הגרה טמא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ins w:id="90199" w:author="מנוע סמנטי" w:date="2026-10-05T11:39:44Z">
        <w:r>
          <w:rPr>
            <w:rStyle w:val="afffff0"/>
            <w:rtl/>
          </w:rPr>
          <w:t xml:space="preserve">מִמַּפְרִיסֵי הַפַּרְסָה</w:t>
        </w:r>
      </w:ins>
      <w:del w:id="90200" w:author="מנוע סמנטי" w:date="2026-10-05T11:39:44Z">
        <w:r w:rsidR="00F63065">
          <w:rPr>
            <w:rtl/>
          </w:rPr>
          <w:delText xml:space="preserve">ממפריסי הפרסה</w:delText>
        </w:r>
      </w:del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דעבד איקרי ואכל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r>
          <w:rPr>
            <w:rFonts w:hint="cs"/>
            <w:rtl/>
          </w:rPr>
          <w:t xml:space="preserve">לא</w:t>
        </w:r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  <w:pPrChange w:id="9038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  <w:pPrChange w:id="903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ins w:id="90605" w:author="מנוע סמנטי" w:date="2026-10-05T11:39:44Z">
        <w:r>
          <w:rPr>
            <w:rtl/>
          </w:rPr>
          <w:t xml:space="preserve">ברשות</w:t>
        </w:r>
      </w:ins>
      <w:del w:id="90606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דמרא </w:t>
      </w:r>
      <w:ins w:id="98437" w:author="מנוע מכני" w:date="2026-10-05T11:32:12Z">
        <w:r>
          <w:rPr>
            <w:rtl/>
          </w:rPr>
          <w:t xml:space="preserve">עומדת</w:t>
        </w:r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</w:t>
      </w:r>
      <w:ins w:id="90607" w:author="מנוע סמנטי" w:date="2026-10-05T11:39:44Z">
        <w:r>
          <w:rPr>
            <w:rtl/>
          </w:rPr>
          <w:t xml:space="preserve">ברשות</w:t>
        </w:r>
      </w:ins>
      <w:del w:id="90608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דמקבל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r>
          <w:rPr>
            <w:rFonts w:hint="cs"/>
            <w:rtl/>
          </w:rPr>
          <w:t xml:space="preserve">ל"ק</w:t>
        </w:r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וזולא, והא - דלא קביל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</w:t>
      </w:r>
      <w:ins w:id="96169" w:author="מנוע מכני" w:date="2026-10-05T11:32:12Z">
        <w:r>
          <w:rPr>
            <w:rtl/>
          </w:rPr>
          <w:t xml:space="preserve">,</w:t>
        </w:r>
      </w:ins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פסקה. ג. ועוד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דלא קביל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גבי בכורה היינו טעמא, דאילו אתי </w:t>
      </w:r>
      <w:ins w:id="98301" w:author="מנוע מכני" w:date="2026-10-05T11:32:12Z">
        <w:r>
          <w:rPr>
            <w:rtl/>
          </w:rPr>
          <w:t xml:space="preserve">נכרי</w:t>
        </w:r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del w:id="90056" w:author="מנוע עיצוב" w:date="2026-10-05T11:33:53Z"/>
          <w:rtl/>
        </w:rPr>
      </w:pPr>
      <w:del w:id="90053" w:author="מנוע עיצוב" w:date="2026-10-05T11:33:53Z">
        <w:r>
          <w:rPr>
            <w:rtl/>
          </w:rPr>
          <w:delText xml:space="preserve">•</w:delText>
        </w:r>
      </w:del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del w:id="90054" w:author="מנוע עיצוב" w:date="2026-10-05T11:33:53Z">
        <w:r>
          <w:rPr>
            <w:rtl/>
          </w:rPr>
          <w:delText xml:space="preserve">•</w:delText>
        </w:r>
      </w:del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del w:id="90055" w:author="מנוע עיצוב" w:date="2026-10-05T11:33:53Z">
        <w:r>
          <w:rPr>
            <w:rtl/>
          </w:rPr>
          <w:delText xml:space="preserve">•</w:delText>
        </w:r>
      </w:del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r>
          <w:rPr>
            <w:rtl/>
          </w:rPr>
          <w:t xml:space="preserve">דדרכו</w:t>
        </w:r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r>
          <w:rPr>
            <w:rtl/>
          </w:rPr>
          <w:t xml:space="preserve">דנכרי</w:t>
        </w:r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</w:t>
      </w:r>
      <w:ins w:id="90609" w:author="מנוע סמנטי" w:date="2026-10-05T11:39:44Z">
        <w:r>
          <w:rPr>
            <w:rtl/>
          </w:rPr>
          <w:t xml:space="preserve">לתפוס</w:t>
        </w:r>
      </w:ins>
      <w:del w:id="90610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ins w:id="90839" w:author="מנוע מכני" w:date="2026-10-05T11:32:12Z">
        <w:r>
          <w:rPr>
            <w:rtl/>
          </w:rPr>
          <w:t xml:space="preserve">א"ל</w:t>
        </w:r>
      </w:ins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>
          <w:ins w:id="99284" w:author="מנוע מכני" w:date="2026-10-05T11:32:12Z"/>
        </w:rPr>
      </w:pPr>
      <w:r>
        <w:t xml:space="preserve">אפי' עד עשרה דורות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אהעמיד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del w:id="90060" w:author="מנוע עיצוב" w:date="2026-10-05T11:33:53Z"/>
          <w:rtl/>
        </w:rPr>
      </w:pPr>
      <w:del w:id="90057" w:author="מנוע עיצוב" w:date="2026-10-05T11:33:53Z">
        <w:r>
          <w:rPr>
            <w:rtl/>
          </w:rPr>
          <w:delText xml:space="preserve">•</w:delText>
        </w:r>
      </w:del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del w:id="90058" w:author="מנוע עיצוב" w:date="2026-10-05T11:33:53Z">
        <w:r>
          <w:rPr>
            <w:rtl/>
          </w:rPr>
          <w:delText xml:space="preserve">•</w:delText>
        </w:r>
      </w:del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del w:id="90059" w:author="מנוע עיצוב" w:date="2026-10-05T11:33:53Z">
        <w:r>
          <w:rPr>
            <w:rtl/>
          </w:rPr>
          <w:delText xml:space="preserve">•</w:delText>
        </w:r>
      </w:del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 עיילת </w:t>
      </w:r>
      <w:ins w:id="94687" w:author="מנוע מכני" w:date="2026-10-05T11:32:12Z">
        <w:r>
          <w:rPr>
            <w:rtl/>
          </w:rPr>
          <w:t xml:space="preserve">ללפניו</w:t>
        </w:r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r>
          <w:rPr>
            <w:rStyle w:val="2fb"/>
            <w:rtl/>
          </w:rPr>
          <w:t xml:space="preserve">דר"ה</w:t>
        </w:r>
      </w:ins>
      <w:del w:id="92816" w:author="מנוע מכני" w:date="2026-10-05T11:32:12Z">
        <w:r>
          <w:rPr>
            <w:rtl/>
          </w:rPr>
          <w:delText xml:space="preserve">דרב הונא</w:delText>
        </w:r>
      </w:del>
      <w:r>
        <w:rPr>
          <w:rtl/>
        </w:rPr>
        <w:t xml:space="preserve">, </w:t>
      </w:r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r>
          <w:rPr>
            <w:rtl/>
          </w:rPr>
          <w:t xml:space="preserve">מחוייב</w:t>
        </w:r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</w:t>
      </w:r>
      <w:ins w:id="90201" w:author="מנוע סמנטי" w:date="2026-10-05T11:39:44Z">
        <w:r>
          <w:rPr>
            <w:rStyle w:val="afffff0"/>
            <w:rFonts w:hint="cs"/>
            <w:rtl/>
          </w:rPr>
          <w:t xml:space="preserve">אַךְ בְּכוֹר שׁוֹר</w:t>
        </w:r>
      </w:ins>
      <w:del w:id="90202" w:author="מנוע סמנטי" w:date="2026-10-05T11:39:44Z">
        <w:r>
          <w:rPr>
            <w:rFonts w:hint="cs"/>
            <w:rtl/>
          </w:rPr>
          <w:delText xml:space="preserve">אך בכור שור</w:delText>
        </w:r>
      </w:del>
      <w:r>
        <w:rPr>
          <w:rFonts w:hint="cs"/>
          <w:rtl/>
        </w:rPr>
        <w:t xml:space="preserve">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ins w:id="9086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ניחזי אנן,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ליפלגו בחוששין לזרע האב </w:t>
      </w:r>
      <w:ins w:id="94701" w:author="מנוע מכני" w:date="2026-10-05T11:32:12Z">
        <w:r>
          <w:rPr>
            <w:rtl/>
          </w:rPr>
          <w:t xml:space="preserve">סתם</w:t>
        </w:r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0611" w:author="מנוע סמנטי" w:date="2026-10-05T11:39:44Z">
        <w:r>
          <w:rPr>
            <w:rtl/>
          </w:rPr>
          <w:t xml:space="preserve">במחלוקת</w:t>
        </w:r>
      </w:ins>
      <w:del w:id="90612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דחנניה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זיל בתר </w:t>
      </w:r>
      <w:ins w:id="90615" w:author="מנוע סמנטי" w:date="2026-10-05T11:39:44Z">
        <w:r>
          <w:rPr>
            <w:rtl/>
          </w:rPr>
          <w:t xml:space="preserve">אמו</w:t>
        </w:r>
      </w:ins>
      <w:del w:id="90616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ומר סבר: זיל בתר </w:t>
      </w:r>
      <w:ins w:id="90613" w:author="מנוע סמנטי" w:date="2026-10-05T11:39:44Z">
        <w:r>
          <w:rPr>
            <w:rtl/>
          </w:rPr>
          <w:t xml:space="preserve">אמו</w:t>
        </w:r>
      </w:ins>
      <w:del w:id="9061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דאימיה,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r>
          <w:rPr>
            <w:rtl/>
          </w:rPr>
          <w:t xml:space="preserve">דצריך</w:t>
        </w:r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03" w:author="מנוע סמנטי" w:date="2026-10-05T11:39:44Z">
        <w:r>
          <w:rPr>
            <w:rStyle w:val="afffff0"/>
            <w:rtl/>
          </w:rPr>
          <w:t xml:space="preserve">אֶחָד</w:t>
        </w:r>
      </w:ins>
      <w:del w:id="90204" w:author="מנוע סמנטי" w:date="2026-10-05T11:39:44Z">
        <w:r w:rsidR="00F63065">
          <w:rPr>
            <w:rtl/>
          </w:rPr>
          <w:delText xml:space="preserve">אחד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ins w:id="93355" w:author="מנוע מכני" w:date="2026-10-05T11:32:12Z">
        <w:r>
          <w:rPr>
            <w:rtl/>
          </w:rPr>
          <w:t xml:space="preserve">ולא</w:t>
        </w:r>
      </w:ins>
      <w:del w:id="93356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לאו</w:delText>
        </w:r>
      </w:del>
      <w:r w:rsidR="00A20C2E">
        <w:rPr>
          <w:rFonts w:hint="cs"/>
          <w:rtl/>
        </w:rPr>
        <w:t xml:space="preserve"> </w:t>
      </w:r>
      <w:ins w:id="93353" w:author="מנוע מכני" w:date="2026-10-05T11:32:12Z">
        <w:r>
          <w:rPr>
            <w:rFonts w:hint="cs"/>
            <w:rtl/>
          </w:rPr>
          <w:t xml:space="preserve">מכאן</w:t>
        </w:r>
      </w:ins>
      <w:del w:id="93354" w:author="מנוע מכני" w:date="2026-10-05T11:32:12Z">
        <w:r w:rsidR="00A20C2E">
          <w:rPr>
            <w:rFonts w:hint="cs"/>
            <w:rtl/>
          </w:rPr>
          <w:delText xml:space="preserve">מהכא</w:delText>
        </w:r>
      </w:del>
      <w:r w:rsidR="00A20C2E">
        <w:rPr>
          <w:rFonts w:hint="cs"/>
          <w:rtl/>
        </w:rPr>
        <w:t xml:space="preserve"> אלא </w:t>
      </w:r>
      <w:ins w:id="93351" w:author="מנוע מכני" w:date="2026-10-05T11:32:12Z">
        <w:r>
          <w:rPr>
            <w:rtl/>
          </w:rPr>
          <w:t xml:space="preserve">משם</w:t>
        </w:r>
      </w:ins>
      <w:del w:id="9335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ins w:id="90207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208" w:author="מנוע סמנטי" w:date="2026-10-05T11:39:44Z">
        <w:r>
          <w:rPr>
            <w:rtl/>
          </w:rPr>
          <w:delText xml:space="preserve">שור או כשב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ins w:id="90205" w:author="מנוע סמנטי" w:date="2026-10-05T11:39:44Z">
        <w:r>
          <w:rPr>
            <w:rStyle w:val="afffff0"/>
            <w:rtl/>
          </w:rPr>
          <w:t xml:space="preserve">אוֹ עֵז</w:t>
        </w:r>
      </w:ins>
      <w:del w:id="90206" w:author="מנוע סמנטי" w:date="2026-10-05T11:39:44Z">
        <w:r>
          <w:rPr>
            <w:rtl/>
          </w:rPr>
          <w:delText xml:space="preserve">או עז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r>
          <w:rPr>
            <w:rtl/>
          </w:rPr>
          <w:t xml:space="preserve">דאם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r>
          <w:rPr>
            <w:rtl/>
          </w:rPr>
          <w:t xml:space="preserve">משם</w:t>
        </w:r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1" w:author="מנוע מכני" w:date="2026-10-05T11:32:12Z">
        <w:r>
          <w:rPr>
            <w:rtl/>
          </w:rPr>
          <w:t xml:space="preserve">ו"א</w:t>
        </w:r>
      </w:ins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נחת לדרי,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r>
          <w:rPr>
            <w:rtl/>
          </w:rPr>
          <w:t xml:space="preserve">מכאן</w:t>
        </w:r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3" w:author="מנוע מכני" w:date="2026-10-05T11:32:12Z">
        <w:r>
          <w:rPr>
            <w:rFonts w:hint="cs"/>
            <w:rtl/>
          </w:rPr>
          <w:t xml:space="preserve">ו"א</w:t>
        </w:r>
      </w:ins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del w:id="90567" w:author="מנוע עיצוב" w:date="2026-10-05T11:33:53Z"/>
          <w:rtl/>
        </w:rPr>
      </w:pPr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ins w:id="90209" w:author="מנוע סמנטי" w:date="2026-10-05T11:39:44Z">
        <w:r>
          <w:rPr>
            <w:rStyle w:val="afffff0"/>
            <w:rtl/>
          </w:rPr>
          <w:t xml:space="preserve">לֹא תִלְבַּשׁ שַׁעַטְנֵז</w:t>
        </w:r>
      </w:ins>
      <w:del w:id="90210" w:author="מנוע סמנטי" w:date="2026-10-05T11:39:44Z">
        <w:r w:rsidR="00F63065">
          <w:rPr>
            <w:rtl/>
          </w:rPr>
          <w:delText xml:space="preserve">לא תלבש שעטנז</w:delText>
        </w:r>
      </w:del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ins w:id="90211" w:author="מנוע סמנטי" w:date="2026-10-05T11:39:44Z">
        <w:r>
          <w:rPr>
            <w:rStyle w:val="afffff0"/>
            <w:rtl/>
          </w:rPr>
          <w:t xml:space="preserve">לֹא תִלְבַּשׁ שַׁעַטְנֵז גְּדִילִים תַּעֲשֶׂה לָּךְ</w:t>
        </w:r>
      </w:ins>
      <w:del w:id="90212" w:author="מנוע סמנטי" w:date="2026-10-05T11:39:44Z">
        <w:r>
          <w:rPr>
            <w:rtl/>
          </w:rPr>
          <w:delText xml:space="preserve">לא תלבש שעטנז</w:delText>
        </w:r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גדילים תעשה לך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0617" w:author="מנוע סמנטי" w:date="2026-10-05T11:39:44Z">
        <w:r>
          <w:rPr>
            <w:rtl/>
          </w:rPr>
          <w:t xml:space="preserve">שישתנה</w:t>
        </w:r>
      </w:ins>
      <w:del w:id="90618" w:author="מנוע סמנטי" w:date="2026-10-05T11:39:44Z">
        <w:r>
          <w:rPr>
            <w:rtl/>
          </w:rPr>
          <w:delText xml:space="preserve">דלישתני</w:delText>
        </w:r>
      </w:del>
      <w:r>
        <w:rPr>
          <w:rtl/>
        </w:rPr>
        <w:t xml:space="preserve">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משתני!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  <w:pPrChange w:id="90383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  <w:pPrChange w:id="903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שמעי' דאפשר לצמצם בידי שמים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25F6" w:rsidRPr="004D530B">
        <w:rPr>
          <w:rFonts w:hint="cs"/>
          <w:b/>
          <w:bCs/>
          <w:rtl/>
        </w:rPr>
        <w:t xml:space="preserve">ולרבנן דביד</w:t>
      </w:r>
      <w:ins w:id="90899" w:author="מנוע מכני" w:date="2026-10-05T11:32:12Z">
        <w:r>
          <w:rPr>
            <w:rFonts w:hint="cs"/>
            <w:b/>
            <w:bCs/>
            <w:rtl/>
          </w:rPr>
          <w:t xml:space="preserve">י"ש</w:t>
        </w:r>
      </w:ins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ins w:id="90903" w:author="מנוע מכני" w:date="2026-10-05T11:32:12Z">
        <w:r>
          <w:rPr>
            <w:rFonts w:hint="cs"/>
            <w:rtl/>
          </w:rPr>
          <w:t xml:space="preserve">א"א</w:t>
        </w:r>
      </w:ins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ins w:id="96195" w:author="מנוע מכני" w:date="2026-10-05T11:32:12Z">
        <w:r>
          <w:rPr>
            <w:rtl/>
          </w:rPr>
          <w:t xml:space="preserve">,</w:t>
        </w:r>
      </w:ins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r>
          <w:rPr>
            <w:rtl/>
          </w:rPr>
          <w:t xml:space="preserve">שם</w:t>
        </w:r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r>
          <w:rPr>
            <w:rtl/>
          </w:rPr>
          <w:t xml:space="preserve">דהתורה</w:t>
        </w:r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ins w:id="90213" w:author="מנוע סמנטי" w:date="2026-10-05T11:39:44Z">
        <w:r>
          <w:rPr>
            <w:rStyle w:val="afffff0"/>
            <w:rtl/>
          </w:rPr>
          <w:t xml:space="preserve">הַכֹּל בִּכְתָב מִיַּד ה</w:t>
        </w:r>
      </w:ins>
      <w:del w:id="90214" w:author="מנוע סמנטי" w:date="2026-10-05T11:39:44Z">
        <w:r w:rsidR="00F63065">
          <w:rPr>
            <w:rtl/>
          </w:rPr>
          <w:delText xml:space="preserve">הכל בכתב מיד ה</w:delText>
        </w:r>
      </w:del>
      <w:r w:rsidR="00F63065">
        <w:rPr>
          <w:rtl/>
        </w:rPr>
        <w:t xml:space="preserve">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0905" w:author="מנוע מכני" w:date="2026-10-05T11:32:12Z">
        <w:r>
          <w:rPr>
            <w:rStyle w:val="2fb"/>
            <w:rFonts w:hint="cs"/>
            <w:rtl/>
          </w:rPr>
          <w:t xml:space="preserve">ר"ק</w:t>
        </w:r>
      </w:ins>
      <w:del w:id="90906" w:author="מנוע מכני" w:date="2026-10-05T11:32:12Z">
        <w:r>
          <w:rPr>
            <w:rFonts w:hint="cs"/>
            <w:rtl/>
          </w:rPr>
          <w:delText xml:space="preserve">ר''ק</w:delText>
        </w:r>
      </w:del>
      <w:r w:rsidR="00F63065">
        <w:rPr>
          <w:rtl/>
        </w:rPr>
        <w:t xml:space="preserve"> ת"ש: חלקו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r>
        <w:rPr>
          <w:rStyle w:val="2fb"/>
          <w:rFonts w:hint="cs"/>
          <w:b/>
          <w:bCs/>
          <w:rtl/>
        </w:rPr>
        <w:t xml:space="preserve">ד</w:t>
      </w:r>
      <w:ins w:id="90909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ר"א</w:t>
        </w:r>
      </w:ins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r>
          <w:rPr>
            <w:rtl/>
          </w:rPr>
          <w:t xml:space="preserve">דסבר</w:t>
        </w:r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ins w:id="9091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דאפשר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תנאי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del w:id="90568" w:author="מנוע עיצוב" w:date="2026-10-05T11:33:53Z"/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del w:id="90064" w:author="מנוע עיצוב" w:date="2026-10-05T11:33:53Z"/>
          <w:rtl/>
        </w:rPr>
      </w:pPr>
      <w:del w:id="90061" w:author="מנוע עיצוב" w:date="2026-10-05T11:33:53Z">
        <w:r>
          <w:rPr>
            <w:rtl/>
          </w:rPr>
          <w:delText xml:space="preserve">•</w:delText>
        </w:r>
      </w:del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del w:id="90062" w:author="מנוע עיצוב" w:date="2026-10-05T11:33:53Z">
        <w:r>
          <w:rPr>
            <w:rtl/>
          </w:rPr>
          <w:delText xml:space="preserve">•</w:delText>
        </w:r>
      </w:del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del w:id="90063" w:author="מנוע עיצוב" w:date="2026-10-05T11:33:53Z">
        <w:r>
          <w:rPr>
            <w:rtl/>
          </w:rPr>
          <w:delText xml:space="preserve">•</w:delText>
        </w:r>
      </w:del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094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del w:id="90068" w:author="מנוע עיצוב" w:date="2026-10-05T11:33:53Z"/>
          <w:rtl/>
        </w:rPr>
      </w:pPr>
      <w:del w:id="90065" w:author="מנוע עיצוב" w:date="2026-10-05T11:33:53Z">
        <w:r>
          <w:rPr>
            <w:rtl/>
          </w:rPr>
          <w:delText xml:space="preserve">•</w:delText>
        </w:r>
      </w:del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del w:id="90066" w:author="מנוע עיצוב" w:date="2026-10-05T11:33:53Z">
        <w:r>
          <w:rPr>
            <w:rtl/>
          </w:rPr>
          <w:delText xml:space="preserve">•</w:delText>
        </w:r>
      </w:del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del w:id="90067" w:author="מנוע עיצוב" w:date="2026-10-05T11:33:53Z">
        <w:r>
          <w:rPr>
            <w:rtl/>
          </w:rPr>
          <w:delText xml:space="preserve">•</w:delText>
        </w:r>
      </w:del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ins w:id="93383" w:author="מנוע מכני" w:date="2026-10-05T11:32:12Z">
        <w:r>
          <w:rPr>
            <w:rtl/>
          </w:rPr>
          <w:t xml:space="preserve">חלקו</w:t>
        </w:r>
      </w:ins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ליפלגי גבי הדדי! </w:t>
      </w:r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משמנין שומן יהא ביניהן, דאמר </w:t>
      </w:r>
      <w:ins w:id="94719" w:author="מנוע מכני" w:date="2026-10-05T11:32:12Z">
        <w:r>
          <w:rPr>
            <w:rtl/>
          </w:rPr>
          <w:t xml:space="preserve">לו</w:t>
        </w:r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del w:id="90072" w:author="מנוע עיצוב" w:date="2026-10-05T11:33:53Z"/>
          <w:rtl/>
        </w:rPr>
      </w:pPr>
      <w:del w:id="90069" w:author="מנוע עיצוב" w:date="2026-10-05T11:33:53Z">
        <w:r>
          <w:rPr>
            <w:rtl/>
          </w:rPr>
          <w:delText xml:space="preserve">•</w:delText>
        </w:r>
      </w:del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del w:id="90070" w:author="מנוע עיצוב" w:date="2026-10-05T11:33:53Z">
        <w:r>
          <w:rPr>
            <w:rtl/>
          </w:rPr>
          <w:delText xml:space="preserve">•</w:delText>
        </w:r>
      </w:del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del w:id="90071" w:author="מנוע עיצוב" w:date="2026-10-05T11:33:53Z">
        <w:r>
          <w:rPr>
            <w:rtl/>
          </w:rPr>
          <w:delText xml:space="preserve">•</w:delText>
        </w:r>
      </w:del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צדדין, </w:t>
      </w:r>
      <w:ins w:id="97793" w:author="מנוע מכני" w:date="2026-10-05T11:32:12Z">
        <w:r>
          <w:rPr>
            <w:rtl/>
          </w:rPr>
          <w:t xml:space="preserve">דאם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כולו שלי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del w:id="90569" w:author="מנוע עיצוב" w:date="2026-10-05T11:33:53Z"/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r>
          <w:rPr>
            <w:rFonts w:hint="cs"/>
            <w:rtl/>
          </w:rPr>
          <w:t xml:space="preserve">ס"ד</w:t>
        </w:r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ins w:id="93389" w:author="מנוע מכני" w:date="2026-10-05T11:32:12Z">
        <w:r>
          <w:rPr>
            <w:rtl/>
          </w:rPr>
          <w:t xml:space="preserve">דסבר</w:t>
        </w:r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r>
          <w:rPr>
            <w:rtl/>
          </w:rPr>
          <w:t xml:space="preserve">דאם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מחייבת </w:t>
      </w:r>
      <w:ins w:id="94723" w:author="מנוע מכני" w:date="2026-10-05T11:32:12Z">
        <w:r>
          <w:rPr>
            <w:rtl/>
          </w:rPr>
          <w:t xml:space="preserve">לו</w:t>
        </w:r>
      </w:ins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אתי </w:t>
      </w:r>
      <w:ins w:id="94725" w:author="מנוע מכני" w:date="2026-10-05T11:32:12Z">
        <w:r>
          <w:rPr>
            <w:rtl/>
          </w:rPr>
          <w:t xml:space="preserve">לו</w:t>
        </w:r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ועבודה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 w14:paraId="5906519A" w14:textId="77777777" w:rsidR="00F0030D" w:rsidRDefault="00F63065" w:rsidP="00F0030D">
      <w:pPr>
        <w:rPr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[דף יח עמוד ב] 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ins w:id="94729" w:author="מנוע מכני" w:date="2026-10-05T11:32:12Z">
        <w:r>
          <w:rPr>
            <w:rtl/>
          </w:rPr>
          <w:t xml:space="preserve">לי</w:t>
        </w:r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כהן,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מחייבת </w:t>
      </w:r>
      <w:ins w:id="94731" w:author="מנוע מכני" w:date="2026-10-05T11:32:12Z">
        <w:r>
          <w:rPr>
            <w:rtl/>
          </w:rPr>
          <w:t xml:space="preserve">לו</w:t>
        </w:r>
      </w:ins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אתי </w:t>
      </w:r>
      <w:ins w:id="94733" w:author="מנוע מכני" w:date="2026-10-05T11:32:12Z">
        <w:r>
          <w:rPr>
            <w:rtl/>
          </w:rPr>
          <w:t xml:space="preserve">לו</w:t>
        </w:r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ins w:id="93391" w:author="מנוע מכני" w:date="2026-10-05T11:32:12Z">
        <w:r>
          <w:rPr>
            <w:rtl/>
          </w:rPr>
          <w:t xml:space="preserve">מקום</w:t>
        </w:r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דחליפין ביד כהן דעשו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del w:id="90570" w:author="מנוע עיצוב" w:date="2026-10-05T11:33:53Z"/>
          <w:rtl/>
        </w:rPr>
      </w:pPr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ins w:id="90977" w:author="מנוע מכני" w:date="2026-10-05T11:32:12Z">
        <w:r>
          <w:rPr>
            <w:rFonts w:hint="cs"/>
            <w:rtl/>
          </w:rPr>
          <w:t xml:space="preserve">מ"ל</w:t>
        </w:r>
      </w:ins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ins w:id="9097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דלא תשתכח תורת מתנות אפ'י ספק מעשר </w:t>
      </w:r>
      <w:ins w:id="93393" w:author="מנוע מכני" w:date="2026-10-05T11:32:12Z">
        <w:r>
          <w:rPr>
            <w:rFonts w:hint="cs"/>
            <w:rtl/>
          </w:rPr>
          <w:t xml:space="preserve">גם</w:t>
        </w:r>
      </w:ins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981" w:author="מנוע מכני" w:date="2026-10-05T11:32:12Z">
        <w:r>
          <w:rPr>
            <w:rFonts w:hint="cs"/>
            <w:rtl/>
          </w:rPr>
          <w:t xml:space="preserve">מ"ל</w:t>
        </w:r>
      </w:ins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del w:id="90076" w:author="מנוע עיצוב" w:date="2026-10-05T11:33:53Z"/>
          <w:rtl/>
        </w:rPr>
      </w:pPr>
      <w:del w:id="90073" w:author="מנוע עיצוב" w:date="2026-10-05T11:33:53Z">
        <w:r>
          <w:rPr>
            <w:rtl/>
          </w:rPr>
          <w:delText xml:space="preserve">•</w:delText>
        </w:r>
      </w:del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del w:id="90074" w:author="מנוע עיצוב" w:date="2026-10-05T11:33:53Z">
        <w:r>
          <w:rPr>
            <w:rtl/>
          </w:rPr>
          <w:delText xml:space="preserve">•</w:delText>
        </w:r>
      </w:del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del w:id="90075" w:author="מנוע עיצוב" w:date="2026-10-05T11:33:53Z">
        <w:r>
          <w:rPr>
            <w:rtl/>
          </w:rPr>
          <w:delText xml:space="preserve">•</w:delText>
        </w:r>
      </w:del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ins w:id="9098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</w:t>
      </w:r>
      <w:ins w:id="90989" w:author="מנוע מכני" w:date="2026-10-05T11:32:12Z">
        <w:r>
          <w:rPr>
            <w:rFonts w:hint="cs"/>
            <w:rtl/>
          </w:rPr>
          <w:t xml:space="preserve">מ"נ</w:t>
        </w:r>
      </w:ins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שמת מת דכהן הוא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del w:id="90080" w:author="מנוע עיצוב" w:date="2026-10-05T11:33:53Z"/>
          <w:rtl/>
        </w:rPr>
      </w:pPr>
      <w:del w:id="90077" w:author="מנוע עיצוב" w:date="2026-10-05T11:33:53Z">
        <w:r>
          <w:rPr>
            <w:rtl/>
          </w:rPr>
          <w:delText xml:space="preserve">•</w:delText>
        </w:r>
      </w:del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del w:id="90078" w:author="מנוע עיצוב" w:date="2026-10-05T11:33:53Z">
        <w:r>
          <w:rPr>
            <w:rtl/>
          </w:rPr>
          <w:delText xml:space="preserve">•</w:delText>
        </w:r>
      </w:del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del w:id="90079" w:author="מנוע עיצוב" w:date="2026-10-05T11:33:53Z">
        <w:r>
          <w:rPr>
            <w:rtl/>
          </w:rPr>
          <w:delText xml:space="preserve">•</w:delText>
        </w:r>
      </w:del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רועה,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ins w:id="91003" w:author="מנוע מכני" w:date="2026-10-05T11:32:12Z">
        <w:r>
          <w:rPr>
            <w:rFonts w:hint="cs"/>
            <w:rtl/>
          </w:rPr>
          <w:t xml:space="preserve">ה"ב</w:t>
        </w:r>
      </w:ins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del w:id="90571" w:author="מנוע עיצוב" w:date="2026-10-05T11:33:53Z"/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ins w:id="90619" w:author="מנוע סמנטי" w:date="2026-10-05T11:39:44Z">
        <w:r>
          <w:rPr>
            <w:rtl/>
          </w:rPr>
          <w:t xml:space="preserve">שיעשה</w:t>
        </w:r>
      </w:ins>
      <w:del w:id="90620" w:author="מנוע סמנטי" w:date="2026-10-05T11:39:44Z">
        <w:r w:rsidR="00F63065">
          <w:rPr>
            <w:rtl/>
          </w:rPr>
          <w:delText xml:space="preserve">דליתעביד</w:delText>
        </w:r>
      </w:del>
      <w:r w:rsidR="00F63065">
        <w:rPr>
          <w:rtl/>
        </w:rPr>
        <w:t xml:space="preserve">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מידעם,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  <w:pPrChange w:id="903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  <w:pPrChange w:id="903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ins w:id="90621" w:author="מנוע סמנטי" w:date="2026-10-05T11:39:44Z">
        <w:r>
          <w:rPr>
            <w:rtl/>
          </w:rPr>
          <w:t xml:space="preserve">השמיענו</w:t>
        </w:r>
      </w:ins>
      <w:del w:id="906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בההיא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r>
          <w:rPr>
            <w:rtl/>
          </w:rPr>
          <w:t xml:space="preserve">דשני</w:t>
        </w:r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r>
          <w:rPr>
            <w:rtl/>
          </w:rPr>
          <w:t xml:space="preserve">דשני</w:t>
        </w:r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וחד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אימא מודי לר' טרפון דהך דילידא חד - שביח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ins w:id="90623" w:author="מנוע סמנטי" w:date="2026-10-05T11:39:44Z">
        <w:r>
          <w:rPr>
            <w:rtl/>
          </w:rPr>
          <w:t xml:space="preserve">השמיענו</w:t>
        </w:r>
      </w:ins>
      <w:del w:id="90624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הא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ins w:id="91019" w:author="מנוע מכני" w:date="2026-10-05T11:32:12Z">
        <w:r>
          <w:rPr>
            <w:rStyle w:val="2fb"/>
            <w:rtl/>
          </w:rPr>
          <w:t xml:space="preserve">ר"ט</w:t>
        </w:r>
      </w:ins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דהך דלא ביכרה שביח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  <w:pPrChange w:id="903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  <w:pPrChange w:id="903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ins w:id="91023" w:author="מנוע מכני" w:date="2026-10-05T11:32:12Z">
        <w:r>
          <w:rPr>
            <w:rFonts w:hint="cs"/>
            <w:rtl/>
          </w:rPr>
          <w:t xml:space="preserve">ק"ל</w:t>
        </w:r>
      </w:ins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: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הוי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ins w:id="90221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222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ins w:id="9021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22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</w:t>
      </w:r>
      <w:ins w:id="90217" w:author="מנוע סמנטי" w:date="2026-10-05T11:39:44Z">
        <w:r>
          <w:rPr>
            <w:rStyle w:val="afffff0"/>
            <w:rFonts w:hint="cs"/>
            <w:rtl/>
          </w:rPr>
          <w:t xml:space="preserve">פֶּטֶר רֶחֶם</w:t>
        </w:r>
      </w:ins>
      <w:del w:id="90218" w:author="מנוע סמנטי" w:date="2026-10-05T11:39:44Z">
        <w:r>
          <w:rPr>
            <w:rFonts w:hint="cs"/>
            <w:rtl/>
          </w:rPr>
          <w:delText xml:space="preserve">פטר רחם</w:delText>
        </w:r>
      </w:del>
      <w:r>
        <w:rPr>
          <w:rFonts w:hint="cs"/>
          <w:rtl/>
        </w:rPr>
        <w:t xml:space="preserve">' ולא שיצאה נקבה לפניו, '</w:t>
      </w:r>
      <w:ins w:id="90215" w:author="מנוע סמנטי" w:date="2026-10-05T11:39:44Z">
        <w:r>
          <w:rPr>
            <w:rStyle w:val="afffff0"/>
            <w:rFonts w:hint="cs"/>
            <w:rtl/>
          </w:rPr>
          <w:t xml:space="preserve">בְּכוֹר</w:t>
        </w:r>
      </w:ins>
      <w:del w:id="90216" w:author="מנוע סמנטי" w:date="2026-10-05T11:39:44Z">
        <w:r>
          <w:rPr>
            <w:rFonts w:hint="cs"/>
            <w:rtl/>
          </w:rPr>
          <w:delText xml:space="preserve">בכור</w:delText>
        </w:r>
      </w:del>
      <w:r>
        <w:rPr>
          <w:rFonts w:hint="cs"/>
          <w:rtl/>
        </w:rPr>
        <w:t xml:space="preserve">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ins w:id="94757" w:author="מנוע מכני" w:date="2026-10-05T11:32:12Z">
        <w:r>
          <w:rPr>
            <w:rtl/>
          </w:rPr>
          <w:t xml:space="preserve">דהתורה</w:t>
        </w:r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למעוטי נקבה דלפניו דמפטר רחם נפקא אלא </w:t>
      </w:r>
      <w:ins w:id="91027" w:author="מנוע מכני" w:date="2026-10-05T11:32:12Z">
        <w:r>
          <w:rPr>
            <w:rFonts w:hint="cs"/>
            <w:rtl/>
          </w:rPr>
          <w:t xml:space="preserve">ש"מ</w:t>
        </w:r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הוי בכור, תינח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</w:t>
      </w:r>
      <w:ins w:id="90625" w:author="מנוע סמנטי" w:date="2026-10-05T11:39:44Z">
        <w:r>
          <w:rPr>
            <w:rtl/>
          </w:rPr>
          <w:t xml:space="preserve">ברור</w:t>
        </w:r>
      </w:ins>
      <w:del w:id="90626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  <w:pPrChange w:id="903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</w:t>
      </w:r>
      <w:ins w:id="90627" w:author="מנוע סמנטי" w:date="2026-10-05T11:39:44Z">
        <w:r>
          <w:rPr>
            <w:rtl/>
          </w:rPr>
          <w:t xml:space="preserve">ומקישים</w:t>
        </w:r>
      </w:ins>
      <w:del w:id="90628" w:author="מנוע סמנטי" w:date="2026-10-05T11:39:44Z">
        <w:r>
          <w:rPr>
            <w:rtl/>
          </w:rPr>
          <w:delText xml:space="preserve">ומקשינן</w:delText>
        </w:r>
      </w:del>
      <w:r>
        <w:rPr>
          <w:rtl/>
        </w:rPr>
        <w:t xml:space="preserve">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ins w:id="90629" w:author="מנוע סמנטי" w:date="2026-10-05T11:39:44Z">
        <w:r>
          <w:rPr>
            <w:rtl/>
          </w:rPr>
          <w:t xml:space="preserve">ברור</w:t>
        </w:r>
      </w:ins>
      <w:del w:id="90630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del w:id="90572" w:author="מנוע עיצוב" w:date="2026-10-05T11:33:53Z"/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del w:id="90573" w:author="מנוע עיצוב" w:date="2026-10-05T11:33:53Z"/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</w:t>
      </w:r>
      <w:ins w:id="90631" w:author="מנוע סמנטי" w:date="2026-10-05T11:39:44Z">
        <w:r>
          <w:t xml:space="preserve">ביניהם</w:t>
        </w:r>
      </w:ins>
      <w:del w:id="90632" w:author="מנוע סמנטי" w:date="2026-10-05T11:39:44Z">
        <w:r>
          <w:delText xml:space="preserve">בינייהו</w:delText>
        </w:r>
      </w:del>
      <w:r>
        <w:t xml:space="preserve">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del w:id="90574" w:author="מנוע עיצוב" w:date="2026-10-05T11:33:53Z"/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223" w:author="מנוע סמנטי" w:date="2026-10-05T11:39:44Z">
        <w:r>
          <w:rPr>
            <w:rtl/>
          </w:rPr>
          <w:t xml:space="preserve">ביניהם</w:t>
        </w:r>
      </w:ins>
      <w:del w:id="9022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del w:id="90575" w:author="מנוע עיצוב" w:date="2026-10-05T11:33:53Z"/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del w:id="90576" w:author="מנוע עיצוב" w:date="2026-10-05T11:33:53Z"/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33" w:author="מנוע סמנטי" w:date="2026-10-05T11:39:44Z">
        <w:r>
          <w:rPr>
            <w:rtl/>
          </w:rPr>
          <w:t xml:space="preserve">ביניהם</w:t>
        </w:r>
      </w:ins>
      <w:del w:id="9063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ins w:id="90635" w:author="מנוע סמנטי" w:date="2026-10-05T11:39:44Z">
        <w:r>
          <w:rPr>
            <w:rtl/>
          </w:rPr>
          <w:t xml:space="preserve">ללמוד</w:t>
        </w:r>
      </w:ins>
      <w:del w:id="90636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</w:t>
      </w:r>
      <w:ins w:id="90637" w:author="מנוע סמנטי" w:date="2026-10-05T11:39:44Z">
        <w:r>
          <w:rPr>
            <w:rtl/>
          </w:rPr>
          <w:t xml:space="preserve">ללמוד</w:t>
        </w:r>
      </w:ins>
      <w:del w:id="90638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  <w:pPrChange w:id="903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  <w:pPrChange w:id="903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כב: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del w:id="90577" w:author="מנוע עיצוב" w:date="2026-10-05T11:33:53Z"/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del w:id="90578" w:author="מנוע עיצוב" w:date="2026-10-05T11:33:53Z"/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del w:id="90579" w:author="מנוע עיצוב" w:date="2026-10-05T11:33:53Z"/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</w:t>
      </w:r>
      <w:ins w:id="90639" w:author="מנוע סמנטי" w:date="2026-10-05T11:39:44Z">
        <w:r>
          <w:rPr>
            <w:rtl/>
          </w:rPr>
          <w:t xml:space="preserve">שונים</w:t>
        </w:r>
      </w:ins>
      <w:del w:id="90640" w:author="מנוע סמנטי" w:date="2026-10-05T11:39:44Z">
        <w:r>
          <w:rPr>
            <w:rtl/>
          </w:rPr>
          <w:delText xml:space="preserve">מתנינן</w:delText>
        </w:r>
      </w:del>
      <w:r>
        <w:rPr>
          <w:rtl/>
        </w:rPr>
        <w:t xml:space="preserve">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del w:id="90580" w:author="מנוע עיצוב" w:date="2026-10-05T11:33:53Z"/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ins w:id="90225" w:author="מנוע סמנטי" w:date="2026-10-05T11:39:44Z">
        <w:r>
          <w:rPr>
            <w:rStyle w:val="afffff0"/>
            <w:rtl/>
          </w:rPr>
          <w:t xml:space="preserve">לֹא תֹאכְלוּ כָּל נְבֵלָה לַגֵּר וְגוֹ</w:t>
        </w:r>
      </w:ins>
      <w:del w:id="90226" w:author="מנוע סמנטי" w:date="2026-10-05T11:39:44Z">
        <w:r w:rsidR="00F63065">
          <w:rPr>
            <w:rtl/>
          </w:rPr>
          <w:delText xml:space="preserve">לא תאכלו כל נבלה לג</w:delText>
        </w:r>
        <w:r w:rsidR="000F2710">
          <w:rPr>
            <w:rtl/>
          </w:rPr>
          <w:delText xml:space="preserve">ר וגו</w:delText>
        </w:r>
      </w:del>
      <w:r w:rsidR="000F2710">
        <w:rPr>
          <w:rtl/>
        </w:rPr>
        <w:t xml:space="preserve">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del w:id="90581" w:author="מנוע עיצוב" w:date="2026-10-05T11:33:53Z"/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</w:t>
      </w:r>
      <w:ins w:id="90641" w:author="מנוע סמנטי" w:date="2026-10-05T11:39:44Z">
        <w:r>
          <w:rPr>
            <w:rFonts w:hint="cs"/>
            <w:rtl/>
          </w:rPr>
          <w:t xml:space="preserve">אמו</w:t>
        </w:r>
      </w:ins>
      <w:del w:id="90642" w:author="מנוע סמנטי" w:date="2026-10-05T11:39:44Z">
        <w:r w:rsidR="006D4086">
          <w:rPr>
            <w:rFonts w:hint="cs"/>
            <w:rtl/>
          </w:rPr>
          <w:delText xml:space="preserve">אימיה</w:delText>
        </w:r>
      </w:del>
      <w:r w:rsidR="006D4086">
        <w:rPr>
          <w:rFonts w:hint="cs"/>
          <w:rtl/>
        </w:rPr>
        <w:t xml:space="preserve"> </w:t>
      </w:r>
    </w:p>
    <w:p w14:paraId="5CBA10F0" w14:textId="77777777" w:rsidR="006D4086" w:rsidRDefault="006D4086" w:rsidP="006D4086">
      <w:pPr>
        <w:rPr>
          <w:del w:id="90582" w:author="מנוע עיצוב" w:date="2026-10-05T11:33:53Z"/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  <w:pPrChange w:id="903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  <w:pPrChange w:id="903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</w:t>
      </w:r>
      <w:ins w:id="90643" w:author="מנוע סמנטי" w:date="2026-10-05T11:39:44Z">
        <w:r>
          <w:rPr>
            <w:rtl/>
          </w:rPr>
          <w:t xml:space="preserve">ממחלוקת</w:t>
        </w:r>
      </w:ins>
      <w:del w:id="90644" w:author="מנוע סמנטי" w:date="2026-10-05T11:39:44Z">
        <w:r w:rsidR="00F63065">
          <w:rPr>
            <w:rtl/>
          </w:rPr>
          <w:delText xml:space="preserve">מפלוגתא</w:delText>
        </w:r>
      </w:del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</w:t>
      </w:r>
      <w:ins w:id="90645" w:author="מנוע סמנטי" w:date="2026-10-05T11:39:44Z">
        <w:r>
          <w:rPr>
            <w:b/>
            <w:bCs/>
            <w:rtl/>
          </w:rPr>
          <w:t xml:space="preserve">מחלוקת</w:t>
        </w:r>
      </w:ins>
      <w:del w:id="90646" w:author="מנוע סמנטי" w:date="2026-10-05T11:39:44Z">
        <w:r w:rsidRPr="00AF15C1">
          <w:rPr>
            <w:b/>
            <w:bCs/>
            <w:rtl/>
          </w:rPr>
          <w:delText xml:space="preserve">פלוגתא</w:delText>
        </w:r>
      </w:del>
      <w:r w:rsidRPr="00AF15C1">
        <w:rPr>
          <w:b/>
          <w:bCs/>
          <w:rtl/>
        </w:rPr>
        <w:t xml:space="preserve">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del w:id="90583" w:author="מנוע עיצוב" w:date="2026-10-05T11:33:53Z"/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ins w:id="90649" w:author="מנוע סמנטי" w:date="2026-10-05T11:39:44Z">
        <w:r>
          <w:rPr>
            <w:rtl/>
          </w:rPr>
          <w:t xml:space="preserve">השמיענו</w:t>
        </w:r>
      </w:ins>
      <w:del w:id="90650" w:author="מנוע סמנטי" w:date="2026-10-05T11:39:44Z">
        <w:r w:rsidR="00F63065">
          <w:rPr>
            <w:rtl/>
          </w:rPr>
          <w:delText xml:space="preserve">אשמעינן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</w:t>
      </w:r>
      <w:ins w:id="90647" w:author="מנוע סמנטי" w:date="2026-10-05T11:39:44Z">
        <w:r>
          <w:rPr>
            <w:rtl/>
          </w:rPr>
          <w:t xml:space="preserve">להשמיענו</w:t>
        </w:r>
      </w:ins>
      <w:del w:id="90648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ins w:id="90653" w:author="מנוע סמנטי" w:date="2026-10-05T11:39:44Z">
        <w:r>
          <w:rPr>
            <w:rtl/>
          </w:rPr>
          <w:t xml:space="preserve">ומחלוקת</w:t>
        </w:r>
      </w:ins>
      <w:del w:id="90654" w:author="מנוע סמנטי" w:date="2026-10-05T11:39:44Z">
        <w:r>
          <w:rPr>
            <w:rtl/>
          </w:rPr>
          <w:delText xml:space="preserve">ופלוגתא</w:delText>
        </w:r>
      </w:del>
      <w:r>
        <w:rPr>
          <w:rtl/>
        </w:rPr>
        <w:t xml:space="preserve">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0651" w:author="מנוע סמנטי" w:date="2026-10-05T11:39:44Z">
        <w:r>
          <w:rPr>
            <w:rtl/>
          </w:rPr>
          <w:t xml:space="preserve">מחלוקת</w:t>
        </w:r>
      </w:ins>
      <w:del w:id="90652" w:author="מנוע סמנטי" w:date="2026-10-05T11:39:44Z">
        <w:r>
          <w:rPr>
            <w:rtl/>
          </w:rPr>
          <w:delText xml:space="preserve">פלוגתא</w:delText>
        </w:r>
      </w:del>
      <w:r>
        <w:rPr>
          <w:rtl/>
        </w:rPr>
        <w:t xml:space="preserve">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del w:id="90584" w:author="מנוע עיצוב" w:date="2026-10-05T11:33:53Z"/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</w:t>
      </w:r>
      <w:ins w:id="90231" w:author="מנוע סמנטי" w:date="2026-10-05T11:39:44Z">
        <w:r>
          <w:rPr>
            <w:rtl/>
          </w:rPr>
          <w:t xml:space="preserve">שהשמיענו</w:t>
        </w:r>
      </w:ins>
      <w:del w:id="90232" w:author="מנוע סמנטי" w:date="2026-10-05T11:39:44Z">
        <w:r>
          <w:rPr>
            <w:rtl/>
          </w:rPr>
          <w:delText xml:space="preserve">דאשמעינן</w:delText>
        </w:r>
      </w:del>
      <w:r>
        <w:rPr>
          <w:rtl/>
        </w:rPr>
        <w:t xml:space="preserve"> חזיר </w:t>
      </w:r>
      <w:ins w:id="90229" w:author="מנוע סמנטי" w:date="2026-10-05T11:39:44Z">
        <w:r>
          <w:rPr>
            <w:rtl/>
          </w:rPr>
          <w:t xml:space="preserve">ישמיענו</w:t>
        </w:r>
      </w:ins>
      <w:del w:id="90230" w:author="מנוע סמנטי" w:date="2026-10-05T11:39:44Z">
        <w:r w:rsidR="00F63065">
          <w:rPr>
            <w:rtl/>
          </w:rPr>
          <w:delText xml:space="preserve">לישמעינן</w:delText>
        </w:r>
      </w:del>
      <w:r w:rsidR="00F63065">
        <w:rPr>
          <w:rtl/>
        </w:rPr>
        <w:t xml:space="preserve">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ins w:id="90227" w:author="מנוע סמנטי" w:date="2026-10-05T11:39:44Z">
        <w:r>
          <w:rPr>
            <w:rStyle w:val="afffff0"/>
            <w:rtl/>
          </w:rPr>
          <w:t xml:space="preserve">אוֹתוֹ וְאֶת בְּנוֹ</w:t>
        </w:r>
      </w:ins>
      <w:del w:id="90228" w:author="מנוע סמנטי" w:date="2026-10-05T11:39:44Z">
        <w:r w:rsidR="00F63065">
          <w:rPr>
            <w:rtl/>
          </w:rPr>
          <w:delText xml:space="preserve">אותו ואת בנו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</w:t>
      </w:r>
      <w:ins w:id="90655" w:author="מנוע סמנטי" w:date="2026-10-05T11:39:44Z">
        <w:r>
          <w:rPr>
            <w:rtl/>
          </w:rPr>
          <w:t xml:space="preserve">נצרך</w:t>
        </w:r>
      </w:ins>
      <w:del w:id="9065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  <w:pPrChange w:id="903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  <w:pPrChange w:id="903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del w:id="90585" w:author="מנוע עיצוב" w:date="2026-10-05T11:33:53Z"/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ins w:id="90233" w:author="מנוע סמנטי" w:date="2026-10-05T11:39:44Z">
        <w:r>
          <w:rPr>
            <w:rStyle w:val="afffff0"/>
            <w:rtl/>
          </w:rPr>
          <w:t xml:space="preserve">לֹא תַעֲבוֹד בִּבְכוֹר שׁוֹרֶךָ וְלֹא תָגוֹז בְּכוֹר צֹאנֶךָ</w:t>
        </w:r>
      </w:ins>
      <w:del w:id="90234" w:author="מנוע סמנטי" w:date="2026-10-05T11:39:44Z">
        <w:r w:rsidR="00F63065" w:rsidRPr="00E00753">
          <w:rPr>
            <w:rtl/>
          </w:rPr>
          <w:delText xml:space="preserve">לא תעבוד</w:delText>
        </w:r>
        <w:r w:rsidR="00F63065">
          <w:rPr>
            <w:rtl/>
          </w:rPr>
          <w:delText xml:space="preserve"> בבכור שורך </w:delText>
        </w:r>
        <w:r w:rsidR="00F63065" w:rsidRPr="00E00753">
          <w:rPr>
            <w:rtl/>
          </w:rPr>
          <w:delText xml:space="preserve">ולא תגוז</w:delText>
        </w:r>
        <w:r w:rsidR="00F63065">
          <w:rPr>
            <w:rtl/>
          </w:rPr>
          <w:delText xml:space="preserve"> בכור צאנך</w:delText>
        </w:r>
      </w:del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del w:id="90586" w:author="מנוע עיצוב" w:date="2026-10-05T11:33:53Z"/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</w:t>
        </w:r>
        <w:ins w:id="90657" w:author="מנוע סמנטי" w:date="2026-10-05T11:39:44Z">
          <w:r>
            <w:rPr>
              <w:rFonts w:hint="cs"/>
              <w:rtl/>
            </w:rPr>
            <w:t xml:space="preserve">אמור</w:t>
          </w:r>
        </w:ins>
        <w:del w:id="90658" w:author="מנוע סמנטי" w:date="2026-10-05T11:39:44Z">
          <w:r>
            <w:rPr>
              <w:rFonts w:hint="cs"/>
              <w:rtl/>
            </w:rPr>
            <w:delText xml:space="preserve">א</w:delText>
          </w:r>
          <w:r w:rsidR="00F63065">
            <w:rPr>
              <w:rtl/>
            </w:rPr>
            <w:delText xml:space="preserve">ימור</w:delText>
          </w:r>
        </w:del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del w:id="90084" w:author="מנוע עיצוב" w:date="2026-10-05T11:33:53Z"/>
          <w:rtl/>
        </w:rPr>
      </w:pPr>
      <w:del w:id="9008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del w:id="90088" w:author="מנוע עיצוב" w:date="2026-10-05T11:33:53Z"/>
          <w:rtl/>
        </w:rPr>
      </w:pPr>
      <w:del w:id="90085" w:author="מנוע עיצוב" w:date="2026-10-05T11:33:53Z">
        <w:r>
          <w:rPr>
            <w:rtl/>
          </w:rPr>
          <w:delText xml:space="preserve">•</w:delText>
        </w:r>
      </w:del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del w:id="90086" w:author="מנוע עיצוב" w:date="2026-10-05T11:33:53Z">
        <w:r>
          <w:rPr>
            <w:rtl/>
          </w:rPr>
          <w:delText xml:space="preserve">•</w:delText>
        </w:r>
      </w:del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del w:id="90087" w:author="מנוע עיצוב" w:date="2026-10-05T11:33:53Z">
        <w:r>
          <w:rPr>
            <w:rtl/>
          </w:rPr>
          <w:delText xml:space="preserve">•</w:delText>
        </w:r>
      </w:del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  <w:pPrChange w:id="903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  <w:pPrChange w:id="90397" w:author="מנוע עיצוב" w:date="2026-10-05T11:33:53Z">
          <w:pPr>
            <w:jc w:val="center"/>
          </w:pPr>
        </w:pPrChange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del w:id="90587" w:author="מנוע עיצוב" w:date="2026-10-05T11:33:53Z"/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</w:t>
      </w:r>
      <w:ins w:id="90659" w:author="מנוע סמנטי" w:date="2026-10-05T11:39:44Z">
        <w:r>
          <w:rPr>
            <w:rtl/>
          </w:rPr>
          <w:t xml:space="preserve">במחלוקת</w:t>
        </w:r>
      </w:ins>
      <w:del w:id="90660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del w:id="90588" w:author="מנוע עיצוב" w:date="2026-10-05T11:33:53Z"/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ins w:id="90661" w:author="מנוע סמנטי" w:date="2026-10-05T11:39:44Z">
        <w:r>
          <w:rPr>
            <w:rtl/>
          </w:rPr>
          <w:t xml:space="preserve">במחלוקת</w:t>
        </w:r>
      </w:ins>
      <w:del w:id="90662" w:author="מנוע סמנטי" w:date="2026-10-05T11:39:44Z">
        <w:r w:rsidR="00F63065">
          <w:rPr>
            <w:rtl/>
          </w:rPr>
          <w:delText xml:space="preserve">בפלוגתא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ins w:id="90663" w:author="מנוע סמנטי" w:date="2026-10-05T11:39:44Z">
        <w:r>
          <w:rPr>
            <w:rtl/>
          </w:rPr>
          <w:t xml:space="preserve">דרכם</w:t>
        </w:r>
      </w:ins>
      <w:del w:id="90664" w:author="מנוע סמנטי" w:date="2026-10-05T11:39:44Z">
        <w:r w:rsidR="00754779">
          <w:rPr>
            <w:rtl/>
          </w:rPr>
          <w:delText xml:space="preserve">דרכייהו</w:delText>
        </w:r>
      </w:del>
      <w:r w:rsidR="00754779">
        <w:rPr>
          <w:rtl/>
        </w:rPr>
        <w:t xml:space="preserve">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del w:id="90589" w:author="מנוע עיצוב" w:date="2026-10-05T11:33:53Z"/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del w:id="90590" w:author="מנוע עיצוב" w:date="2026-10-05T11:33:53Z"/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65" w:author="מנוע סמנטי" w:date="2026-10-05T11:39:44Z">
        <w:r>
          <w:rPr>
            <w:rtl/>
          </w:rPr>
          <w:t xml:space="preserve">ביניהם</w:t>
        </w:r>
      </w:ins>
      <w:del w:id="9066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del w:id="90591" w:author="מנוע עיצוב" w:date="2026-10-05T11:33:53Z"/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  <w:pPrChange w:id="903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  <w:pPrChange w:id="903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ins w:id="90235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 מְלֵאָתְךָ וְדִמְעֲךָ לֹא תְאַחֵר כֵּן תַּעֲשֶׂה לְשׁוֹרֶךָ</w:t>
        </w:r>
      </w:ins>
      <w:del w:id="90236" w:author="מנוע סמנטי" w:date="2026-10-05T11:39:44Z">
        <w:r>
          <w:rPr>
            <w:rtl/>
          </w:rPr>
          <w:delText xml:space="preserve">בכור בניך תתן לי כן תעשה לצאנך מלאתך ודמעך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תאחר כן תעשה לשורך</w:delText>
        </w:r>
      </w:del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ins w:id="90237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38" w:author="מנוע סמנטי" w:date="2026-10-05T11:39:44Z">
        <w:r w:rsidR="00F63065">
          <w:rPr>
            <w:rtl/>
          </w:rPr>
          <w:delText xml:space="preserve">תעשה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1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</w:t>
        </w:r>
      </w:ins>
      <w:del w:id="90242" w:author="מנוע סמנטי" w:date="2026-10-05T11:39:44Z">
        <w:r w:rsidR="00F63065">
          <w:rPr>
            <w:rtl/>
          </w:rPr>
          <w:delText xml:space="preserve">בכור בניך תתן לי כן תעשה לצאנך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3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40" w:author="מנוע סמנטי" w:date="2026-10-05T11:39:44Z">
        <w:r w:rsidR="00F63065">
          <w:rPr>
            <w:rtl/>
          </w:rPr>
          <w:delText xml:space="preserve">תעשה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del w:id="90092" w:author="מנוע עיצוב" w:date="2026-10-05T11:33:53Z"/>
          <w:rtl/>
        </w:rPr>
      </w:pPr>
      <w:del w:id="90089" w:author="מנוע עיצוב" w:date="2026-10-05T11:33:53Z">
        <w:r>
          <w:rPr>
            <w:rtl/>
          </w:rPr>
          <w:delText xml:space="preserve">•</w:delText>
        </w:r>
      </w:del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del w:id="90090" w:author="מנוע עיצוב" w:date="2026-10-05T11:33:53Z">
        <w:r>
          <w:rPr>
            <w:rtl/>
          </w:rPr>
          <w:delText xml:space="preserve">•</w:delText>
        </w:r>
      </w:del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del w:id="90091" w:author="מנוע עיצוב" w:date="2026-10-05T11:33:53Z">
        <w:r>
          <w:rPr>
            <w:rtl/>
          </w:rPr>
          <w:delText xml:space="preserve">•</w:delText>
        </w:r>
      </w:del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ins w:id="90243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4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ins w:id="90245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6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</w:t>
      </w:r>
      <w:ins w:id="90667" w:author="מנוע סמנטי" w:date="2026-10-05T11:39:44Z">
        <w:r>
          <w:rPr>
            <w:rtl/>
          </w:rPr>
          <w:t xml:space="preserve">לטעות</w:t>
        </w:r>
      </w:ins>
      <w:del w:id="90668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</w:t>
      </w:r>
      <w:ins w:id="90673" w:author="מנוע סמנטי" w:date="2026-10-05T11:39:44Z">
        <w:r>
          <w:rPr>
            <w:rtl/>
          </w:rPr>
          <w:t xml:space="preserve">לטעות</w:t>
        </w:r>
      </w:ins>
      <w:del w:id="90674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בהון דבר מיתחל </w:t>
      </w:r>
      <w:ins w:id="90671" w:author="מנוע סמנטי" w:date="2026-10-05T11:39:44Z">
        <w:r>
          <w:rPr>
            <w:rtl/>
          </w:rPr>
          <w:t xml:space="preserve">קדושתם</w:t>
        </w:r>
      </w:ins>
      <w:del w:id="90672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0669" w:author="מנוע סמנטי" w:date="2026-10-05T11:39:44Z">
        <w:r>
          <w:rPr>
            <w:rtl/>
          </w:rPr>
          <w:t xml:space="preserve">לנהוג</w:t>
        </w:r>
      </w:ins>
      <w:del w:id="90670" w:author="מנוע סמנטי" w:date="2026-10-05T11:39:44Z">
        <w:r>
          <w:rPr>
            <w:rtl/>
          </w:rPr>
          <w:delText xml:space="preserve">למינהג</w:delText>
        </w:r>
      </w:del>
      <w:r>
        <w:rPr>
          <w:rtl/>
        </w:rPr>
        <w:t xml:space="preserve">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del w:id="90592" w:author="מנוע עיצוב" w:date="2026-10-05T11:33:53Z"/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del w:id="90593" w:author="מנוע עיצוב" w:date="2026-10-05T11:33:53Z"/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</w:t>
      </w:r>
      <w:ins w:id="90675" w:author="מנוע סמנטי" w:date="2026-10-05T11:39:44Z">
        <w:r>
          <w:rPr>
            <w:rtl/>
          </w:rPr>
          <w:t xml:space="preserve">לחשוש</w:t>
        </w:r>
      </w:ins>
      <w:del w:id="90676" w:author="מנוע סמנטי" w:date="2026-10-05T11:39:44Z">
        <w:r w:rsidR="0003435B">
          <w:rPr>
            <w:rtl/>
          </w:rPr>
          <w:delText xml:space="preserve">ליחוש</w:delText>
        </w:r>
      </w:del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del w:id="90096" w:author="מנוע עיצוב" w:date="2026-10-05T11:33:53Z"/>
          <w:rtl/>
        </w:rPr>
      </w:pPr>
      <w:del w:id="90093" w:author="מנוע עיצוב" w:date="2026-10-05T11:33:53Z">
        <w:r>
          <w:rPr>
            <w:rtl/>
          </w:rPr>
          <w:delText xml:space="preserve">•</w:delText>
        </w:r>
      </w:del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del w:id="90094" w:author="מנוע עיצוב" w:date="2026-10-05T11:33:53Z">
        <w:r>
          <w:rPr>
            <w:rtl/>
          </w:rPr>
          <w:delText xml:space="preserve">•</w:delText>
        </w:r>
      </w:del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del w:id="90095" w:author="מנוע עיצוב" w:date="2026-10-05T11:33:53Z">
        <w:r>
          <w:rPr>
            <w:rtl/>
          </w:rPr>
          <w:delText xml:space="preserve">•</w:delText>
        </w:r>
      </w:del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0677" w:author="מנוע סמנטי" w:date="2026-10-05T11:39:44Z">
        <w:r>
          <w:rPr>
            <w:rtl/>
          </w:rPr>
          <w:t xml:space="preserve">מונים</w:t>
        </w:r>
      </w:ins>
      <w:del w:id="90678" w:author="מנוע סמנטי" w:date="2026-10-05T11:39:44Z">
        <w:r>
          <w:rPr>
            <w:rtl/>
          </w:rPr>
          <w:delText xml:space="preserve">מנינן</w:delText>
        </w:r>
      </w:del>
      <w:r>
        <w:rPr>
          <w:rtl/>
        </w:rPr>
        <w:t xml:space="preserve">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7" w:author="מנוע סמנטי" w:date="2026-10-05T11:39:44Z">
        <w:r>
          <w:rPr>
            <w:rStyle w:val="afffff0"/>
            <w:rtl/>
          </w:rPr>
          <w:t xml:space="preserve">לִפְנֵי ה</w:t>
        </w:r>
      </w:ins>
      <w:del w:id="90248" w:author="מנוע סמנטי" w:date="2026-10-05T11:39:44Z">
        <w:r w:rsidR="00F63065">
          <w:rPr>
            <w:rtl/>
          </w:rPr>
          <w:delText xml:space="preserve">לפני ה</w:delText>
        </w:r>
      </w:del>
      <w:r w:rsidR="00F63065">
        <w:rPr>
          <w:rtl/>
        </w:rPr>
        <w:t xml:space="preserve">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</w:t>
      </w:r>
      <w:ins w:id="90679" w:author="מנוע סמנטי" w:date="2026-10-05T11:39:44Z">
        <w:r>
          <w:rPr>
            <w:rtl/>
          </w:rPr>
          <w:t xml:space="preserve">גופם</w:t>
        </w:r>
      </w:ins>
      <w:del w:id="90680" w:author="מנוע סמנטי" w:date="2026-10-05T11:39:44Z">
        <w:r w:rsidR="00F63065">
          <w:rPr>
            <w:rtl/>
          </w:rPr>
          <w:delText xml:space="preserve">גופייהו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ins w:id="90249" w:author="מנוע סמנטי" w:date="2026-10-05T11:39:44Z">
        <w:r>
          <w:rPr>
            <w:rStyle w:val="afffff0"/>
            <w:rtl/>
          </w:rPr>
          <w:t xml:space="preserve">וּבְשָׂרָם יִהְיֶה לָּךְ כַּחֲזֵה הַתְּנוּפָה וְכַשּׁוֹק הַיָּמִין</w:t>
        </w:r>
      </w:ins>
      <w:del w:id="90250" w:author="מנוע סמנטי" w:date="2026-10-05T11:39:44Z">
        <w:r w:rsidR="00F63065">
          <w:rPr>
            <w:rtl/>
          </w:rPr>
          <w:delText xml:space="preserve">ובשרם יהיה לך כחזה התנופה וכשוק הימין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Style w:val="afffff0"/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1" w:author="מנוע סמנטי" w:date="2026-10-05T11:39:44Z">
        <w:r>
          <w:rPr>
            <w:rStyle w:val="afffff0"/>
            <w:rtl/>
          </w:rPr>
          <w:t xml:space="preserve">יִהְיֶה לָּךְ</w:t>
        </w:r>
      </w:ins>
      <w:del w:id="90252" w:author="מנוע סמנטי" w:date="2026-10-05T11:39:44Z">
        <w:r>
          <w:rPr>
            <w:rtl/>
          </w:rPr>
          <w:delText xml:space="preserve">יהיה לך</w:delText>
        </w:r>
      </w:del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ins w:id="90253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4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5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6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del w:id="90100" w:author="מנוע עיצוב" w:date="2026-10-05T11:33:53Z"/>
          <w:rtl/>
        </w:rPr>
      </w:pPr>
      <w:del w:id="90097" w:author="מנוע עיצוב" w:date="2026-10-05T11:33:53Z">
        <w:r>
          <w:rPr>
            <w:rtl/>
          </w:rPr>
          <w:delText xml:space="preserve">•</w:delText>
        </w:r>
      </w:del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del w:id="90098" w:author="מנוע עיצוב" w:date="2026-10-05T11:33:53Z">
        <w:r>
          <w:rPr>
            <w:rtl/>
          </w:rPr>
          <w:delText xml:space="preserve">•</w:delText>
        </w:r>
      </w:del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del w:id="90099" w:author="מנוע עיצוב" w:date="2026-10-05T11:33:53Z">
        <w:r>
          <w:rPr>
            <w:rtl/>
          </w:rPr>
          <w:delText xml:space="preserve">•</w:delText>
        </w:r>
      </w:del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del w:id="90594" w:author="מנוע עיצוב" w:date="2026-10-05T11:33:53Z"/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del w:id="90595" w:author="מנוע עיצוב" w:date="2026-10-05T11:33:53Z"/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  <w:pPrChange w:id="904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  <w:pPrChange w:id="904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del w:id="90596" w:author="מנוע עיצוב" w:date="2026-10-05T11:33:53Z"/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</w:t>
      </w:r>
      <w:ins w:id="90681" w:author="מנוע סמנטי" w:date="2026-10-05T11:39:44Z">
        <w:r>
          <w:rPr>
            <w:rtl/>
          </w:rPr>
          <w:t xml:space="preserve">סומכים</w:t>
        </w:r>
      </w:ins>
      <w:del w:id="90682" w:author="מנוע סמנטי" w:date="2026-10-05T11:39:44Z">
        <w:r w:rsidR="00F63065">
          <w:rPr>
            <w:rtl/>
          </w:rPr>
          <w:delText xml:space="preserve">סמכינן</w:delText>
        </w:r>
      </w:del>
      <w:r w:rsidR="00F63065">
        <w:rPr>
          <w:rtl/>
        </w:rPr>
        <w:t xml:space="preserve">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del w:id="90104" w:author="מנוע עיצוב" w:date="2026-10-05T11:33:53Z"/>
          <w:rtl/>
        </w:rPr>
      </w:pPr>
      <w:del w:id="90101" w:author="מנוע עיצוב" w:date="2026-10-05T11:33:53Z">
        <w:r>
          <w:rPr>
            <w:rtl/>
          </w:rPr>
          <w:delText xml:space="preserve">•</w:delText>
        </w:r>
      </w:del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del w:id="90102" w:author="מנוע עיצוב" w:date="2026-10-05T11:33:53Z">
        <w:r>
          <w:rPr>
            <w:rtl/>
          </w:rPr>
          <w:delText xml:space="preserve">•</w:delText>
        </w:r>
      </w:del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del w:id="90103" w:author="מנוע עיצוב" w:date="2026-10-05T11:33:53Z">
        <w:r>
          <w:rPr>
            <w:rtl/>
          </w:rPr>
          <w:delText xml:space="preserve">•</w:delText>
        </w:r>
      </w:del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  <w:pPrChange w:id="904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  <w:pPrChange w:id="904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  <w:pPrChange w:id="904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  <w:pPrChange w:id="904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  <w:pPrChange w:id="904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  <w:pPrChange w:id="904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del w:id="90108" w:author="מנוע עיצוב" w:date="2026-10-05T11:33:53Z"/>
          <w:rtl/>
        </w:rPr>
      </w:pPr>
      <w:del w:id="90105" w:author="מנוע עיצוב" w:date="2026-10-05T11:33:53Z">
        <w:r>
          <w:rPr>
            <w:rtl/>
          </w:rPr>
          <w:delText xml:space="preserve">•</w:delText>
        </w:r>
      </w:del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del w:id="90106" w:author="מנוע עיצוב" w:date="2026-10-05T11:33:53Z">
        <w:r>
          <w:rPr>
            <w:rtl/>
          </w:rPr>
          <w:delText xml:space="preserve">•</w:delText>
        </w:r>
      </w:del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del w:id="90107" w:author="מנוע עיצוב" w:date="2026-10-05T11:33:53Z">
        <w:r>
          <w:rPr>
            <w:rtl/>
          </w:rPr>
          <w:delText xml:space="preserve">•</w:delText>
        </w:r>
      </w:del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</w:t>
      </w:r>
      <w:ins w:id="90683" w:author="מנוע סמנטי" w:date="2026-10-05T11:39:44Z">
        <w:r>
          <w:rPr>
            <w:rtl/>
          </w:rPr>
          <w:t xml:space="preserve">לחשדו</w:t>
        </w:r>
      </w:ins>
      <w:del w:id="90684" w:author="מנוע סמנטי" w:date="2026-10-05T11:39:44Z">
        <w:r>
          <w:rPr>
            <w:rtl/>
          </w:rPr>
          <w:delText xml:space="preserve">למיחשדיה</w:delText>
        </w:r>
      </w:del>
      <w:r>
        <w:rPr>
          <w:rtl/>
        </w:rPr>
        <w:t xml:space="preserve">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  <w:pPrChange w:id="904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  <w:pPrChange w:id="904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ins w:id="90257" w:author="מנוע סמנטי" w:date="2026-10-05T11:39:44Z">
        <w:r>
          <w:rPr>
            <w:rStyle w:val="afffff0"/>
            <w:rtl/>
          </w:rPr>
          <w:t xml:space="preserve">רְאֵה לִמַּדְתִּי אֶתְכֶם וְגוֹ</w:t>
        </w:r>
      </w:ins>
      <w:del w:id="90258" w:author="מנוע סמנטי" w:date="2026-10-05T11:39:44Z">
        <w:r w:rsidR="00F63065">
          <w:rPr>
            <w:rtl/>
          </w:rPr>
          <w:delText xml:space="preserve">ראה למדתי אתכם וגו</w:delText>
        </w:r>
      </w:del>
      <w:r w:rsidR="00F63065">
        <w:rPr>
          <w:rtl/>
        </w:rPr>
        <w:t xml:space="preserve">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ins w:id="90259" w:author="מנוע סמנטי" w:date="2026-10-05T11:39:44Z">
        <w:r>
          <w:rPr>
            <w:rStyle w:val="afffff0"/>
            <w:rtl/>
          </w:rPr>
          <w:t xml:space="preserve">כַּאֲשֶׁר צִוַּנִי ה</w:t>
        </w:r>
      </w:ins>
      <w:del w:id="90260" w:author="מנוע סמנטי" w:date="2026-10-05T11:39:44Z">
        <w:r>
          <w:rPr>
            <w:rtl/>
          </w:rPr>
          <w:delText xml:space="preserve">כאשר צוני ה</w:delText>
        </w:r>
      </w:del>
      <w:r>
        <w:rPr>
          <w:rtl/>
        </w:rPr>
        <w:t xml:space="preserve">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ins w:id="90261" w:author="מנוע סמנטי" w:date="2026-10-05T11:39:44Z">
        <w:r>
          <w:rPr>
            <w:rStyle w:val="afffff0"/>
            <w:rtl/>
          </w:rPr>
          <w:t xml:space="preserve">אֱמֶת קְנֵה וְאַל תִּמְכּוֹר</w:t>
        </w:r>
      </w:ins>
      <w:del w:id="90262" w:author="מנוע סמנטי" w:date="2026-10-05T11:39:44Z">
        <w:r>
          <w:rPr>
            <w:rtl/>
          </w:rPr>
          <w:delText xml:space="preserve">אמת קנה ואל תמכור</w:delText>
        </w:r>
      </w:del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del w:id="90112" w:author="מנוע עיצוב" w:date="2026-10-05T11:33:53Z"/>
          <w:rtl/>
        </w:rPr>
      </w:pPr>
      <w:del w:id="90109" w:author="מנוע עיצוב" w:date="2026-10-05T11:33:53Z">
        <w:r>
          <w:rPr>
            <w:rtl/>
          </w:rPr>
          <w:delText xml:space="preserve">•</w:delText>
        </w:r>
      </w:del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del w:id="90110" w:author="מנוע עיצוב" w:date="2026-10-05T11:33:53Z">
        <w:r>
          <w:rPr>
            <w:rtl/>
          </w:rPr>
          <w:delText xml:space="preserve">•</w:delText>
        </w:r>
      </w:del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del w:id="90111" w:author="מנוע עיצוב" w:date="2026-10-05T11:33:53Z">
        <w:r>
          <w:rPr>
            <w:rtl/>
          </w:rPr>
          <w:delText xml:space="preserve">•</w:delText>
        </w:r>
      </w:del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del w:id="90116" w:author="מנוע עיצוב" w:date="2026-10-05T11:33:53Z"/>
          <w:rtl/>
        </w:rPr>
      </w:pPr>
      <w:del w:id="90113" w:author="מנוע עיצוב" w:date="2026-10-05T11:33:53Z">
        <w:r>
          <w:rPr>
            <w:rtl/>
          </w:rPr>
          <w:delText xml:space="preserve">•</w:delText>
        </w:r>
      </w:del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del w:id="90114" w:author="מנוע עיצוב" w:date="2026-10-05T11:33:53Z">
        <w:r>
          <w:rPr>
            <w:rtl/>
          </w:rPr>
          <w:delText xml:space="preserve">•</w:delText>
        </w:r>
      </w:del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del w:id="90115" w:author="מנוע עיצוב" w:date="2026-10-05T11:33:53Z">
        <w:r>
          <w:rPr>
            <w:rtl/>
          </w:rPr>
          <w:delText xml:space="preserve">•</w:delText>
        </w:r>
      </w:del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del w:id="90120" w:author="מנוע עיצוב" w:date="2026-10-05T11:33:53Z"/>
          <w:rtl/>
        </w:rPr>
      </w:pPr>
      <w:del w:id="90117" w:author="מנוע עיצוב" w:date="2026-10-05T11:33:53Z">
        <w:r>
          <w:rPr>
            <w:rtl/>
          </w:rPr>
          <w:delText xml:space="preserve">•</w:delText>
        </w:r>
      </w:del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del w:id="90118" w:author="מנוע עיצוב" w:date="2026-10-05T11:33:53Z">
        <w:r>
          <w:rPr>
            <w:rtl/>
          </w:rPr>
          <w:delText xml:space="preserve">•</w:delText>
        </w:r>
      </w:del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del w:id="90119" w:author="מנוע עיצוב" w:date="2026-10-05T11:33:53Z">
        <w:r>
          <w:rPr>
            <w:rtl/>
          </w:rPr>
          <w:delText xml:space="preserve">•</w:delText>
        </w:r>
      </w:del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  <w:pPrChange w:id="904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  <w:pPrChange w:id="904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  <w:pPrChange w:id="904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del w:id="90124" w:author="מנוע עיצוב" w:date="2026-10-05T11:33:53Z"/>
          <w:rtl/>
        </w:rPr>
      </w:pPr>
      <w:del w:id="90121" w:author="מנוע עיצוב" w:date="2026-10-05T11:33:53Z">
        <w:r>
          <w:rPr>
            <w:rtl/>
          </w:rPr>
          <w:delText xml:space="preserve">•</w:delText>
        </w:r>
      </w:del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del w:id="90122" w:author="מנוע עיצוב" w:date="2026-10-05T11:33:53Z">
        <w:r>
          <w:rPr>
            <w:rtl/>
          </w:rPr>
          <w:delText xml:space="preserve">•</w:delText>
        </w:r>
      </w:del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del w:id="90123" w:author="מנוע עיצוב" w:date="2026-10-05T11:33:53Z">
        <w:r>
          <w:rPr>
            <w:rtl/>
          </w:rPr>
          <w:delText xml:space="preserve">•</w:delText>
        </w:r>
      </w:del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del w:id="90128" w:author="מנוע עיצוב" w:date="2026-10-05T11:33:53Z"/>
          <w:rtl/>
        </w:rPr>
      </w:pPr>
      <w:del w:id="90125" w:author="מנוע עיצוב" w:date="2026-10-05T11:33:53Z">
        <w:r>
          <w:rPr>
            <w:rtl/>
          </w:rPr>
          <w:delText xml:space="preserve">•</w:delText>
        </w:r>
      </w:del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del w:id="90126" w:author="מנוע עיצוב" w:date="2026-10-05T11:33:53Z">
        <w:r>
          <w:rPr>
            <w:rtl/>
          </w:rPr>
          <w:delText xml:space="preserve">•</w:delText>
        </w:r>
      </w:del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del w:id="90127" w:author="מנוע עיצוב" w:date="2026-10-05T11:33:53Z">
        <w:r>
          <w:rPr>
            <w:rtl/>
          </w:rPr>
          <w:delText xml:space="preserve">•</w:delText>
        </w:r>
      </w:del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del w:id="90132" w:author="מנוע עיצוב" w:date="2026-10-05T11:33:53Z"/>
          <w:rtl/>
        </w:rPr>
      </w:pPr>
      <w:del w:id="90129" w:author="מנוע עיצוב" w:date="2026-10-05T11:33:53Z">
        <w:r>
          <w:rPr>
            <w:rtl/>
          </w:rPr>
          <w:delText xml:space="preserve">•</w:delText>
        </w:r>
      </w:del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del w:id="90130" w:author="מנוע עיצוב" w:date="2026-10-05T11:33:53Z">
        <w:r>
          <w:rPr>
            <w:rtl/>
          </w:rPr>
          <w:delText xml:space="preserve">•</w:delText>
        </w:r>
      </w:del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del w:id="90131" w:author="מנוע עיצוב" w:date="2026-10-05T11:33:53Z">
        <w:r>
          <w:rPr>
            <w:rtl/>
          </w:rPr>
          <w:delText xml:space="preserve">•</w:delText>
        </w:r>
      </w:del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  <w:pPrChange w:id="904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  <w:pPrChange w:id="904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  <w:pPrChange w:id="904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  <w:pPrChange w:id="904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</w:t>
      </w:r>
      <w:ins w:id="90685" w:author="מנוע סמנטי" w:date="2026-10-05T11:39:44Z">
        <w:r>
          <w:rPr>
            <w:rtl/>
          </w:rPr>
          <w:t xml:space="preserve">קונסים</w:t>
        </w:r>
      </w:ins>
      <w:del w:id="90686" w:author="מנוע סמנטי" w:date="2026-10-05T11:39:44Z">
        <w:r>
          <w:rPr>
            <w:rtl/>
          </w:rPr>
          <w:delText xml:space="preserve">קנסינן</w:delText>
        </w:r>
      </w:del>
      <w:r>
        <w:rPr>
          <w:rtl/>
        </w:rPr>
        <w:t xml:space="preserve">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  <w:pPrChange w:id="904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  <w:pPrChange w:id="904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del w:id="90136" w:author="מנוע עיצוב" w:date="2026-10-05T11:33:53Z"/>
          <w:rtl/>
        </w:rPr>
      </w:pPr>
      <w:del w:id="90133" w:author="מנוע עיצוב" w:date="2026-10-05T11:33:53Z">
        <w:r>
          <w:rPr>
            <w:rtl/>
          </w:rPr>
          <w:delText xml:space="preserve">•</w:delText>
        </w:r>
      </w:del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del w:id="90134" w:author="מנוע עיצוב" w:date="2026-10-05T11:33:53Z">
        <w:r>
          <w:rPr>
            <w:rtl/>
          </w:rPr>
          <w:delText xml:space="preserve">•</w:delText>
        </w:r>
      </w:del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del w:id="90135" w:author="מנוע עיצוב" w:date="2026-10-05T11:33:53Z">
        <w:r>
          <w:rPr>
            <w:rtl/>
          </w:rPr>
          <w:delText xml:space="preserve">•</w:delText>
        </w:r>
      </w:del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del w:id="90140" w:author="מנוע עיצוב" w:date="2026-10-05T11:33:53Z"/>
          <w:rtl/>
        </w:rPr>
      </w:pPr>
      <w:del w:id="90137" w:author="מנוע עיצוב" w:date="2026-10-05T11:33:53Z">
        <w:r>
          <w:rPr>
            <w:rtl/>
          </w:rPr>
          <w:delText xml:space="preserve">•</w:delText>
        </w:r>
      </w:del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del w:id="90138" w:author="מנוע עיצוב" w:date="2026-10-05T11:33:53Z">
        <w:r>
          <w:rPr>
            <w:rtl/>
          </w:rPr>
          <w:delText xml:space="preserve">•</w:delText>
        </w:r>
      </w:del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del w:id="90139" w:author="מנוע עיצוב" w:date="2026-10-05T11:33:53Z">
        <w:r>
          <w:rPr>
            <w:rtl/>
          </w:rPr>
          <w:delText xml:space="preserve">•</w:delText>
        </w:r>
      </w:del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</w:t>
      </w:r>
      <w:ins w:id="90687" w:author="מנוע סמנטי" w:date="2026-10-05T11:39:44Z">
        <w:r>
          <w:rPr>
            <w:rtl/>
          </w:rPr>
          <w:t xml:space="preserve">על דין תורה</w:t>
        </w:r>
      </w:ins>
      <w:del w:id="90688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  <w:pPrChange w:id="904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</w:t>
      </w:r>
      <w:ins w:id="90689" w:author="מנוע סמנטי" w:date="2026-10-05T11:39:44Z">
        <w:r>
          <w:rPr>
            <w:rtl/>
          </w:rPr>
          <w:t xml:space="preserve">על דין תורה</w:t>
        </w:r>
      </w:ins>
      <w:del w:id="90690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</w:t>
      </w:r>
      <w:ins w:id="90691" w:author="מנוע סמנטי" w:date="2026-10-05T11:39:44Z">
        <w:r>
          <w:rPr>
            <w:rtl/>
          </w:rPr>
          <w:t xml:space="preserve">על שניהם</w:t>
        </w:r>
      </w:ins>
      <w:del w:id="90692" w:author="מנוע סמנטי" w:date="2026-10-05T11:39:44Z">
        <w:r w:rsidR="00F63065">
          <w:rPr>
            <w:rtl/>
          </w:rPr>
          <w:delText xml:space="preserve">אתרוייהו</w:delText>
        </w:r>
      </w:del>
      <w:r w:rsidR="00F63065">
        <w:rPr>
          <w:rtl/>
        </w:rPr>
        <w:t xml:space="preserve">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del w:id="90597" w:author="מנוע עיצוב" w:date="2026-10-05T11:33:53Z"/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del w:id="90598" w:author="מנוע עיצוב" w:date="2026-10-05T11:33:53Z"/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del w:id="90599" w:author="מנוע עיצוב" w:date="2026-10-05T11:33:53Z"/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ins w:id="90263" w:author="מנוע סמנטי" w:date="2026-10-05T11:39:44Z">
        <w:r>
          <w:rPr>
            <w:rStyle w:val="afffff0"/>
            <w:rtl/>
          </w:rPr>
          <w:t xml:space="preserve"> הַמַּקְרִיב אֶת דַּם הַשְּׁלָמִים וְגוֹ</w:t>
        </w:r>
      </w:ins>
      <w:del w:id="90264" w:author="מנוע סמנטי" w:date="2026-10-05T11:39:44Z">
        <w:r>
          <w:rPr>
            <w:rtl/>
          </w:rPr>
          <w:delText xml:space="preserve"> המקריב את דם השלמים וגו</w:delText>
        </w:r>
      </w:del>
      <w:r>
        <w:rPr>
          <w:rtl/>
        </w:rPr>
        <w:t xml:space="preserve">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del w:id="90600" w:author="מנוע עיצוב" w:date="2026-10-05T11:33:53Z"/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del w:id="90601" w:author="מנוע עיצוב" w:date="2026-10-05T11:33:53Z"/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65" w:author="מנוע סמנטי" w:date="2026-10-05T11:39:44Z">
        <w:r>
          <w:rPr>
            <w:rStyle w:val="afffff0"/>
            <w:rtl/>
          </w:rPr>
          <w:t xml:space="preserve">שׁוּבוּ בָּנִים שׁוֹבָבִים</w:t>
        </w:r>
      </w:ins>
      <w:del w:id="90266" w:author="מנוע סמנטי" w:date="2026-10-05T11:39:44Z">
        <w:r w:rsidR="00F63065">
          <w:rPr>
            <w:rtl/>
          </w:rPr>
          <w:delText xml:space="preserve">שובו בנים שובבים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del w:id="90602" w:author="מנוע עיצוב" w:date="2026-10-05T11:33:53Z"/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</w:t>
      </w:r>
      <w:ins w:id="90695" w:author="מנוע סמנטי" w:date="2026-10-05T11:39:44Z">
        <w:r>
          <w:rPr>
            <w:rtl/>
          </w:rPr>
          <w:t xml:space="preserve">נצרכה</w:t>
        </w:r>
      </w:ins>
      <w:del w:id="9069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693" w:author="מנוע סמנטי" w:date="2026-10-05T11:39:44Z">
        <w:r>
          <w:rPr>
            <w:rtl/>
          </w:rPr>
          <w:t xml:space="preserve">שעה</w:t>
        </w:r>
      </w:ins>
      <w:del w:id="90694" w:author="מנוע סמנטי" w:date="2026-10-05T11:39:44Z">
        <w:r>
          <w:rPr>
            <w:rtl/>
          </w:rPr>
          <w:delText xml:space="preserve">שעתא</w:delText>
        </w:r>
      </w:del>
      <w:r>
        <w:rPr>
          <w:rtl/>
        </w:rPr>
        <w:t xml:space="preserve">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del w:id="90603" w:author="מנוע עיצוב" w:date="2026-10-05T11:33:53Z"/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  <w:pPrChange w:id="904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del w:id="90144" w:author="מנוע עיצוב" w:date="2026-10-05T11:33:53Z"/>
          <w:rtl/>
        </w:rPr>
      </w:pPr>
      <w:del w:id="90141" w:author="מנוע עיצוב" w:date="2026-10-05T11:33:53Z">
        <w:r>
          <w:rPr>
            <w:rtl/>
          </w:rPr>
          <w:delText xml:space="preserve">•</w:delText>
        </w:r>
      </w:del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del w:id="90142" w:author="מנוע עיצוב" w:date="2026-10-05T11:33:53Z">
        <w:r>
          <w:rPr>
            <w:rtl/>
          </w:rPr>
          <w:delText xml:space="preserve">•</w:delText>
        </w:r>
      </w:del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del w:id="90143" w:author="מנוע עיצוב" w:date="2026-10-05T11:33:53Z">
        <w:r>
          <w:rPr>
            <w:rtl/>
          </w:rPr>
          <w:delText xml:space="preserve">•</w:delText>
        </w:r>
      </w:del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ins w:id="90269" w:author="מנוע סמנטי" w:date="2026-10-05T11:39:44Z">
        <w:r>
          <w:rPr>
            <w:rStyle w:val="afffff0"/>
            <w:rtl/>
          </w:rPr>
          <w:t xml:space="preserve">לֹא תִפְדֶּה</w:t>
        </w:r>
      </w:ins>
      <w:del w:id="90270" w:author="מנוע סמנטי" w:date="2026-10-05T11:39:44Z">
        <w:r w:rsidR="00D94BFE">
          <w:rPr>
            <w:rtl/>
          </w:rPr>
          <w:delText xml:space="preserve">לא תפדה</w:delText>
        </w:r>
      </w:del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ins w:id="90267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68" w:author="מנוע סמנטי" w:date="2026-10-05T11:39:44Z">
        <w:r>
          <w:rPr>
            <w:rtl/>
          </w:rPr>
          <w:delText xml:space="preserve">לא יגאל</w:delText>
        </w:r>
      </w:del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271" w:author="מנוע סמנטי" w:date="2026-10-05T11:39:44Z">
        <w:r>
          <w:rPr>
            <w:rStyle w:val="afffff0"/>
            <w:rtl/>
          </w:rPr>
          <w:t xml:space="preserve">אָגוּרָה בְאָהָלְךָ עוֹלָמִים</w:t>
        </w:r>
      </w:ins>
      <w:del w:id="90272" w:author="מנוע סמנטי" w:date="2026-10-05T11:39:44Z">
        <w:r w:rsidR="00F63065">
          <w:rPr>
            <w:rtl/>
          </w:rPr>
          <w:delText xml:space="preserve">אגורה באהלך עולמים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73" w:author="מנוע סמנטי" w:date="2026-10-05T11:39:44Z">
        <w:r>
          <w:rPr>
            <w:rStyle w:val="afffff0"/>
            <w:rtl/>
          </w:rPr>
          <w:t xml:space="preserve">וְחִכֵּךְ כְּיֵין הַטּוֹב הוֹלֵךְ לְדוֹדִי לְמֵישָׁרִים דּוֹבֵב שִׂפְתֵי יְשֵׁנִים</w:t>
        </w:r>
      </w:ins>
      <w:del w:id="90274" w:author="מנוע סמנטי" w:date="2026-10-05T11:39:44Z">
        <w:r w:rsidR="00F63065">
          <w:rPr>
            <w:rtl/>
          </w:rPr>
          <w:delText xml:space="preserve">וחכך כיין הטוב הולך לדודי למישרים דובב שפתי ישנים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del w:id="90604" w:author="מנוע עיצוב" w:date="2026-10-05T11:33:53Z"/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ins w:id="90275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76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</w:t>
      </w:r>
      <w:ins w:id="90697" w:author="מנוע סמנטי" w:date="2026-10-05T11:39:44Z">
        <w:r>
          <w:rPr>
            <w:rtl/>
          </w:rPr>
          <w:t xml:space="preserve">על דין תורה</w:t>
        </w:r>
      </w:ins>
      <w:del w:id="90698" w:author="מנוע סמנטי" w:date="2026-10-05T11:39:44Z">
        <w:r>
          <w:rPr>
            <w:rtl/>
          </w:rPr>
          <w:delText xml:space="preserve">אדאורייתא</w:delText>
        </w:r>
      </w:del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ins w:id="90277" w:author="מנוע סמנטי" w:date="2026-10-05T11:39:44Z">
        <w:r>
          <w:rPr>
            <w:rStyle w:val="afffff0"/>
            <w:rtl/>
          </w:rPr>
          <w:t xml:space="preserve">רַק בְּכָל אַוַּת נַפְשְׁךָ תִּזְבַּח וְאָכַלְתָּ בָשָׂר</w:t>
        </w:r>
      </w:ins>
      <w:del w:id="90278" w:author="מנוע סמנטי" w:date="2026-10-05T11:39:44Z">
        <w:r w:rsidR="00F63065">
          <w:rPr>
            <w:rtl/>
          </w:rPr>
          <w:delText xml:space="preserve">רק בכל אות נפשך תזבח ואכלת בשר</w:delText>
        </w:r>
      </w:del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del w:id="90605" w:author="מנוע עיצוב" w:date="2026-10-05T11:33:53Z"/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del w:id="90606" w:author="מנוע עיצוב" w:date="2026-10-05T11:33:53Z"/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ins w:id="9028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2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ins w:id="90279" w:author="מנוע סמנטי" w:date="2026-10-05T11:39:44Z">
        <w:r>
          <w:rPr>
            <w:rStyle w:val="afffff0"/>
            <w:rtl/>
          </w:rPr>
          <w:t xml:space="preserve">וְלֹא יִגָּאֵל</w:t>
        </w:r>
      </w:ins>
      <w:del w:id="90280" w:author="מנוע סמנטי" w:date="2026-10-05T11:39:44Z">
        <w:r w:rsidR="00F63065">
          <w:rPr>
            <w:rtl/>
          </w:rPr>
          <w:delText xml:space="preserve">ולא יגאל</w:delText>
        </w:r>
      </w:del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del w:id="90607" w:author="מנוע עיצוב" w:date="2026-10-05T11:33:53Z"/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83" w:author="מנוע סמנטי" w:date="2026-10-05T11:39:44Z">
        <w:r>
          <w:rPr>
            <w:rStyle w:val="afffff0"/>
            <w:rtl/>
          </w:rPr>
          <w:t xml:space="preserve">וְשָׁב הַכֹּהֵן וּבָא הַכֹּהֵן</w:t>
        </w:r>
      </w:ins>
      <w:del w:id="90284" w:author="מנוע סמנטי" w:date="2026-10-05T11:39:44Z">
        <w:r w:rsidR="00F63065">
          <w:rPr>
            <w:rtl/>
          </w:rPr>
          <w:delText xml:space="preserve">ושב הכהן ובא הכהן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del w:id="90608" w:author="מנוע עיצוב" w:date="2026-10-05T11:33:53Z"/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ins w:id="9028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6" w:author="מנוע סמנטי" w:date="2026-10-05T11:39:44Z">
        <w:r>
          <w:rPr>
            <w:rtl/>
          </w:rPr>
          <w:delText xml:space="preserve">לא יגאל</w:delText>
        </w:r>
      </w:del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ins w:id="90287" w:author="מנוע סמנטי" w:date="2026-10-05T11:39:44Z">
        <w:r>
          <w:rPr>
            <w:rStyle w:val="afffff0"/>
            <w:rtl/>
          </w:rPr>
          <w:t xml:space="preserve"> כָּל חֵרֶם קֹדֶשׁ קָדָשִׁים הוּא לַה</w:t>
        </w:r>
      </w:ins>
      <w:del w:id="90288" w:author="מנוע סמנטי" w:date="2026-10-05T11:39:44Z">
        <w:r>
          <w:rPr>
            <w:rtl/>
          </w:rPr>
          <w:delText xml:space="preserve"> כל חרם קדש קדשים הוא לה</w:delText>
        </w:r>
      </w:del>
      <w:r>
        <w:rPr>
          <w:rtl/>
        </w:rPr>
        <w:t xml:space="preserve">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ins w:id="90289" w:author="מנוע סמנטי" w:date="2026-10-05T11:39:44Z">
        <w:r>
          <w:rPr>
            <w:rStyle w:val="afffff0"/>
            <w:rtl/>
          </w:rPr>
          <w:t xml:space="preserve">כָּל חֵרֶם בְּיִשְׂרָאֵל לְךָ יִהְיֶה</w:t>
        </w:r>
      </w:ins>
      <w:del w:id="90290" w:author="מנוע סמנטי" w:date="2026-10-05T11:39:44Z">
        <w:r>
          <w:rPr>
            <w:rtl/>
          </w:rPr>
          <w:delText xml:space="preserve">כל חרם בישראל לך יהיה</w:delText>
        </w:r>
      </w:del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del w:id="90609" w:author="מנוע עיצוב" w:date="2026-10-05T11:33:53Z"/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ins w:id="9029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2" w:author="מנוע סמנטי" w:date="2026-10-05T11:39:44Z">
        <w:r>
          <w:rPr>
            <w:rtl/>
          </w:rPr>
          <w:delText xml:space="preserve">לא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ins w:id="90293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94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</w:t>
      </w:r>
      <w:ins w:id="90701" w:author="מנוע סמנטי" w:date="2026-10-05T11:39:44Z">
        <w:r>
          <w:rPr>
            <w:rtl/>
          </w:rPr>
          <w:t xml:space="preserve">לתפוס</w:t>
        </w:r>
      </w:ins>
      <w:del w:id="90702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</w:t>
      </w:r>
      <w:ins w:id="90699" w:author="מנוע סמנטי" w:date="2026-10-05T11:39:44Z">
        <w:r>
          <w:rPr>
            <w:rFonts w:hint="cs"/>
            <w:rtl/>
          </w:rPr>
          <w:t xml:space="preserve">לתפוס</w:t>
        </w:r>
      </w:ins>
      <w:del w:id="90700" w:author="מנוע סמנטי" w:date="2026-10-05T11:39:44Z">
        <w:r w:rsidR="005200B7">
          <w:rPr>
            <w:rFonts w:hint="cs"/>
            <w:rtl/>
          </w:rPr>
          <w:delText xml:space="preserve">למיתפס</w:delText>
        </w:r>
      </w:del>
      <w:r w:rsidR="005200B7">
        <w:rPr>
          <w:rFonts w:hint="cs"/>
          <w:rtl/>
        </w:rPr>
        <w:t xml:space="preserve">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del w:id="90610" w:author="מנוע עיצוב" w:date="2026-10-05T11:33:53Z"/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9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6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  <w:pPrChange w:id="904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  <w:pPrChange w:id="904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ins w:id="90297" w:author="מנוע סמנטי" w:date="2026-10-05T11:39:44Z">
        <w:r>
          <w:rPr>
            <w:rStyle w:val="afffff0"/>
            <w:rtl/>
          </w:rPr>
          <w:t xml:space="preserve">וּבְשָׂרָם יִהְיֶה לָּךְ וגו</w:t>
        </w:r>
      </w:ins>
      <w:del w:id="90298" w:author="מנוע סמנטי" w:date="2026-10-05T11:39:44Z">
        <w:r w:rsidR="007C4A40">
          <w:rPr>
            <w:rtl/>
          </w:rPr>
          <w:delText xml:space="preserve">ובשרם יהיה לך וגו</w:delText>
        </w:r>
      </w:del>
      <w:r w:rsidR="007C4A40">
        <w:rPr>
          <w:rtl/>
        </w:rPr>
        <w:t xml:space="preserve">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ins w:id="90299" w:author="מנוע סמנטי" w:date="2026-10-05T11:39:44Z">
        <w:r>
          <w:rPr>
            <w:rStyle w:val="afffff0"/>
            <w:rtl/>
          </w:rPr>
          <w:t xml:space="preserve">הַטָּמֵא וְהַטָּהוֹר יַחְדָּיו יֹאכְלֶנּוּ</w:t>
        </w:r>
      </w:ins>
      <w:del w:id="90300" w:author="מנוע סמנטי" w:date="2026-10-05T11:39:44Z">
        <w:r w:rsidR="00F63065">
          <w:rPr>
            <w:rtl/>
          </w:rPr>
          <w:delText xml:space="preserve">הטמא והטהור יחדיו יאכלנו</w:delText>
        </w:r>
      </w:del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ins w:id="90301" w:author="מנוע סמנטי" w:date="2026-10-05T11:39:44Z">
        <w:r>
          <w:rPr>
            <w:rStyle w:val="afffff0"/>
            <w:rtl/>
          </w:rPr>
          <w:t xml:space="preserve">כִּצְבִי וְכָאַיָּל</w:t>
        </w:r>
      </w:ins>
      <w:del w:id="90302" w:author="מנוע סמנטי" w:date="2026-10-05T11:39:44Z">
        <w:r>
          <w:rPr>
            <w:rtl/>
          </w:rPr>
          <w:delText xml:space="preserve">כצבי וכאיל</w:delText>
        </w:r>
      </w:del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del w:id="90611" w:author="מנוע עיצוב" w:date="2026-10-05T11:33:53Z"/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ins w:id="90303" w:author="מנוע סמנטי" w:date="2026-10-05T11:39:44Z">
        <w:r>
          <w:rPr>
            <w:rStyle w:val="afffff0"/>
            <w:rtl/>
          </w:rPr>
          <w:t xml:space="preserve">וּבְשָׂרָם יִהְיֶה לָּךְ</w:t>
        </w:r>
      </w:ins>
      <w:del w:id="90304" w:author="מנוע סמנטי" w:date="2026-10-05T11:39:44Z">
        <w:r w:rsidR="0084067A">
          <w:rPr>
            <w:rtl/>
          </w:rPr>
          <w:delText xml:space="preserve">ובשרם יהיה לך</w:delText>
        </w:r>
      </w:del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del w:id="90612" w:author="מנוע עיצוב" w:date="2026-10-05T11:33:53Z"/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del w:id="90613" w:author="מנוע עיצוב" w:date="2026-10-05T11:33:53Z"/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 xml:space="preserve">פסולי המוקדשין דאלימי </w:t>
      </w:r>
      <w:ins w:id="90703" w:author="מנוע סמנטי" w:date="2026-10-05T11:39:44Z">
        <w:r>
          <w:rPr>
            <w:rtl/>
          </w:rPr>
          <w:t xml:space="preserve">לתפוס</w:t>
        </w:r>
      </w:ins>
      <w:del w:id="90704" w:author="מנוע סמנטי" w:date="2026-10-05T11:39:44Z">
        <w:r w:rsidR="00316820">
          <w:rPr>
            <w:rtl/>
          </w:rPr>
          <w:delText xml:space="preserve">למיתפס</w:delText>
        </w:r>
      </w:del>
      <w:r w:rsidR="00316820">
        <w:rPr>
          <w:rtl/>
        </w:rPr>
        <w:t xml:space="preserve">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  <w:pPrChange w:id="904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  <w:pPrChange w:id="904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del w:id="90614" w:author="מנוע עיצוב" w:date="2026-10-05T11:33:53Z"/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Style w:val="afffff0"/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ins w:id="90305" w:author="מנוע סמנטי" w:date="2026-10-05T11:39:44Z">
        <w:r>
          <w:rPr>
            <w:rStyle w:val="afffff0"/>
            <w:rtl/>
          </w:rPr>
          <w:t xml:space="preserve">מוּם לֹא יִהְיֶה בוֹ</w:t>
        </w:r>
      </w:ins>
      <w:del w:id="90306" w:author="מנוע סמנטי" w:date="2026-10-05T11:39:44Z">
        <w:r>
          <w:rPr>
            <w:rtl/>
          </w:rPr>
          <w:delText xml:space="preserve">מום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יהיה בו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ins w:id="90307" w:author="מנוע סמנטי" w:date="2026-10-05T11:39:44Z">
        <w:r>
          <w:rPr>
            <w:rStyle w:val="afffff0"/>
            <w:rtl/>
          </w:rPr>
          <w:t xml:space="preserve">כָּל מוּם</w:t>
        </w:r>
      </w:ins>
      <w:del w:id="90308" w:author="מנוע סמנטי" w:date="2026-10-05T11:39:44Z">
        <w:r>
          <w:rPr>
            <w:rtl/>
          </w:rPr>
          <w:delText xml:space="preserve">כל מום</w:delText>
        </w:r>
      </w:del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ins w:id="90309" w:author="מנוע סמנטי" w:date="2026-10-05T11:39:44Z">
        <w:r>
          <w:rPr>
            <w:rStyle w:val="afffff0"/>
            <w:rtl/>
          </w:rPr>
          <w:t xml:space="preserve">וַאֲנִי הִנֵּה נָתַתִּי לְךָ אֶת מִשְׁמֶרֶת תְּרוּמֹתָי</w:t>
        </w:r>
      </w:ins>
      <w:del w:id="90310" w:author="מנוע סמנטי" w:date="2026-10-05T11:39:44Z">
        <w:r>
          <w:rPr>
            <w:rtl/>
          </w:rPr>
          <w:delText xml:space="preserve">ואני הנה נתתי לך את משמרת תרומתי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ins w:id="90311" w:author="מנוע סמנטי" w:date="2026-10-05T11:39:44Z">
        <w:r>
          <w:rPr>
            <w:rStyle w:val="afffff0"/>
            <w:rtl/>
          </w:rPr>
          <w:t xml:space="preserve">בְּבִגְדוֹ בָהּ</w:t>
        </w:r>
      </w:ins>
      <w:del w:id="90312" w:author="מנוע סמנטי" w:date="2026-10-05T11:39:44Z">
        <w:r>
          <w:rPr>
            <w:rtl/>
          </w:rPr>
          <w:delText xml:space="preserve">בבגדו בה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del w:id="90615" w:author="מנוע עיצוב" w:date="2026-10-05T11:33:53Z"/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05" w:author="מנוע סמנטי" w:date="2026-10-05T11:39:44Z">
        <w:r>
          <w:rPr>
            <w:rtl/>
          </w:rPr>
          <w:t xml:space="preserve">השמיענו</w:t>
        </w:r>
      </w:ins>
      <w:del w:id="90706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  <w:pPrChange w:id="904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  <w:pPrChange w:id="904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</w:t>
      </w:r>
      <w:ins w:id="90707" w:author="מנוע סמנטי" w:date="2026-10-05T11:39:44Z">
        <w:r>
          <w:rPr>
            <w:rtl/>
          </w:rPr>
          <w:t xml:space="preserve">להתירו</w:t>
        </w:r>
      </w:ins>
      <w:del w:id="90708" w:author="מנוע סמנטי" w:date="2026-10-05T11:39:44Z">
        <w:r>
          <w:rPr>
            <w:rtl/>
          </w:rPr>
          <w:delText xml:space="preserve">למישרייה</w:delText>
        </w:r>
      </w:del>
      <w:r>
        <w:rPr>
          <w:rtl/>
        </w:rPr>
        <w:t xml:space="preserve">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del w:id="90616" w:author="מנוע עיצוב" w:date="2026-10-05T11:33:53Z"/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</w:t>
      </w:r>
      <w:ins w:id="90709" w:author="מנוע סמנטי" w:date="2026-10-05T11:39:44Z">
        <w:r>
          <w:rPr>
            <w:rtl/>
          </w:rPr>
          <w:t xml:space="preserve">טמא</w:t>
        </w:r>
      </w:ins>
      <w:del w:id="90710" w:author="מנוע סמנטי" w:date="2026-10-05T11:39:44Z">
        <w:r>
          <w:rPr>
            <w:rtl/>
          </w:rPr>
          <w:delText xml:space="preserve">מיטמא</w:delText>
        </w:r>
      </w:del>
      <w:r>
        <w:rPr>
          <w:rtl/>
        </w:rPr>
        <w:t xml:space="preserve">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</w:t>
      </w:r>
      <w:ins w:id="90711" w:author="מנוע סמנטי" w:date="2026-10-05T11:39:44Z">
        <w:r>
          <w:rPr>
            <w:rtl/>
          </w:rPr>
          <w:t xml:space="preserve">מקובלנו</w:t>
        </w:r>
      </w:ins>
      <w:del w:id="90712" w:author="מנוע סמנטי" w:date="2026-10-05T11:39:44Z">
        <w:r w:rsidR="00D82CEB">
          <w:rPr>
            <w:rtl/>
          </w:rPr>
          <w:delText xml:space="preserve">נקטינן</w:delText>
        </w:r>
      </w:del>
      <w:r w:rsidR="00D82CEB">
        <w:rPr>
          <w:rtl/>
        </w:rPr>
        <w:t xml:space="preserve">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ins w:id="90713" w:author="מנוע סמנטי" w:date="2026-10-05T11:39:44Z">
        <w:r>
          <w:rPr>
            <w:rtl/>
          </w:rPr>
          <w:t xml:space="preserve">מקובלנו</w:t>
        </w:r>
      </w:ins>
      <w:del w:id="90714" w:author="מנוע סמנטי" w:date="2026-10-05T11:39:44Z">
        <w:r>
          <w:rPr>
            <w:rtl/>
          </w:rPr>
          <w:delText xml:space="preserve">נקטינן</w:delText>
        </w:r>
      </w:del>
      <w:r>
        <w:rPr>
          <w:rtl/>
        </w:rPr>
        <w:t xml:space="preserve">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  <w:pPrChange w:id="9042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del w:id="90148" w:author="מנוע עיצוב" w:date="2026-10-05T11:33:53Z"/>
          <w:rtl/>
        </w:rPr>
      </w:pPr>
      <w:del w:id="90145" w:author="מנוע עיצוב" w:date="2026-10-05T11:33:53Z">
        <w:r>
          <w:rPr>
            <w:rtl/>
          </w:rPr>
          <w:delText xml:space="preserve">•</w:delText>
        </w:r>
      </w:del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del w:id="90146" w:author="מנוע עיצוב" w:date="2026-10-05T11:33:53Z">
        <w:r>
          <w:rPr>
            <w:rtl/>
          </w:rPr>
          <w:delText xml:space="preserve">•</w:delText>
        </w:r>
      </w:del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del w:id="90147" w:author="מנוע עיצוב" w:date="2026-10-05T11:33:53Z">
        <w:r>
          <w:rPr>
            <w:rtl/>
          </w:rPr>
          <w:delText xml:space="preserve">•</w:delText>
        </w:r>
      </w:del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ins w:id="90719" w:author="מנוע סמנטי" w:date="2026-10-05T11:39:44Z">
        <w:r>
          <w:rPr>
            <w:rtl/>
          </w:rPr>
          <w:t xml:space="preserve">השמיענו</w:t>
        </w:r>
      </w:ins>
      <w:del w:id="90720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</w:t>
      </w:r>
      <w:ins w:id="90717" w:author="מנוע סמנטי" w:date="2026-10-05T11:39:44Z">
        <w:r>
          <w:rPr>
            <w:rtl/>
          </w:rPr>
          <w:t xml:space="preserve">להתרגל</w:t>
        </w:r>
      </w:ins>
      <w:del w:id="90718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, אבל קטן דאתי </w:t>
      </w:r>
      <w:ins w:id="90715" w:author="מנוע סמנטי" w:date="2026-10-05T11:39:44Z">
        <w:r>
          <w:rPr>
            <w:rtl/>
          </w:rPr>
          <w:t xml:space="preserve">להתרגל</w:t>
        </w:r>
      </w:ins>
      <w:del w:id="90716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ins w:id="90721" w:author="מנוע סמנטי" w:date="2026-10-05T11:39:44Z">
        <w:r>
          <w:rPr>
            <w:rtl/>
          </w:rPr>
          <w:t xml:space="preserve">השמיענו</w:t>
        </w:r>
      </w:ins>
      <w:del w:id="907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del w:id="90617" w:author="מנוע עיצוב" w:date="2026-10-05T11:33:53Z"/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  <w:pPrChange w:id="9042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  <w:pPrChange w:id="9042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  <w:pPrChange w:id="9043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del w:id="90618" w:author="מנוע עיצוב" w:date="2026-10-05T11:33:53Z"/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</w:t>
      </w:r>
      <w:ins w:id="90723" w:author="מנוע סמנטי" w:date="2026-10-05T11:39:44Z">
        <w:r>
          <w:rPr>
            <w:rtl/>
          </w:rPr>
          <w:t xml:space="preserve">טלה</w:t>
        </w:r>
      </w:ins>
      <w:del w:id="90724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ins w:id="90727" w:author="מנוע סמנטי" w:date="2026-10-05T11:39:44Z">
        <w:r>
          <w:rPr>
            <w:rtl/>
          </w:rPr>
          <w:t xml:space="preserve">טלה</w:t>
        </w:r>
      </w:ins>
      <w:del w:id="90728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</w:t>
      </w:r>
      <w:ins w:id="90725" w:author="מנוע סמנטי" w:date="2026-10-05T11:39:44Z">
        <w:r>
          <w:rPr>
            <w:rtl/>
          </w:rPr>
          <w:t xml:space="preserve">ייתכן</w:t>
        </w:r>
      </w:ins>
      <w:del w:id="90726" w:author="מנוע סמנטי" w:date="2026-10-05T11:39:44Z">
        <w:r>
          <w:rPr>
            <w:rtl/>
          </w:rPr>
          <w:delText xml:space="preserve">אימור</w:delText>
        </w:r>
      </w:del>
      <w:r>
        <w:rPr>
          <w:rtl/>
        </w:rPr>
        <w:t xml:space="preserve">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</w:t>
      </w:r>
      <w:ins w:id="90729" w:author="מנוע סמנטי" w:date="2026-10-05T11:39:44Z">
        <w:r>
          <w:rPr>
            <w:rtl/>
          </w:rPr>
          <w:t xml:space="preserve">נראה</w:t>
        </w:r>
      </w:ins>
      <w:del w:id="90730" w:author="מנוע סמנטי" w:date="2026-10-05T11:39:44Z">
        <w:r>
          <w:rPr>
            <w:rtl/>
          </w:rPr>
          <w:delText xml:space="preserve">מיחזי</w:delText>
        </w:r>
      </w:del>
      <w:r>
        <w:rPr>
          <w:rtl/>
        </w:rPr>
        <w:t xml:space="preserve">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</w:t>
      </w:r>
      <w:ins w:id="90731" w:author="מנוע סמנטי" w:date="2026-10-05T11:39:44Z">
        <w:r>
          <w:rPr>
            <w:rtl/>
          </w:rPr>
          <w:t xml:space="preserve">נראה</w:t>
        </w:r>
      </w:ins>
      <w:del w:id="9073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 xml:space="preserve">נעקרו הוי מומא - משום דכי פעי </w:t>
      </w:r>
      <w:ins w:id="90733" w:author="מנוע סמנטי" w:date="2026-10-05T11:39:44Z">
        <w:r>
          <w:rPr>
            <w:rtl/>
          </w:rPr>
          <w:t xml:space="preserve">נראה</w:t>
        </w:r>
      </w:ins>
      <w:del w:id="90734" w:author="מנוע סמנטי" w:date="2026-10-05T11:39:44Z">
        <w:r w:rsidR="00F63065">
          <w:rPr>
            <w:rtl/>
          </w:rPr>
          <w:delText xml:space="preserve">מיחזי</w:delText>
        </w:r>
      </w:del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  <w:pPrChange w:id="9043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  <w:pPrChange w:id="9043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ins w:id="90735" w:author="מנוע סמנטי" w:date="2026-10-05T11:39:44Z">
        <w:r>
          <w:rPr>
            <w:rtl/>
          </w:rPr>
          <w:t xml:space="preserve">להשמיענו</w:t>
        </w:r>
      </w:ins>
      <w:del w:id="90736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</w:t>
      </w:r>
      <w:ins w:id="90737" w:author="מנוע סמנטי" w:date="2026-10-05T11:39:44Z">
        <w:r>
          <w:rPr>
            <w:b/>
            <w:bCs/>
            <w:rtl/>
          </w:rPr>
          <w:t xml:space="preserve">ביניהם</w:t>
        </w:r>
      </w:ins>
      <w:del w:id="90738" w:author="מנוע סמנטי" w:date="2026-10-05T11:39:44Z">
        <w:r w:rsidRPr="00F271CC">
          <w:rPr>
            <w:b/>
            <w:bCs/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del w:id="90619" w:author="מנוע עיצוב" w:date="2026-10-05T11:33:53Z"/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del w:id="90620" w:author="מנוע עיצוב" w:date="2026-10-05T11:33:53Z"/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ins w:id="90313" w:author="מנוע סמנטי" w:date="2026-10-05T11:39:44Z">
        <w:r>
          <w:rPr>
            <w:rStyle w:val="afffff0"/>
            <w:rtl/>
          </w:rPr>
          <w:t xml:space="preserve">וְעַל פִּיהֶם יִהְיֶה כָּל רִיב וְכָל נָגַע</w:t>
        </w:r>
      </w:ins>
      <w:del w:id="90314" w:author="מנוע סמנטי" w:date="2026-10-05T11:39:44Z">
        <w:r>
          <w:rPr>
            <w:rtl/>
          </w:rPr>
          <w:delText xml:space="preserve">ועל פיהם יהיה כל ריב וכל נגע</w:delText>
        </w:r>
      </w:del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del w:id="90621" w:author="מנוע עיצוב" w:date="2026-10-05T11:33:53Z"/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del w:id="90622" w:author="מנוע עיצוב" w:date="2026-10-05T11:33:53Z"/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ins w:id="90739" w:author="מנוע סמנטי" w:date="2026-10-05T11:39:44Z">
        <w:r>
          <w:rPr>
            <w:rtl/>
          </w:rPr>
          <w:t xml:space="preserve">שונים</w:t>
        </w:r>
      </w:ins>
      <w:del w:id="9074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  <w:pPrChange w:id="9043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  <w:pPrChange w:id="9043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del w:id="90623" w:author="מנוע עיצוב" w:date="2026-10-05T11:33:53Z"/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  <w:pPrChange w:id="9043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  <w:pPrChange w:id="9043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315" w:author="מנוע סמנטי" w:date="2026-10-05T11:39:44Z">
        <w:r>
          <w:rPr>
            <w:rStyle w:val="afffff0"/>
            <w:rtl/>
          </w:rPr>
          <w:t xml:space="preserve">לֹא יְבַקֵּר בֵּין טוֹב לָרָע</w:t>
        </w:r>
      </w:ins>
      <w:del w:id="90316" w:author="מנוע סמנטי" w:date="2026-10-05T11:39:44Z">
        <w:r w:rsidR="00F63065">
          <w:rPr>
            <w:rtl/>
          </w:rPr>
          <w:delText xml:space="preserve">לא יבקר בין טוב לרע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  <w:pPrChange w:id="9043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  <w:pPrChange w:id="9043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del w:id="90152" w:author="מנוע עיצוב" w:date="2026-10-05T11:33:53Z"/>
          <w:rtl/>
        </w:rPr>
      </w:pPr>
      <w:del w:id="90149" w:author="מנוע עיצוב" w:date="2026-10-05T11:33:53Z">
        <w:r>
          <w:rPr>
            <w:rtl/>
          </w:rPr>
          <w:delText xml:space="preserve">•</w:delText>
        </w:r>
      </w:del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del w:id="90150" w:author="מנוע עיצוב" w:date="2026-10-05T11:33:53Z">
        <w:r>
          <w:rPr>
            <w:rtl/>
          </w:rPr>
          <w:delText xml:space="preserve">•</w:delText>
        </w:r>
      </w:del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del w:id="90151" w:author="מנוע עיצוב" w:date="2026-10-05T11:33:53Z">
        <w:r>
          <w:rPr>
            <w:rtl/>
          </w:rPr>
          <w:delText xml:space="preserve">•</w:delText>
        </w:r>
      </w:del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  <w:pPrChange w:id="9043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  <w:pPrChange w:id="9044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</w:t>
      </w:r>
      <w:ins w:id="90741" w:author="מנוע סמנטי" w:date="2026-10-05T11:39:44Z">
        <w:r>
          <w:rPr>
            <w:rtl/>
          </w:rPr>
          <w:t xml:space="preserve">לו</w:t>
        </w:r>
      </w:ins>
      <w:del w:id="90742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del w:id="90156" w:author="מנוע עיצוב" w:date="2026-10-05T11:33:53Z"/>
          <w:rtl/>
        </w:rPr>
      </w:pPr>
      <w:del w:id="90153" w:author="מנוע עיצוב" w:date="2026-10-05T11:33:53Z">
        <w:r>
          <w:rPr>
            <w:rtl/>
          </w:rPr>
          <w:delText xml:space="preserve">.•</w:delText>
        </w:r>
      </w:del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del w:id="90154" w:author="מנוע עיצוב" w:date="2026-10-05T11:33:53Z">
        <w:r>
          <w:rPr>
            <w:rtl/>
          </w:rPr>
          <w:delText xml:space="preserve">•</w:delText>
        </w:r>
      </w:del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del w:id="90155" w:author="מנוע עיצוב" w:date="2026-10-05T11:33:53Z">
        <w:r>
          <w:rPr>
            <w:rtl/>
          </w:rPr>
          <w:delText xml:space="preserve">•</w:delText>
        </w:r>
      </w:del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  <w:pPrChange w:id="9044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45" w:author="מנוע סמנטי" w:date="2026-10-05T11:39:44Z">
        <w:r>
          <w:rPr>
            <w:rtl/>
          </w:rPr>
          <w:t xml:space="preserve">פודים</w:t>
        </w:r>
      </w:ins>
      <w:del w:id="90746" w:author="מנוע סמנטי" w:date="2026-10-05T11:39:44Z">
        <w:r>
          <w:rPr>
            <w:rtl/>
          </w:rPr>
          <w:delText xml:space="preserve">פרקינן</w:delText>
        </w:r>
      </w:del>
      <w:r>
        <w:rPr>
          <w:rtl/>
        </w:rPr>
        <w:t xml:space="preserve"> עלויה - משחט </w:t>
      </w:r>
      <w:ins w:id="90743" w:author="מנוע סמנטי" w:date="2026-10-05T11:39:44Z">
        <w:r>
          <w:rPr>
            <w:rtl/>
          </w:rPr>
          <w:t xml:space="preserve">שוחטים</w:t>
        </w:r>
      </w:ins>
      <w:del w:id="90744" w:author="מנוע סמנטי" w:date="2026-10-05T11:39:44Z">
        <w:r>
          <w:rPr>
            <w:rtl/>
          </w:rPr>
          <w:delText xml:space="preserve">שחטינן</w:delText>
        </w:r>
      </w:del>
      <w:r>
        <w:rPr>
          <w:rtl/>
        </w:rPr>
        <w:t xml:space="preserve">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17" w:author="מנוע סמנטי" w:date="2026-10-05T11:39:44Z">
        <w:r>
          <w:rPr>
            <w:rStyle w:val="afffff0"/>
            <w:rtl/>
          </w:rPr>
          <w:t xml:space="preserve">וְאִם כָּל בְּהֵמָה טְמֵאָה אֲשֶׁר לֹא יַקְרִיבוּ מִמֶּנָּה קָרְבָּן לַה</w:t>
        </w:r>
      </w:ins>
      <w:del w:id="90318" w:author="מנוע סמנטי" w:date="2026-10-05T11:39:44Z">
        <w:r>
          <w:rPr>
            <w:rtl/>
          </w:rPr>
          <w:delText xml:space="preserve">ואם כל בהמה טמאה 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 קרבן לה</w:delText>
        </w:r>
      </w:del>
      <w:r>
        <w:rPr>
          <w:rtl/>
        </w:rPr>
        <w:t xml:space="preserve">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ins w:id="90319" w:author="מנוע סמנטי" w:date="2026-10-05T11:39:44Z">
        <w:r>
          <w:rPr>
            <w:rStyle w:val="afffff0"/>
            <w:rtl/>
          </w:rPr>
          <w:t xml:space="preserve">אֲשֶׁר לֹא יַקְרִיבוּ מִמֶּנָּה</w:t>
        </w:r>
      </w:ins>
      <w:del w:id="90320" w:author="מנוע סמנטי" w:date="2026-10-05T11:39:44Z">
        <w:r>
          <w:rPr>
            <w:rtl/>
          </w:rPr>
          <w:delText xml:space="preserve">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21" w:author="מנוע סמנטי" w:date="2026-10-05T11:39:44Z">
        <w:r>
          <w:rPr>
            <w:rStyle w:val="afffff0"/>
            <w:rtl/>
          </w:rPr>
          <w:t xml:space="preserve">אֲשֶׁר לֹא יַקְרִיבוּ מִמֶּנָּה קָרְבָּן לַה</w:t>
        </w:r>
      </w:ins>
      <w:del w:id="90322" w:author="מנוע סמנטי" w:date="2026-10-05T11:39:44Z">
        <w:r w:rsidR="003D3E27">
          <w:rPr>
            <w:rtl/>
          </w:rPr>
          <w:delText xml:space="preserve">אשר </w:delText>
        </w:r>
        <w:r w:rsidR="003D3E27">
          <w:rPr>
            <w:rtl/>
          </w:rPr>
          <w:delText xml:space="preserve">לא</w:delText>
        </w:r>
        <w:r w:rsidR="003D3E27">
          <w:rPr>
            <w:rtl/>
          </w:rPr>
          <w:delText xml:space="preserve"> יקריבו ממנה קרבן לה</w:delText>
        </w:r>
      </w:del>
      <w:r w:rsidR="003D3E27">
        <w:rPr>
          <w:rtl/>
        </w:rPr>
        <w:t xml:space="preserve">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del w:id="90160" w:author="מנוע עיצוב" w:date="2026-10-05T11:33:53Z"/>
          <w:rtl/>
        </w:rPr>
      </w:pPr>
      <w:del w:id="90157" w:author="מנוע עיצוב" w:date="2026-10-05T11:33:53Z">
        <w:r>
          <w:rPr>
            <w:rtl/>
          </w:rPr>
          <w:delText xml:space="preserve">•</w:delText>
        </w:r>
      </w:del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del w:id="90158" w:author="מנוע עיצוב" w:date="2026-10-05T11:33:53Z">
        <w:r>
          <w:rPr>
            <w:rtl/>
          </w:rPr>
          <w:delText xml:space="preserve">•</w:delText>
        </w:r>
      </w:del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del w:id="90159" w:author="מנוע עיצוב" w:date="2026-10-05T11:33:53Z">
        <w:r>
          <w:rPr>
            <w:rtl/>
          </w:rPr>
          <w:delText xml:space="preserve">•</w:delText>
        </w:r>
      </w:del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del w:id="90164" w:author="מנוע עיצוב" w:date="2026-10-05T11:33:53Z"/>
          <w:rtl/>
        </w:rPr>
      </w:pPr>
      <w:del w:id="9016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ins w:id="90323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324" w:author="מנוע סמנטי" w:date="2026-10-05T11:39:44Z">
        <w:r>
          <w:rPr>
            <w:rtl/>
          </w:rPr>
          <w:delText xml:space="preserve">ולקחת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del w:id="90624" w:author="מנוע עיצוב" w:date="2026-10-05T11:33:53Z"/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del w:id="90625" w:author="מנוע עיצוב" w:date="2026-10-05T11:33:53Z"/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del w:id="90626" w:author="מנוע עיצוב" w:date="2026-10-05T11:33:53Z"/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  <w:pPrChange w:id="9044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  <w:pPrChange w:id="9044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del w:id="90168" w:author="מנוע עיצוב" w:date="2026-10-05T11:33:53Z"/>
          <w:rtl/>
        </w:rPr>
      </w:pPr>
      <w:del w:id="90165" w:author="מנוע עיצוב" w:date="2026-10-05T11:33:53Z">
        <w:r>
          <w:rPr>
            <w:rtl/>
          </w:rPr>
          <w:delText xml:space="preserve">•</w:delText>
        </w:r>
      </w:del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del w:id="90166" w:author="מנוע עיצוב" w:date="2026-10-05T11:33:53Z">
        <w:r>
          <w:rPr>
            <w:rtl/>
          </w:rPr>
          <w:delText xml:space="preserve">•</w:delText>
        </w:r>
      </w:del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del w:id="90167" w:author="מנוע עיצוב" w:date="2026-10-05T11:33:53Z">
        <w:r>
          <w:rPr>
            <w:rtl/>
          </w:rPr>
          <w:delText xml:space="preserve">•</w:delText>
        </w:r>
      </w:del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del w:id="90172" w:author="מנוע עיצוב" w:date="2026-10-05T11:33:53Z"/>
          <w:rtl/>
        </w:rPr>
      </w:pPr>
      <w:del w:id="90169" w:author="מנוע עיצוב" w:date="2026-10-05T11:33:53Z">
        <w:r>
          <w:rPr>
            <w:rtl/>
          </w:rPr>
          <w:delText xml:space="preserve">•</w:delText>
        </w:r>
      </w:del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del w:id="90170" w:author="מנוע עיצוב" w:date="2026-10-05T11:33:53Z">
        <w:r>
          <w:rPr>
            <w:rtl/>
          </w:rPr>
          <w:delText xml:space="preserve">•</w:delText>
        </w:r>
      </w:del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del w:id="90171" w:author="מנוע עיצוב" w:date="2026-10-05T11:33:53Z">
        <w:r>
          <w:rPr>
            <w:rtl/>
          </w:rPr>
          <w:delText xml:space="preserve">•</w:delText>
        </w:r>
      </w:del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del w:id="90176" w:author="מנוע עיצוב" w:date="2026-10-05T11:33:53Z"/>
          <w:rtl/>
        </w:rPr>
      </w:pPr>
      <w:del w:id="90173" w:author="מנוע עיצוב" w:date="2026-10-05T11:33:53Z">
        <w:r>
          <w:rPr>
            <w:rtl/>
          </w:rPr>
          <w:delText xml:space="preserve">•</w:delText>
        </w:r>
      </w:del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del w:id="90174" w:author="מנוע עיצוב" w:date="2026-10-05T11:33:53Z">
        <w:r>
          <w:rPr>
            <w:rtl/>
          </w:rPr>
          <w:delText xml:space="preserve">•</w:delText>
        </w:r>
      </w:del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del w:id="90175" w:author="מנוע עיצוב" w:date="2026-10-05T11:33:53Z">
        <w:r>
          <w:rPr>
            <w:rtl/>
          </w:rPr>
          <w:delText xml:space="preserve">•</w:delText>
        </w:r>
      </w:del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Style w:val="afffff0"/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  <w:pPrChange w:id="9044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  <w:pPrChange w:id="9044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del w:id="90627" w:author="מנוע עיצוב" w:date="2026-10-05T11:33:53Z"/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del w:id="90628" w:author="מנוע עיצוב" w:date="2026-10-05T11:33:53Z"/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del w:id="90629" w:author="מנוע עיצוב" w:date="2026-10-05T11:33:53Z"/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del w:id="90180" w:author="מנוע עיצוב" w:date="2026-10-05T11:33:53Z"/>
          <w:rtl/>
        </w:rPr>
      </w:pPr>
      <w:del w:id="90177" w:author="מנוע עיצוב" w:date="2026-10-05T11:33:53Z">
        <w:r>
          <w:rPr>
            <w:rtl/>
          </w:rPr>
          <w:delText xml:space="preserve">•</w:delText>
        </w:r>
      </w:del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del w:id="90178" w:author="מנוע עיצוב" w:date="2026-10-05T11:33:53Z">
        <w:r>
          <w:rPr>
            <w:rtl/>
          </w:rPr>
          <w:delText xml:space="preserve">•</w:delText>
        </w:r>
      </w:del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del w:id="90179" w:author="מנוע עיצוב" w:date="2026-10-05T11:33:53Z">
        <w:r>
          <w:rPr>
            <w:rtl/>
          </w:rPr>
          <w:delText xml:space="preserve">•</w:delText>
        </w:r>
      </w:del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  <w:pPrChange w:id="9044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  <w:pPrChange w:id="9044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  <w:pPrChange w:id="90448" w:author="מנוע עיצוב" w:date="2026-10-05T11:33:53Z">
          <w:pPr>
            <w:jc w:val="center"/>
          </w:pPr>
        </w:pPrChange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  <w:pPrChange w:id="9044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</w:t>
      </w:r>
      <w:ins w:id="90747" w:author="מנוע סמנטי" w:date="2026-10-05T11:39:44Z">
        <w:r>
          <w:rPr>
            <w:rFonts w:hint="cs"/>
            <w:rtl/>
          </w:rPr>
          <w:t xml:space="preserve">שוחטים</w:t>
        </w:r>
      </w:ins>
      <w:del w:id="90748" w:author="מנוע סמנטי" w:date="2026-10-05T11:39:44Z">
        <w:r w:rsidR="00EB3012">
          <w:rPr>
            <w:rFonts w:hint="cs"/>
            <w:rtl/>
          </w:rPr>
          <w:delText xml:space="preserve">שחטינן</w:delText>
        </w:r>
      </w:del>
      <w:r w:rsidR="00EB3012">
        <w:rPr>
          <w:rFonts w:hint="cs"/>
          <w:rtl/>
        </w:rPr>
        <w:t xml:space="preserve">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del w:id="90630" w:author="מנוע עיצוב" w:date="2026-10-05T11:33:53Z"/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5" w:author="מנוע סמנטי" w:date="2026-10-05T11:39:44Z">
        <w:r>
          <w:rPr>
            <w:rStyle w:val="afffff0"/>
            <w:rtl/>
          </w:rPr>
          <w:t xml:space="preserve">וְאֶת שְׁתֵּי הַכְּלָיוֹת</w:t>
        </w:r>
      </w:ins>
      <w:del w:id="90326" w:author="מנוע סמנטי" w:date="2026-10-05T11:39:44Z">
        <w:r>
          <w:rPr>
            <w:rtl/>
          </w:rPr>
          <w:delText xml:space="preserve">ואת שתי הכליות</w:delText>
        </w:r>
      </w:del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7" w:author="מנוע סמנטי" w:date="2026-10-05T11:39:44Z">
        <w:r>
          <w:rPr>
            <w:rStyle w:val="afffff0"/>
            <w:rtl/>
          </w:rPr>
          <w:t xml:space="preserve">יְסִירֶנָּה</w:t>
        </w:r>
      </w:ins>
      <w:del w:id="90328" w:author="מנוע סמנטי" w:date="2026-10-05T11:39:44Z">
        <w:r>
          <w:rPr>
            <w:rtl/>
          </w:rPr>
          <w:delText xml:space="preserve">יסירנה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del w:id="90631" w:author="מנוע עיצוב" w:date="2026-10-05T11:33:53Z"/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ins w:id="90329" w:author="מנוע סמנטי" w:date="2026-10-05T11:39:44Z">
        <w:r>
          <w:rPr>
            <w:rStyle w:val="afffff0"/>
            <w:rtl/>
          </w:rPr>
          <w:t xml:space="preserve"> וְלָקַח מִדַּם הַפָּר</w:t>
        </w:r>
      </w:ins>
      <w:del w:id="90330" w:author="מנוע סמנטי" w:date="2026-10-05T11:39:44Z">
        <w:r w:rsidR="00F63065">
          <w:rPr>
            <w:rtl/>
          </w:rPr>
          <w:delText xml:space="preserve"> ולקח מדם הפר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31" w:author="מנוע סמנטי" w:date="2026-10-05T11:39:44Z">
        <w:r>
          <w:rPr>
            <w:rStyle w:val="afffff0"/>
            <w:rtl/>
          </w:rPr>
          <w:t xml:space="preserve">שֶׂה תָמִים זָכָר בֶּן שָׁנָה יִהְיֶה לָכֶם</w:t>
        </w:r>
      </w:ins>
      <w:del w:id="90332" w:author="מנוע סמנטי" w:date="2026-10-05T11:39:44Z">
        <w:r>
          <w:rPr>
            <w:rtl/>
          </w:rPr>
          <w:delText xml:space="preserve">שה תמים זכר בן שנה יהיה לכם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ins w:id="90333" w:author="מנוע סמנטי" w:date="2026-10-05T11:39:44Z">
        <w:r>
          <w:rPr>
            <w:rStyle w:val="afffff0"/>
            <w:rtl/>
          </w:rPr>
          <w:t xml:space="preserve">יִהְיֶה</w:t>
        </w:r>
      </w:ins>
      <w:del w:id="90334" w:author="מנוע סמנטי" w:date="2026-10-05T11:39:44Z">
        <w:r>
          <w:rPr>
            <w:rtl/>
          </w:rPr>
          <w:delText xml:space="preserve">יהיה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del w:id="90632" w:author="מנוע עיצוב" w:date="2026-10-05T11:33:53Z"/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del w:id="90633" w:author="מנוע עיצוב" w:date="2026-10-05T11:33:53Z"/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  <w:pPrChange w:id="9045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  <w:pPrChange w:id="9045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del w:id="90634" w:author="מנוע עיצוב" w:date="2026-10-05T11:33:53Z"/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del w:id="90635" w:author="מנוע עיצוב" w:date="2026-10-05T11:33:53Z"/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  <w:pPrChange w:id="9045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  <w:pPrChange w:id="9045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del w:id="90184" w:author="מנוע עיצוב" w:date="2026-10-05T11:33:53Z"/>
          <w:rtl/>
        </w:rPr>
      </w:pPr>
      <w:del w:id="90181" w:author="מנוע עיצוב" w:date="2026-10-05T11:33:53Z">
        <w:r>
          <w:rPr>
            <w:rtl/>
          </w:rPr>
          <w:delText xml:space="preserve">•</w:delText>
        </w:r>
      </w:del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del w:id="90182" w:author="מנוע עיצוב" w:date="2026-10-05T11:33:53Z">
        <w:r>
          <w:rPr>
            <w:rtl/>
          </w:rPr>
          <w:delText xml:space="preserve">•</w:delText>
        </w:r>
      </w:del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del w:id="90183" w:author="מנוע עיצוב" w:date="2026-10-05T11:33:53Z">
        <w:r>
          <w:rPr>
            <w:rtl/>
          </w:rPr>
          <w:delText xml:space="preserve">•</w:delText>
        </w:r>
      </w:del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  <w:pPrChange w:id="90454" w:author="מנוע עיצוב" w:date="2026-10-05T11:33:53Z">
          <w:pPr>
            <w:jc w:val="center"/>
          </w:pPr>
        </w:pPrChange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  <w:pPrChange w:id="9045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del w:id="90188" w:author="מנוע עיצוב" w:date="2026-10-05T11:33:53Z"/>
          <w:rtl/>
        </w:rPr>
      </w:pPr>
      <w:del w:id="90185" w:author="מנוע עיצוב" w:date="2026-10-05T11:33:53Z">
        <w:r>
          <w:rPr>
            <w:rtl/>
          </w:rPr>
          <w:delText xml:space="preserve">•</w:delText>
        </w:r>
      </w:del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del w:id="90186" w:author="מנוע עיצוב" w:date="2026-10-05T11:33:53Z">
        <w:r>
          <w:rPr>
            <w:rtl/>
          </w:rPr>
          <w:delText xml:space="preserve">•</w:delText>
        </w:r>
      </w:del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del w:id="90187" w:author="מנוע עיצוב" w:date="2026-10-05T11:33:53Z">
        <w:r>
          <w:rPr>
            <w:rtl/>
          </w:rPr>
          <w:delText xml:space="preserve">•</w:delText>
        </w:r>
      </w:del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  <w:pPrChange w:id="9045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  <w:pPrChange w:id="9045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del w:id="90192" w:author="מנוע עיצוב" w:date="2026-10-05T11:33:53Z"/>
          <w:rtl/>
        </w:rPr>
      </w:pPr>
      <w:del w:id="90189" w:author="מנוע עיצוב" w:date="2026-10-05T11:33:53Z">
        <w:r>
          <w:rPr>
            <w:rtl/>
          </w:rPr>
          <w:delText xml:space="preserve">•</w:delText>
        </w:r>
      </w:del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del w:id="90190" w:author="מנוע עיצוב" w:date="2026-10-05T11:33:53Z">
        <w:r>
          <w:rPr>
            <w:rtl/>
          </w:rPr>
          <w:delText xml:space="preserve">•</w:delText>
        </w:r>
      </w:del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del w:id="90191" w:author="מנוע עיצוב" w:date="2026-10-05T11:33:53Z">
        <w:r>
          <w:rPr>
            <w:rtl/>
          </w:rPr>
          <w:delText xml:space="preserve">•</w:delText>
        </w:r>
      </w:del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del w:id="90196" w:author="מנוע עיצוב" w:date="2026-10-05T11:33:53Z"/>
          <w:rtl/>
        </w:rPr>
      </w:pPr>
      <w:del w:id="90193" w:author="מנוע עיצוב" w:date="2026-10-05T11:33:53Z">
        <w:r>
          <w:rPr>
            <w:rtl/>
          </w:rPr>
          <w:delText xml:space="preserve">•</w:delText>
        </w:r>
      </w:del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del w:id="90194" w:author="מנוע עיצוב" w:date="2026-10-05T11:33:53Z">
        <w:r>
          <w:rPr>
            <w:rtl/>
          </w:rPr>
          <w:delText xml:space="preserve">•</w:delText>
        </w:r>
      </w:del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del w:id="90195" w:author="מנוע עיצוב" w:date="2026-10-05T11:33:53Z">
        <w:r>
          <w:rPr>
            <w:rtl/>
          </w:rPr>
          <w:delText xml:space="preserve">•</w:delText>
        </w:r>
      </w:del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del w:id="90200" w:author="מנוע עיצוב" w:date="2026-10-05T11:33:53Z"/>
          <w:rtl/>
        </w:rPr>
      </w:pPr>
      <w:del w:id="90197" w:author="מנוע עיצוב" w:date="2026-10-05T11:33:53Z">
        <w:r>
          <w:rPr>
            <w:rtl/>
          </w:rPr>
          <w:delText xml:space="preserve">•</w:delText>
        </w:r>
      </w:del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del w:id="90198" w:author="מנוע עיצוב" w:date="2026-10-05T11:33:53Z">
        <w:r>
          <w:rPr>
            <w:rtl/>
          </w:rPr>
          <w:delText xml:space="preserve">•</w:delText>
        </w:r>
      </w:del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del w:id="90199" w:author="מנוע עיצוב" w:date="2026-10-05T11:33:53Z">
        <w:r>
          <w:rPr>
            <w:rtl/>
          </w:rPr>
          <w:delText xml:space="preserve">•</w:delText>
        </w:r>
      </w:del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  <w:pPrChange w:id="9045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  <w:pPrChange w:id="9045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ins w:id="90335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336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  <w:pPrChange w:id="9046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  <w:pPrChange w:id="904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  <w:pPrChange w:id="9046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del w:id="90204" w:author="מנוע עיצוב" w:date="2026-10-05T11:33:53Z"/>
          <w:rtl/>
        </w:rPr>
      </w:pPr>
      <w:del w:id="90201" w:author="מנוע עיצוב" w:date="2026-10-05T11:33:53Z">
        <w:r>
          <w:rPr>
            <w:rtl/>
          </w:rPr>
          <w:delText xml:space="preserve">•</w:delText>
        </w:r>
      </w:del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del w:id="90202" w:author="מנוע עיצוב" w:date="2026-10-05T11:33:53Z">
        <w:r>
          <w:rPr>
            <w:rtl/>
          </w:rPr>
          <w:delText xml:space="preserve">•</w:delText>
        </w:r>
      </w:del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del w:id="90203" w:author="מנוע עיצוב" w:date="2026-10-05T11:33:53Z">
        <w:r>
          <w:rPr>
            <w:rtl/>
          </w:rPr>
          <w:delText xml:space="preserve">•</w:delText>
        </w:r>
      </w:del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  <w:pPrChange w:id="904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  <w:pPrChange w:id="904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del w:id="90208" w:author="מנוע עיצוב" w:date="2026-10-05T11:33:53Z"/>
          <w:rtl/>
        </w:rPr>
      </w:pPr>
      <w:del w:id="90205" w:author="מנוע עיצוב" w:date="2026-10-05T11:33:53Z">
        <w:r>
          <w:rPr>
            <w:rtl/>
          </w:rPr>
          <w:delText xml:space="preserve">•</w:delText>
        </w:r>
      </w:del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del w:id="90206" w:author="מנוע עיצוב" w:date="2026-10-05T11:33:53Z">
        <w:r>
          <w:rPr>
            <w:rtl/>
          </w:rPr>
          <w:delText xml:space="preserve">•</w:delText>
        </w:r>
      </w:del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del w:id="90207" w:author="מנוע עיצוב" w:date="2026-10-05T11:33:53Z">
        <w:r>
          <w:rPr>
            <w:rtl/>
          </w:rPr>
          <w:delText xml:space="preserve">•</w:delText>
        </w:r>
      </w:del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  <w:pPrChange w:id="904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  <w:pPrChange w:id="904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  <w:pPrChange w:id="904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  <w:pPrChange w:id="904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  <w:pPrChange w:id="904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  <w:pPrChange w:id="904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  <w:pPrChange w:id="904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ins w:id="90337" w:author="מנוע סמנטי" w:date="2026-10-05T11:39:44Z">
        <w:r>
          <w:rPr>
            <w:rStyle w:val="afffff0"/>
            <w:rtl/>
          </w:rPr>
          <w:t xml:space="preserve">יַכְּכָה ה</w:t>
        </w:r>
      </w:ins>
      <w:del w:id="90338" w:author="מנוע סמנטי" w:date="2026-10-05T11:39:44Z">
        <w:r w:rsidR="00F63065">
          <w:rPr>
            <w:rtl/>
          </w:rPr>
          <w:delText xml:space="preserve">יככה ה</w:delText>
        </w:r>
      </w:del>
      <w:r w:rsidR="00F63065">
        <w:rPr>
          <w:rtl/>
        </w:rPr>
        <w:t xml:space="preserve">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del w:id="90212" w:author="מנוע עיצוב" w:date="2026-10-05T11:33:53Z"/>
          <w:rtl/>
        </w:rPr>
      </w:pPr>
      <w:del w:id="90209" w:author="מנוע עיצוב" w:date="2026-10-05T11:33:53Z">
        <w:r>
          <w:rPr>
            <w:rtl/>
          </w:rPr>
          <w:delText xml:space="preserve">•</w:delText>
        </w:r>
      </w:del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del w:id="90210" w:author="מנוע עיצוב" w:date="2026-10-05T11:33:53Z">
        <w:r>
          <w:rPr>
            <w:rtl/>
          </w:rPr>
          <w:delText xml:space="preserve">•</w:delText>
        </w:r>
      </w:del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del w:id="90211" w:author="מנוע עיצוב" w:date="2026-10-05T11:33:53Z">
        <w:r>
          <w:rPr>
            <w:rtl/>
          </w:rPr>
          <w:delText xml:space="preserve">•</w:delText>
        </w:r>
      </w:del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del w:id="90216" w:author="מנוע עיצוב" w:date="2026-10-05T11:33:53Z"/>
          <w:rtl/>
        </w:rPr>
      </w:pPr>
      <w:del w:id="90213" w:author="מנוע עיצוב" w:date="2026-10-05T11:33:53Z">
        <w:r>
          <w:rPr>
            <w:rtl/>
          </w:rPr>
          <w:delText xml:space="preserve">•</w:delText>
        </w:r>
      </w:del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del w:id="90214" w:author="מנוע עיצוב" w:date="2026-10-05T11:33:53Z">
        <w:r>
          <w:rPr>
            <w:rtl/>
          </w:rPr>
          <w:delText xml:space="preserve">•</w:delText>
        </w:r>
      </w:del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del w:id="90215" w:author="מנוע עיצוב" w:date="2026-10-05T11:33:53Z">
        <w:r>
          <w:rPr>
            <w:rtl/>
          </w:rPr>
          <w:delText xml:space="preserve">•</w:delText>
        </w:r>
      </w:del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ins w:id="90345" w:author="מנוע סמנטי" w:date="2026-10-05T11:39:44Z">
        <w:r>
          <w:rPr>
            <w:rStyle w:val="afffff0"/>
            <w:rtl/>
          </w:rPr>
          <w:t xml:space="preserve">מִן הַבְּהֵמָה</w:t>
        </w:r>
      </w:ins>
      <w:del w:id="90346" w:author="מנוע סמנטי" w:date="2026-10-05T11:39:44Z">
        <w:r>
          <w:rPr>
            <w:rtl/>
          </w:rPr>
          <w:delText xml:space="preserve">מן הבהמה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ins w:id="90343" w:author="מנוע סמנטי" w:date="2026-10-05T11:39:44Z">
        <w:r>
          <w:rPr>
            <w:rStyle w:val="afffff0"/>
            <w:rtl/>
          </w:rPr>
          <w:t xml:space="preserve">מִן הַבָּקָר</w:t>
        </w:r>
      </w:ins>
      <w:del w:id="90344" w:author="מנוע סמנטי" w:date="2026-10-05T11:39:44Z">
        <w:r>
          <w:rPr>
            <w:rtl/>
          </w:rPr>
          <w:delText xml:space="preserve">מן הבקר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ins w:id="90341" w:author="מנוע סמנטי" w:date="2026-10-05T11:39:44Z">
        <w:r>
          <w:rPr>
            <w:rStyle w:val="afffff0"/>
            <w:rtl/>
          </w:rPr>
          <w:t xml:space="preserve">מִן הַצֹּאן</w:t>
        </w:r>
      </w:ins>
      <w:del w:id="90342" w:author="מנוע סמנטי" w:date="2026-10-05T11:39:44Z">
        <w:r>
          <w:rPr>
            <w:rtl/>
          </w:rPr>
          <w:delText xml:space="preserve">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ins w:id="90339" w:author="מנוע סמנטי" w:date="2026-10-05T11:39:44Z">
        <w:r>
          <w:rPr>
            <w:rStyle w:val="afffff0"/>
            <w:rtl/>
          </w:rPr>
          <w:t xml:space="preserve">וּמִן הַצֹּאן</w:t>
        </w:r>
      </w:ins>
      <w:del w:id="90340" w:author="מנוע סמנטי" w:date="2026-10-05T11:39:44Z">
        <w:r>
          <w:rPr>
            <w:rtl/>
          </w:rPr>
          <w:delText xml:space="preserve">ומן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ins w:id="90347" w:author="מנוע סמנטי" w:date="2026-10-05T11:39:44Z">
        <w:r>
          <w:rPr>
            <w:rStyle w:val="afffff0"/>
            <w:rtl/>
          </w:rPr>
          <w:t xml:space="preserve">אוֹ חָרוּץ אוֹ שָׁבוּר</w:t>
        </w:r>
      </w:ins>
      <w:del w:id="90348" w:author="מנוע סמנטי" w:date="2026-10-05T11:39:44Z">
        <w:r>
          <w:rPr>
            <w:rtl/>
          </w:rPr>
          <w:delText xml:space="preserve">או חרוץ או שבור</w:delText>
        </w:r>
      </w:del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ins w:id="90349" w:author="מנוע סמנטי" w:date="2026-10-05T11:39:44Z">
        <w:r>
          <w:rPr>
            <w:rStyle w:val="afffff0"/>
            <w:rtl/>
          </w:rPr>
          <w:t xml:space="preserve">וּמַרְאֵהוּ עָמוֹק מִן הָעוֹר</w:t>
        </w:r>
      </w:ins>
      <w:del w:id="90350" w:author="מנוע סמנטי" w:date="2026-10-05T11:39:44Z">
        <w:r>
          <w:rPr>
            <w:rtl/>
          </w:rPr>
          <w:delText xml:space="preserve">ומראהו עמוק מן העור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  <w:pPrChange w:id="904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</w:t>
      </w:r>
      <w:ins w:id="90751" w:author="מנוע סמנטי" w:date="2026-10-05T11:39:44Z">
        <w:r>
          <w:rPr>
            <w:rtl/>
          </w:rPr>
          <w:t xml:space="preserve">ללקות</w:t>
        </w:r>
      </w:ins>
      <w:del w:id="90752" w:author="מנוע סמנטי" w:date="2026-10-05T11:39:44Z">
        <w:r w:rsidR="00F63065">
          <w:rPr>
            <w:rtl/>
          </w:rPr>
          <w:delText xml:space="preserve">למילקא</w:delText>
        </w:r>
      </w:del>
      <w:r w:rsidR="00F63065">
        <w:rPr>
          <w:rtl/>
        </w:rPr>
        <w:t xml:space="preserve">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</w:t>
      </w:r>
      <w:ins w:id="90749" w:author="מנוע סמנטי" w:date="2026-10-05T11:39:44Z">
        <w:r>
          <w:rPr>
            <w:rtl/>
          </w:rPr>
          <w:t xml:space="preserve">לתת</w:t>
        </w:r>
      </w:ins>
      <w:del w:id="90750" w:author="מנוע סמנטי" w:date="2026-10-05T11:39:44Z">
        <w:r w:rsidR="00F63065">
          <w:rPr>
            <w:rtl/>
          </w:rPr>
          <w:delText xml:space="preserve">למיתבה</w:delText>
        </w:r>
      </w:del>
      <w:r w:rsidR="00F63065">
        <w:rPr>
          <w:rtl/>
        </w:rPr>
        <w:t xml:space="preserve">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ins w:id="90753" w:author="מנוע סמנטי" w:date="2026-10-05T11:39:44Z">
          <w:r>
            <w:rPr>
              <w:rtl/>
            </w:rPr>
            <w:t xml:space="preserve">שהוצרך</w:t>
          </w:r>
        </w:ins>
        <w:del w:id="90754" w:author="מנוע סמנטי" w:date="2026-10-05T11:39:44Z">
          <w:r>
            <w:rPr>
              <w:rtl/>
            </w:rPr>
            <w:delText xml:space="preserve">דהוצרך</w:delText>
          </w:r>
        </w:del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del w:id="90220" w:author="מנוע עיצוב" w:date="2026-10-05T11:33:53Z"/>
          <w:rtl/>
        </w:rPr>
      </w:pPr>
      <w:del w:id="90217" w:author="מנוע עיצוב" w:date="2026-10-05T11:33:53Z">
        <w:r>
          <w:rPr>
            <w:rtl/>
          </w:rPr>
          <w:delText xml:space="preserve">•</w:delText>
        </w:r>
      </w:del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del w:id="90218" w:author="מנוע עיצוב" w:date="2026-10-05T11:33:53Z">
        <w:r>
          <w:rPr>
            <w:rtl/>
          </w:rPr>
          <w:delText xml:space="preserve">•</w:delText>
        </w:r>
      </w:del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del w:id="90219" w:author="מנוע עיצוב" w:date="2026-10-05T11:33:53Z">
        <w:r>
          <w:rPr>
            <w:rtl/>
          </w:rPr>
          <w:delText xml:space="preserve">•</w:delText>
        </w:r>
      </w:del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5" w:author="מנוע סמנטי" w:date="2026-10-05T11:39:44Z">
        <w:r>
          <w:rPr>
            <w:rtl/>
          </w:rPr>
          <w:t xml:space="preserve">ביניהם</w:t>
        </w:r>
      </w:ins>
      <w:del w:id="9075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</w:t>
      </w:r>
      <w:ins w:id="90757" w:author="מנוע סמנטי" w:date="2026-10-05T11:39:44Z">
        <w:r>
          <w:rPr>
            <w:rtl/>
          </w:rPr>
          <w:t xml:space="preserve">שהורה</w:t>
        </w:r>
      </w:ins>
      <w:del w:id="90758" w:author="מנוע סמנטי" w:date="2026-10-05T11:39:44Z">
        <w:r>
          <w:rPr>
            <w:rtl/>
          </w:rPr>
          <w:delText xml:space="preserve">דהורה</w:delText>
        </w:r>
      </w:del>
      <w:r>
        <w:rPr>
          <w:rtl/>
        </w:rPr>
        <w:t xml:space="preserve">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del w:id="90636" w:author="מנוע עיצוב" w:date="2026-10-05T11:33:53Z"/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9" w:author="מנוע סמנטי" w:date="2026-10-05T11:39:44Z">
        <w:r>
          <w:rPr>
            <w:rtl/>
          </w:rPr>
          <w:t xml:space="preserve">ביניהם</w:t>
        </w:r>
      </w:ins>
      <w:del w:id="90760" w:author="מנוע סמנטי" w:date="2026-10-05T11:39:44Z">
        <w:r>
          <w:rPr>
            <w:rtl/>
          </w:rPr>
          <w:delText xml:space="preserve">בינייהו</w:delText>
        </w:r>
      </w:del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del w:id="90637" w:author="מנוע עיצוב" w:date="2026-10-05T11:33:53Z"/>
          <w:rtl/>
        </w:rPr>
      </w:pPr>
    </w:p>
    <w:p w14:paraId="46745CDA" w14:textId="77777777" w:rsidR="002464C5" w:rsidRDefault="002464C5" w:rsidP="00F63065">
      <w:pPr>
        <w:rPr>
          <w:del w:id="90638" w:author="מנוע עיצוב" w:date="2026-10-05T11:33:53Z"/>
          <w:rtl/>
        </w:rPr>
      </w:pPr>
    </w:p>
    <w:p w14:paraId="791AFFDE" w14:textId="77777777" w:rsidR="002464C5" w:rsidRDefault="002464C5" w:rsidP="00F63065">
      <w:pPr>
        <w:rPr>
          <w:del w:id="90639" w:author="מנוע עיצוב" w:date="2026-10-05T11:33:53Z"/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  <w:pPrChange w:id="9047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del w:id="90640" w:author="מנוע עיצוב" w:date="2026-10-05T11:33:53Z"/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del w:id="90641" w:author="מנוע עיצוב" w:date="2026-10-05T11:33:53Z"/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del w:id="90224" w:author="מנוע עיצוב" w:date="2026-10-05T11:33:53Z"/>
          <w:rtl/>
        </w:rPr>
      </w:pPr>
      <w:del w:id="90221" w:author="מנוע עיצוב" w:date="2026-10-05T11:33:53Z">
        <w:r>
          <w:rPr>
            <w:rtl/>
          </w:rPr>
          <w:delText xml:space="preserve">•</w:delText>
        </w:r>
      </w:del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del w:id="90222" w:author="מנוע עיצוב" w:date="2026-10-05T11:33:53Z">
        <w:r>
          <w:rPr>
            <w:rtl/>
          </w:rPr>
          <w:delText xml:space="preserve">•</w:delText>
        </w:r>
      </w:del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del w:id="90223" w:author="מנוע עיצוב" w:date="2026-10-05T11:33:53Z">
        <w:r>
          <w:rPr>
            <w:rtl/>
          </w:rPr>
          <w:delText xml:space="preserve">•</w:delText>
        </w:r>
      </w:del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ins w:id="90351" w:author="מנוע סמנטי" w:date="2026-10-05T11:39:44Z">
        <w:r>
          <w:rPr>
            <w:rStyle w:val="afffff0"/>
            <w:rtl/>
          </w:rPr>
          <w:t xml:space="preserve">כָּל אִישׁ אֲשֶׁר בּוֹ מוּם מִזֶּרַע אַהֲרֹן</w:t>
        </w:r>
      </w:ins>
      <w:del w:id="90352" w:author="מנוע סמנטי" w:date="2026-10-05T11:39:44Z">
        <w:r>
          <w:rPr>
            <w:rtl/>
          </w:rPr>
          <w:delText xml:space="preserve">כל איש אשר בו מום מזרע אהרן</w:delText>
        </w:r>
      </w:del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ins w:id="90353" w:author="מנוע סמנטי" w:date="2026-10-05T11:39:44Z">
        <w:r>
          <w:rPr>
            <w:rStyle w:val="afffff0"/>
            <w:rtl/>
          </w:rPr>
          <w:t xml:space="preserve">מוּם בּוֹ וְלֹא יְחַלֵּל</w:t>
        </w:r>
      </w:ins>
      <w:del w:id="90354" w:author="מנוע סמנטי" w:date="2026-10-05T11:39:44Z">
        <w:r w:rsidR="00F40753">
          <w:rPr>
            <w:rtl/>
          </w:rPr>
          <w:delText xml:space="preserve">מום בו ולא יחלל</w:delText>
        </w:r>
      </w:del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</w:t>
      </w:r>
      <w:ins w:id="90761" w:author="מנוע סמנטי" w:date="2026-10-05T11:39:44Z">
        <w:r>
          <w:rPr>
            <w:rFonts w:hint="cs"/>
            <w:rtl/>
          </w:rPr>
          <w:t xml:space="preserve">ביניהם</w:t>
        </w:r>
      </w:ins>
      <w:del w:id="90762" w:author="מנוע סמנטי" w:date="2026-10-05T11:39:44Z">
        <w:r>
          <w:rPr>
            <w:rFonts w:hint="cs"/>
            <w:rtl/>
          </w:rPr>
          <w:delText xml:space="preserve">בנייהו</w:delText>
        </w:r>
      </w:del>
      <w:r>
        <w:rPr>
          <w:rFonts w:hint="cs"/>
          <w:rtl/>
        </w:rPr>
        <w:t xml:space="preserve">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  <w:pPrChange w:id="904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ins w:id="90765" w:author="מנוע סמנטי" w:date="2026-10-05T11:39:44Z">
        <w:r>
          <w:rPr>
            <w:rStyle w:val="afffe"/>
            <w:rFonts w:hint="cs"/>
            <w:rtl/>
          </w:rPr>
          <w:t xml:space="preserve">לפת</w:t>
        </w:r>
      </w:ins>
      <w:del w:id="90766" w:author="מנוע סמנטי" w:date="2026-10-05T11:39:44Z">
        <w:r>
          <w:rPr>
            <w:rStyle w:val="afffe"/>
            <w:rFonts w:hint="cs"/>
            <w:rtl/>
          </w:rPr>
          <w:delText xml:space="preserve">לי</w:delText>
        </w:r>
        <w:r w:rsidR="00F40753" w:rsidRPr="00DB6059">
          <w:rPr>
            <w:rStyle w:val="afffe"/>
            <w:rtl/>
          </w:rPr>
          <w:delText xml:space="preserve">פתא</w:delText>
        </w:r>
      </w:del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</w:t>
      </w:r>
      <w:ins w:id="90763" w:author="מנוע סמנטי" w:date="2026-10-05T11:39:44Z">
        <w:r>
          <w:rPr>
            <w:rtl/>
          </w:rPr>
          <w:t xml:space="preserve">של לפת</w:t>
        </w:r>
      </w:ins>
      <w:del w:id="90764" w:author="מנוע סמנטי" w:date="2026-10-05T11:39:44Z">
        <w:r w:rsidR="00F40753">
          <w:rPr>
            <w:rtl/>
          </w:rPr>
          <w:delText xml:space="preserve">דליפתא</w:delText>
        </w:r>
      </w:del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del w:id="90228" w:author="מנוע עיצוב" w:date="2026-10-05T11:33:53Z"/>
          <w:rtl/>
        </w:rPr>
      </w:pPr>
      <w:del w:id="90225" w:author="מנוע עיצוב" w:date="2026-10-05T11:33:53Z">
        <w:r>
          <w:rPr>
            <w:rtl/>
          </w:rPr>
          <w:delText xml:space="preserve">•</w:delText>
        </w:r>
      </w:del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del w:id="90226" w:author="מנוע עיצוב" w:date="2026-10-05T11:33:53Z">
        <w:r>
          <w:rPr>
            <w:rtl/>
          </w:rPr>
          <w:delText xml:space="preserve">•</w:delText>
        </w:r>
      </w:del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del w:id="90227" w:author="מנוע עיצוב" w:date="2026-10-05T11:33:53Z">
        <w:r>
          <w:rPr>
            <w:rtl/>
          </w:rPr>
          <w:delText xml:space="preserve">•</w:delText>
        </w:r>
      </w:del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del w:id="90642" w:author="מנוע עיצוב" w:date="2026-10-05T11:33:53Z"/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0767" w:author="מנוע סמנטי" w:date="2026-10-05T11:39:44Z">
        <w:r>
          <w:rPr>
            <w:rtl/>
          </w:rPr>
          <w:t xml:space="preserve">להשמיענו</w:t>
        </w:r>
      </w:ins>
      <w:del w:id="90768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  <w:pPrChange w:id="904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  <w:pPrChange w:id="904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357" w:author="מנוע סמנטי" w:date="2026-10-05T11:39:44Z">
        <w:r>
          <w:rPr>
            <w:rStyle w:val="afffff0"/>
            <w:rtl/>
          </w:rPr>
          <w:t xml:space="preserve">גִּבֵּן</w:t>
        </w:r>
      </w:ins>
      <w:del w:id="90358" w:author="מנוע סמנטי" w:date="2026-10-05T11:39:44Z">
        <w:r w:rsidR="00F40753">
          <w:rPr>
            <w:rtl/>
          </w:rPr>
          <w:delText xml:space="preserve">גבן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 xml:space="preserve">'</w:t>
      </w:r>
      <w:ins w:id="90355" w:author="מנוע סמנטי" w:date="2026-10-05T11:39:44Z">
        <w:r>
          <w:rPr>
            <w:rStyle w:val="afffff0"/>
            <w:rFonts w:hint="cs"/>
            <w:rtl/>
          </w:rPr>
          <w:t xml:space="preserve">אוֹ גִבֵּן</w:t>
        </w:r>
      </w:ins>
      <w:del w:id="90356" w:author="מנוע סמנטי" w:date="2026-10-05T11:39:44Z">
        <w:r>
          <w:rPr>
            <w:rFonts w:hint="cs"/>
            <w:rtl/>
          </w:rPr>
          <w:delText xml:space="preserve">או גבן</w:delText>
        </w:r>
      </w:del>
      <w:r>
        <w:rPr>
          <w:rFonts w:hint="cs"/>
          <w:rtl/>
        </w:rPr>
        <w:t xml:space="preserve">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del w:id="90643" w:author="מנוע עיצוב" w:date="2026-10-05T11:33:53Z"/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</w:t>
      </w:r>
      <w:ins w:id="90769" w:author="מנוע סמנטי" w:date="2026-10-05T11:39:44Z">
        <w:r>
          <w:rPr>
            <w:rtl/>
          </w:rPr>
          <w:t xml:space="preserve">לו</w:t>
        </w:r>
      </w:ins>
      <w:del w:id="90770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  <w:pPrChange w:id="904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  <w:pPrChange w:id="904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ins w:id="90359" w:author="מנוע סמנטי" w:date="2026-10-05T11:39:44Z">
        <w:r>
          <w:rPr>
            <w:rStyle w:val="afffff0"/>
            <w:rtl/>
          </w:rPr>
          <w:t xml:space="preserve">אוֹ חָרוּם</w:t>
        </w:r>
      </w:ins>
      <w:del w:id="90360" w:author="מנוע סמנטי" w:date="2026-10-05T11:39:44Z">
        <w:r>
          <w:rPr>
            <w:rtl/>
          </w:rPr>
          <w:delText xml:space="preserve">או חרום</w:delText>
        </w:r>
      </w:del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  <w:pPrChange w:id="904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del w:id="90644" w:author="מנוע עיצוב" w:date="2026-10-05T11:33:53Z"/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63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4" w:author="מנוע סמנטי" w:date="2026-10-05T11:39:44Z">
        <w:r w:rsidR="00F40753">
          <w:rPr>
            <w:rtl/>
          </w:rPr>
          <w:delText xml:space="preserve">עור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</w:t>
      </w:r>
      <w:ins w:id="90361" w:author="מנוע סמנטי" w:date="2026-10-05T11:39:44Z">
        <w:r>
          <w:rPr>
            <w:rStyle w:val="afffff0"/>
            <w:rFonts w:hint="cs"/>
            <w:rtl/>
          </w:rPr>
          <w:t xml:space="preserve">אִישׁ עִוֵּר</w:t>
        </w:r>
      </w:ins>
      <w:del w:id="90362" w:author="מנוע סמנטי" w:date="2026-10-05T11:39:44Z">
        <w:r>
          <w:rPr>
            <w:rFonts w:hint="cs"/>
            <w:rtl/>
          </w:rPr>
          <w:delText xml:space="preserve">איש עור</w:delText>
        </w:r>
      </w:del>
      <w:r>
        <w:rPr>
          <w:rFonts w:hint="cs"/>
          <w:rtl/>
        </w:rPr>
        <w:t xml:space="preserve">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del w:id="90645" w:author="מנוע עיצוב" w:date="2026-10-05T11:33:53Z"/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ins w:id="90367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8" w:author="מנוע סמנטי" w:date="2026-10-05T11:39:44Z">
        <w:r>
          <w:rPr>
            <w:rtl/>
          </w:rPr>
          <w:delText xml:space="preserve">עור</w:delText>
        </w:r>
      </w:del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 xml:space="preserve">'</w:t>
      </w:r>
      <w:ins w:id="90365" w:author="מנוע סמנטי" w:date="2026-10-05T11:39:44Z">
        <w:r>
          <w:rPr>
            <w:rStyle w:val="afffff0"/>
            <w:rFonts w:hint="cs"/>
            <w:rtl/>
          </w:rPr>
          <w:t xml:space="preserve">אִישׁ</w:t>
        </w:r>
      </w:ins>
      <w:del w:id="90366" w:author="מנוע סמנטי" w:date="2026-10-05T11:39:44Z">
        <w:r w:rsidR="00237922">
          <w:rPr>
            <w:rFonts w:hint="cs"/>
            <w:rtl/>
          </w:rPr>
          <w:delText xml:space="preserve">איש</w:delText>
        </w:r>
      </w:del>
      <w:r w:rsidR="00237922">
        <w:rPr>
          <w:rFonts w:hint="cs"/>
          <w:rtl/>
        </w:rPr>
        <w:t xml:space="preserve">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 xml:space="preserve">דק אפי' למחסורייתא, תבלול אפי' למבלבליתא, '</w:t>
      </w:r>
      <w:ins w:id="90369" w:author="מנוע סמנטי" w:date="2026-10-05T11:39:44Z">
        <w:r>
          <w:rPr>
            <w:rStyle w:val="afffff0"/>
            <w:rFonts w:hint="cs"/>
            <w:rtl/>
          </w:rPr>
          <w:t xml:space="preserve">בְּעֵינוֹ</w:t>
        </w:r>
      </w:ins>
      <w:del w:id="90370" w:author="מנוע סמנטי" w:date="2026-10-05T11:39:44Z">
        <w:r>
          <w:rPr>
            <w:rFonts w:hint="cs"/>
            <w:rtl/>
          </w:rPr>
          <w:delText xml:space="preserve">בעינו</w:delText>
        </w:r>
      </w:del>
      <w:r>
        <w:rPr>
          <w:rFonts w:hint="cs"/>
          <w:rtl/>
        </w:rPr>
        <w:t xml:space="preserve">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del w:id="90646" w:author="מנוע עיצוב" w:date="2026-10-05T11:33:53Z"/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</w:t>
      </w:r>
      <w:ins w:id="90375" w:author="מנוע סמנטי" w:date="2026-10-05T11:39:44Z">
        <w:r>
          <w:rPr>
            <w:rtl/>
          </w:rPr>
          <w:t xml:space="preserve">כהות</w:t>
        </w:r>
      </w:ins>
      <w:del w:id="90376" w:author="מנוע סמנטי" w:date="2026-10-05T11:39:44Z">
        <w:r>
          <w:rPr>
            <w:rtl/>
          </w:rPr>
          <w:delText xml:space="preserve">כהיותא</w:delText>
        </w:r>
      </w:del>
      <w:r>
        <w:rPr>
          <w:rtl/>
        </w:rPr>
        <w:t xml:space="preserve">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373" w:author="מנוע סמנטי" w:date="2026-10-05T11:39:44Z">
        <w:r>
          <w:rPr>
            <w:rStyle w:val="afffff0"/>
            <w:rtl/>
          </w:rPr>
          <w:t xml:space="preserve">מִדַּק</w:t>
        </w:r>
      </w:ins>
      <w:del w:id="90374" w:author="מנוע סמנטי" w:date="2026-10-05T11:39:44Z">
        <w:r w:rsidR="00F40753">
          <w:rPr>
            <w:rtl/>
          </w:rPr>
          <w:delText xml:space="preserve">מדק</w:delText>
        </w:r>
      </w:del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ins w:id="90371" w:author="מנוע סמנטי" w:date="2026-10-05T11:39:44Z">
        <w:r>
          <w:rPr>
            <w:rStyle w:val="afffff0"/>
            <w:rtl/>
          </w:rPr>
          <w:t xml:space="preserve">מִבְּעֵינוֹ</w:t>
        </w:r>
      </w:ins>
      <w:del w:id="90372" w:author="מנוע סמנטי" w:date="2026-10-05T11:39:44Z">
        <w:r w:rsidR="00F40753">
          <w:rPr>
            <w:rtl/>
          </w:rPr>
          <w:delText xml:space="preserve">מבעינו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del w:id="90232" w:author="מנוע עיצוב" w:date="2026-10-05T11:33:53Z"/>
          <w:rtl/>
        </w:rPr>
      </w:pPr>
      <w:del w:id="90229" w:author="מנוע עיצוב" w:date="2026-10-05T11:33:53Z">
        <w:r>
          <w:rPr>
            <w:rtl/>
          </w:rPr>
          <w:delText xml:space="preserve">•</w:delText>
        </w:r>
      </w:del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del w:id="90230" w:author="מנוע עיצוב" w:date="2026-10-05T11:33:53Z">
        <w:r>
          <w:rPr>
            <w:rtl/>
          </w:rPr>
          <w:delText xml:space="preserve">•</w:delText>
        </w:r>
      </w:del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del w:id="90231" w:author="מנוע עיצוב" w:date="2026-10-05T11:33:53Z">
        <w:r>
          <w:rPr>
            <w:rtl/>
          </w:rPr>
          <w:delText xml:space="preserve">•</w:delText>
        </w:r>
      </w:del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  <w:pPrChange w:id="90480" w:author="מנוע עיצוב" w:date="2026-10-05T11:33:53Z">
          <w:pPr>
            <w:ind w:left="0" w:firstLine="0"/>
          </w:pPr>
        </w:pPrChange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  <w:pPrChange w:id="90481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ins w:id="90377" w:author="מנוע סמנטי" w:date="2026-10-05T11:39:44Z">
        <w:r>
          <w:rPr>
            <w:rStyle w:val="afffff0"/>
            <w:rtl/>
          </w:rPr>
          <w:t xml:space="preserve">וַיִּפְרֹשׂ אֶת הָאֹהֶל עַל הַמִּשְׁכָּן</w:t>
        </w:r>
      </w:ins>
      <w:del w:id="90378" w:author="מנוע סמנטי" w:date="2026-10-05T11:39:44Z">
        <w:r>
          <w:rPr>
            <w:rtl/>
          </w:rPr>
          <w:delText xml:space="preserve">ויפרש את האהל על המשכן</w:delText>
        </w:r>
      </w:del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del w:id="90236" w:author="מנוע עיצוב" w:date="2026-10-05T11:33:53Z"/>
          <w:rtl/>
        </w:rPr>
      </w:pPr>
      <w:del w:id="90233" w:author="מנוע עיצוב" w:date="2026-10-05T11:33:53Z">
        <w:r>
          <w:rPr>
            <w:rtl/>
          </w:rPr>
          <w:delText xml:space="preserve">•</w:delText>
        </w:r>
      </w:del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del w:id="90234" w:author="מנוע עיצוב" w:date="2026-10-05T11:33:53Z">
        <w:r>
          <w:rPr>
            <w:rtl/>
          </w:rPr>
          <w:delText xml:space="preserve">•</w:delText>
        </w:r>
      </w:del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del w:id="90235" w:author="מנוע עיצוב" w:date="2026-10-05T11:33:53Z">
        <w:r>
          <w:rPr>
            <w:rtl/>
          </w:rPr>
          <w:delText xml:space="preserve">•</w:delText>
        </w:r>
      </w:del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del w:id="90240" w:author="מנוע עיצוב" w:date="2026-10-05T11:33:53Z"/>
          <w:rtl/>
        </w:rPr>
      </w:pPr>
      <w:del w:id="90237" w:author="מנוע עיצוב" w:date="2026-10-05T11:33:53Z">
        <w:r>
          <w:rPr>
            <w:rtl/>
          </w:rPr>
          <w:delText xml:space="preserve">•</w:delText>
        </w:r>
      </w:del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del w:id="90238" w:author="מנוע עיצוב" w:date="2026-10-05T11:33:53Z">
        <w:r>
          <w:rPr>
            <w:rtl/>
          </w:rPr>
          <w:delText xml:space="preserve">•</w:delText>
        </w:r>
      </w:del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del w:id="90239" w:author="מנוע עיצוב" w:date="2026-10-05T11:33:53Z">
        <w:r>
          <w:rPr>
            <w:rtl/>
          </w:rPr>
          <w:delText xml:space="preserve">•</w:delText>
        </w:r>
      </w:del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  <w:pPrChange w:id="904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  <w:pPrChange w:id="9048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79" w:author="מנוע סמנטי" w:date="2026-10-05T11:39:44Z">
        <w:r>
          <w:rPr>
            <w:rStyle w:val="afffff0"/>
            <w:rtl/>
          </w:rPr>
          <w:t xml:space="preserve">לֹא יִהְיֶה בְךָ עָקָר וַעֲקָרָה וּבִבְהֶמְתֶּךָ</w:t>
        </w:r>
      </w:ins>
      <w:del w:id="90380" w:author="מנוע סמנטי" w:date="2026-10-05T11:39:44Z">
        <w:r w:rsidR="00F40753">
          <w:rPr>
            <w:rtl/>
          </w:rPr>
          <w:delText xml:space="preserve">לא יהיה בך עקר ועקרה ובבהמתך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ins w:id="90383" w:author="מנוע סמנטי" w:date="2026-10-05T11:39:44Z">
        <w:r>
          <w:rPr>
            <w:rStyle w:val="afffff0"/>
            <w:rtl/>
          </w:rPr>
          <w:t xml:space="preserve">לֹא יִהְיֶה בְךָ עָקָר</w:t>
        </w:r>
      </w:ins>
      <w:del w:id="90384" w:author="מנוע סמנטי" w:date="2026-10-05T11:39:44Z">
        <w:r>
          <w:rPr>
            <w:rtl/>
          </w:rPr>
          <w:delText xml:space="preserve">לא יהיה בך עקר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ins w:id="90381" w:author="מנוע סמנטי" w:date="2026-10-05T11:39:44Z">
        <w:r>
          <w:rPr>
            <w:rStyle w:val="afffff0"/>
            <w:rtl/>
          </w:rPr>
          <w:t xml:space="preserve">וַעֲקָרָה</w:t>
        </w:r>
      </w:ins>
      <w:del w:id="90382" w:author="מנוע סמנטי" w:date="2026-10-05T11:39:44Z">
        <w:r>
          <w:rPr>
            <w:rtl/>
          </w:rPr>
          <w:delText xml:space="preserve">ועקרה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  <w:pPrChange w:id="904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del w:id="90244" w:author="מנוע עיצוב" w:date="2026-10-05T11:33:53Z"/>
          <w:rtl/>
        </w:rPr>
      </w:pPr>
      <w:del w:id="90241" w:author="מנוע עיצוב" w:date="2026-10-05T11:33:53Z">
        <w:r>
          <w:rPr>
            <w:rtl/>
          </w:rPr>
          <w:delText xml:space="preserve">•</w:delText>
        </w:r>
      </w:del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del w:id="90242" w:author="מנוע עיצוב" w:date="2026-10-05T11:33:53Z">
        <w:r>
          <w:rPr>
            <w:rtl/>
          </w:rPr>
          <w:delText xml:space="preserve">•</w:delText>
        </w:r>
      </w:del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del w:id="90243" w:author="מנוע עיצוב" w:date="2026-10-05T11:33:53Z">
        <w:r>
          <w:rPr>
            <w:rtl/>
          </w:rPr>
          <w:delText xml:space="preserve">•</w:delText>
        </w:r>
      </w:del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del w:id="90647" w:author="מנוע עיצוב" w:date="2026-10-05T11:33:53Z"/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  <w:pPrChange w:id="904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  <w:pPrChange w:id="904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  <w:pPrChange w:id="904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  <w:pPrChange w:id="904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del w:id="90248" w:author="מנוע עיצוב" w:date="2026-10-05T11:33:53Z"/>
          <w:rtl/>
        </w:rPr>
      </w:pPr>
      <w:del w:id="90245" w:author="מנוע עיצוב" w:date="2026-10-05T11:33:53Z">
        <w:r>
          <w:rPr>
            <w:rtl/>
          </w:rPr>
          <w:delText xml:space="preserve">•</w:delText>
        </w:r>
      </w:del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del w:id="90246" w:author="מנוע עיצוב" w:date="2026-10-05T11:33:53Z">
        <w:r>
          <w:rPr>
            <w:rtl/>
          </w:rPr>
          <w:delText xml:space="preserve">•</w:delText>
        </w:r>
      </w:del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del w:id="90247" w:author="מנוע עיצוב" w:date="2026-10-05T11:33:53Z">
        <w:r>
          <w:rPr>
            <w:rtl/>
          </w:rPr>
          <w:delText xml:space="preserve">•</w:delText>
        </w:r>
      </w:del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del w:id="90252" w:author="מנוע עיצוב" w:date="2026-10-05T11:33:53Z"/>
          <w:rtl/>
        </w:rPr>
      </w:pPr>
      <w:del w:id="90249" w:author="מנוע עיצוב" w:date="2026-10-05T11:33:53Z">
        <w:r>
          <w:rPr>
            <w:rtl/>
          </w:rPr>
          <w:delText xml:space="preserve">•</w:delText>
        </w:r>
      </w:del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del w:id="90250" w:author="מנוע עיצוב" w:date="2026-10-05T11:33:53Z">
        <w:r>
          <w:rPr>
            <w:rtl/>
          </w:rPr>
          <w:delText xml:space="preserve">•</w:delText>
        </w:r>
      </w:del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del w:id="90251" w:author="מנוע עיצוב" w:date="2026-10-05T11:33:53Z">
        <w:r>
          <w:rPr>
            <w:rtl/>
          </w:rPr>
          <w:delText xml:space="preserve">•</w:delText>
        </w:r>
      </w:del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del w:id="90256" w:author="מנוע עיצוב" w:date="2026-10-05T11:33:53Z"/>
          <w:rtl/>
        </w:rPr>
      </w:pPr>
      <w:del w:id="90253" w:author="מנוע עיצוב" w:date="2026-10-05T11:33:53Z">
        <w:r>
          <w:rPr>
            <w:rtl/>
          </w:rPr>
          <w:delText xml:space="preserve">•</w:delText>
        </w:r>
      </w:del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del w:id="90254" w:author="מנוע עיצוב" w:date="2026-10-05T11:33:53Z">
        <w:r>
          <w:rPr>
            <w:rtl/>
          </w:rPr>
          <w:delText xml:space="preserve">•</w:delText>
        </w:r>
      </w:del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del w:id="90255" w:author="מנוע עיצוב" w:date="2026-10-05T11:33:53Z">
        <w:r>
          <w:rPr>
            <w:rtl/>
          </w:rPr>
          <w:delText xml:space="preserve">•</w:delText>
        </w:r>
      </w:del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</w:t>
      </w:r>
      <w:ins w:id="90385" w:author="מנוע סמנטי" w:date="2026-10-05T11:39:44Z">
        <w:r>
          <w:rPr>
            <w:rStyle w:val="afffff0"/>
            <w:rFonts w:hint="cs"/>
            <w:rtl/>
          </w:rPr>
          <w:t xml:space="preserve">אוֹ שֶׁבֶר יָד</w:t>
        </w:r>
      </w:ins>
      <w:del w:id="90386" w:author="מנוע סמנטי" w:date="2026-10-05T11:39:44Z">
        <w:r>
          <w:rPr>
            <w:rFonts w:hint="cs"/>
            <w:rtl/>
          </w:rPr>
          <w:delText xml:space="preserve">או שבר יד</w:delText>
        </w:r>
      </w:del>
      <w:r>
        <w:rPr>
          <w:rFonts w:hint="cs"/>
          <w:rtl/>
        </w:rPr>
        <w:t xml:space="preserve">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del w:id="90260" w:author="מנוע עיצוב" w:date="2026-10-05T11:33:53Z"/>
          <w:rtl/>
        </w:rPr>
      </w:pPr>
      <w:del w:id="90257" w:author="מנוע עיצוב" w:date="2026-10-05T11:33:53Z">
        <w:r>
          <w:rPr>
            <w:rtl/>
          </w:rPr>
          <w:delText xml:space="preserve">•</w:delText>
        </w:r>
      </w:del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del w:id="90258" w:author="מנוע עיצוב" w:date="2026-10-05T11:33:53Z">
        <w:r>
          <w:rPr>
            <w:rtl/>
          </w:rPr>
          <w:delText xml:space="preserve">•</w:delText>
        </w:r>
      </w:del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del w:id="90259" w:author="מנוע עיצוב" w:date="2026-10-05T11:33:53Z">
        <w:r>
          <w:rPr>
            <w:rtl/>
          </w:rPr>
          <w:delText xml:space="preserve">•</w:delText>
        </w:r>
      </w:del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del w:id="90648" w:author="מנוע עיצוב" w:date="2026-10-05T11:33:53Z"/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0771" w:author="מנוע סמנטי" w:date="2026-10-05T11:39:44Z">
        <w:r>
          <w:rPr>
            <w:rtl/>
          </w:rPr>
          <w:t xml:space="preserve">להשמיענו</w:t>
        </w:r>
      </w:ins>
      <w:del w:id="90772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Style w:val="afffff0"/>
          <w:rtl/>
        </w:rPr>
        <w:t xml:space="preserve">ותכרע ותלד כי נהפכו </w:t>
      </w:r>
      <w:ins w:id="95411" w:author="מנוע מכני" w:date="2026-10-05T11:32:12Z">
        <w:r>
          <w:rPr>
            <w:rStyle w:val="afffff0"/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Style w:val="afffff0"/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ins w:id="90387" w:author="מנוע סמנטי" w:date="2026-10-05T11:39:44Z">
        <w:r>
          <w:rPr>
            <w:rStyle w:val="afffff0"/>
            <w:rtl/>
          </w:rPr>
          <w:t xml:space="preserve">כִּי לֹא סָגַר דַּלְתֵי בִטְנִי</w:t>
        </w:r>
      </w:ins>
      <w:del w:id="90388" w:author="מנוע סמנטי" w:date="2026-10-05T11:39:44Z">
        <w:r>
          <w:rPr>
            <w:rtl/>
          </w:rPr>
          <w:delText xml:space="preserve">כי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סגר דלתי בטני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ins w:id="90389" w:author="מנוע סמנטי" w:date="2026-10-05T11:39:44Z">
        <w:r>
          <w:rPr>
            <w:rStyle w:val="afffff0"/>
            <w:rtl/>
          </w:rPr>
          <w:t xml:space="preserve">וַיִּפְתַּח אֶת רַחְמָהּ</w:t>
        </w:r>
      </w:ins>
      <w:del w:id="90390" w:author="מנוע סמנטי" w:date="2026-10-05T11:39:44Z">
        <w:r>
          <w:rPr>
            <w:rtl/>
          </w:rPr>
          <w:delText xml:space="preserve">ויפתח את רחמה</w:delText>
        </w:r>
      </w:del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del w:id="90649" w:author="מנוע עיצוב" w:date="2026-10-05T11:33:53Z"/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ins w:id="90391" w:author="מנוע סמנטי" w:date="2026-10-05T11:39:44Z">
        <w:r>
          <w:rPr>
            <w:rStyle w:val="afffff0"/>
            <w:rtl/>
          </w:rPr>
          <w:t xml:space="preserve">זֹאת הַתּוֹרָה אָדָם כִּי יָמוּת בְּאֹהֶל</w:t>
        </w:r>
      </w:ins>
      <w:del w:id="90392" w:author="מנוע סמנטי" w:date="2026-10-05T11:39:44Z">
        <w:r>
          <w:rPr>
            <w:rtl/>
          </w:rPr>
          <w:delText xml:space="preserve">זאת התורה אדם כי ימות באהל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93" w:author="מנוע סמנטי" w:date="2026-10-05T11:39:44Z">
        <w:r>
          <w:rPr>
            <w:rStyle w:val="afffff0"/>
            <w:rtl/>
          </w:rPr>
          <w:t xml:space="preserve">צִירִים אֲחָזוּנִי כְּצִירֵי יוֹלֵדָה</w:t>
        </w:r>
      </w:ins>
      <w:del w:id="90394" w:author="מנוע סמנטי" w:date="2026-10-05T11:39:44Z">
        <w:r w:rsidR="00F40753">
          <w:rPr>
            <w:rtl/>
          </w:rPr>
          <w:delText xml:space="preserve">צירים אחזוני כצירי יולדה</w:delText>
        </w:r>
      </w:del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del w:id="90264" w:author="מנוע עיצוב" w:date="2026-10-05T11:33:53Z"/>
          <w:rtl/>
        </w:rPr>
      </w:pPr>
      <w:del w:id="90261" w:author="מנוע עיצוב" w:date="2026-10-05T11:33:53Z">
        <w:r>
          <w:rPr>
            <w:rtl/>
          </w:rPr>
          <w:delText xml:space="preserve">•</w:delText>
        </w:r>
      </w:del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del w:id="90262" w:author="מנוע עיצוב" w:date="2026-10-05T11:33:53Z">
        <w:r>
          <w:rPr>
            <w:rtl/>
          </w:rPr>
          <w:delText xml:space="preserve">•</w:delText>
        </w:r>
      </w:del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del w:id="90263" w:author="מנוע עיצוב" w:date="2026-10-05T11:33:53Z">
        <w:r>
          <w:rPr>
            <w:rtl/>
          </w:rPr>
          <w:delText xml:space="preserve">•</w:delText>
        </w:r>
      </w:del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</w:t>
      </w:r>
      <w:r w:rsidR="00AD25D8">
        <w:rPr>
          <w:rStyle w:val="afffff0"/>
          <w:rFonts w:hint="cs"/>
          <w:rtl/>
        </w:rPr>
        <w:t xml:space="preserve">עשרים וארבע</w:t>
      </w:r>
      <w:r w:rsidR="00AD25D8">
        <w:rPr>
          <w:rFonts w:hint="cs"/>
          <w:rtl/>
        </w:rPr>
        <w:t xml:space="preserve">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'</w:t>
      </w:r>
      <w:r>
        <w:rPr>
          <w:rStyle w:val="afffff0"/>
          <w:rFonts w:hint="cs"/>
          <w:rtl/>
        </w:rPr>
        <w:t xml:space="preserve">שש שש</w:t>
      </w:r>
      <w:r>
        <w:rPr>
          <w:rFonts w:hint="cs"/>
          <w:rtl/>
        </w:rPr>
        <w:t xml:space="preserve">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ins w:id="90395" w:author="מנוע סמנטי" w:date="2026-10-05T11:39:44Z">
        <w:r>
          <w:rPr>
            <w:rStyle w:val="afffff0"/>
            <w:rtl/>
          </w:rPr>
          <w:t xml:space="preserve">מִסְפָּר</w:t>
        </w:r>
      </w:ins>
      <w:del w:id="90396" w:author="מנוע סמנטי" w:date="2026-10-05T11:39:44Z">
        <w:r w:rsidR="00F40753">
          <w:rPr>
            <w:rtl/>
          </w:rPr>
          <w:delText xml:space="preserve">מספר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del w:id="90268" w:author="מנוע עיצוב" w:date="2026-10-05T11:33:53Z"/>
          <w:rtl/>
        </w:rPr>
      </w:pPr>
      <w:del w:id="90265" w:author="מנוע עיצוב" w:date="2026-10-05T11:33:53Z">
        <w:r>
          <w:rPr>
            <w:rtl/>
          </w:rPr>
          <w:delText xml:space="preserve">•</w:delText>
        </w:r>
      </w:del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del w:id="90266" w:author="מנוע עיצוב" w:date="2026-10-05T11:33:53Z">
        <w:r>
          <w:rPr>
            <w:rtl/>
          </w:rPr>
          <w:delText xml:space="preserve">•</w:delText>
        </w:r>
      </w:del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del w:id="90267" w:author="מנוע עיצוב" w:date="2026-10-05T11:33:53Z">
        <w:r>
          <w:rPr>
            <w:rtl/>
          </w:rPr>
          <w:delText xml:space="preserve">•</w:delText>
        </w:r>
      </w:del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  <w:pPrChange w:id="904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  <w:pPrChange w:id="904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  <w:pPrChange w:id="904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  <w:pPrChange w:id="904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ins w:id="90773" w:author="מנוע סמנטי" w:date="2026-10-05T11:39:44Z">
        <w:r>
          <w:rPr>
            <w:rtl/>
          </w:rPr>
          <w:t xml:space="preserve">שמדירים</w:t>
        </w:r>
      </w:ins>
      <w:del w:id="90774" w:author="מנוע סמנטי" w:date="2026-10-05T11:39:44Z">
        <w:r w:rsidR="00F40753">
          <w:rPr>
            <w:rtl/>
          </w:rPr>
          <w:delText xml:space="preserve">דמדרינן</w:delText>
        </w:r>
      </w:del>
      <w:r w:rsidR="00F40753">
        <w:rPr>
          <w:rtl/>
        </w:rPr>
        <w:t xml:space="preserve">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ins w:id="90775" w:author="מנוע סמנטי" w:date="2026-10-05T11:39:44Z">
        <w:r>
          <w:rPr>
            <w:rtl/>
          </w:rPr>
          <w:t xml:space="preserve">מדירים</w:t>
        </w:r>
      </w:ins>
      <w:del w:id="90776" w:author="מנוע סמנטי" w:date="2026-10-05T11:39:44Z">
        <w:r>
          <w:rPr>
            <w:rtl/>
          </w:rPr>
          <w:delText xml:space="preserve">מדרינן</w:delText>
        </w:r>
      </w:del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del w:id="90272" w:author="מנוע עיצוב" w:date="2026-10-05T11:33:53Z"/>
          <w:rtl/>
        </w:rPr>
      </w:pPr>
      <w:del w:id="90269" w:author="מנוע עיצוב" w:date="2026-10-05T11:33:53Z">
        <w:r>
          <w:rPr>
            <w:rtl/>
          </w:rPr>
          <w:delText xml:space="preserve">•</w:delText>
        </w:r>
      </w:del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del w:id="90270" w:author="מנוע עיצוב" w:date="2026-10-05T11:33:53Z">
        <w:r>
          <w:rPr>
            <w:rtl/>
          </w:rPr>
          <w:delText xml:space="preserve">•</w:delText>
        </w:r>
      </w:del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del w:id="90271" w:author="מנוע עיצוב" w:date="2026-10-05T11:33:53Z">
        <w:r>
          <w:rPr>
            <w:rtl/>
          </w:rPr>
          <w:delText xml:space="preserve">•</w:delText>
        </w:r>
      </w:del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ins w:id="90777" w:author="מנוע סמנטי" w:date="2026-10-05T11:39:44Z">
        <w:r>
          <w:rPr>
            <w:rFonts w:hint="cs"/>
            <w:rtl/>
          </w:rPr>
          <w:t xml:space="preserve">מדירים</w:t>
        </w:r>
      </w:ins>
      <w:del w:id="90778" w:author="מנוע סמנטי" w:date="2026-10-05T11:39:44Z">
        <w:r>
          <w:rPr>
            <w:rFonts w:hint="cs"/>
            <w:rtl/>
          </w:rPr>
          <w:delText xml:space="preserve">מדרינן</w:delText>
        </w:r>
      </w:del>
      <w:r>
        <w:rPr>
          <w:rFonts w:hint="cs"/>
          <w:rtl/>
        </w:rPr>
        <w:t xml:space="preserve">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  <w:pPrChange w:id="904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ins w:id="90397" w:author="מנוע סמנטי" w:date="2026-10-05T11:39:44Z">
        <w:r>
          <w:rPr>
            <w:rStyle w:val="afffff0"/>
            <w:rtl/>
          </w:rPr>
          <w:t xml:space="preserve">כֹּל אֲשֶׁר נִשְׁמַת רוּחַ חַיִּים בְּאַפָּיו</w:t>
        </w:r>
      </w:ins>
      <w:del w:id="90398" w:author="מנוע סמנטי" w:date="2026-10-05T11:39:44Z">
        <w:r>
          <w:rPr>
            <w:rtl/>
          </w:rPr>
          <w:delText xml:space="preserve">כל אשר נשמת רוח חיים באפיו</w:delText>
        </w:r>
      </w:del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 xml:space="preserve">דכיון </w:t>
      </w:r>
      <w:ins w:id="90779" w:author="מנוע סמנטי" w:date="2026-10-05T11:39:44Z">
        <w:r>
          <w:rPr>
            <w:rtl/>
          </w:rPr>
          <w:t xml:space="preserve">שהוציא</w:t>
        </w:r>
      </w:ins>
      <w:del w:id="90780" w:author="מנוע סמנטי" w:date="2026-10-05T11:39:44Z">
        <w:r w:rsidR="00F40753">
          <w:rPr>
            <w:rtl/>
          </w:rPr>
          <w:delText xml:space="preserve">ד</w:delText>
        </w:r>
        <w:r>
          <w:rPr>
            <w:rFonts w:hint="cs"/>
            <w:rtl/>
          </w:rPr>
          <w:delText xml:space="preserve">הוציא</w:delText>
        </w:r>
      </w:del>
      <w:r>
        <w:rPr>
          <w:rFonts w:hint="cs"/>
          <w:rtl/>
        </w:rPr>
        <w:t xml:space="preserve">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del w:id="90650" w:author="מנוע עיצוב" w:date="2026-10-05T11:33:53Z"/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ins w:id="90399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0" w:author="מנוע סמנטי" w:date="2026-10-05T11:39:44Z">
        <w:r>
          <w:rPr>
            <w:rtl/>
          </w:rPr>
          <w:delText xml:space="preserve">יכיר</w:delText>
        </w:r>
      </w:del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1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2" w:author="מנוע סמנטי" w:date="2026-10-05T11:39:44Z">
        <w:r>
          <w:rPr>
            <w:rtl/>
          </w:rPr>
          <w:delText xml:space="preserve">יכיר</w:delText>
        </w:r>
      </w:del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3" w:author="מנוע סמנטי" w:date="2026-10-05T11:39:44Z">
        <w:r>
          <w:rPr>
            <w:rStyle w:val="afffff0"/>
            <w:rtl/>
          </w:rPr>
          <w:t xml:space="preserve">הַכָּרַת פְּנֵיהֶם עָנְתָה בָּם</w:t>
        </w:r>
      </w:ins>
      <w:del w:id="90404" w:author="מנוע סמנטי" w:date="2026-10-05T11:39:44Z">
        <w:r>
          <w:rPr>
            <w:rtl/>
          </w:rPr>
          <w:delText xml:space="preserve">הכרת פניהם ענתה בם</w:delText>
        </w:r>
      </w:del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ins w:id="90781" w:author="מנוע סמנטי" w:date="2026-10-05T11:39:44Z">
        <w:r>
          <w:rPr>
            <w:rFonts w:hint="cs"/>
            <w:rtl/>
          </w:rPr>
          <w:t xml:space="preserve">שהוחזקו</w:t>
        </w:r>
      </w:ins>
      <w:del w:id="90782" w:author="מנוע סמנטי" w:date="2026-10-05T11:39:44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הוחזקו</w:delText>
        </w:r>
      </w:del>
      <w:r w:rsidR="00F40753">
        <w:rPr>
          <w:rtl/>
        </w:rPr>
        <w:t xml:space="preserve">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del w:id="90651" w:author="מנוע עיצוב" w:date="2026-10-05T11:33:53Z"/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del w:id="90652" w:author="מנוע עיצוב" w:date="2026-10-05T11:33:53Z"/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del w:id="90653" w:author="מנוע עיצוב" w:date="2026-10-05T11:33:53Z"/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del w:id="90654" w:author="מנוע עיצוב" w:date="2026-10-05T11:33:53Z"/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ins w:id="90405" w:author="מנוע סמנטי" w:date="2026-10-05T11:39:44Z">
        <w:r>
          <w:rPr>
            <w:rStyle w:val="afffff0"/>
            <w:rtl/>
          </w:rPr>
          <w:t xml:space="preserve">פֶּטֶר רֶחֶם</w:t>
        </w:r>
      </w:ins>
      <w:del w:id="90406" w:author="מנוע סמנטי" w:date="2026-10-05T11:39:44Z">
        <w:r>
          <w:rPr>
            <w:rtl/>
          </w:rPr>
          <w:delText xml:space="preserve">פטר רחם</w:delText>
        </w:r>
      </w:del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del w:id="90655" w:author="מנוע עיצוב" w:date="2026-10-05T11:33:53Z"/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del w:id="90656" w:author="מנוע עיצוב" w:date="2026-10-05T11:33:53Z"/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del w:id="90276" w:author="מנוע עיצוב" w:date="2026-10-05T11:33:53Z"/>
          <w:rtl/>
        </w:rPr>
      </w:pPr>
      <w:del w:id="90273" w:author="מנוע עיצוב" w:date="2026-10-05T11:33:53Z">
        <w:r>
          <w:rPr>
            <w:rtl/>
          </w:rPr>
          <w:delText xml:space="preserve">•</w:delText>
        </w:r>
      </w:del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del w:id="90274" w:author="מנוע עיצוב" w:date="2026-10-05T11:33:53Z">
        <w:r>
          <w:rPr>
            <w:rtl/>
          </w:rPr>
          <w:delText xml:space="preserve">•</w:delText>
        </w:r>
      </w:del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del w:id="90275" w:author="מנוע עיצוב" w:date="2026-10-05T11:33:53Z">
        <w:r>
          <w:rPr>
            <w:rtl/>
          </w:rPr>
          <w:delText xml:space="preserve">•</w:delText>
        </w:r>
      </w:del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  <w:pPrChange w:id="904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  <w:pPrChange w:id="904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Style w:val="afffff0"/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  <w:pPrChange w:id="904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  <w:pPrChange w:id="9049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</w:t>
      </w:r>
      <w:ins w:id="90783" w:author="מנוע סמנטי" w:date="2026-10-05T11:39:44Z">
        <w:r>
          <w:rPr>
            <w:rtl/>
          </w:rPr>
          <w:t xml:space="preserve">מתי</w:t>
        </w:r>
      </w:ins>
      <w:del w:id="90784" w:author="מנוע סמנטי" w:date="2026-10-05T11:39:44Z">
        <w:r>
          <w:rPr>
            <w:rtl/>
          </w:rPr>
          <w:delText xml:space="preserve">אימת</w:delText>
        </w:r>
      </w:del>
      <w:r>
        <w:rPr>
          <w:rtl/>
        </w:rPr>
        <w:t xml:space="preserve">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del w:id="90657" w:author="מנוע עיצוב" w:date="2026-10-05T11:33:53Z"/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</w:t>
      </w:r>
      <w:ins w:id="90785" w:author="מנוע סמנטי" w:date="2026-10-05T11:39:44Z">
        <w:r>
          <w:rPr>
            <w:rtl/>
          </w:rPr>
          <w:t xml:space="preserve">מתי</w:t>
        </w:r>
      </w:ins>
      <w:del w:id="90786" w:author="מנוע סמנטי" w:date="2026-10-05T11:39:44Z">
        <w:r w:rsidR="00F40753">
          <w:rPr>
            <w:rtl/>
          </w:rPr>
          <w:delText xml:space="preserve">אימת</w:delText>
        </w:r>
      </w:del>
      <w:r w:rsidR="00F40753">
        <w:rPr>
          <w:rtl/>
        </w:rPr>
        <w:t xml:space="preserve">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del w:id="90658" w:author="מנוע עיצוב" w:date="2026-10-05T11:33:53Z"/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</w:t>
      </w:r>
      <w:ins w:id="90787" w:author="מנוע סמנטי" w:date="2026-10-05T11:39:44Z">
        <w:r>
          <w:rPr>
            <w:rtl/>
          </w:rPr>
          <w:t xml:space="preserve">חלק</w:t>
        </w:r>
      </w:ins>
      <w:del w:id="90788" w:author="מנוע סמנטי" w:date="2026-10-05T11:39:44Z">
        <w:r>
          <w:rPr>
            <w:rtl/>
          </w:rPr>
          <w:delText xml:space="preserve">מנתא</w:delText>
        </w:r>
      </w:del>
      <w:r>
        <w:rPr>
          <w:rtl/>
        </w:rPr>
        <w:t xml:space="preserve">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  <w:pPrChange w:id="904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  <w:pPrChange w:id="904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</w:t>
      </w:r>
      <w:ins w:id="90791" w:author="מנוע סמנטי" w:date="2026-10-05T11:39:44Z">
        <w:r>
          <w:rPr>
            <w:rtl/>
          </w:rPr>
          <w:t xml:space="preserve">כותבים</w:t>
        </w:r>
      </w:ins>
      <w:del w:id="90792" w:author="מנוע סמנטי" w:date="2026-10-05T11:39:44Z">
        <w:r>
          <w:rPr>
            <w:rtl/>
          </w:rPr>
          <w:delText xml:space="preserve">כתבינן</w:delText>
        </w:r>
      </w:del>
      <w:r>
        <w:rPr>
          <w:rtl/>
        </w:rPr>
        <w:t xml:space="preserve">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ins w:id="90789" w:author="מנוע סמנטי" w:date="2026-10-05T11:39:44Z">
        <w:r>
          <w:rPr>
            <w:rtl/>
          </w:rPr>
          <w:t xml:space="preserve">כותבים</w:t>
        </w:r>
      </w:ins>
      <w:del w:id="90790" w:author="מנוע סמנטי" w:date="2026-10-05T11:39:44Z">
        <w:r w:rsidR="00F40753">
          <w:rPr>
            <w:rtl/>
          </w:rPr>
          <w:delText xml:space="preserve">כתבינן</w:delText>
        </w:r>
      </w:del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del w:id="90280" w:author="מנוע עיצוב" w:date="2026-10-05T11:33:53Z"/>
          <w:rtl/>
        </w:rPr>
      </w:pPr>
      <w:del w:id="90277" w:author="מנוע עיצוב" w:date="2026-10-05T11:33:53Z">
        <w:r>
          <w:rPr>
            <w:rtl/>
          </w:rPr>
          <w:delText xml:space="preserve">•</w:delText>
        </w:r>
      </w:del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del w:id="90278" w:author="מנוע עיצוב" w:date="2026-10-05T11:33:53Z">
        <w:r>
          <w:rPr>
            <w:rtl/>
          </w:rPr>
          <w:delText xml:space="preserve">•</w:delText>
        </w:r>
      </w:del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del w:id="90279" w:author="מנוע עיצוב" w:date="2026-10-05T11:33:53Z">
        <w:r>
          <w:rPr>
            <w:rtl/>
          </w:rPr>
          <w:delText xml:space="preserve">•</w:delText>
        </w:r>
      </w:del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  <w:pPrChange w:id="905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ins w:id="90793" w:author="מנוע סמנטי" w:date="2026-10-05T11:39:44Z">
        <w:r>
          <w:t xml:space="preserve">טעמם</w:t>
        </w:r>
      </w:ins>
      <w:del w:id="90794" w:author="מנוע סמנטי" w:date="2026-10-05T11:39:44Z">
        <w:r>
          <w:delText xml:space="preserve">טעמייהו</w:delText>
        </w:r>
      </w:del>
      <w:r>
        <w:t xml:space="preserve">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ins w:id="90407" w:author="מנוע סמנטי" w:date="2026-10-05T11:39:44Z">
        <w:r>
          <w:rPr>
            <w:rStyle w:val="afffff0"/>
            <w:rtl/>
          </w:rPr>
          <w:t xml:space="preserve">וָמַעְלָה</w:t>
        </w:r>
      </w:ins>
      <w:del w:id="90408" w:author="מנוע סמנטי" w:date="2026-10-05T11:39:44Z">
        <w:r>
          <w:rPr>
            <w:rtl/>
          </w:rPr>
          <w:delText xml:space="preserve">ומעלה</w:delText>
        </w:r>
      </w:del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</w:t>
      </w:r>
      <w:ins w:id="90797" w:author="מנוע סמנטי" w:date="2026-10-05T11:39:44Z">
        <w:r>
          <w:rPr>
            <w:rtl/>
          </w:rPr>
          <w:t xml:space="preserve">לעצמם</w:t>
        </w:r>
      </w:ins>
      <w:del w:id="90798" w:author="מנוע סמנטי" w:date="2026-10-05T11:39:44Z">
        <w:r w:rsidR="00F40753">
          <w:rPr>
            <w:rtl/>
          </w:rPr>
          <w:delText xml:space="preserve">לגופייהו</w:delText>
        </w:r>
      </w:del>
      <w:r w:rsidR="00F40753">
        <w:rPr>
          <w:rtl/>
        </w:rPr>
        <w:t xml:space="preserve">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</w:t>
      </w:r>
      <w:ins w:id="90795" w:author="מנוע סמנטי" w:date="2026-10-05T11:39:44Z">
        <w:r>
          <w:rPr>
            <w:rtl/>
          </w:rPr>
          <w:t xml:space="preserve">מספקים</w:t>
        </w:r>
      </w:ins>
      <w:del w:id="90796" w:author="מנוע סמנטי" w:date="2026-10-05T11:39:44Z">
        <w:r w:rsidR="00F40753">
          <w:rPr>
            <w:rtl/>
          </w:rPr>
          <w:delText xml:space="preserve">מספקינן</w:delText>
        </w:r>
      </w:del>
      <w:r w:rsidR="00F40753">
        <w:rPr>
          <w:rtl/>
        </w:rPr>
        <w:t xml:space="preserve">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  <w:pPrChange w:id="905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  <w:pPrChange w:id="905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del w:id="90659" w:author="מנוע עיצוב" w:date="2026-10-05T11:33:53Z"/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</w:t>
      </w:r>
      <w:ins w:id="90799" w:author="מנוע סמנטי" w:date="2026-10-05T11:39:44Z">
        <w:r>
          <w:rPr>
            <w:rtl/>
          </w:rPr>
          <w:t xml:space="preserve">בעינם</w:t>
        </w:r>
      </w:ins>
      <w:del w:id="90800" w:author="מנוע סמנטי" w:date="2026-10-05T11:39:44Z">
        <w:r w:rsidR="00F40753">
          <w:rPr>
            <w:rtl/>
          </w:rPr>
          <w:delText xml:space="preserve">בעינייהו</w:delText>
        </w:r>
      </w:del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del w:id="90284" w:author="מנוע עיצוב" w:date="2026-10-05T11:33:53Z"/>
          <w:rtl/>
        </w:rPr>
      </w:pPr>
      <w:del w:id="90281" w:author="מנוע עיצוב" w:date="2026-10-05T11:33:53Z">
        <w:r>
          <w:rPr>
            <w:rtl/>
          </w:rPr>
          <w:delText xml:space="preserve">•</w:delText>
        </w:r>
      </w:del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del w:id="90282" w:author="מנוע עיצוב" w:date="2026-10-05T11:33:53Z">
        <w:r>
          <w:rPr>
            <w:rtl/>
          </w:rPr>
          <w:delText xml:space="preserve">•</w:delText>
        </w:r>
      </w:del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del w:id="90283" w:author="מנוע עיצוב" w:date="2026-10-05T11:33:53Z">
        <w:r>
          <w:rPr>
            <w:rtl/>
          </w:rPr>
          <w:delText xml:space="preserve">•</w:delText>
        </w:r>
      </w:del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  <w:pPrChange w:id="905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  <w:pPrChange w:id="905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</w:t>
      </w:r>
      <w:ins w:id="90801" w:author="מנוע סמנטי" w:date="2026-10-05T11:39:44Z">
        <w:r>
          <w:rPr>
            <w:rtl/>
          </w:rPr>
          <w:t xml:space="preserve">שתות</w:t>
        </w:r>
      </w:ins>
      <w:del w:id="90802" w:author="מנוע סמנטי" w:date="2026-10-05T11:39:44Z">
        <w:r w:rsidR="00C14B58">
          <w:rPr>
            <w:rtl/>
          </w:rPr>
          <w:delText xml:space="preserve">שתותא</w:delText>
        </w:r>
      </w:del>
      <w:r w:rsidR="00C14B58">
        <w:rPr>
          <w:rtl/>
        </w:rPr>
        <w:t xml:space="preserve">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del w:id="90660" w:author="מנוע עיצוב" w:date="2026-10-05T11:33:53Z"/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</w:t>
      </w:r>
      <w:ins w:id="90803" w:author="מנוע סמנטי" w:date="2026-10-05T11:39:44Z">
        <w:r>
          <w:rPr>
            <w:rtl/>
          </w:rPr>
          <w:t xml:space="preserve">שתות</w:t>
        </w:r>
      </w:ins>
      <w:del w:id="90804" w:author="מנוע סמנטי" w:date="2026-10-05T11:39:44Z">
        <w:r>
          <w:rPr>
            <w:rtl/>
          </w:rPr>
          <w:delText xml:space="preserve">שתותא</w:delText>
        </w:r>
      </w:del>
      <w:r>
        <w:rPr>
          <w:rtl/>
        </w:rPr>
        <w:t xml:space="preserve">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del w:id="90661" w:author="מנוע עיצוב" w:date="2026-10-05T11:33:53Z"/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</w:t>
      </w:r>
      <w:ins w:id="90805" w:author="מנוע סמנטי" w:date="2026-10-05T11:39:44Z">
        <w:r>
          <w:rPr>
            <w:rtl/>
          </w:rPr>
          <w:t xml:space="preserve">ומתרגמים</w:t>
        </w:r>
      </w:ins>
      <w:del w:id="90806" w:author="מנוע סמנטי" w:date="2026-10-05T11:39:44Z">
        <w:r w:rsidR="00F40753">
          <w:rPr>
            <w:rtl/>
          </w:rPr>
          <w:delText xml:space="preserve">ומתרגמינן</w:delText>
        </w:r>
      </w:del>
      <w:r w:rsidR="00F40753">
        <w:rPr>
          <w:rtl/>
        </w:rPr>
        <w:t xml:space="preserve">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</w:t>
      </w:r>
      <w:ins w:id="90807" w:author="מנוע סמנטי" w:date="2026-10-05T11:39:44Z">
        <w:r>
          <w:rPr>
            <w:rtl/>
          </w:rPr>
          <w:t xml:space="preserve">עליהם</w:t>
        </w:r>
      </w:ins>
      <w:del w:id="90808" w:author="מנוע סמנטי" w:date="2026-10-05T11:39:44Z">
        <w:r>
          <w:rPr>
            <w:rtl/>
          </w:rPr>
          <w:delText xml:space="preserve">עילוייהו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0811" w:author="מנוע סמנטי" w:date="2026-10-05T11:39:44Z">
        <w:r>
          <w:rPr>
            <w:rtl/>
          </w:rPr>
          <w:t xml:space="preserve">יתרים</w:t>
        </w:r>
      </w:ins>
      <w:del w:id="90812" w:author="מנוע סמנטי" w:date="2026-10-05T11:39:44Z">
        <w:r>
          <w:rPr>
            <w:rtl/>
          </w:rPr>
          <w:delText xml:space="preserve">יתירתא</w:delText>
        </w:r>
      </w:del>
      <w:r>
        <w:rPr>
          <w:rtl/>
        </w:rPr>
        <w:t xml:space="preserve">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809" w:author="מנוע סמנטי" w:date="2026-10-05T11:39:44Z">
        <w:r>
          <w:rPr>
            <w:rtl/>
          </w:rPr>
          <w:t xml:space="preserve">עליהם</w:t>
        </w:r>
      </w:ins>
      <w:del w:id="90810" w:author="מנוע סמנטי" w:date="2026-10-05T11:39:44Z">
        <w:r>
          <w:rPr>
            <w:rtl/>
          </w:rPr>
          <w:delText xml:space="preserve">עלוייהו</w:delText>
        </w:r>
      </w:del>
      <w:r>
        <w:rPr>
          <w:rtl/>
        </w:rPr>
        <w:t xml:space="preserve">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</w:t>
      </w:r>
      <w:ins w:id="90813" w:author="מנוע סמנטי" w:date="2026-10-05T11:39:44Z">
        <w:r>
          <w:rPr>
            <w:rtl/>
          </w:rPr>
          <w:t xml:space="preserve">עליהם</w:t>
        </w:r>
      </w:ins>
      <w:del w:id="90814" w:author="מנוע סמנטי" w:date="2026-10-05T11:39:44Z">
        <w:r>
          <w:rPr>
            <w:rtl/>
          </w:rPr>
          <w:lastRenderedPageBreak/>
          <w:delText xml:space="preserve">עילוייהו</w:delText>
        </w:r>
      </w:del>
      <w:r>
        <w:rPr>
          <w:rtl/>
        </w:rPr>
        <w:lastRenderedPageBreak/>
        <w:t xml:space="preserve">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0815" w:author="מנוע סמנטי" w:date="2026-10-05T11:39:44Z">
        <w:r>
          <w:rPr>
            <w:rtl/>
          </w:rPr>
          <w:t xml:space="preserve">מקום</w:t>
        </w:r>
      </w:ins>
      <w:del w:id="90816" w:author="מנוע סמנטי" w:date="2026-10-05T11:39:44Z">
        <w:r>
          <w:rPr>
            <w:rtl/>
          </w:rPr>
          <w:delText xml:space="preserve">דוכתא</w:delText>
        </w:r>
      </w:del>
      <w:r>
        <w:rPr>
          <w:rtl/>
        </w:rPr>
        <w:t xml:space="preserve">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ins w:id="90409" w:author="מנוע סמנטי" w:date="2026-10-05T11:39:44Z">
        <w:r>
          <w:rPr>
            <w:rStyle w:val="afffff0"/>
            <w:rtl/>
          </w:rPr>
          <w:t xml:space="preserve">כִּי יִתֵּן אִישׁ אֶל רֵעֵהוּ כֶּסֶף אוֹ כֵלִים לִשְׁמוֹר</w:t>
        </w:r>
      </w:ins>
      <w:del w:id="90410" w:author="מנוע סמנטי" w:date="2026-10-05T11:39:44Z">
        <w:r>
          <w:rPr>
            <w:rtl/>
          </w:rPr>
          <w:delText xml:space="preserve">כי יתן איש אל רעהו כסף או כלים לשמור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ins w:id="90411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2" w:author="מנוע סמנטי" w:date="2026-10-05T11:39:44Z">
        <w:r>
          <w:rPr>
            <w:rtl/>
          </w:rPr>
          <w:delText xml:space="preserve">וצרת הכסף בידך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ins w:id="90413" w:author="מנוע סמנטי" w:date="2026-10-05T11:39:44Z">
        <w:r>
          <w:rPr>
            <w:rStyle w:val="afffff0"/>
            <w:rtl/>
          </w:rPr>
          <w:t xml:space="preserve">וְנָתַן הַכֶּסֶף וְקָם לוֹ</w:t>
        </w:r>
      </w:ins>
      <w:del w:id="90414" w:author="מנוע סמנטי" w:date="2026-10-05T11:39:44Z">
        <w:r>
          <w:rPr>
            <w:rtl/>
          </w:rPr>
          <w:delText xml:space="preserve">ונתן הכסף וקם לו</w:delText>
        </w:r>
      </w:del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ins w:id="90415" w:author="מנוע סמנטי" w:date="2026-10-05T11:39:44Z">
        <w:r>
          <w:rPr>
            <w:rStyle w:val="afffff0"/>
            <w:rtl/>
          </w:rPr>
          <w:t xml:space="preserve">וְיָצְאָה חִנָּם אֵין כָּסֶף</w:t>
        </w:r>
      </w:ins>
      <w:del w:id="90416" w:author="מנוע סמנטי" w:date="2026-10-05T11:39:44Z">
        <w:r>
          <w:rPr>
            <w:rtl/>
          </w:rPr>
          <w:delText xml:space="preserve">ויצאה חנם אין כסף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del w:id="90662" w:author="מנוע עיצוב" w:date="2026-10-05T11:33:53Z"/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ins w:id="90417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8" w:author="מנוע סמנטי" w:date="2026-10-05T11:39:44Z">
        <w:r>
          <w:rPr>
            <w:rtl/>
          </w:rPr>
          <w:delText xml:space="preserve">וצרת הכסף בידך</w:delText>
        </w:r>
      </w:del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  <w:pPrChange w:id="905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  <w:pPrChange w:id="905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ins w:id="90419" w:author="מנוע סמנטי" w:date="2026-10-05T11:39:44Z">
        <w:r>
          <w:rPr>
            <w:rStyle w:val="afffff0"/>
            <w:rtl/>
          </w:rPr>
          <w:t xml:space="preserve">וּפְדוּיָו מִבֶּן חֹדֶשׁ תִּפְדֶּה</w:t>
        </w:r>
      </w:ins>
      <w:del w:id="90420" w:author="מנוע סמנטי" w:date="2026-10-05T11:39:44Z">
        <w:r w:rsidR="00F40753">
          <w:rPr>
            <w:rtl/>
          </w:rPr>
          <w:delText xml:space="preserve">ופדויו מבן חדש 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ins w:id="90423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4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ins w:id="9042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2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ins w:id="90429" w:author="מנוע סמנטי" w:date="2026-10-05T11:39:44Z">
        <w:r>
          <w:rPr>
            <w:rStyle w:val="afffff0"/>
            <w:rtl/>
          </w:rPr>
          <w:t xml:space="preserve">וּפְדוּיָו מִבֶּן חֹדֶשׁ</w:t>
        </w:r>
      </w:ins>
      <w:del w:id="90430" w:author="מנוע סמנטי" w:date="2026-10-05T11:39:44Z">
        <w:r w:rsidR="00F40753">
          <w:rPr>
            <w:rtl/>
          </w:rPr>
          <w:delText xml:space="preserve">ופדויו מבן חדש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ins w:id="90427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8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ins w:id="90425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6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del w:id="90663" w:author="מנוע עיצוב" w:date="2026-10-05T11:33:53Z"/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ins w:id="90433" w:author="מנוע סמנטי" w:date="2026-10-05T11:39:44Z">
        <w:r>
          <w:rPr>
            <w:rStyle w:val="afffff0"/>
            <w:rtl/>
          </w:rPr>
          <w:t xml:space="preserve">מַרְצֵעַ</w:t>
        </w:r>
      </w:ins>
      <w:del w:id="90434" w:author="מנוע סמנטי" w:date="2026-10-05T11:39:44Z">
        <w:r>
          <w:rPr>
            <w:rtl/>
          </w:rPr>
          <w:delText xml:space="preserve">מרצע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ins w:id="90431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432" w:author="מנוע סמנטי" w:date="2026-10-05T11:39:44Z">
        <w:r>
          <w:rPr>
            <w:rtl/>
          </w:rPr>
          <w:delText xml:space="preserve">ולקחת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  <w:pPrChange w:id="905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del w:id="90288" w:author="מנוע עיצוב" w:date="2026-10-05T11:33:53Z"/>
          <w:rtl/>
        </w:rPr>
      </w:pPr>
      <w:del w:id="90285" w:author="מנוע עיצוב" w:date="2026-10-05T11:33:53Z">
        <w:r>
          <w:rPr>
            <w:rtl/>
          </w:rPr>
          <w:delText xml:space="preserve">•</w:delText>
        </w:r>
      </w:del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del w:id="90286" w:author="מנוע עיצוב" w:date="2026-10-05T11:33:53Z">
        <w:r>
          <w:rPr>
            <w:rtl/>
          </w:rPr>
          <w:delText xml:space="preserve">•</w:delText>
        </w:r>
      </w:del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del w:id="90287" w:author="מנוע עיצוב" w:date="2026-10-05T11:33:53Z">
        <w:r>
          <w:rPr>
            <w:rtl/>
          </w:rPr>
          <w:delText xml:space="preserve">•</w:delText>
        </w:r>
      </w:del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del w:id="90292" w:author="מנוע עיצוב" w:date="2026-10-05T11:33:53Z"/>
          <w:rtl/>
        </w:rPr>
      </w:pPr>
      <w:del w:id="90289" w:author="מנוע עיצוב" w:date="2026-10-05T11:33:53Z">
        <w:r>
          <w:rPr>
            <w:rtl/>
          </w:rPr>
          <w:delText xml:space="preserve">•</w:delText>
        </w:r>
      </w:del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del w:id="90290" w:author="מנוע עיצוב" w:date="2026-10-05T11:33:53Z">
        <w:r>
          <w:rPr>
            <w:rtl/>
          </w:rPr>
          <w:delText xml:space="preserve">•</w:delText>
        </w:r>
      </w:del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del w:id="90291" w:author="מנוע עיצוב" w:date="2026-10-05T11:33:53Z">
        <w:r>
          <w:rPr>
            <w:rtl/>
          </w:rPr>
          <w:delText xml:space="preserve">•</w:delText>
        </w:r>
      </w:del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del w:id="90296" w:author="מנוע עיצוב" w:date="2026-10-05T11:33:53Z"/>
          <w:rtl/>
        </w:rPr>
      </w:pPr>
      <w:del w:id="90293" w:author="מנוע עיצוב" w:date="2026-10-05T11:33:53Z">
        <w:r>
          <w:rPr>
            <w:rtl/>
          </w:rPr>
          <w:delText xml:space="preserve">•</w:delText>
        </w:r>
      </w:del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del w:id="90294" w:author="מנוע עיצוב" w:date="2026-10-05T11:33:53Z">
        <w:r>
          <w:rPr>
            <w:rtl/>
          </w:rPr>
          <w:delText xml:space="preserve">•</w:delText>
        </w:r>
      </w:del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del w:id="90295" w:author="מנוע עיצוב" w:date="2026-10-05T11:33:53Z">
        <w:r>
          <w:rPr>
            <w:rtl/>
          </w:rPr>
          <w:delText xml:space="preserve">•</w:delText>
        </w:r>
      </w:del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ins w:id="90435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6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Style w:val="afffff0"/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ins w:id="90437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8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  <w:pPrChange w:id="905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  <w:pPrChange w:id="905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ins w:id="90439" w:author="מנוע סמנטי" w:date="2026-10-05T11:39:44Z">
        <w:r>
          <w:rPr>
            <w:rStyle w:val="afffff0"/>
            <w:rtl/>
          </w:rPr>
          <w:t xml:space="preserve">וְלוֹ מִשְׁפַּט הַבְּכוֹרָה</w:t>
        </w:r>
      </w:ins>
      <w:del w:id="90440" w:author="מנוע סמנטי" w:date="2026-10-05T11:39:44Z">
        <w:r w:rsidR="00F40753">
          <w:rPr>
            <w:rtl/>
          </w:rPr>
          <w:delText xml:space="preserve">ולו משפט הבכורה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ins w:id="90441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2" w:author="מנוע סמנטי" w:date="2026-10-05T11:39:44Z">
        <w:r w:rsidR="00F40753">
          <w:rPr>
            <w:rtl/>
          </w:rPr>
          <w:delText xml:space="preserve">בכל אשר ימצא לו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ins w:id="90443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4" w:author="מנוע סמנטי" w:date="2026-10-05T11:39:44Z">
        <w:r>
          <w:rPr>
            <w:rtl/>
          </w:rPr>
          <w:delText xml:space="preserve">בכל אשר ימצא לו</w:delText>
        </w:r>
      </w:del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del w:id="90300" w:author="מנוע עיצוב" w:date="2026-10-05T11:33:53Z"/>
          <w:rtl/>
        </w:rPr>
      </w:pPr>
      <w:del w:id="90297" w:author="מנוע עיצוב" w:date="2026-10-05T11:33:53Z">
        <w:r>
          <w:rPr>
            <w:rtl/>
          </w:rPr>
          <w:delText xml:space="preserve">•</w:delText>
        </w:r>
      </w:del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del w:id="90298" w:author="מנוע עיצוב" w:date="2026-10-05T11:33:53Z">
        <w:r>
          <w:rPr>
            <w:rtl/>
          </w:rPr>
          <w:delText xml:space="preserve">•</w:delText>
        </w:r>
      </w:del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del w:id="90299" w:author="מנוע עיצוב" w:date="2026-10-05T11:33:53Z">
        <w:r>
          <w:rPr>
            <w:rtl/>
          </w:rPr>
          <w:delText xml:space="preserve">•</w:delText>
        </w:r>
      </w:del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del w:id="90304" w:author="מנוע עיצוב" w:date="2026-10-05T11:33:53Z"/>
          <w:rtl/>
        </w:rPr>
      </w:pPr>
      <w:del w:id="90301" w:author="מנוע עיצוב" w:date="2026-10-05T11:33:53Z">
        <w:r>
          <w:rPr>
            <w:rtl/>
          </w:rPr>
          <w:delText xml:space="preserve">•</w:delText>
        </w:r>
      </w:del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del w:id="90302" w:author="מנוע עיצוב" w:date="2026-10-05T11:33:53Z">
        <w:r>
          <w:rPr>
            <w:rtl/>
          </w:rPr>
          <w:delText xml:space="preserve">•</w:delText>
        </w:r>
      </w:del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del w:id="90303" w:author="מנוע עיצוב" w:date="2026-10-05T11:33:53Z">
        <w:r>
          <w:rPr>
            <w:rtl/>
          </w:rPr>
          <w:delText xml:space="preserve">•</w:delText>
        </w:r>
      </w:del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ins w:id="90445" w:author="מנוע סמנטי" w:date="2026-10-05T11:39:44Z">
        <w:r>
          <w:rPr>
            <w:rStyle w:val="afffff0"/>
            <w:rtl/>
          </w:rPr>
          <w:t xml:space="preserve">יָקוּם עַל שֵׁם אָחִיו הַמֵּת</w:t>
        </w:r>
      </w:ins>
      <w:del w:id="90446" w:author="מנוע סמנטי" w:date="2026-10-05T11:39:44Z">
        <w:r w:rsidR="00F40753">
          <w:rPr>
            <w:rtl/>
          </w:rPr>
          <w:delText xml:space="preserve">יקום על שם אחיו המת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del w:id="90308" w:author="מנוע עיצוב" w:date="2026-10-05T11:33:53Z"/>
          <w:rtl/>
        </w:rPr>
      </w:pPr>
      <w:del w:id="90305" w:author="מנוע עיצוב" w:date="2026-10-05T11:33:53Z">
        <w:r>
          <w:rPr>
            <w:rtl/>
          </w:rPr>
          <w:delText xml:space="preserve">•</w:delText>
        </w:r>
      </w:del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del w:id="90306" w:author="מנוע עיצוב" w:date="2026-10-05T11:33:53Z">
        <w:r>
          <w:rPr>
            <w:rtl/>
          </w:rPr>
          <w:delText xml:space="preserve">•</w:delText>
        </w:r>
      </w:del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del w:id="90307" w:author="מנוע עיצוב" w:date="2026-10-05T11:33:53Z">
        <w:r>
          <w:rPr>
            <w:rtl/>
          </w:rPr>
          <w:delText xml:space="preserve">•</w:delText>
        </w:r>
      </w:del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  <w:pPrChange w:id="905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  <w:pPrChange w:id="905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del w:id="90312" w:author="מנוע עיצוב" w:date="2026-10-05T11:33:53Z"/>
          <w:rtl/>
        </w:rPr>
      </w:pPr>
      <w:del w:id="90309" w:author="מנוע עיצוב" w:date="2026-10-05T11:33:53Z">
        <w:r>
          <w:rPr>
            <w:rtl/>
          </w:rPr>
          <w:delText xml:space="preserve">•</w:delText>
        </w:r>
      </w:del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del w:id="90310" w:author="מנוע עיצוב" w:date="2026-10-05T11:33:53Z">
        <w:r>
          <w:rPr>
            <w:rtl/>
          </w:rPr>
          <w:delText xml:space="preserve">•</w:delText>
        </w:r>
      </w:del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del w:id="90311" w:author="מנוע עיצוב" w:date="2026-10-05T11:33:53Z">
        <w:r>
          <w:rPr>
            <w:rtl/>
          </w:rPr>
          <w:delText xml:space="preserve">•</w:delText>
        </w:r>
      </w:del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del w:id="90316" w:author="מנוע עיצוב" w:date="2026-10-05T11:33:53Z"/>
          <w:rtl/>
        </w:rPr>
      </w:pPr>
      <w:del w:id="90313" w:author="מנוע עיצוב" w:date="2026-10-05T11:33:53Z">
        <w:r>
          <w:rPr>
            <w:rtl/>
          </w:rPr>
          <w:delText xml:space="preserve">•</w:delText>
        </w:r>
      </w:del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del w:id="90314" w:author="מנוע עיצוב" w:date="2026-10-05T11:33:53Z">
        <w:r>
          <w:rPr>
            <w:rtl/>
          </w:rPr>
          <w:delText xml:space="preserve">•</w:delText>
        </w:r>
      </w:del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del w:id="90315" w:author="מנוע עיצוב" w:date="2026-10-05T11:33:53Z">
        <w:r>
          <w:rPr>
            <w:rtl/>
          </w:rPr>
          <w:delText xml:space="preserve">•</w:delText>
        </w:r>
      </w:del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ins w:id="90447" w:author="מנוע סמנטי" w:date="2026-10-05T11:39:44Z">
        <w:r>
          <w:rPr>
            <w:rtl/>
          </w:rPr>
          <w:t xml:space="preserve">טעמם</w:t>
        </w:r>
      </w:ins>
      <w:del w:id="90448" w:author="מנוע סמנטי" w:date="2026-10-05T11:39:44Z">
        <w:r>
          <w:rPr>
            <w:rtl/>
          </w:rPr>
          <w:delText xml:space="preserve">טעמייהו</w:delText>
        </w:r>
      </w:del>
      <w:r>
        <w:rPr>
          <w:rtl/>
        </w:rPr>
        <w:t xml:space="preserve"> דרבנן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449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0" w:author="מנוע סמנטי" w:date="2026-10-05T11:39:44Z">
        <w:r w:rsidR="00F40753">
          <w:rPr>
            <w:rtl/>
          </w:rPr>
          <w:delText xml:space="preserve">לתת לו פי שנים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ins w:id="90451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2" w:author="מנוע סמנטי" w:date="2026-10-05T11:39:44Z">
        <w:r>
          <w:rPr>
            <w:rtl/>
          </w:rPr>
          <w:delText xml:space="preserve">לתת לו פי שנים</w:delText>
        </w:r>
      </w:del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del w:id="90664" w:author="מנוע עיצוב" w:date="2026-10-05T11:33:53Z"/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del w:id="90665" w:author="מנוע עיצוב" w:date="2026-10-05T11:33:53Z"/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  <w:pPrChange w:id="905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del w:id="90320" w:author="מנוע עיצוב" w:date="2026-10-05T11:33:53Z"/>
          <w:rtl/>
        </w:rPr>
      </w:pPr>
      <w:del w:id="90317" w:author="מנוע עיצוב" w:date="2026-10-05T11:33:53Z">
        <w:r>
          <w:rPr>
            <w:rtl/>
          </w:rPr>
          <w:delText xml:space="preserve">•</w:delText>
        </w:r>
      </w:del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del w:id="90318" w:author="מנוע עיצוב" w:date="2026-10-05T11:33:53Z">
        <w:r>
          <w:rPr>
            <w:rtl/>
          </w:rPr>
          <w:delText xml:space="preserve">•</w:delText>
        </w:r>
      </w:del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del w:id="90319" w:author="מנוע עיצוב" w:date="2026-10-05T11:33:53Z">
        <w:r>
          <w:rPr>
            <w:rtl/>
          </w:rPr>
          <w:delText xml:space="preserve">•</w:delText>
        </w:r>
      </w:del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ins w:id="90453" w:author="מנוע סמנטי" w:date="2026-10-05T11:39:44Z">
        <w:r>
          <w:rPr>
            <w:rStyle w:val="afffff0"/>
            <w:rtl/>
          </w:rPr>
          <w:t xml:space="preserve"> לֹא יְבַקֵּר בֵּין טוֹב לָרָע</w:t>
        </w:r>
      </w:ins>
      <w:del w:id="90454" w:author="מנוע סמנטי" w:date="2026-10-05T11:39:44Z">
        <w:r w:rsidR="00895415" w:rsidRPr="00895415">
          <w:rPr>
            <w:rtl/>
          </w:rPr>
          <w:delText xml:space="preserve"> </w:delText>
        </w:r>
        <w:r w:rsidR="00895415">
          <w:rPr>
            <w:rtl/>
          </w:rPr>
          <w:delText xml:space="preserve">לא</w:delText>
        </w:r>
        <w:r w:rsidR="00895415">
          <w:rPr>
            <w:rtl/>
          </w:rPr>
          <w:delText xml:space="preserve"> יבקר בין טוב לרע</w:delText>
        </w:r>
      </w:del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del w:id="90324" w:author="מנוע עיצוב" w:date="2026-10-05T11:33:53Z"/>
          <w:rtl/>
        </w:rPr>
      </w:pPr>
      <w:del w:id="9032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del w:id="90328" w:author="מנוע עיצוב" w:date="2026-10-05T11:33:53Z"/>
          <w:rtl/>
        </w:rPr>
      </w:pPr>
      <w:del w:id="90325" w:author="מנוע עיצוב" w:date="2026-10-05T11:33:53Z">
        <w:r>
          <w:rPr>
            <w:rtl/>
          </w:rPr>
          <w:delText xml:space="preserve">•</w:delText>
        </w:r>
      </w:del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del w:id="90326" w:author="מנוע עיצוב" w:date="2026-10-05T11:33:53Z">
        <w:r>
          <w:rPr>
            <w:rtl/>
          </w:rPr>
          <w:delText xml:space="preserve">•</w:delText>
        </w:r>
      </w:del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del w:id="90327" w:author="מנוע עיצוב" w:date="2026-10-05T11:33:53Z">
        <w:r>
          <w:rPr>
            <w:rtl/>
          </w:rPr>
          <w:delText xml:space="preserve">•</w:delText>
        </w:r>
      </w:del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55" w:author="מנוע סמנטי" w:date="2026-10-05T11:39:44Z">
        <w:r>
          <w:rPr>
            <w:rStyle w:val="afffff0"/>
            <w:rtl/>
          </w:rPr>
          <w:t xml:space="preserve">עַשֵּׂר תְּעַשֵּׂר</w:t>
        </w:r>
      </w:ins>
      <w:del w:id="90456" w:author="מנוע סמנטי" w:date="2026-10-05T11:39:44Z">
        <w:r w:rsidR="00F40753">
          <w:rPr>
            <w:rtl/>
          </w:rPr>
          <w:delText xml:space="preserve">עשר תעשר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ins w:id="90457" w:author="מנוע סמנטי" w:date="2026-10-05T11:39:44Z">
        <w:r>
          <w:rPr>
            <w:rStyle w:val="afffff0"/>
            <w:rtl/>
          </w:rPr>
          <w:t xml:space="preserve">שָׁנָה שָׁנָה</w:t>
        </w:r>
      </w:ins>
      <w:del w:id="90458" w:author="מנוע סמנטי" w:date="2026-10-05T11:39:44Z">
        <w:r w:rsidR="00F40753">
          <w:rPr>
            <w:rtl/>
          </w:rPr>
          <w:delText xml:space="preserve">שנה שנה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del w:id="90666" w:author="מנוע עיצוב" w:date="2026-10-05T11:33:53Z"/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59" w:author="מנוע סמנטי" w:date="2026-10-05T11:39:44Z">
        <w:r>
          <w:rPr>
            <w:rStyle w:val="afffff0"/>
            <w:rtl/>
          </w:rPr>
          <w:t xml:space="preserve">כֹּל חֵלֶב יִצְהָר וְכָל חֵלֶב תִּירוֹשׁ וְדָגָן</w:t>
        </w:r>
      </w:ins>
      <w:del w:id="90460" w:author="מנוע סמנטי" w:date="2026-10-05T11:39:44Z">
        <w:r w:rsidR="00F40753">
          <w:rPr>
            <w:rtl/>
          </w:rPr>
          <w:delText xml:space="preserve">כל חלב יצהר וכל חלב תירוש ודגן</w:delText>
        </w:r>
      </w:del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del w:id="90667" w:author="מנוע עיצוב" w:date="2026-10-05T11:33:53Z"/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 xml:space="preserve">'</w:t>
      </w:r>
      <w:ins w:id="90461" w:author="מנוע סמנטי" w:date="2026-10-05T11:39:44Z">
        <w:r>
          <w:rPr>
            <w:rStyle w:val="afffff0"/>
            <w:rFonts w:hint="cs"/>
            <w:rtl/>
          </w:rPr>
          <w:t xml:space="preserve">הָעֲשִׂירִי</w:t>
        </w:r>
      </w:ins>
      <w:del w:id="90462" w:author="מנוע סמנטי" w:date="2026-10-05T11:39:44Z">
        <w:r>
          <w:rPr>
            <w:rFonts w:hint="cs"/>
            <w:rtl/>
          </w:rPr>
          <w:delText xml:space="preserve">העשירי</w:delText>
        </w:r>
      </w:del>
      <w:r>
        <w:rPr>
          <w:rFonts w:hint="cs"/>
          <w:rtl/>
        </w:rPr>
        <w:t xml:space="preserve">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</w:t>
      </w:r>
      <w:ins w:id="90463" w:author="מנוע סמנטי" w:date="2026-10-05T11:39:44Z">
        <w:r>
          <w:rPr>
            <w:rStyle w:val="afffff0"/>
            <w:rFonts w:hint="cs"/>
            <w:rtl/>
          </w:rPr>
          <w:t xml:space="preserve">צֹאן</w:t>
        </w:r>
      </w:ins>
      <w:del w:id="90464" w:author="מנוע סמנטי" w:date="2026-10-05T11:39:44Z">
        <w:r>
          <w:rPr>
            <w:rFonts w:hint="cs"/>
            <w:rtl/>
          </w:rPr>
          <w:delText xml:space="preserve">צאן</w:delText>
        </w:r>
      </w:del>
      <w:r>
        <w:rPr>
          <w:rFonts w:hint="cs"/>
          <w:rtl/>
        </w:rPr>
        <w:t xml:space="preserve">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ins w:id="90817" w:author="מנוע סמנטי" w:date="2026-10-05T11:39:44Z">
          <w:r>
            <w:rPr>
              <w:rtl/>
            </w:rPr>
            <w:t xml:space="preserve">שהוקש</w:t>
          </w:r>
        </w:ins>
        <w:del w:id="90818" w:author="מנוע סמנטי" w:date="2026-10-05T11:39:44Z">
          <w:r>
            <w:rPr>
              <w:rtl/>
            </w:rPr>
            <w:delText xml:space="preserve">דהוקש</w:delText>
          </w:r>
        </w:del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ins w:id="90465" w:author="מנוע סמנטי" w:date="2026-10-05T11:39:44Z">
        <w:r>
          <w:rPr>
            <w:rStyle w:val="afffff0"/>
            <w:rtl/>
          </w:rPr>
          <w:t xml:space="preserve">שָׁנָה</w:t>
        </w:r>
      </w:ins>
      <w:del w:id="90466" w:author="מנוע סמנטי" w:date="2026-10-05T11:39:44Z">
        <w:r w:rsidR="00F40753">
          <w:rPr>
            <w:rtl/>
          </w:rPr>
          <w:delText xml:space="preserve">שנה</w:delText>
        </w:r>
      </w:del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  <w:pPrChange w:id="905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  <w:pPrChange w:id="905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del w:id="90332" w:author="מנוע עיצוב" w:date="2026-10-05T11:33:53Z"/>
          <w:rtl/>
        </w:rPr>
      </w:pPr>
      <w:del w:id="90329" w:author="מנוע עיצוב" w:date="2026-10-05T11:33:53Z">
        <w:r>
          <w:rPr>
            <w:rtl/>
          </w:rPr>
          <w:delText xml:space="preserve">•</w:delText>
        </w:r>
      </w:del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del w:id="90330" w:author="מנוע עיצוב" w:date="2026-10-05T11:33:53Z">
        <w:r>
          <w:rPr>
            <w:rtl/>
          </w:rPr>
          <w:delText xml:space="preserve">•</w:delText>
        </w:r>
      </w:del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del w:id="90331" w:author="מנוע עיצוב" w:date="2026-10-05T11:33:53Z">
        <w:r>
          <w:rPr>
            <w:rtl/>
          </w:rPr>
          <w:delText xml:space="preserve">•</w:delText>
        </w:r>
      </w:del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 xml:space="preserve">עי </w:t>
      </w:r>
      <w:ins w:id="90819" w:author="מנוע סמנטי" w:date="2026-10-05T11:39:44Z">
        <w:r>
          <w:rPr>
            <w:rtl/>
          </w:rPr>
          <w:t xml:space="preserve">לשנות</w:t>
        </w:r>
      </w:ins>
      <w:del w:id="90820" w:author="מנוע סמנטי" w:date="2026-10-05T11:39:44Z">
        <w:r>
          <w:rPr>
            <w:rtl/>
          </w:rPr>
          <w:delText xml:space="preserve">למיתנא</w:delText>
        </w:r>
      </w:del>
      <w:r>
        <w:rPr>
          <w:rtl/>
        </w:rPr>
        <w:t xml:space="preserve">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</w:t>
      </w:r>
      <w:ins w:id="90469" w:author="מנוע סמנטי" w:date="2026-10-05T11:39:44Z">
        <w:r>
          <w:rPr>
            <w:rtl/>
          </w:rPr>
          <w:t xml:space="preserve">רואים</w:t>
        </w:r>
      </w:ins>
      <w:del w:id="90470" w:author="מנוע סמנטי" w:date="2026-10-05T11:39:44Z">
        <w:r w:rsidR="00F40753">
          <w:rPr>
            <w:rtl/>
          </w:rPr>
          <w:delText xml:space="preserve">חזינן</w:delText>
        </w:r>
      </w:del>
      <w:r w:rsidR="00F40753">
        <w:rPr>
          <w:rtl/>
        </w:rPr>
        <w:t xml:space="preserve">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</w:t>
      </w:r>
      <w:ins w:id="90467" w:author="מנוע סמנטי" w:date="2026-10-05T11:39:44Z">
        <w:r>
          <w:rPr>
            <w:rtl/>
          </w:rPr>
          <w:t xml:space="preserve">וקוראים</w:t>
        </w:r>
      </w:ins>
      <w:del w:id="90468" w:author="מנוע סמנטי" w:date="2026-10-05T11:39:44Z">
        <w:r w:rsidR="00F40753">
          <w:rPr>
            <w:rtl/>
          </w:rPr>
          <w:delText xml:space="preserve">וקרינן</w:delText>
        </w:r>
      </w:del>
      <w:r w:rsidR="00F40753">
        <w:rPr>
          <w:rtl/>
        </w:rPr>
        <w:t xml:space="preserve">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del w:id="90336" w:author="מנוע עיצוב" w:date="2026-10-05T11:33:53Z"/>
          <w:rtl/>
        </w:rPr>
      </w:pPr>
      <w:del w:id="90333" w:author="מנוע עיצוב" w:date="2026-10-05T11:33:53Z">
        <w:r>
          <w:rPr>
            <w:rtl/>
          </w:rPr>
          <w:delText xml:space="preserve">•</w:delText>
        </w:r>
      </w:del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del w:id="90334" w:author="מנוע עיצוב" w:date="2026-10-05T11:33:53Z">
        <w:r>
          <w:rPr>
            <w:rtl/>
          </w:rPr>
          <w:delText xml:space="preserve">•</w:delText>
        </w:r>
      </w:del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del w:id="90335" w:author="מנוע עיצוב" w:date="2026-10-05T11:33:53Z">
        <w:r>
          <w:rPr>
            <w:rtl/>
          </w:rPr>
          <w:delText xml:space="preserve">•</w:delText>
        </w:r>
      </w:del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ins w:id="90471" w:author="מנוע סמנטי" w:date="2026-10-05T11:39:44Z">
        <w:r>
          <w:rPr>
            <w:rStyle w:val="afffff0"/>
            <w:rtl/>
          </w:rPr>
          <w:t xml:space="preserve">וְתָאַר הַגְּבוּל וְעָלָה הַגְּבוּל</w:t>
        </w:r>
      </w:ins>
      <w:del w:id="90472" w:author="מנוע סמנטי" w:date="2026-10-05T11:39:44Z">
        <w:r>
          <w:rPr>
            <w:rtl/>
          </w:rPr>
          <w:delText xml:space="preserve">ותאר הגבול ועלה הגבול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ins w:id="90473" w:author="מנוע סמנטי" w:date="2026-10-05T11:39:44Z">
        <w:r>
          <w:rPr>
            <w:rStyle w:val="afffff0"/>
            <w:rtl/>
          </w:rPr>
          <w:t xml:space="preserve">זֹאת תִּהְיֶה לָכֶם הָאָרֶץ לִגְבוּלוֹתֶיהָ סָבִיב</w:t>
        </w:r>
      </w:ins>
      <w:del w:id="90474" w:author="מנוע סמנטי" w:date="2026-10-05T11:39:44Z">
        <w:r>
          <w:rPr>
            <w:rtl/>
          </w:rPr>
          <w:delText xml:space="preserve">זאת תהיה לכם הארץ לגבולותיה סביב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del w:id="90668" w:author="מנוע עיצוב" w:date="2026-10-05T11:33:53Z"/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ins w:id="90475" w:author="מנוע סמנטי" w:date="2026-10-05T11:39:44Z">
        <w:r>
          <w:rPr>
            <w:rStyle w:val="afffff0"/>
            <w:rtl/>
          </w:rPr>
          <w:t xml:space="preserve">אַרְצָה כְּנָעַן</w:t>
        </w:r>
      </w:ins>
      <w:del w:id="90476" w:author="מנוע סמנטי" w:date="2026-10-05T11:39:44Z">
        <w:r>
          <w:rPr>
            <w:rtl/>
          </w:rPr>
          <w:delText xml:space="preserve">ארצה כנען</w:delText>
        </w:r>
      </w:del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ins w:id="90477" w:author="מנוע סמנטי" w:date="2026-10-05T11:39:44Z">
        <w:r>
          <w:rPr>
            <w:rStyle w:val="afffff0"/>
            <w:rtl/>
          </w:rPr>
          <w:t xml:space="preserve">מֵעֵבֶר לְיַרְדֵּן יְרֵחוֹ קֵדְמָה מִזְרָחָה</w:t>
        </w:r>
      </w:ins>
      <w:del w:id="90478" w:author="מנוע סמנטי" w:date="2026-10-05T11:39:44Z">
        <w:r w:rsidR="00F40753">
          <w:rPr>
            <w:rtl/>
          </w:rPr>
          <w:delText xml:space="preserve">מעבר לירדן ירחו קדמה מזרחה</w:delText>
        </w:r>
      </w:del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del w:id="90669" w:author="מנוע עיצוב" w:date="2026-10-05T11:33:53Z"/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79" w:author="מנוע סמנטי" w:date="2026-10-05T11:39:44Z">
        <w:r>
          <w:rPr>
            <w:rStyle w:val="afffff0"/>
            <w:rtl/>
          </w:rPr>
          <w:t xml:space="preserve">וְהַנָּהָר הָרְבִיעִי הוּא פְרָת</w:t>
        </w:r>
      </w:ins>
      <w:del w:id="90480" w:author="מנוע סמנטי" w:date="2026-10-05T11:39:44Z">
        <w:r w:rsidR="00F40753">
          <w:rPr>
            <w:rtl/>
          </w:rPr>
          <w:delText xml:space="preserve">והנהר הרביעי הוא פרת</w:delText>
        </w:r>
      </w:del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ins w:id="90481" w:author="מנוע סמנטי" w:date="2026-10-05T11:39:44Z">
        <w:r>
          <w:rPr>
            <w:rStyle w:val="afffff0"/>
            <w:rtl/>
          </w:rPr>
          <w:t xml:space="preserve">וְהָיָה כְּעֵץ שָׁתוּל עַל מַיִם וְעַל יוּבַל יְשַׁלַּח שָׁרָשָׁיו</w:t>
        </w:r>
      </w:ins>
      <w:del w:id="90482" w:author="מנוע סמנטי" w:date="2026-10-05T11:39:44Z">
        <w:r>
          <w:rPr>
            <w:rtl/>
          </w:rPr>
          <w:delText xml:space="preserve">והיה כעץ שתול על מים ועל יובל ישלח שרשיו</w:delText>
        </w:r>
      </w:del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  <w:pPrChange w:id="905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  <w:pPrChange w:id="905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ins w:id="90483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לְשׁוֹרְךָ לְצֹאנֶךָ</w:t>
        </w:r>
      </w:ins>
      <w:del w:id="90484" w:author="מנוע סמנטי" w:date="2026-10-05T11:39:44Z">
        <w:r>
          <w:rPr>
            <w:rtl/>
          </w:rPr>
          <w:delText xml:space="preserve">בכור </w:delText>
        </w:r>
        <w:r w:rsidRPr="007416CA">
          <w:rPr>
            <w:bCs/>
            <w:rtl/>
          </w:rPr>
          <w:delText xml:space="preserve">בניך</w:delText>
        </w:r>
        <w:r>
          <w:rPr>
            <w:rtl/>
          </w:rPr>
          <w:delText xml:space="preserve"> תתן לי כן תעשה לשורך לצאנך</w:delText>
        </w:r>
      </w:del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ins w:id="90485" w:author="מנוע סמנטי" w:date="2026-10-05T11:39:44Z">
        <w:r>
          <w:rPr>
            <w:rStyle w:val="afffff0"/>
            <w:rtl/>
          </w:rPr>
          <w:t xml:space="preserve">כֵּן תַּעֲשֶׂה</w:t>
        </w:r>
      </w:ins>
      <w:del w:id="90486" w:author="מנוע סמנטי" w:date="2026-10-05T11:39:44Z">
        <w:r w:rsidR="00F40753">
          <w:rPr>
            <w:rtl/>
          </w:rPr>
          <w:delText xml:space="preserve">כן תעשה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</w:t>
      </w:r>
      <w:ins w:id="90487" w:author="מנוע סמנטי" w:date="2026-10-05T11:39:44Z">
        <w:r>
          <w:rPr>
            <w:rStyle w:val="afffff0"/>
            <w:rFonts w:hint="cs"/>
            <w:rtl/>
          </w:rPr>
          <w:t xml:space="preserve">תַּעֲשֶׂה</w:t>
        </w:r>
      </w:ins>
      <w:del w:id="90488" w:author="מנוע סמנטי" w:date="2026-10-05T11:39:44Z">
        <w:r>
          <w:rPr>
            <w:rFonts w:hint="cs"/>
            <w:rtl/>
          </w:rPr>
          <w:delText xml:space="preserve">תעשה</w:delText>
        </w:r>
      </w:del>
      <w:r>
        <w:rPr>
          <w:rFonts w:hint="cs"/>
          <w:rtl/>
        </w:rPr>
        <w:t xml:space="preserve">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del w:id="90670" w:author="מנוע עיצוב" w:date="2026-10-05T11:33:53Z"/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ins w:id="9048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490" w:author="מנוע סמנטי" w:date="2026-10-05T11:39:44Z">
        <w:r w:rsidR="00F40753">
          <w:rPr>
            <w:rtl/>
          </w:rPr>
          <w:delText xml:space="preserve">תעשה</w:delText>
        </w:r>
      </w:del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  <w:pPrChange w:id="905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  <w:pPrChange w:id="905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ins w:id="90491" w:author="מנוע סמנטי" w:date="2026-10-05T11:39:44Z">
        <w:r>
          <w:rPr>
            <w:rStyle w:val="afffff0"/>
            <w:rtl/>
          </w:rPr>
          <w:t xml:space="preserve">וּבְכוֹרוֹת בְּקַרְכֶם וְצֹאנְכֶם</w:t>
        </w:r>
      </w:ins>
      <w:del w:id="90492" w:author="מנוע סמנטי" w:date="2026-10-05T11:39:44Z">
        <w:r>
          <w:rPr>
            <w:rtl/>
          </w:rPr>
          <w:delText xml:space="preserve">ובכורות בקרכם וצאנכם</w:delText>
        </w:r>
      </w:del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del w:id="90671" w:author="מנוע עיצוב" w:date="2026-10-05T11:33:53Z"/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</w:t>
      </w:r>
      <w:ins w:id="90821" w:author="מנוע סמנטי" w:date="2026-10-05T11:39:44Z">
        <w:r>
          <w:rPr>
            <w:rtl/>
          </w:rPr>
          <w:t xml:space="preserve">דעתם</w:t>
        </w:r>
      </w:ins>
      <w:del w:id="90822" w:author="מנוע סמנטי" w:date="2026-10-05T11:39:44Z">
        <w:r>
          <w:rPr>
            <w:rtl/>
          </w:rPr>
          <w:delText xml:space="preserve">דעתייהו</w:delText>
        </w:r>
      </w:del>
      <w:r>
        <w:rPr>
          <w:rtl/>
        </w:rPr>
        <w:t xml:space="preserve">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del w:id="90672" w:author="מנוע עיצוב" w:date="2026-10-05T11:33:53Z"/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ins w:id="90823" w:author="מנוע סמנטי" w:date="2026-10-05T11:39:44Z">
        <w:r>
          <w:rPr>
            <w:rtl/>
          </w:rPr>
          <w:t xml:space="preserve">השמיענו</w:t>
        </w:r>
      </w:ins>
      <w:del w:id="90824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</w:t>
      </w:r>
      <w:ins w:id="90825" w:author="מנוע סמנטי" w:date="2026-10-05T11:39:44Z">
        <w:r>
          <w:rPr>
            <w:rtl/>
          </w:rPr>
          <w:t xml:space="preserve">יברור</w:t>
        </w:r>
      </w:ins>
      <w:del w:id="90826" w:author="מנוע סמנטי" w:date="2026-10-05T11:39:44Z">
        <w:r w:rsidR="00F40753">
          <w:rPr>
            <w:rtl/>
          </w:rPr>
          <w:delText xml:space="preserve">ליברור</w:delText>
        </w:r>
      </w:del>
      <w:r w:rsidR="00F40753">
        <w:rPr>
          <w:rtl/>
        </w:rPr>
        <w:t xml:space="preserve">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  <w:pPrChange w:id="905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  <w:pPrChange w:id="905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ins w:id="90499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500" w:author="מנוע סמנטי" w:date="2026-10-05T11:39:44Z">
        <w:r>
          <w:rPr>
            <w:rtl/>
          </w:rPr>
          <w:delText xml:space="preserve">שור או כשב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ins w:id="90497" w:author="מנוע סמנטי" w:date="2026-10-05T11:39:44Z">
        <w:r>
          <w:rPr>
            <w:rStyle w:val="afffff0"/>
            <w:rtl/>
          </w:rPr>
          <w:t xml:space="preserve">כִּי יִוָּלֵד</w:t>
        </w:r>
      </w:ins>
      <w:del w:id="90498" w:author="מנוע סמנטי" w:date="2026-10-05T11:39:44Z">
        <w:r>
          <w:rPr>
            <w:rtl/>
          </w:rPr>
          <w:delText xml:space="preserve">כי יולד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ins w:id="90495" w:author="מנוע סמנטי" w:date="2026-10-05T11:39:44Z">
        <w:r>
          <w:rPr>
            <w:rStyle w:val="afffff0"/>
            <w:rtl/>
          </w:rPr>
          <w:t xml:space="preserve">וְהָיָה שִׁבְעַת יָמִים</w:t>
        </w:r>
      </w:ins>
      <w:del w:id="90496" w:author="מנוע סמנטי" w:date="2026-10-05T11:39:44Z">
        <w:r>
          <w:rPr>
            <w:rtl/>
          </w:rPr>
          <w:delText xml:space="preserve">והיה שבעת ימים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ins w:id="90493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494" w:author="מנוע סמנטי" w:date="2026-10-05T11:39:44Z">
        <w:r>
          <w:rPr>
            <w:rtl/>
          </w:rPr>
          <w:delText xml:space="preserve">תחת אמו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ins w:id="90503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04" w:author="מנוע סמנטי" w:date="2026-10-05T11:39:44Z">
        <w:r w:rsidR="00F40753">
          <w:rPr>
            <w:rtl/>
          </w:rPr>
          <w:delText xml:space="preserve">תחת השבט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ins w:id="90501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502" w:author="מנוע סמנטי" w:date="2026-10-05T11:39:44Z">
        <w:r w:rsidR="00F40753">
          <w:rPr>
            <w:rtl/>
          </w:rPr>
          <w:delText xml:space="preserve">תחת אמו</w:delText>
        </w:r>
      </w:del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del w:id="90673" w:author="מנוע עיצוב" w:date="2026-10-05T11:33:53Z"/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ins w:id="90505" w:author="מנוע סמנטי" w:date="2026-10-05T11:39:44Z">
        <w:r>
          <w:rPr>
            <w:rStyle w:val="afffff0"/>
            <w:rtl/>
          </w:rPr>
          <w:t xml:space="preserve">כִּי מָשְׁחָתָם בָּהֶם מוּם בָּם לֹא יֵרָצוּ לָכֶם</w:t>
        </w:r>
      </w:ins>
      <w:del w:id="90506" w:author="מנוע סמנטי" w:date="2026-10-05T11:39:44Z">
        <w:r>
          <w:rPr>
            <w:rtl/>
          </w:rPr>
          <w:delText xml:space="preserve">כי משחתם בהם מום בם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ירצו לכם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ins w:id="90507" w:author="מנוע סמנטי" w:date="2026-10-05T11:39:44Z">
        <w:r>
          <w:rPr>
            <w:rStyle w:val="afffff0"/>
            <w:rtl/>
          </w:rPr>
          <w:t xml:space="preserve">כִּי הִשְׁחִית כָּל בָּשָׂר אֶת דַּרְכּוֹ עַל הָאָרֶץ</w:t>
        </w:r>
      </w:ins>
      <w:del w:id="90508" w:author="מנוע סמנטי" w:date="2026-10-05T11:39:44Z">
        <w:r>
          <w:rPr>
            <w:rtl/>
          </w:rPr>
          <w:delText xml:space="preserve">כי </w:delText>
        </w:r>
        <w:r w:rsidRPr="00000168">
          <w:rPr>
            <w:b/>
            <w:bCs/>
            <w:rtl/>
          </w:rPr>
          <w:delText xml:space="preserve">השחית</w:delText>
        </w:r>
        <w:r>
          <w:rPr>
            <w:rtl/>
          </w:rPr>
          <w:delText xml:space="preserve"> כל בשר את דרכו על הארץ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ins w:id="90509" w:author="מנוע סמנטי" w:date="2026-10-05T11:39:44Z">
        <w:r>
          <w:rPr>
            <w:rStyle w:val="afffff0"/>
            <w:rtl/>
          </w:rPr>
          <w:t xml:space="preserve">פֶּן תַּשְׁחִיתוּן וַעֲשִׂיתֶם לָכֶם פֶּסֶל תְּמוּנַת כָּל סָמֶל תַּבְנִית זָכָר אוֹ נְקֵבָה</w:t>
        </w:r>
      </w:ins>
      <w:del w:id="90510" w:author="מנוע סמנטי" w:date="2026-10-05T11:39:44Z">
        <w:r>
          <w:rPr>
            <w:rtl/>
          </w:rPr>
          <w:delText xml:space="preserve">פן </w:delText>
        </w:r>
        <w:r w:rsidRPr="00000168">
          <w:rPr>
            <w:b/>
            <w:bCs/>
            <w:rtl/>
          </w:rPr>
          <w:delText xml:space="preserve">תשחיתון</w:delText>
        </w:r>
        <w:r>
          <w:rPr>
            <w:rtl/>
          </w:rPr>
          <w:delText xml:space="preserve"> ועשיתם לכם פסל תמונת כל סמל תבנית זכר או נקבה</w:delText>
        </w:r>
      </w:del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ins w:id="90511" w:author="מנוע סמנטי" w:date="2026-10-05T11:39:44Z">
        <w:r>
          <w:rPr>
            <w:rStyle w:val="afffff0"/>
            <w:rtl/>
          </w:rPr>
          <w:t xml:space="preserve">לֹא יְבַקֵּר בֵּין טוֹב לָרָע וְלֹא יְמִירֶנּוּ</w:t>
        </w:r>
      </w:ins>
      <w:del w:id="90512" w:author="מנוע סמנטי" w:date="2026-10-05T11:39:44Z">
        <w:r>
          <w:rPr>
            <w:rtl/>
          </w:rPr>
          <w:delText xml:space="preserve">לא יבקר בין טוב לרע ולא ימירנו</w:delText>
        </w:r>
      </w:del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del w:id="90674" w:author="מנוע עיצוב" w:date="2026-10-05T11:33:53Z"/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del w:id="90675" w:author="מנוע עיצוב" w:date="2026-10-05T11:33:53Z"/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  <w:pPrChange w:id="905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  <w:pPrChange w:id="905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827" w:author="מנוע סמנטי" w:date="2026-10-05T11:39:44Z">
        <w:r>
          <w:rPr>
            <w:rtl/>
          </w:rPr>
          <w:t xml:space="preserve">שתיעשה</w:t>
        </w:r>
      </w:ins>
      <w:del w:id="90828" w:author="מנוע סמנטי" w:date="2026-10-05T11:39:44Z">
        <w:r>
          <w:rPr>
            <w:rtl/>
          </w:rPr>
          <w:delText xml:space="preserve">דליתעביד</w:delText>
        </w:r>
      </w:del>
      <w:r>
        <w:rPr>
          <w:rtl/>
        </w:rPr>
        <w:t xml:space="preserve">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del w:id="90340" w:author="מנוע עיצוב" w:date="2026-10-05T11:33:53Z"/>
          <w:rtl/>
        </w:rPr>
      </w:pPr>
      <w:del w:id="90337" w:author="מנוע עיצוב" w:date="2026-10-05T11:33:53Z">
        <w:r>
          <w:rPr>
            <w:rtl/>
          </w:rPr>
          <w:delText xml:space="preserve">•</w:delText>
        </w:r>
      </w:del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del w:id="90338" w:author="מנוע עיצוב" w:date="2026-10-05T11:33:53Z">
        <w:r>
          <w:rPr>
            <w:rtl/>
          </w:rPr>
          <w:delText xml:space="preserve">•</w:delText>
        </w:r>
      </w:del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del w:id="90339" w:author="מנוע עיצוב" w:date="2026-10-05T11:33:53Z">
        <w:r>
          <w:rPr>
            <w:rtl/>
          </w:rPr>
          <w:delText xml:space="preserve">•</w:delText>
        </w:r>
      </w:del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del w:id="90344" w:author="מנוע עיצוב" w:date="2026-10-05T11:33:53Z"/>
          <w:rtl/>
        </w:rPr>
      </w:pPr>
      <w:del w:id="90341" w:author="מנוע עיצוב" w:date="2026-10-05T11:33:53Z">
        <w:r>
          <w:rPr>
            <w:rtl/>
          </w:rPr>
          <w:delText xml:space="preserve">•</w:delText>
        </w:r>
      </w:del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del w:id="90342" w:author="מנוע עיצוב" w:date="2026-10-05T11:33:53Z">
        <w:r>
          <w:rPr>
            <w:rtl/>
          </w:rPr>
          <w:delText xml:space="preserve">•</w:delText>
        </w:r>
      </w:del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del w:id="90343" w:author="מנוע עיצוב" w:date="2026-10-05T11:33:53Z">
        <w:r>
          <w:rPr>
            <w:rtl/>
          </w:rPr>
          <w:delText xml:space="preserve">•</w:delText>
        </w:r>
      </w:del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del w:id="90348" w:author="מנוע עיצוב" w:date="2026-10-05T11:33:53Z"/>
          <w:rtl/>
        </w:rPr>
      </w:pPr>
      <w:del w:id="90345" w:author="מנוע עיצוב" w:date="2026-10-05T11:33:53Z">
        <w:r>
          <w:rPr>
            <w:rtl/>
          </w:rPr>
          <w:delText xml:space="preserve">•</w:delText>
        </w:r>
      </w:del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del w:id="90346" w:author="מנוע עיצוב" w:date="2026-10-05T11:33:53Z">
        <w:r>
          <w:rPr>
            <w:rtl/>
          </w:rPr>
          <w:delText xml:space="preserve">•</w:delText>
        </w:r>
      </w:del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del w:id="90347" w:author="מנוע עיצוב" w:date="2026-10-05T11:33:53Z">
        <w:r>
          <w:rPr>
            <w:rtl/>
          </w:rPr>
          <w:delText xml:space="preserve">•</w:delText>
        </w:r>
      </w:del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del w:id="90352" w:author="מנוע עיצוב" w:date="2026-10-05T11:33:53Z"/>
          <w:rtl/>
        </w:rPr>
      </w:pPr>
      <w:del w:id="90349" w:author="מנוע עיצוב" w:date="2026-10-05T11:33:53Z">
        <w:r>
          <w:rPr>
            <w:rtl/>
          </w:rPr>
          <w:delText xml:space="preserve">•</w:delText>
        </w:r>
      </w:del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del w:id="90350" w:author="מנוע עיצוב" w:date="2026-10-05T11:33:53Z">
        <w:r>
          <w:rPr>
            <w:rtl/>
          </w:rPr>
          <w:delText xml:space="preserve">•</w:delText>
        </w:r>
      </w:del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del w:id="90351" w:author="מנוע עיצוב" w:date="2026-10-05T11:33:53Z">
        <w:r>
          <w:rPr>
            <w:rtl/>
          </w:rPr>
          <w:delText xml:space="preserve">•</w:delText>
        </w:r>
      </w:del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del w:id="90356" w:author="מנוע עיצוב" w:date="2026-10-05T11:33:53Z"/>
          <w:rtl/>
        </w:rPr>
      </w:pPr>
      <w:del w:id="90353" w:author="מנוע עיצוב" w:date="2026-10-05T11:33:53Z">
        <w:r>
          <w:rPr>
            <w:rtl/>
          </w:rPr>
          <w:delText xml:space="preserve">•</w:delText>
        </w:r>
      </w:del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del w:id="90354" w:author="מנוע עיצוב" w:date="2026-10-05T11:33:53Z">
        <w:r>
          <w:rPr>
            <w:rtl/>
          </w:rPr>
          <w:delText xml:space="preserve">•</w:delText>
        </w:r>
      </w:del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del w:id="90355" w:author="מנוע עיצוב" w:date="2026-10-05T11:33:53Z">
        <w:r>
          <w:rPr>
            <w:rtl/>
          </w:rPr>
          <w:delText xml:space="preserve">•</w:delText>
        </w:r>
      </w:del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</w:t>
      </w:r>
      <w:ins w:id="90829" w:author="מנוע סמנטי" w:date="2026-10-05T11:39:44Z">
        <w:r>
          <w:rPr>
            <w:rtl/>
          </w:rPr>
          <w:t xml:space="preserve">על טעמם</w:t>
        </w:r>
      </w:ins>
      <w:del w:id="90830" w:author="מנוע סמנטי" w:date="2026-10-05T11:39:44Z">
        <w:r>
          <w:rPr>
            <w:rtl/>
          </w:rPr>
          <w:delText xml:space="preserve">אטעמייהו</w:delText>
        </w:r>
      </w:del>
      <w:r>
        <w:rPr>
          <w:rtl/>
        </w:rPr>
        <w:t xml:space="preserve">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del w:id="90676" w:author="מנוע עיצוב" w:date="2026-10-05T11:33:53Z"/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</w:t>
      </w:r>
      <w:ins w:id="90831" w:author="מנוע סמנטי" w:date="2026-10-05T11:39:44Z">
        <w:r>
          <w:rPr>
            <w:rFonts w:hint="cs"/>
            <w:rtl/>
          </w:rPr>
          <w:t xml:space="preserve">ליטול</w:t>
        </w:r>
      </w:ins>
      <w:del w:id="90832" w:author="מנוע סמנטי" w:date="2026-10-05T11:39:44Z">
        <w:r w:rsidR="009D68EF">
          <w:rPr>
            <w:rFonts w:hint="cs"/>
            <w:rtl/>
          </w:rPr>
          <w:delText xml:space="preserve">למישקל</w:delText>
        </w:r>
      </w:del>
      <w:r w:rsidR="009D68EF">
        <w:rPr>
          <w:rFonts w:hint="cs"/>
          <w:rtl/>
        </w:rPr>
        <w:t xml:space="preserve">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  <w:pPrChange w:id="905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  <w:pPrChange w:id="905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</w:t>
      </w:r>
      <w:ins w:id="90833" w:author="מנוע סמנטי" w:date="2026-10-05T11:39:44Z">
        <w:r>
          <w:rPr>
            <w:rtl/>
          </w:rPr>
          <w:t xml:space="preserve">אמותיהם</w:t>
        </w:r>
      </w:ins>
      <w:del w:id="90834" w:author="מנוע סמנטי" w:date="2026-10-05T11:39:44Z">
        <w:r>
          <w:rPr>
            <w:rtl/>
          </w:rPr>
          <w:lastRenderedPageBreak/>
          <w:delText xml:space="preserve">אימותיהם</w:delText>
        </w:r>
      </w:del>
      <w:r>
        <w:rPr>
          <w:rtl/>
        </w:rPr>
        <w:lastRenderedPageBreak/>
        <w:t xml:space="preserve">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ins w:id="90513" w:author="מנוע סמנטי" w:date="2026-10-05T11:39:44Z">
        <w:r>
          <w:rPr>
            <w:rStyle w:val="afffff0"/>
            <w:rtl/>
          </w:rPr>
          <w:t xml:space="preserve">יַעֲבוֹר</w:t>
        </w:r>
      </w:ins>
      <w:del w:id="90514" w:author="מנוע סמנטי" w:date="2026-10-05T11:39:44Z">
        <w:r>
          <w:rPr>
            <w:rtl/>
          </w:rPr>
          <w:delText xml:space="preserve">יעבור</w:delText>
        </w:r>
      </w:del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 xml:space="preserve">'</w:t>
      </w:r>
      <w:ins w:id="90517" w:author="מנוע סמנטי" w:date="2026-10-05T11:39:44Z">
        <w:r>
          <w:rPr>
            <w:rStyle w:val="afffff0"/>
            <w:rFonts w:hint="cs"/>
            <w:rtl/>
          </w:rPr>
          <w:t xml:space="preserve">כֹּל אֲשֶׁר יַעֲבוֹר תַּחַת</w:t>
        </w:r>
      </w:ins>
      <w:del w:id="90518" w:author="מנוע סמנטי" w:date="2026-10-05T11:39:44Z">
        <w:r w:rsidR="00861F3C">
          <w:rPr>
            <w:rFonts w:hint="cs"/>
            <w:rtl/>
          </w:rPr>
          <w:delText xml:space="preserve">כ</w:delText>
        </w:r>
        <w:r>
          <w:rPr>
            <w:rtl/>
          </w:rPr>
          <w:delText xml:space="preserve">ל אשר יעבור תחת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ins w:id="90515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16" w:author="מנוע סמנטי" w:date="2026-10-05T11:39:44Z">
        <w:r>
          <w:rPr>
            <w:rtl/>
          </w:rPr>
          <w:delText xml:space="preserve">תחת השבט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ins w:id="90519" w:author="מנוע סמנטי" w:date="2026-10-05T11:39:44Z">
        <w:r>
          <w:rPr>
            <w:rStyle w:val="afffff0"/>
            <w:rtl/>
          </w:rPr>
          <w:t xml:space="preserve">יִהְיֶה קֹּדֶשׁ</w:t>
        </w:r>
      </w:ins>
      <w:del w:id="90520" w:author="מנוע סמנטי" w:date="2026-10-05T11:39:44Z">
        <w:r>
          <w:rPr>
            <w:rtl/>
          </w:rPr>
          <w:delText xml:space="preserve">יהיה קדש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ins w:id="90521" w:author="מנוע סמנטי" w:date="2026-10-05T11:39:44Z">
        <w:r>
          <w:rPr>
            <w:rStyle w:val="afffff0"/>
            <w:rtl/>
          </w:rPr>
          <w:t xml:space="preserve">עֲשִׂירִי</w:t>
        </w:r>
      </w:ins>
      <w:del w:id="90522" w:author="מנוע סמנטי" w:date="2026-10-05T11:39:44Z">
        <w:r>
          <w:rPr>
            <w:rtl/>
          </w:rPr>
          <w:delText xml:space="preserve">עשירי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ins w:id="90523" w:author="מנוע סמנטי" w:date="2026-10-05T11:39:44Z">
        <w:r>
          <w:rPr>
            <w:rStyle w:val="afffff0"/>
            <w:rtl/>
          </w:rPr>
          <w:t xml:space="preserve">וְנֶחְשַׁב לָכֶם תְּרוּמַתְכֶם</w:t>
        </w:r>
      </w:ins>
      <w:del w:id="90524" w:author="מנוע סמנטי" w:date="2026-10-05T11:39:44Z">
        <w:r w:rsidR="00F40753">
          <w:rPr>
            <w:rtl/>
          </w:rPr>
          <w:delText xml:space="preserve">ונחשב לכם תרומתכם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 xml:space="preserve">כי את מעשר בני ישראל אשר ירימו לה</w:t>
      </w:r>
      <w:r w:rsidR="00F40753">
        <w:rPr>
          <w:rtl/>
        </w:rPr>
        <w:t xml:space="preserve">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del w:id="90677" w:author="מנוע עיצוב" w:date="2026-10-05T11:33:53Z"/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del w:id="90678" w:author="מנוע עיצוב" w:date="2026-10-05T11:33:53Z"/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del w:id="90679" w:author="מנוע עיצוב" w:date="2026-10-05T11:33:53Z"/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</w:t>
      </w:r>
      <w:ins w:id="90835" w:author="מנוע סמנטי" w:date="2026-10-05T11:39:44Z">
        <w:r>
          <w:rPr>
            <w:rtl/>
          </w:rPr>
          <w:t xml:space="preserve">עצמם</w:t>
        </w:r>
      </w:ins>
      <w:del w:id="90836" w:author="מנוע סמנטי" w:date="2026-10-05T11:39:44Z">
        <w:r w:rsidR="00F40753">
          <w:rPr>
            <w:rtl/>
          </w:rPr>
          <w:delText xml:space="preserve">גופייהו</w:delText>
        </w:r>
      </w:del>
      <w:r w:rsidR="00F40753">
        <w:rPr>
          <w:rtl/>
        </w:rPr>
        <w:t xml:space="preserve">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</w:t>
      </w:r>
      <w:ins w:id="90837" w:author="מנוע סמנטי" w:date="2026-10-05T11:39:44Z">
        <w:r>
          <w:rPr>
            <w:rtl/>
          </w:rPr>
          <w:t xml:space="preserve">עליהם</w:t>
        </w:r>
      </w:ins>
      <w:del w:id="90838" w:author="מנוע סמנטי" w:date="2026-10-05T11:39:44Z">
        <w:r w:rsidR="00F40753">
          <w:rPr>
            <w:rtl/>
          </w:rPr>
          <w:delText xml:space="preserve">עילוייהו</w:delText>
        </w:r>
      </w:del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del w:id="90680" w:author="מנוע עיצוב" w:date="2026-10-05T11:33:53Z"/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ins w:id="90525" w:author="מנוע סמנטי" w:date="2026-10-05T11:39:44Z">
        <w:r>
          <w:rPr>
            <w:rStyle w:val="afffff0"/>
            <w:b/>
            <w:bCs/>
            <w:rtl/>
          </w:rPr>
          <w:t xml:space="preserve">יַעֲבוֹר</w:t>
        </w:r>
      </w:ins>
      <w:del w:id="90526" w:author="מנוע סמנטי" w:date="2026-10-05T11:39:44Z">
        <w:r w:rsidRPr="00DB4CC4">
          <w:rPr>
            <w:b/>
            <w:bCs/>
            <w:rtl/>
          </w:rPr>
          <w:delText xml:space="preserve">יעבור</w:delText>
        </w:r>
      </w:del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</w:t>
      </w:r>
      <w:ins w:id="90839" w:author="מנוע סמנטי" w:date="2026-10-05T11:39:44Z">
        <w:r>
          <w:rPr>
            <w:rtl/>
          </w:rPr>
          <w:t xml:space="preserve">אמו</w:t>
        </w:r>
      </w:ins>
      <w:del w:id="90840" w:author="מנוע סמנטי" w:date="2026-10-05T11:39:44Z">
        <w:r w:rsidR="00F40753">
          <w:rPr>
            <w:rtl/>
          </w:rPr>
          <w:delText xml:space="preserve">אימיה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  <w:pPrChange w:id="905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  <w:pPrChange w:id="905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del w:id="90681" w:author="מנוע עיצוב" w:date="2026-10-05T11:33:53Z"/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del w:id="90360" w:author="מנוע עיצוב" w:date="2026-10-05T11:33:53Z"/>
          <w:rtl/>
        </w:rPr>
      </w:pPr>
      <w:del w:id="90357" w:author="מנוע עיצוב" w:date="2026-10-05T11:33:53Z">
        <w:r>
          <w:rPr>
            <w:rtl/>
          </w:rPr>
          <w:delText xml:space="preserve">•</w:delText>
        </w:r>
      </w:del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del w:id="90358" w:author="מנוע עיצוב" w:date="2026-10-05T11:33:53Z">
        <w:r>
          <w:rPr>
            <w:rtl/>
          </w:rPr>
          <w:delText xml:space="preserve">•</w:delText>
        </w:r>
      </w:del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del w:id="90359" w:author="מנוע עיצוב" w:date="2026-10-05T11:33:53Z">
        <w:r>
          <w:rPr>
            <w:rtl/>
          </w:rPr>
          <w:delText xml:space="preserve">•</w:delText>
        </w:r>
      </w:del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ins w:id="90527" w:author="מנוע סמנטי" w:date="2026-10-05T11:39:44Z">
        <w:r>
          <w:rPr>
            <w:rStyle w:val="afffff0"/>
            <w:rtl/>
          </w:rPr>
          <w:t xml:space="preserve">וְכָל מַעְשַׂר בָּקָר וָצֹאן כֹּל אֲשֶׁר יַעֲבוֹר תַּחַת הַשָּׁבֶט הָעֲשִׂירִי יִהְיֶה קֹּדֶשׁ</w:t>
        </w:r>
      </w:ins>
      <w:del w:id="90528" w:author="מנוע סמנטי" w:date="2026-10-05T11:39:44Z">
        <w:r>
          <w:rPr>
            <w:rtl/>
          </w:rPr>
          <w:delText xml:space="preserve">וכל מעשר בקר וצאן כל אשר יעבור תחת השבט העשירי יהיה קדש</w:delText>
        </w:r>
      </w:del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del w:id="90682" w:author="מנוע עיצוב" w:date="2026-10-05T11:33:53Z"/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</w:t>
      </w:r>
      <w:ins w:id="90841" w:author="מנוע סמנטי" w:date="2026-10-05T11:39:44Z">
        <w:r>
          <w:rPr>
            <w:rtl/>
          </w:rPr>
          <w:t xml:space="preserve">שניהם</w:t>
        </w:r>
      </w:ins>
      <w:del w:id="90842" w:author="מנוע סמנטי" w:date="2026-10-05T11:39:44Z">
        <w:r w:rsidRPr="00CF3D54">
          <w:rPr>
            <w:rtl/>
          </w:rPr>
          <w:delText xml:space="preserve">תרווייהו</w:delText>
        </w:r>
      </w:del>
      <w:r w:rsidRPr="00CF3D54">
        <w:rPr>
          <w:rtl/>
        </w:rPr>
        <w:t xml:space="preserve">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del w:id="90683" w:author="מנוע עיצוב" w:date="2026-10-05T11:33:53Z"/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del w:id="90684" w:author="מנוע עיצוב" w:date="2026-10-05T11:33:53Z"/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ins w:id="90843" w:author="מנוע סמנטי" w:date="2026-10-05T11:39:44Z">
          <w:r>
            <w:rPr>
              <w:rFonts w:hint="cs"/>
              <w:rtl/>
            </w:rPr>
            <w:t xml:space="preserve">שהוא</w:t>
          </w:r>
        </w:ins>
        <w:del w:id="90844" w:author="מנוע סמנטי" w:date="2026-10-05T11:39:44Z">
          <w:r>
            <w:rPr>
              <w:rFonts w:hint="cs"/>
              <w:rtl/>
            </w:rPr>
            <w:delText xml:space="preserve">דהוא</w:delText>
          </w:r>
        </w:del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ins w:id="90529" w:author="מנוע סמנטי" w:date="2026-10-05T11:39:44Z">
        <w:r>
          <w:rPr>
            <w:rStyle w:val="afffff0"/>
            <w:rtl/>
          </w:rPr>
          <w:t xml:space="preserve">אִם מִן הַבָּקָר</w:t>
        </w:r>
      </w:ins>
      <w:del w:id="90530" w:author="מנוע סמנטי" w:date="2026-10-05T11:39:44Z">
        <w:r>
          <w:rPr>
            <w:rtl/>
          </w:rPr>
          <w:delText xml:space="preserve">אם מן הבקר</w:delText>
        </w:r>
      </w:del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del w:id="90685" w:author="מנוע עיצוב" w:date="2026-10-05T11:33:53Z"/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>
          <w:del w:id="90686" w:author="מנוע עיצוב" w:date="2026-10-05T11:33:53Z"/>
        </w:rPr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