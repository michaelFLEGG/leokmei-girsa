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CF3"/>
  <w:body>
    <w:p w14:paraId="714CE6F1" w14:textId="77777777" w:rsidR="00F018B2" w:rsidRDefault="00F018B2" w:rsidP="00BC7B66">
      <w:pPr>
        <w:pStyle w:val="affff8"/>
        <w:framePr w:wrap="around"/>
        <w:rPr>
          <w:rtl/>
        </w:rPr>
      </w:pPr>
    </w:p>
    <w:p w14:paraId="2C2535F5" w14:textId="19732486" w:rsidR="00BC7B66" w:rsidRDefault="00BC7B66" w:rsidP="00BC7B66">
      <w:pPr>
        <w:pStyle w:val="affff8"/>
        <w:framePr w:wrap="around"/>
        <w:rPr>
          <w:del w:id="41095" w:author="Claude" w:date="2026-10-07T09:25:01Z"/>
          <w:rtl/>
        </w:rPr>
      </w:pPr>
      <w:del w:id="41094" w:author="Claude" w:date="2026-10-07T09:25:01Z">
        <w:r>
          <w:rPr>
            <w:rFonts w:hint="cs"/>
            <w:rtl/>
          </w:rPr>
          <w:lastRenderedPageBreak/>
          <w:delText xml:space="preserve">פרק ראשון </w:delText>
        </w:r>
      </w:del>
    </w:p>
    <w:p w14:paraId="07976A95" w14:textId="5FA04FA0" w:rsidR="00BC7B66" w:rsidRDefault="00BC7B66" w:rsidP="00BC7B66">
      <w:pPr>
        <w:pStyle w:val="affff9"/>
        <w:framePr w:wrap="around"/>
        <w:rPr>
          <w:del w:id="41097" w:author="Claude" w:date="2026-10-07T09:25:01Z"/>
          <w:rtl/>
        </w:rPr>
      </w:pPr>
      <w:del w:id="41096" w:author="Claude" w:date="2026-10-07T09:25:01Z">
        <w:r>
          <w:rPr>
            <w:rFonts w:hint="cs"/>
            <w:rtl/>
          </w:rPr>
          <w:delText xml:space="preserve">כל כינויי</w:delText>
        </w:r>
      </w:del>
    </w:p>
    <w:p>
      <w:pPr>
        <w:pStyle w:val="PetichatPerek"/>
        <w:rPr>
          <w:ins w:id="41093" w:author="Claude" w:date="2026-10-07T09:25:01Z"/>
        </w:rPr>
      </w:pPr>
      <w:ins w:id="41092" w:author="Claude" w:date="2026-10-07T09:25:01Z">
        <w:r>
          <w:rPr>
            <w:rFonts w:hint="cs"/>
            <w:rtl/>
          </w:rPr>
          <w:t xml:space="preserve">פרק ראשון</w:t>
        </w:r>
        <w:r>
          <w:rPr>
            <w:rFonts w:hint="cs"/>
            <w:rtl/>
          </w:rPr>
          <w:t xml:space="preserve"> - </w:t>
        </w:r>
        <w:r>
          <w:rPr>
            <w:rFonts w:hint="cs"/>
            <w:rtl/>
          </w:rPr>
          <w:t xml:space="preserve">כל כינויי</w:t>
        </w:r>
      </w:ins>
    </w:p>
    <w:p w14:paraId="58F7EA2E" w14:textId="77777777" w:rsidR="00E45C1D" w:rsidRPr="00E45C1D" w:rsidRDefault="00E45C1D" w:rsidP="004B1A9B">
      <w:pPr>
        <w:pStyle w:val="affffff2"/>
        <w:framePr w:wrap="around"/>
        <w:rPr>
          <w:rtl/>
        </w:rPr>
      </w:pPr>
      <w:r w:rsidRPr="00E45C1D">
        <w:rPr>
          <w:rFonts w:hint="cs"/>
          <w:rtl/>
        </w:rPr>
        <w:t>משנה:</w:t>
      </w:r>
    </w:p>
    <w:p w14:paraId="5F1784C9" w14:textId="529C806E" w:rsidR="00FF3740" w:rsidRPr="006F178A" w:rsidRDefault="00FF3740" w:rsidP="00C51E98">
      <w:pPr>
        <w:pStyle w:val="affffb"/>
        <w:spacing w:before="120"/>
        <w:jc w:val="center"/>
        <w:rPr>
          <w:rtl/>
        </w:rPr>
        <w:pPrChange w:id="90001" w:author="קלוד" w:date="2026-10-08T12:08:16Z">
          <w:pPr>
            <w:pStyle w:val="affffb"/>
            <w:jc w:val="center"/>
          </w:pPr>
        </w:pPrChange>
      </w:pPr>
      <w:r w:rsidRPr="006F178A">
        <w:rPr>
          <w:rtl/>
        </w:rPr>
        <w:t>כל כינויי נזירות כנזירות.</w:t>
      </w:r>
    </w:p>
    <w:p w14:paraId="244E061D" w14:textId="7727DA70" w:rsidR="00FF3740" w:rsidRPr="006F178A" w:rsidRDefault="00FF3740" w:rsidP="00FF3740">
      <w:pPr>
        <w:pStyle w:val="affffb"/>
        <w:rPr>
          <w:rtl/>
        </w:rPr>
      </w:pPr>
      <w:r w:rsidRPr="006F178A">
        <w:rPr>
          <w:rtl/>
        </w:rPr>
        <w:t>האומר אהא, או אהא נאה - נזיר.</w:t>
      </w:r>
    </w:p>
    <w:p w14:paraId="604D3A02" w14:textId="77777777" w:rsidR="00FF3740" w:rsidRPr="006F178A" w:rsidRDefault="00FF3740" w:rsidP="00FF3740">
      <w:pPr>
        <w:pStyle w:val="affffb"/>
        <w:rPr>
          <w:rtl/>
        </w:rPr>
      </w:pPr>
      <w:r w:rsidRPr="006F178A">
        <w:rPr>
          <w:rtl/>
        </w:rPr>
        <w:t>נזיק נזיח פזיח - הרי זה נזיר.</w:t>
      </w:r>
    </w:p>
    <w:p w14:paraId="0DB756C4" w14:textId="0EB8AA7A" w:rsidR="00FF3740" w:rsidRPr="009C1970" w:rsidRDefault="00FF3740" w:rsidP="00FF3740">
      <w:pPr>
        <w:pStyle w:val="affffb"/>
        <w:rPr>
          <w:rtl/>
        </w:rPr>
      </w:pPr>
      <w:r w:rsidRPr="00392931">
        <w:rPr>
          <w:rtl/>
        </w:rPr>
        <w:t xml:space="preserve">הריני כזה, מסלסל, מכלכל, הרי עלי לשלח פרע </w:t>
      </w:r>
      <w:r w:rsidR="000C1E9F">
        <w:rPr>
          <w:rFonts w:hint="cs"/>
          <w:rtl/>
        </w:rPr>
        <w:t>-</w:t>
      </w:r>
      <w:r w:rsidRPr="00392931">
        <w:rPr>
          <w:rtl/>
        </w:rPr>
        <w:t>הר</w:t>
      </w:r>
      <w:r w:rsidR="00C51E98">
        <w:rPr>
          <w:rFonts w:hint="cs"/>
          <w:rtl/>
        </w:rPr>
        <w:t>"ז</w:t>
      </w:r>
      <w:r w:rsidRPr="00392931">
        <w:rPr>
          <w:rtl/>
        </w:rPr>
        <w:t xml:space="preserve"> נזיר.</w:t>
      </w:r>
    </w:p>
    <w:p w14:paraId="4D88503B" w14:textId="2C62742C" w:rsidR="00FF3740" w:rsidRPr="006F178A" w:rsidRDefault="00FF3740" w:rsidP="00C51E98">
      <w:pPr>
        <w:pStyle w:val="affffb"/>
        <w:rPr>
          <w:rtl/>
        </w:rPr>
      </w:pPr>
      <w:r w:rsidRPr="006F178A">
        <w:rPr>
          <w:rtl/>
        </w:rPr>
        <w:t xml:space="preserve">הרי עלי ציפורים - </w:t>
      </w:r>
      <w:r w:rsidR="00C51E98">
        <w:rPr>
          <w:rStyle w:val="TanaimMishna"/>
          <w:rFonts w:hint="cs"/>
          <w:rtl/>
          <w:rPrChange w:id="20001" w:author="קלוד" w:date="2026-10-06T10:09:33Z">
            <w:rPr>
              <w:rStyle w:val="a4"/>
              <w:rFonts w:hint="cs"/>
              <w:rtl/>
            </w:rPr>
          </w:rPrChange>
        </w:rPr>
        <w:t>ל</w:t>
      </w:r>
      <w:r w:rsidRPr="00C51E98">
        <w:rPr>
          <w:rStyle w:val="TanaimMishna"/>
          <w:rtl/>
          <w:rPrChange w:id="20002" w:author="קלוד" w:date="2026-10-06T10:09:33Z">
            <w:rPr>
              <w:rStyle w:val="a4"/>
              <w:rtl/>
            </w:rPr>
          </w:rPrChange>
        </w:rPr>
        <w:t>ר"מ</w:t>
      </w:r>
      <w:r>
        <w:rPr>
          <w:rStyle w:val="TanaimMishna"/>
          <w:rtl/>
          <w:rPrChange w:id="41074" w:author="Claude" w:date="2026-10-07T09:25:01Z">
            <w:rPr>
              <w:rtl/>
            </w:rPr>
          </w:rPrChange>
        </w:rPr>
        <w:t xml:space="preserve">:</w:t>
      </w:r>
      <w:r>
        <w:rPr>
          <w:rtl/>
        </w:rPr>
        <w:t xml:space="preserve"> נזיר, </w:t>
      </w:r>
      <w:r w:rsidRPr="00C51E98">
        <w:rPr>
          <w:rStyle w:val="TanaimMishna"/>
          <w:rtl/>
          <w:rPrChange w:id="20003" w:author="קלוד" w:date="2026-10-06T10:09:33Z">
            <w:rPr>
              <w:rStyle w:val="a4"/>
              <w:rtl/>
            </w:rPr>
          </w:rPrChange>
        </w:rPr>
        <w:t>וחכ</w:t>
      </w:r>
      <w:r w:rsidR="00C51E98">
        <w:rPr>
          <w:rStyle w:val="TanaimMishna"/>
          <w:rFonts w:hint="cs"/>
          <w:rtl/>
          <w:rPrChange w:id="20004" w:author="קלוד" w:date="2026-10-06T10:09:33Z">
            <w:rPr>
              <w:rStyle w:val="a4"/>
              <w:rFonts w:hint="cs"/>
              <w:rtl/>
            </w:rPr>
          </w:rPrChange>
        </w:rPr>
        <w:t>"א</w:t>
      </w:r>
      <w:r w:rsidRPr="00C51E98">
        <w:rPr>
          <w:rStyle w:val="TanaimMishna"/>
          <w:rtl/>
          <w:rPrChange w:id="20005" w:author="קלוד" w:date="2026-10-06T10:09:33Z">
            <w:rPr>
              <w:rStyle w:val="a4"/>
              <w:rtl/>
            </w:rPr>
          </w:rPrChange>
        </w:rPr>
        <w:t xml:space="preserve">: </w:t>
      </w:r>
      <w:r w:rsidRPr="006F178A">
        <w:rPr>
          <w:rtl/>
        </w:rPr>
        <w:t>אינו נזיר.</w:t>
      </w:r>
    </w:p>
    <w:p w14:paraId="4BE20EF5" w14:textId="7FA3D6F7" w:rsidR="00463769" w:rsidRPr="0042354B" w:rsidRDefault="00FF3740" w:rsidP="00BA44EB">
      <w:pPr>
        <w:pStyle w:val="a7"/>
        <w:rPr>
          <w:rtl/>
        </w:rPr>
      </w:pPr>
      <w:r w:rsidRPr="0042354B">
        <w:rPr>
          <w:rtl/>
        </w:rPr>
        <w:t xml:space="preserve">תני נזיר בסדר נשים </w:t>
      </w:r>
    </w:p>
    <w:p w14:paraId="5B97E025" w14:textId="6149161C" w:rsidR="00FF3740" w:rsidRPr="006F178A" w:rsidRDefault="00FF3740" w:rsidP="00D155EC">
      <w:pPr>
        <w:rPr>
          <w:rtl/>
        </w:rPr>
      </w:pPr>
      <w:r w:rsidRPr="006F178A">
        <w:rPr>
          <w:rFonts w:hint="cs"/>
          <w:rtl/>
        </w:rPr>
        <w:t>ד</w:t>
      </w:r>
      <w:r w:rsidRPr="006F178A">
        <w:rPr>
          <w:rtl/>
        </w:rPr>
        <w:t>אקרא קאי:</w:t>
      </w:r>
      <w:r w:rsidRPr="004A3A20">
        <w:rPr>
          <w:rStyle w:val="afffffe"/>
          <w:rtl/>
        </w:rPr>
        <w:t xml:space="preserve"> </w:t>
      </w:r>
      <w:r w:rsidRPr="004A3A20">
        <w:rPr>
          <w:rStyle w:val="afffffe"/>
          <w:rFonts w:hint="cs"/>
          <w:rtl/>
        </w:rPr>
        <w:t>'</w:t>
      </w:r>
      <w:r w:rsidRPr="004A3A20">
        <w:rPr>
          <w:rStyle w:val="afffffe"/>
          <w:rtl/>
        </w:rPr>
        <w:t>והיה אם לא תמצא חן בעיניו כי מצא בה ערות דבר</w:t>
      </w:r>
      <w:r w:rsidRPr="004A3A20">
        <w:rPr>
          <w:rStyle w:val="afffffe"/>
          <w:rFonts w:hint="cs"/>
          <w:rtl/>
        </w:rPr>
        <w:t>'</w:t>
      </w:r>
      <w:r w:rsidRPr="004A3A20">
        <w:rPr>
          <w:rStyle w:val="afffffe"/>
          <w:rtl/>
        </w:rPr>
        <w:t>,</w:t>
      </w:r>
      <w:r w:rsidRPr="006F178A">
        <w:rPr>
          <w:rtl/>
        </w:rPr>
        <w:t xml:space="preserve"> </w:t>
      </w:r>
    </w:p>
    <w:p w14:paraId="753A65D6" w14:textId="77777777" w:rsidR="00393E3D" w:rsidRDefault="00FF3740" w:rsidP="00A5184B">
      <w:pPr>
        <w:pStyle w:val="36"/>
        <w:framePr w:wrap="notBeside"/>
        <w:rPr>
          <w:rFonts w:ascii="FontbitDavid" w:hAnsi="FontbitDavid"/>
          <w:rtl/>
        </w:rPr>
      </w:pPr>
      <w:r w:rsidRPr="00393E3D">
        <w:rPr>
          <w:rtl/>
        </w:rPr>
        <w:t xml:space="preserve">וה"ק: </w:t>
      </w:r>
    </w:p>
    <w:p w14:paraId="6A1C4F37" w14:textId="09811B9F" w:rsidR="00D155EC" w:rsidRDefault="00FF3740" w:rsidP="00D155EC">
      <w:pPr>
        <w:rPr>
          <w:rFonts w:ascii="FontbitDavid" w:hAnsi="FontbitDavid"/>
          <w:rtl/>
        </w:rPr>
      </w:pPr>
      <w:r w:rsidRPr="00463769">
        <w:rPr>
          <w:rFonts w:ascii="FontbitDavid" w:hAnsi="FontbitDavid"/>
          <w:rtl/>
        </w:rPr>
        <w:t xml:space="preserve">מי גרם לה לעבירה? יין, </w:t>
      </w:r>
    </w:p>
    <w:p w14:paraId="6C7EDDC8" w14:textId="6538949D" w:rsidR="00FF3740" w:rsidRPr="006F178A" w:rsidRDefault="00FF3740" w:rsidP="00393E3D">
      <w:pPr>
        <w:rPr>
          <w:rtl/>
        </w:rPr>
      </w:pPr>
      <w:r w:rsidRPr="00463769">
        <w:rPr>
          <w:rFonts w:ascii="FontbitDavid" w:hAnsi="FontbitDavid"/>
          <w:rtl/>
        </w:rPr>
        <w:t>ואמר: כל הרואה סוטה בקלקולה יזיר עצמו מן היין.</w:t>
      </w:r>
    </w:p>
    <w:p w14:paraId="2D4B21DE" w14:textId="77777777" w:rsidR="00FE4724" w:rsidRDefault="00FF3740" w:rsidP="00BA44EB">
      <w:pPr>
        <w:pStyle w:val="a7"/>
        <w:rPr>
          <w:rtl/>
        </w:rPr>
      </w:pPr>
      <w:r w:rsidRPr="006F178A">
        <w:rPr>
          <w:rtl/>
        </w:rPr>
        <w:t>פתח בכינויין ומפרש ידות</w:t>
      </w:r>
    </w:p>
    <w:p w14:paraId="7E194954" w14:textId="77777777" w:rsidR="00393E3D" w:rsidRDefault="00FF3740" w:rsidP="00A5184B">
      <w:pPr>
        <w:pStyle w:val="36"/>
        <w:framePr w:wrap="notBeside"/>
        <w:rPr>
          <w:rtl/>
        </w:rPr>
      </w:pPr>
      <w:r w:rsidRPr="00393E3D">
        <w:rPr>
          <w:rFonts w:hint="cs"/>
          <w:rtl/>
        </w:rPr>
        <w:t>דה</w:t>
      </w:r>
      <w:r w:rsidRPr="00393E3D">
        <w:rPr>
          <w:rtl/>
        </w:rPr>
        <w:t>"</w:t>
      </w:r>
      <w:r w:rsidRPr="00393E3D">
        <w:rPr>
          <w:rFonts w:hint="cs"/>
          <w:rtl/>
        </w:rPr>
        <w:t>ק</w:t>
      </w:r>
      <w:r w:rsidRPr="00393E3D">
        <w:rPr>
          <w:rtl/>
        </w:rPr>
        <w:t>:</w:t>
      </w:r>
    </w:p>
    <w:p w14:paraId="1364A905" w14:textId="1FC0B5F4" w:rsidR="00FF3740" w:rsidRPr="006F178A" w:rsidRDefault="00393E3D" w:rsidP="00FF3740">
      <w:pPr>
        <w:rPr>
          <w:rtl/>
        </w:rPr>
      </w:pPr>
      <w:r>
        <w:rPr>
          <w:rFonts w:hint="cs"/>
          <w:rtl/>
        </w:rPr>
        <w:t>כ</w:t>
      </w:r>
      <w:r w:rsidR="00FF3740" w:rsidRPr="006F178A">
        <w:rPr>
          <w:rtl/>
        </w:rPr>
        <w:t xml:space="preserve">ל כינויי נזירות כנזירות, וידות נזירות כנזירות, </w:t>
      </w:r>
    </w:p>
    <w:p w14:paraId="17B4D154" w14:textId="77777777" w:rsidR="00FF3740" w:rsidRPr="006F178A" w:rsidRDefault="00FF3740" w:rsidP="00393E3D">
      <w:pPr>
        <w:rPr>
          <w:rtl/>
        </w:rPr>
      </w:pPr>
      <w:r w:rsidRPr="006F178A">
        <w:rPr>
          <w:rtl/>
        </w:rPr>
        <w:t>ואלו הן ידות: האומר אהא - הרי זה נזיר.</w:t>
      </w:r>
    </w:p>
    <w:p w14:paraId="44FC8E81" w14:textId="2958CF1C" w:rsidR="00102BEC" w:rsidRDefault="00102BEC" w:rsidP="00BA44EB">
      <w:pPr>
        <w:pStyle w:val="a7"/>
        <w:rPr>
          <w:rtl/>
        </w:rPr>
      </w:pPr>
      <w:r>
        <w:rPr>
          <w:rFonts w:hint="cs"/>
          <w:rtl/>
        </w:rPr>
        <w:t>ה</w:t>
      </w:r>
      <w:r w:rsidR="00FF3740" w:rsidRPr="006F178A">
        <w:rPr>
          <w:rtl/>
        </w:rPr>
        <w:t xml:space="preserve">תנא </w:t>
      </w:r>
      <w:r>
        <w:rPr>
          <w:rFonts w:hint="cs"/>
          <w:rtl/>
        </w:rPr>
        <w:t>שמסיים בו מפרש ברישא</w:t>
      </w:r>
    </w:p>
    <w:p w14:paraId="114A5BA2" w14:textId="77777777" w:rsidR="00393E3D" w:rsidRDefault="00FF3740" w:rsidP="00A5184B">
      <w:pPr>
        <w:pStyle w:val="36"/>
        <w:framePr w:wrap="notBeside"/>
        <w:rPr>
          <w:rtl/>
        </w:rPr>
      </w:pPr>
      <w:r w:rsidRPr="00393E3D">
        <w:rPr>
          <w:rtl/>
        </w:rPr>
        <w:t xml:space="preserve">כדתנן: </w:t>
      </w:r>
    </w:p>
    <w:p w14:paraId="0ECF32F3" w14:textId="5EBCEFDA" w:rsidR="00FF3740" w:rsidRPr="006F178A" w:rsidRDefault="00FF3740" w:rsidP="00FF3740">
      <w:pPr>
        <w:rPr>
          <w:rtl/>
        </w:rPr>
      </w:pPr>
      <w:r w:rsidRPr="006F178A">
        <w:rPr>
          <w:rtl/>
        </w:rPr>
        <w:t xml:space="preserve">במה מדליקין ובמה אין מדליקין? </w:t>
      </w:r>
      <w:r w:rsidRPr="00CA6DAD">
        <w:rPr>
          <w:rStyle w:val="27"/>
          <w:rtl/>
        </w:rPr>
        <w:t xml:space="preserve">ומפרש </w:t>
      </w:r>
      <w:r w:rsidRPr="006F178A">
        <w:rPr>
          <w:rtl/>
        </w:rPr>
        <w:t>אין מדליקין ברישא</w:t>
      </w:r>
      <w:r w:rsidR="00653EDD">
        <w:rPr>
          <w:rFonts w:hint="cs"/>
          <w:rtl/>
        </w:rPr>
        <w:t>.</w:t>
      </w:r>
    </w:p>
    <w:p w14:paraId="76545716" w14:textId="46AFE1AB" w:rsidR="00452473" w:rsidRDefault="00FF3740" w:rsidP="00BB7C94">
      <w:pPr>
        <w:rPr>
          <w:rtl/>
        </w:rPr>
      </w:pPr>
      <w:r w:rsidRPr="006F178A">
        <w:rPr>
          <w:rtl/>
        </w:rPr>
        <w:t xml:space="preserve">במה טומנין ובמה אין טומנין? </w:t>
      </w:r>
      <w:r w:rsidR="00CA6DAD">
        <w:rPr>
          <w:rStyle w:val="a4"/>
          <w:rtl/>
        </w:rPr>
        <w:tab/>
      </w:r>
      <w:r w:rsidR="00CA6DAD">
        <w:rPr>
          <w:rStyle w:val="a4"/>
          <w:rtl/>
        </w:rPr>
        <w:tab/>
      </w:r>
      <w:r w:rsidR="00CA6DAD">
        <w:rPr>
          <w:rStyle w:val="27"/>
          <w:rFonts w:hint="cs"/>
          <w:rtl/>
        </w:rPr>
        <w:t xml:space="preserve"> </w:t>
      </w:r>
      <w:r w:rsidRPr="00CA6DAD">
        <w:rPr>
          <w:rStyle w:val="27"/>
          <w:rtl/>
        </w:rPr>
        <w:t>ומפרש</w:t>
      </w:r>
      <w:r w:rsidRPr="005767C6">
        <w:rPr>
          <w:rStyle w:val="a4"/>
          <w:rtl/>
        </w:rPr>
        <w:t xml:space="preserve"> </w:t>
      </w:r>
      <w:r w:rsidRPr="006F178A">
        <w:rPr>
          <w:rtl/>
        </w:rPr>
        <w:t>אין טומנין ברישא</w:t>
      </w:r>
      <w:r w:rsidR="00653EDD">
        <w:rPr>
          <w:rFonts w:hint="cs"/>
          <w:rtl/>
        </w:rPr>
        <w:t>.</w:t>
      </w:r>
    </w:p>
    <w:p w14:paraId="2CC7EA36" w14:textId="3DAB792C" w:rsidR="00FF3740" w:rsidRPr="006F178A" w:rsidRDefault="005767C6" w:rsidP="00FF3740">
      <w:pPr>
        <w:rPr>
          <w:rtl/>
        </w:rPr>
      </w:pPr>
      <w:r>
        <w:rPr>
          <w:rFonts w:hint="cs"/>
          <w:rtl/>
        </w:rPr>
        <w:t>ב</w:t>
      </w:r>
      <w:r w:rsidR="00FF3740" w:rsidRPr="006F178A">
        <w:rPr>
          <w:rtl/>
        </w:rPr>
        <w:t xml:space="preserve">מה אשה יוצאה ובמה אינה יוצאה? </w:t>
      </w:r>
      <w:r w:rsidR="00FF3740" w:rsidRPr="005767C6">
        <w:rPr>
          <w:rStyle w:val="a4"/>
          <w:rtl/>
        </w:rPr>
        <w:t xml:space="preserve">ומפרש </w:t>
      </w:r>
      <w:r w:rsidR="00FF3740" w:rsidRPr="006F178A">
        <w:rPr>
          <w:rtl/>
        </w:rPr>
        <w:t>לא תצא אשה ברישא.</w:t>
      </w:r>
    </w:p>
    <w:p w14:paraId="1C0E13F9" w14:textId="054871CE" w:rsidR="00653EDD" w:rsidRDefault="00FF3740" w:rsidP="00BA44EB">
      <w:pPr>
        <w:pStyle w:val="a7"/>
        <w:rPr>
          <w:rtl/>
        </w:rPr>
      </w:pPr>
      <w:r w:rsidRPr="006F178A">
        <w:rPr>
          <w:rFonts w:hint="cs"/>
          <w:rtl/>
        </w:rPr>
        <w:t xml:space="preserve">ופעמים תני הפוך </w:t>
      </w:r>
    </w:p>
    <w:p w14:paraId="0C70D39D" w14:textId="52A3FDDE" w:rsidR="00FF3740" w:rsidRPr="006F178A" w:rsidRDefault="00FF3740" w:rsidP="00FF3740">
      <w:pPr>
        <w:rPr>
          <w:rtl/>
        </w:rPr>
      </w:pPr>
      <w:r w:rsidRPr="006F178A">
        <w:rPr>
          <w:rtl/>
        </w:rPr>
        <w:t xml:space="preserve">במה בהמה יוצאה ובמה אינה יוצאה? </w:t>
      </w:r>
      <w:r w:rsidRPr="00360848">
        <w:rPr>
          <w:rStyle w:val="a4"/>
          <w:rtl/>
        </w:rPr>
        <w:t xml:space="preserve">ומפרש </w:t>
      </w:r>
      <w:r w:rsidRPr="006F178A">
        <w:rPr>
          <w:rtl/>
        </w:rPr>
        <w:t xml:space="preserve">יוצא גמל ברישא! </w:t>
      </w:r>
    </w:p>
    <w:p w14:paraId="5F72F823" w14:textId="77777777" w:rsidR="00FF3740" w:rsidRPr="006F178A" w:rsidRDefault="00FF3740" w:rsidP="00FF3740">
      <w:pPr>
        <w:rPr>
          <w:rtl/>
        </w:rPr>
      </w:pPr>
      <w:r w:rsidRPr="006F178A">
        <w:rPr>
          <w:rtl/>
        </w:rPr>
        <w:t xml:space="preserve">יש נוחלין ומנחילין, נוחלין ולא מנחילין, מנחילין ולא נוחלין, לא נוחלין ולא מנחילין, </w:t>
      </w:r>
      <w:r w:rsidRPr="00360848">
        <w:rPr>
          <w:rStyle w:val="a4"/>
          <w:rtl/>
        </w:rPr>
        <w:t>ומפרש</w:t>
      </w:r>
      <w:r w:rsidRPr="006F178A">
        <w:rPr>
          <w:rtl/>
        </w:rPr>
        <w:t xml:space="preserve"> אלו נוחלין ומנחילין ברישא! </w:t>
      </w:r>
    </w:p>
    <w:p w14:paraId="155F58BA" w14:textId="77777777" w:rsidR="00C374BE" w:rsidRDefault="00FF3740" w:rsidP="00A5184B">
      <w:pPr>
        <w:pStyle w:val="36"/>
        <w:framePr w:wrap="notBeside"/>
        <w:rPr>
          <w:rFonts w:ascii="FontbitDavid" w:hAnsi="FontbitDavid"/>
          <w:rtl/>
        </w:rPr>
      </w:pPr>
      <w:r w:rsidRPr="00C374BE">
        <w:rPr>
          <w:rFonts w:hint="cs"/>
          <w:rtl/>
        </w:rPr>
        <w:t>ואין לומר</w:t>
      </w:r>
      <w:r w:rsidR="00932854" w:rsidRPr="00C374BE">
        <w:rPr>
          <w:rFonts w:hint="cs"/>
          <w:rtl/>
        </w:rPr>
        <w:t>:</w:t>
      </w:r>
      <w:r w:rsidRPr="00C374BE">
        <w:rPr>
          <w:rFonts w:hint="cs"/>
          <w:rtl/>
        </w:rPr>
        <w:t xml:space="preserve"> </w:t>
      </w:r>
    </w:p>
    <w:p w14:paraId="0E5FDCD2" w14:textId="143376C0" w:rsidR="00932854" w:rsidRDefault="00FF3740" w:rsidP="00360848">
      <w:pPr>
        <w:rPr>
          <w:rFonts w:ascii="FontbitDavid" w:hAnsi="FontbitDavid"/>
          <w:rtl/>
        </w:rPr>
      </w:pPr>
      <w:r w:rsidRPr="00360848">
        <w:rPr>
          <w:rFonts w:ascii="FontbitDavid" w:hAnsi="FontbitDavid" w:hint="cs"/>
          <w:rtl/>
        </w:rPr>
        <w:t>ד</w:t>
      </w:r>
      <w:r w:rsidR="00C31F59">
        <w:rPr>
          <w:rFonts w:ascii="FontbitDavid" w:hAnsi="FontbitDavid" w:hint="cs"/>
          <w:rtl/>
        </w:rPr>
        <w:t>ש</w:t>
      </w:r>
      <w:r w:rsidRPr="00360848">
        <w:rPr>
          <w:rFonts w:ascii="FontbitDavid" w:hAnsi="FontbitDavid" w:hint="cs"/>
          <w:rtl/>
        </w:rPr>
        <w:t>ם איסור על עצמו מפרש קודם משא</w:t>
      </w:r>
      <w:r w:rsidRPr="00360848">
        <w:rPr>
          <w:rFonts w:ascii="FontbitDavid" w:hAnsi="FontbitDavid"/>
          <w:rtl/>
        </w:rPr>
        <w:t>"</w:t>
      </w:r>
      <w:r w:rsidRPr="00360848">
        <w:rPr>
          <w:rFonts w:ascii="FontbitDavid" w:hAnsi="FontbitDavid" w:hint="cs"/>
          <w:rtl/>
        </w:rPr>
        <w:t xml:space="preserve">כ איסור בהמה מפרש ההיתר בתחילה </w:t>
      </w:r>
    </w:p>
    <w:p w14:paraId="4512D0C6" w14:textId="77777777" w:rsidR="00C374BE" w:rsidRDefault="00FF3740" w:rsidP="00A5184B">
      <w:pPr>
        <w:pStyle w:val="36"/>
        <w:framePr w:wrap="notBeside"/>
        <w:rPr>
          <w:rFonts w:ascii="FontbitDavid" w:hAnsi="FontbitDavid"/>
          <w:rtl/>
        </w:rPr>
      </w:pPr>
      <w:r w:rsidRPr="00C374BE">
        <w:rPr>
          <w:rFonts w:hint="cs"/>
          <w:rtl/>
        </w:rPr>
        <w:t>דא</w:t>
      </w:r>
      <w:r w:rsidRPr="00C374BE">
        <w:rPr>
          <w:rtl/>
        </w:rPr>
        <w:t>"</w:t>
      </w:r>
      <w:r w:rsidRPr="00C374BE">
        <w:rPr>
          <w:rFonts w:hint="cs"/>
          <w:rtl/>
        </w:rPr>
        <w:t>ה</w:t>
      </w:r>
      <w:r w:rsidR="00932854" w:rsidRPr="00C374BE">
        <w:rPr>
          <w:rFonts w:hint="cs"/>
          <w:rtl/>
        </w:rPr>
        <w:t>:</w:t>
      </w:r>
      <w:r w:rsidRPr="00C374BE">
        <w:rPr>
          <w:rFonts w:hint="cs"/>
          <w:rtl/>
        </w:rPr>
        <w:t xml:space="preserve"> </w:t>
      </w:r>
    </w:p>
    <w:p w14:paraId="12BF09B0" w14:textId="2800E30A" w:rsidR="00932854" w:rsidRDefault="00FF3740" w:rsidP="00360848">
      <w:pPr>
        <w:rPr>
          <w:rFonts w:ascii="FontbitDavid" w:hAnsi="FontbitDavid"/>
          <w:rtl/>
        </w:rPr>
      </w:pPr>
      <w:r w:rsidRPr="00360848">
        <w:rPr>
          <w:rFonts w:ascii="FontbitDavid" w:hAnsi="FontbitDavid"/>
          <w:rtl/>
        </w:rPr>
        <w:t xml:space="preserve">גבי יש נוחלין </w:t>
      </w:r>
      <w:r w:rsidR="00932854">
        <w:rPr>
          <w:rFonts w:ascii="FontbitDavid" w:hAnsi="FontbitDavid" w:hint="cs"/>
          <w:rtl/>
        </w:rPr>
        <w:t>גם</w:t>
      </w:r>
      <w:r w:rsidRPr="00360848">
        <w:rPr>
          <w:rFonts w:ascii="FontbitDavid" w:hAnsi="FontbitDavid"/>
          <w:rtl/>
        </w:rPr>
        <w:t xml:space="preserve"> </w:t>
      </w:r>
      <w:r w:rsidRPr="00360848">
        <w:rPr>
          <w:rFonts w:ascii="FontbitDavid" w:hAnsi="FontbitDavid" w:hint="cs"/>
          <w:rtl/>
        </w:rPr>
        <w:t>שי</w:t>
      </w:r>
      <w:r w:rsidR="00932854">
        <w:rPr>
          <w:rFonts w:ascii="FontbitDavid" w:hAnsi="FontbitDavid" w:hint="cs"/>
          <w:rtl/>
        </w:rPr>
        <w:t>פ</w:t>
      </w:r>
      <w:r w:rsidRPr="00360848">
        <w:rPr>
          <w:rFonts w:ascii="FontbitDavid" w:hAnsi="FontbitDavid" w:hint="cs"/>
          <w:rtl/>
        </w:rPr>
        <w:t xml:space="preserve">רש </w:t>
      </w:r>
      <w:r w:rsidRPr="00360848">
        <w:rPr>
          <w:rFonts w:ascii="FontbitDavid" w:hAnsi="FontbitDavid"/>
          <w:rtl/>
        </w:rPr>
        <w:t xml:space="preserve">עיקר נחלה ברישא, </w:t>
      </w:r>
    </w:p>
    <w:p w14:paraId="58A64934" w14:textId="4E200850" w:rsidR="00FF3740" w:rsidRPr="006F178A" w:rsidRDefault="00FF3740" w:rsidP="00932854">
      <w:pPr>
        <w:rPr>
          <w:rtl/>
        </w:rPr>
      </w:pPr>
      <w:r w:rsidRPr="00360848">
        <w:rPr>
          <w:rFonts w:ascii="FontbitDavid" w:hAnsi="FontbitDavid"/>
          <w:rtl/>
        </w:rPr>
        <w:t xml:space="preserve">אלא </w:t>
      </w:r>
      <w:r w:rsidR="00585A64">
        <w:rPr>
          <w:rFonts w:ascii="FontbitDavid" w:hAnsi="FontbitDavid"/>
          <w:rtl/>
        </w:rPr>
        <w:t>כאן</w:t>
      </w:r>
      <w:r w:rsidRPr="00360848">
        <w:rPr>
          <w:rFonts w:ascii="FontbitDavid" w:hAnsi="FontbitDavid"/>
          <w:rtl/>
        </w:rPr>
        <w:t xml:space="preserve"> לפרוש כינויי ברישא! </w:t>
      </w:r>
    </w:p>
    <w:p w14:paraId="7E533EB5" w14:textId="77777777" w:rsidR="00FF3740" w:rsidRPr="006F178A" w:rsidRDefault="00FF3740" w:rsidP="00516202">
      <w:pPr>
        <w:pStyle w:val="affff5"/>
        <w:framePr w:wrap="around"/>
        <w:rPr>
          <w:rtl/>
        </w:rPr>
      </w:pPr>
      <w:r w:rsidRPr="006F178A">
        <w:rPr>
          <w:rFonts w:hint="cs"/>
          <w:rtl/>
        </w:rPr>
        <w:t>ב:</w:t>
      </w:r>
    </w:p>
    <w:p w14:paraId="6D282984" w14:textId="77777777" w:rsidR="00393E3D" w:rsidRDefault="00FF3740" w:rsidP="00A5184B">
      <w:pPr>
        <w:pStyle w:val="36"/>
        <w:framePr w:wrap="notBeside"/>
        <w:rPr>
          <w:rFonts w:ascii="FontbitDavid" w:hAnsi="FontbitDavid"/>
          <w:rtl/>
        </w:rPr>
      </w:pPr>
      <w:r w:rsidRPr="00393E3D">
        <w:rPr>
          <w:rtl/>
        </w:rPr>
        <w:t>אלא</w:t>
      </w:r>
      <w:r w:rsidR="00C31F59" w:rsidRPr="00393E3D">
        <w:rPr>
          <w:rFonts w:hint="cs"/>
          <w:rtl/>
        </w:rPr>
        <w:t>:</w:t>
      </w:r>
      <w:r w:rsidRPr="00393E3D">
        <w:rPr>
          <w:rtl/>
        </w:rPr>
        <w:t xml:space="preserve"> </w:t>
      </w:r>
    </w:p>
    <w:p w14:paraId="1D8E0095" w14:textId="64B41F78" w:rsidR="00932854" w:rsidRDefault="00FF3740" w:rsidP="00C31F59">
      <w:pPr>
        <w:rPr>
          <w:rFonts w:ascii="FontbitDavid" w:hAnsi="FontbitDavid"/>
          <w:rtl/>
        </w:rPr>
      </w:pPr>
      <w:r w:rsidRPr="00C31F59">
        <w:rPr>
          <w:rFonts w:ascii="FontbitDavid" w:hAnsi="FontbitDavid"/>
          <w:rtl/>
        </w:rPr>
        <w:t>טעם ידות, הואיל ו</w:t>
      </w:r>
      <w:r w:rsidR="00932854">
        <w:rPr>
          <w:rFonts w:ascii="FontbitDavid" w:hAnsi="FontbitDavid" w:hint="cs"/>
          <w:rtl/>
        </w:rPr>
        <w:t>נלמד</w:t>
      </w:r>
      <w:r w:rsidRPr="00C31F59">
        <w:rPr>
          <w:rFonts w:ascii="FontbitDavid" w:hAnsi="FontbitDavid"/>
          <w:rtl/>
        </w:rPr>
        <w:t xml:space="preserve"> מדרש</w:t>
      </w:r>
      <w:r w:rsidR="00932854">
        <w:rPr>
          <w:rFonts w:ascii="FontbitDavid" w:hAnsi="FontbitDavid" w:hint="cs"/>
          <w:rtl/>
        </w:rPr>
        <w:t>,</w:t>
      </w:r>
      <w:r w:rsidRPr="00C31F59">
        <w:rPr>
          <w:rFonts w:ascii="FontbitDavid" w:hAnsi="FontbitDavid"/>
          <w:rtl/>
        </w:rPr>
        <w:t xml:space="preserve"> חביבין ליה.</w:t>
      </w:r>
      <w:r w:rsidRPr="00C31F59">
        <w:rPr>
          <w:rFonts w:ascii="FontbitDavid" w:hAnsi="FontbitDavid" w:hint="cs"/>
          <w:rtl/>
        </w:rPr>
        <w:t xml:space="preserve"> </w:t>
      </w:r>
    </w:p>
    <w:p w14:paraId="5A999865" w14:textId="02A20B09" w:rsidR="00FF3740" w:rsidRPr="006F178A" w:rsidRDefault="00FF3740" w:rsidP="00C374BE">
      <w:r w:rsidRPr="00C31F59">
        <w:rPr>
          <w:rFonts w:ascii="FontbitDavid" w:hAnsi="FontbitDavid" w:hint="cs"/>
          <w:rtl/>
        </w:rPr>
        <w:t>ומתחיל בעיקר קרבן וכשמפרש ידו ברישא</w:t>
      </w:r>
    </w:p>
    <w:p w14:paraId="0B059CC6" w14:textId="77777777" w:rsidR="00FF3740" w:rsidRPr="006F178A" w:rsidRDefault="00FF3740" w:rsidP="00D2416D">
      <w:pPr>
        <w:pStyle w:val="afffff3"/>
        <w:rPr>
          <w:rtl/>
        </w:rPr>
      </w:pPr>
      <w:ins w:id="9801" w:author="מספור קטעי משנה" w:date="2026-10-06T06:45:37Z">
        <w:r>
          <w:rPr>
            <w:rStyle w:val="MisparKeta"/>
          </w:rPr>
          <w:t xml:space="preserve">א. </w:t>
        </w:r>
      </w:ins>
      <w:r w:rsidRPr="006F178A">
        <w:rPr>
          <w:rtl/>
        </w:rPr>
        <w:t>האומר אהא - הרי זה נזיר.</w:t>
      </w:r>
    </w:p>
    <w:p w14:paraId="530E5C84" w14:textId="77777777" w:rsidR="00B10AD8" w:rsidRDefault="00FF3740" w:rsidP="00A5184B">
      <w:pPr>
        <w:pStyle w:val="36"/>
        <w:framePr w:wrap="notBeside"/>
        <w:rPr>
          <w:rtl/>
        </w:rPr>
      </w:pPr>
      <w:r w:rsidRPr="00B10AD8">
        <w:rPr>
          <w:rFonts w:hint="cs"/>
          <w:rtl/>
        </w:rPr>
        <w:t xml:space="preserve">שמואל: </w:t>
      </w:r>
    </w:p>
    <w:p w14:paraId="21F98B21" w14:textId="0552C2F8" w:rsidR="00240623" w:rsidRDefault="00FF3740" w:rsidP="00FF3740">
      <w:pPr>
        <w:rPr>
          <w:rtl/>
        </w:rPr>
      </w:pPr>
      <w:r w:rsidRPr="006F178A">
        <w:rPr>
          <w:rFonts w:hint="cs"/>
          <w:rtl/>
        </w:rPr>
        <w:t>מיירי שהיה נזיר עובר לפניו</w:t>
      </w:r>
      <w:r w:rsidR="00460039">
        <w:rPr>
          <w:rFonts w:hint="cs"/>
          <w:rtl/>
        </w:rPr>
        <w:t>,</w:t>
      </w:r>
      <w:r w:rsidRPr="006F178A">
        <w:rPr>
          <w:rFonts w:hint="cs"/>
          <w:rtl/>
        </w:rPr>
        <w:t xml:space="preserve"> </w:t>
      </w:r>
    </w:p>
    <w:p w14:paraId="37A18BD7" w14:textId="77777777" w:rsidR="00B10AD8" w:rsidRDefault="00FF3740" w:rsidP="00A5184B">
      <w:pPr>
        <w:pStyle w:val="36"/>
        <w:framePr w:wrap="notBeside"/>
        <w:rPr>
          <w:rtl/>
        </w:rPr>
      </w:pPr>
      <w:r w:rsidRPr="00B10AD8">
        <w:rPr>
          <w:rFonts w:hint="cs"/>
          <w:rtl/>
        </w:rPr>
        <w:t>ואין להוכיח</w:t>
      </w:r>
      <w:r w:rsidR="00240623" w:rsidRPr="00B10AD8">
        <w:rPr>
          <w:rFonts w:hint="cs"/>
          <w:rtl/>
        </w:rPr>
        <w:t>:</w:t>
      </w:r>
      <w:r w:rsidRPr="00B10AD8">
        <w:rPr>
          <w:rFonts w:hint="cs"/>
          <w:rtl/>
        </w:rPr>
        <w:t xml:space="preserve"> </w:t>
      </w:r>
    </w:p>
    <w:p w14:paraId="658FEE4E" w14:textId="5AD44BE1" w:rsidR="00240623" w:rsidRDefault="00FF3740" w:rsidP="004B3827">
      <w:pPr>
        <w:rPr>
          <w:rFonts w:ascii="FontbitDavid" w:hAnsi="FontbitDavid"/>
          <w:rtl/>
        </w:rPr>
      </w:pPr>
      <w:r w:rsidRPr="006F178A">
        <w:rPr>
          <w:rFonts w:hint="cs"/>
          <w:rtl/>
        </w:rPr>
        <w:t>דידים שאין מוכיחות לא הוין ידים</w:t>
      </w:r>
      <w:r w:rsidR="00240623">
        <w:rPr>
          <w:rFonts w:hint="cs"/>
          <w:rtl/>
        </w:rPr>
        <w:t xml:space="preserve"> </w:t>
      </w:r>
      <w:r w:rsidRPr="006F178A">
        <w:rPr>
          <w:rFonts w:hint="cs"/>
          <w:rtl/>
        </w:rPr>
        <w:t>דמיירי בזמן שעבר לפניו</w:t>
      </w:r>
      <w:r w:rsidR="00460039">
        <w:rPr>
          <w:rFonts w:hint="cs"/>
          <w:rtl/>
        </w:rPr>
        <w:t>.</w:t>
      </w:r>
      <w:r w:rsidR="004B3827">
        <w:rPr>
          <w:rFonts w:ascii="FontbitDavid" w:hAnsi="FontbitDavid" w:hint="cs"/>
          <w:rtl/>
        </w:rPr>
        <w:t xml:space="preserve"> </w:t>
      </w:r>
      <w:r w:rsidRPr="006F178A">
        <w:rPr>
          <w:rFonts w:ascii="FontbitDavid" w:hAnsi="FontbitDavid" w:hint="cs"/>
          <w:rtl/>
        </w:rPr>
        <w:t>אבל בלא עובר לפניו שמא אהא בתענית אמר</w:t>
      </w:r>
      <w:r w:rsidR="004B3827">
        <w:rPr>
          <w:rFonts w:ascii="FontbitDavid" w:hAnsi="FontbitDavid" w:hint="cs"/>
          <w:rtl/>
        </w:rPr>
        <w:t>.</w:t>
      </w:r>
    </w:p>
    <w:p w14:paraId="3707BF2D" w14:textId="2710677D" w:rsidR="00B10AD8" w:rsidRDefault="00FF3740" w:rsidP="00A5184B">
      <w:pPr>
        <w:pStyle w:val="36"/>
        <w:framePr w:wrap="notBeside"/>
        <w:rPr>
          <w:rFonts w:ascii="FontbitDavid" w:hAnsi="FontbitDavid"/>
          <w:rtl/>
        </w:rPr>
      </w:pPr>
      <w:r w:rsidRPr="00B10AD8">
        <w:rPr>
          <w:rFonts w:hint="cs"/>
          <w:rtl/>
        </w:rPr>
        <w:t>ולא חיישי</w:t>
      </w:r>
      <w:r w:rsidR="00B10AD8">
        <w:rPr>
          <w:rFonts w:hint="cs"/>
          <w:rtl/>
        </w:rPr>
        <w:t>:</w:t>
      </w:r>
    </w:p>
    <w:p w14:paraId="71F4E57E" w14:textId="63D85D06" w:rsidR="00FF3740" w:rsidRPr="006F178A" w:rsidRDefault="00FF3740" w:rsidP="00CA6DAD">
      <w:pPr>
        <w:rPr>
          <w:rtl/>
        </w:rPr>
      </w:pPr>
      <w:r w:rsidRPr="006F178A">
        <w:rPr>
          <w:rFonts w:ascii="FontbitDavid" w:hAnsi="FontbitDavid" w:hint="cs"/>
          <w:rtl/>
        </w:rPr>
        <w:t xml:space="preserve">שמא לפוטרו מקרבנותיו, </w:t>
      </w:r>
      <w:r w:rsidRPr="00460039">
        <w:rPr>
          <w:rFonts w:ascii="FontbitDavid" w:hAnsi="FontbitDavid" w:hint="cs"/>
          <w:rtl/>
        </w:rPr>
        <w:t>דמיירי שאמר בליבו</w:t>
      </w:r>
      <w:r w:rsidR="00460039">
        <w:rPr>
          <w:rFonts w:ascii="FontbitDavid" w:hAnsi="FontbitDavid" w:hint="cs"/>
          <w:rtl/>
        </w:rPr>
        <w:t>,</w:t>
      </w:r>
      <w:r w:rsidRPr="00460039">
        <w:rPr>
          <w:rFonts w:ascii="FontbitDavid" w:hAnsi="FontbitDavid" w:hint="cs"/>
          <w:rtl/>
        </w:rPr>
        <w:t xml:space="preserve"> וקמ</w:t>
      </w:r>
      <w:r w:rsidRPr="00460039">
        <w:rPr>
          <w:rFonts w:ascii="FontbitDavid" w:hAnsi="FontbitDavid"/>
          <w:rtl/>
        </w:rPr>
        <w:t>"</w:t>
      </w:r>
      <w:r w:rsidRPr="00460039">
        <w:rPr>
          <w:rFonts w:ascii="FontbitDavid" w:hAnsi="FontbitDavid" w:hint="cs"/>
          <w:rtl/>
        </w:rPr>
        <w:t>ל דא</w:t>
      </w:r>
      <w:r w:rsidRPr="00460039">
        <w:rPr>
          <w:rFonts w:ascii="FontbitDavid" w:hAnsi="FontbitDavid"/>
          <w:rtl/>
        </w:rPr>
        <w:t>"</w:t>
      </w:r>
      <w:r w:rsidRPr="00460039">
        <w:rPr>
          <w:rFonts w:ascii="FontbitDavid" w:hAnsi="FontbitDavid" w:hint="cs"/>
          <w:rtl/>
        </w:rPr>
        <w:t>צ פיו ולבו שווין</w:t>
      </w:r>
      <w:r w:rsidR="00460039">
        <w:rPr>
          <w:rFonts w:ascii="FontbitDavid" w:hAnsi="FontbitDavid" w:hint="cs"/>
          <w:rtl/>
        </w:rPr>
        <w:t>.</w:t>
      </w:r>
      <w:r w:rsidRPr="00460039">
        <w:rPr>
          <w:rFonts w:ascii="FontbitDavid" w:hAnsi="FontbitDavid" w:hint="cs"/>
          <w:rtl/>
        </w:rPr>
        <w:t xml:space="preserve"> </w:t>
      </w:r>
    </w:p>
    <w:p w14:paraId="4E5882AD" w14:textId="77777777" w:rsidR="00FF3740" w:rsidRPr="006F178A" w:rsidRDefault="00FF3740" w:rsidP="00FF3740">
      <w:pPr>
        <w:pStyle w:val="afffff3"/>
        <w:rPr>
          <w:b/>
          <w:sz w:val="20"/>
          <w:rtl/>
        </w:rPr>
      </w:pPr>
      <w:ins w:id="9802" w:author="מספור קטעי משנה" w:date="2026-10-06T06:45:37Z">
        <w:r>
          <w:rPr>
            <w:rStyle w:val="MisparKeta"/>
          </w:rPr>
          <w:t xml:space="preserve">ב. </w:t>
        </w:r>
      </w:ins>
      <w:r w:rsidRPr="006F178A">
        <w:rPr>
          <w:b/>
          <w:rtl/>
          <w:rPrChange w:id="40001" w:author="Claude" w:date="2026-10-06T13:34:43Z">
            <w:rPr>
              <w:b/>
              <w:sz w:val="20"/>
              <w:rtl/>
            </w:rPr>
          </w:rPrChange>
        </w:rPr>
        <w:t>אהא נאה - נזיר.</w:t>
      </w:r>
    </w:p>
    <w:p w14:paraId="349A05B5" w14:textId="77777777" w:rsidR="00FF3740" w:rsidRPr="006F178A" w:rsidRDefault="00FF3740" w:rsidP="00FF3740">
      <w:pPr>
        <w:rPr>
          <w:rtl/>
        </w:rPr>
      </w:pPr>
      <w:r w:rsidRPr="006F178A">
        <w:rPr>
          <w:rFonts w:ascii="FontbitDavid" w:hAnsi="FontbitDavid"/>
          <w:rtl/>
        </w:rPr>
        <w:t>ו</w:t>
      </w:r>
      <w:r>
        <w:rPr>
          <w:rFonts w:ascii="FontbitDavid" w:hAnsi="FontbitDavid"/>
          <w:rtl/>
        </w:rPr>
        <w:t>שמא</w:t>
      </w:r>
      <w:r w:rsidRPr="006F178A">
        <w:rPr>
          <w:rFonts w:ascii="FontbitDavid" w:hAnsi="FontbitDavid"/>
          <w:rtl/>
        </w:rPr>
        <w:t xml:space="preserve"> אנאה לפניו במצות! </w:t>
      </w:r>
      <w:r w:rsidRPr="00147CA0">
        <w:rPr>
          <w:rStyle w:val="a4"/>
          <w:rtl/>
        </w:rPr>
        <w:t xml:space="preserve">כדתניא: </w:t>
      </w:r>
      <w:r w:rsidRPr="00AF76D0">
        <w:rPr>
          <w:rStyle w:val="afffffe"/>
          <w:rFonts w:hint="cs"/>
          <w:rtl/>
        </w:rPr>
        <w:t>'</w:t>
      </w:r>
      <w:r w:rsidRPr="00AF76D0">
        <w:rPr>
          <w:rStyle w:val="afffffe"/>
          <w:rtl/>
        </w:rPr>
        <w:t>זה אלי ואנוהו</w:t>
      </w:r>
      <w:r w:rsidRPr="00AF76D0">
        <w:rPr>
          <w:rStyle w:val="afffffe"/>
          <w:rFonts w:hint="cs"/>
          <w:rtl/>
        </w:rPr>
        <w:t>'</w:t>
      </w:r>
      <w:r w:rsidRPr="00AF76D0">
        <w:rPr>
          <w:rStyle w:val="afffffe"/>
          <w:rtl/>
        </w:rPr>
        <w:t xml:space="preserve"> </w:t>
      </w:r>
      <w:r w:rsidRPr="006F178A">
        <w:rPr>
          <w:rFonts w:ascii="FontbitDavid" w:hAnsi="FontbitDavid"/>
          <w:rtl/>
        </w:rPr>
        <w:t xml:space="preserve">- אנאה לפניו במצות, אעשה לפניו סוכה נאה, לולב נאה, ציצית נאה, אכתוב לפניו ספר תורה נאה ואכרכנו בשיראין נאים! </w:t>
      </w:r>
    </w:p>
    <w:p w14:paraId="6E27BAA6" w14:textId="6E19F21F" w:rsidR="00B10AD8" w:rsidRDefault="00FF3740" w:rsidP="00A5184B">
      <w:pPr>
        <w:pStyle w:val="36"/>
        <w:framePr w:wrap="notBeside"/>
        <w:rPr>
          <w:rtl/>
        </w:rPr>
      </w:pPr>
      <w:r w:rsidRPr="00B10AD8">
        <w:rPr>
          <w:rtl/>
        </w:rPr>
        <w:t>אמר שמואל:</w:t>
      </w:r>
    </w:p>
    <w:p w14:paraId="733E2C8D" w14:textId="78A0ED67" w:rsidR="00FF3740" w:rsidRPr="006F178A" w:rsidRDefault="00FF3740" w:rsidP="00B10AD8">
      <w:pPr>
        <w:rPr>
          <w:rtl/>
        </w:rPr>
      </w:pPr>
      <w:r w:rsidRPr="00147CA0">
        <w:rPr>
          <w:rFonts w:ascii="FontbitDavid" w:hAnsi="FontbitDavid"/>
          <w:rtl/>
        </w:rPr>
        <w:t>שתפוס בשערו ואמר אנאה.</w:t>
      </w:r>
    </w:p>
    <w:p w14:paraId="24FEBDBD" w14:textId="77777777" w:rsidR="00FF3740" w:rsidRPr="006F178A" w:rsidRDefault="00FF3740" w:rsidP="00516202">
      <w:pPr>
        <w:pStyle w:val="affff5"/>
        <w:framePr w:wrap="around"/>
        <w:rPr>
          <w:rtl/>
        </w:rPr>
      </w:pPr>
      <w:r w:rsidRPr="006F178A">
        <w:rPr>
          <w:rFonts w:hint="cs"/>
          <w:rtl/>
        </w:rPr>
        <w:t>ג.</w:t>
      </w:r>
    </w:p>
    <w:p w14:paraId="78E666DB" w14:textId="082B8E8F" w:rsidR="00C138C1" w:rsidRDefault="00C138C1" w:rsidP="00BA44EB">
      <w:pPr>
        <w:pStyle w:val="a7"/>
        <w:rPr>
          <w:rtl/>
        </w:rPr>
      </w:pPr>
      <w:r>
        <w:rPr>
          <w:rFonts w:hint="cs"/>
          <w:rtl/>
        </w:rPr>
        <w:t xml:space="preserve">נזיר נקרא נאה </w:t>
      </w:r>
      <w:r w:rsidR="00100AE6">
        <w:rPr>
          <w:rFonts w:hint="cs"/>
          <w:rtl/>
        </w:rPr>
        <w:t xml:space="preserve">- </w:t>
      </w:r>
      <w:r>
        <w:rPr>
          <w:rFonts w:hint="cs"/>
          <w:rtl/>
        </w:rPr>
        <w:t xml:space="preserve">בנזיר טהור. </w:t>
      </w:r>
    </w:p>
    <w:p w14:paraId="1D301940" w14:textId="0603285F" w:rsidR="00CA6D21" w:rsidRDefault="00FF3740" w:rsidP="00FF3740">
      <w:pPr>
        <w:rPr>
          <w:rFonts w:ascii="FontbitDavid" w:hAnsi="FontbitDavid"/>
          <w:rtl/>
        </w:rPr>
      </w:pPr>
      <w:r w:rsidRPr="006F178A">
        <w:rPr>
          <w:rFonts w:ascii="FontbitDavid" w:hAnsi="FontbitDavid"/>
          <w:rtl/>
        </w:rPr>
        <w:t xml:space="preserve">נזיר </w:t>
      </w:r>
      <w:r w:rsidR="00CA6D21">
        <w:rPr>
          <w:rFonts w:ascii="FontbitDavid" w:hAnsi="FontbitDavid" w:hint="cs"/>
          <w:rtl/>
        </w:rPr>
        <w:t xml:space="preserve">נקרא </w:t>
      </w:r>
      <w:r w:rsidRPr="006F178A">
        <w:rPr>
          <w:rFonts w:ascii="FontbitDavid" w:hAnsi="FontbitDavid"/>
          <w:rtl/>
        </w:rPr>
        <w:t>חוטא</w:t>
      </w:r>
      <w:r w:rsidR="00C138C1">
        <w:rPr>
          <w:rFonts w:ascii="FontbitDavid" w:hAnsi="FontbitDavid" w:hint="cs"/>
          <w:rtl/>
        </w:rPr>
        <w:t xml:space="preserve">- </w:t>
      </w:r>
      <w:r w:rsidR="00CA6D21">
        <w:rPr>
          <w:rFonts w:ascii="FontbitDavid" w:hAnsi="FontbitDavid" w:hint="cs"/>
          <w:rtl/>
        </w:rPr>
        <w:t>ב</w:t>
      </w:r>
      <w:r w:rsidRPr="006F178A">
        <w:rPr>
          <w:rFonts w:ascii="FontbitDavid" w:hAnsi="FontbitDavid"/>
          <w:rtl/>
        </w:rPr>
        <w:t xml:space="preserve">נזיר טמא, איידי דבעי מיסתר: </w:t>
      </w:r>
      <w:r w:rsidRPr="00147CA0">
        <w:rPr>
          <w:rStyle w:val="afffffe"/>
          <w:rtl/>
        </w:rPr>
        <w:t>והימים הראשונים יפלו כי טמא נזרו,</w:t>
      </w:r>
      <w:r w:rsidRPr="006F178A">
        <w:rPr>
          <w:rFonts w:ascii="FontbitDavid" w:hAnsi="FontbitDavid"/>
          <w:rtl/>
        </w:rPr>
        <w:t xml:space="preserve"> </w:t>
      </w:r>
      <w:r>
        <w:rPr>
          <w:rFonts w:ascii="FontbitDavid" w:hAnsi="FontbitDavid"/>
          <w:rtl/>
        </w:rPr>
        <w:t>שמא</w:t>
      </w:r>
      <w:r w:rsidRPr="006F178A">
        <w:rPr>
          <w:rFonts w:ascii="FontbitDavid" w:hAnsi="FontbitDavid"/>
          <w:rtl/>
        </w:rPr>
        <w:t xml:space="preserve"> </w:t>
      </w:r>
      <w:r w:rsidR="00147CA0">
        <w:rPr>
          <w:rFonts w:ascii="FontbitDavid" w:hAnsi="FontbitDavid" w:hint="cs"/>
          <w:rtl/>
        </w:rPr>
        <w:t xml:space="preserve">יעבור </w:t>
      </w:r>
      <w:r w:rsidRPr="006F178A">
        <w:rPr>
          <w:rFonts w:ascii="FontbitDavid" w:hAnsi="FontbitDavid"/>
          <w:rtl/>
        </w:rPr>
        <w:t>על נזירות</w:t>
      </w:r>
      <w:r w:rsidR="00147CA0">
        <w:rPr>
          <w:rFonts w:ascii="FontbitDavid" w:hAnsi="FontbitDavid" w:hint="cs"/>
          <w:rtl/>
        </w:rPr>
        <w:t>ו</w:t>
      </w:r>
      <w:r w:rsidRPr="006F178A">
        <w:rPr>
          <w:rFonts w:ascii="FontbitDavid" w:hAnsi="FontbitDavid"/>
          <w:rtl/>
        </w:rPr>
        <w:t xml:space="preserve">, </w:t>
      </w:r>
    </w:p>
    <w:p w14:paraId="414A63C8" w14:textId="55D08316" w:rsidR="00FF3740" w:rsidRPr="006F178A" w:rsidRDefault="006B01C3" w:rsidP="00FF3740">
      <w:pPr>
        <w:rPr>
          <w:rtl/>
        </w:rPr>
      </w:pPr>
      <w:r w:rsidRPr="007A6E7C">
        <w:rPr>
          <w:rStyle w:val="-2"/>
          <w:rFonts w:hint="cs"/>
          <w:rtl/>
        </w:rPr>
        <w:t>הריני כזה</w:t>
      </w:r>
      <w:r>
        <w:rPr>
          <w:rFonts w:hint="cs"/>
          <w:rtl/>
        </w:rPr>
        <w:t>:</w:t>
      </w:r>
      <w:r w:rsidR="00D8388B">
        <w:rPr>
          <w:rFonts w:hint="cs"/>
          <w:rtl/>
        </w:rPr>
        <w:t xml:space="preserve"> </w:t>
      </w:r>
      <w:r w:rsidRPr="006B01C3">
        <w:rPr>
          <w:rFonts w:hint="cs"/>
          <w:rtl/>
        </w:rPr>
        <w:t xml:space="preserve"> </w:t>
      </w:r>
      <w:r w:rsidR="00FF3740" w:rsidRPr="00A143DF">
        <w:rPr>
          <w:rStyle w:val="a4"/>
          <w:rtl/>
        </w:rPr>
        <w:t>שמואל:</w:t>
      </w:r>
      <w:r w:rsidR="00FF3740" w:rsidRPr="006F178A">
        <w:rPr>
          <w:rFonts w:ascii="FontbitDavid" w:hAnsi="FontbitDavid"/>
          <w:rtl/>
        </w:rPr>
        <w:t xml:space="preserve"> כגון שהיה נזיר עובר לפניו.</w:t>
      </w:r>
    </w:p>
    <w:p w14:paraId="60F9D791" w14:textId="77777777" w:rsidR="00FF3740" w:rsidRPr="006F178A" w:rsidRDefault="00FF3740" w:rsidP="00FF3740">
      <w:pPr>
        <w:pStyle w:val="afffff3"/>
        <w:rPr>
          <w:b/>
          <w:sz w:val="20"/>
          <w:rtl/>
        </w:rPr>
      </w:pPr>
      <w:ins w:id="9803" w:author="מספור קטעי משנה" w:date="2026-10-06T06:45:37Z">
        <w:r>
          <w:rPr>
            <w:rStyle w:val="MisparKeta"/>
          </w:rPr>
          <w:t xml:space="preserve">ב. </w:t>
        </w:r>
      </w:ins>
      <w:r w:rsidRPr="006F178A">
        <w:rPr>
          <w:b/>
          <w:rtl/>
          <w:rPrChange w:id="40002" w:author="Claude" w:date="2026-10-06T13:34:43Z">
            <w:rPr>
              <w:b/>
              <w:sz w:val="20"/>
              <w:rtl/>
            </w:rPr>
          </w:rPrChange>
        </w:rPr>
        <w:t>הריני מסלסל.</w:t>
      </w:r>
    </w:p>
    <w:p w14:paraId="1369C283" w14:textId="77777777" w:rsidR="002B76B8" w:rsidRDefault="001C1FF1" w:rsidP="00A5184B">
      <w:pPr>
        <w:pStyle w:val="36"/>
        <w:framePr w:wrap="notBeside"/>
        <w:rPr>
          <w:rtl/>
        </w:rPr>
      </w:pPr>
      <w:r w:rsidRPr="002B76B8">
        <w:rPr>
          <w:rFonts w:hint="cs"/>
          <w:rtl/>
        </w:rPr>
        <w:t xml:space="preserve">ויקשה מנין: </w:t>
      </w:r>
    </w:p>
    <w:p w14:paraId="63422461" w14:textId="5D33484E" w:rsidR="00C139D2" w:rsidRDefault="001C1FF1" w:rsidP="001C1FF1">
      <w:pPr>
        <w:rPr>
          <w:rFonts w:ascii="FontbitDavid" w:hAnsi="FontbitDavid"/>
          <w:rtl/>
        </w:rPr>
      </w:pPr>
      <w:r>
        <w:rPr>
          <w:rFonts w:ascii="FontbitDavid" w:hAnsi="FontbitDavid" w:hint="cs"/>
          <w:rtl/>
        </w:rPr>
        <w:t>ש</w:t>
      </w:r>
      <w:r w:rsidR="00FF3740" w:rsidRPr="006F178A">
        <w:rPr>
          <w:rFonts w:ascii="FontbitDavid" w:hAnsi="FontbitDavid" w:hint="cs"/>
          <w:rtl/>
        </w:rPr>
        <w:t xml:space="preserve">סלסול בשיער </w:t>
      </w:r>
      <w:r w:rsidR="00C139D2" w:rsidRPr="00C139D2">
        <w:rPr>
          <w:rStyle w:val="a4"/>
          <w:rFonts w:hint="cs"/>
          <w:rtl/>
        </w:rPr>
        <w:t>כ</w:t>
      </w:r>
      <w:r w:rsidR="00C139D2">
        <w:rPr>
          <w:rStyle w:val="a4"/>
          <w:rFonts w:hint="cs"/>
          <w:rtl/>
        </w:rPr>
        <w:t>א</w:t>
      </w:r>
      <w:r w:rsidR="00FF3740" w:rsidRPr="00C139D2">
        <w:rPr>
          <w:rStyle w:val="a4"/>
          <w:rtl/>
        </w:rPr>
        <w:t>מת רבי</w:t>
      </w:r>
      <w:r w:rsidR="00C139D2" w:rsidRPr="00C139D2">
        <w:rPr>
          <w:rStyle w:val="a4"/>
          <w:rFonts w:hint="cs"/>
          <w:rtl/>
        </w:rPr>
        <w:t xml:space="preserve"> לאחד</w:t>
      </w:r>
      <w:r w:rsidR="00FF3740" w:rsidRPr="00C139D2">
        <w:rPr>
          <w:rStyle w:val="a4"/>
          <w:rtl/>
        </w:rPr>
        <w:t>:</w:t>
      </w:r>
      <w:r w:rsidR="00FF3740" w:rsidRPr="006F178A">
        <w:rPr>
          <w:rFonts w:ascii="FontbitDavid" w:hAnsi="FontbitDavid"/>
          <w:rtl/>
        </w:rPr>
        <w:t xml:space="preserve"> עד מתי אתה מסלסל בשערך!</w:t>
      </w:r>
      <w:r>
        <w:rPr>
          <w:rFonts w:ascii="FontbitDavid" w:hAnsi="FontbitDavid" w:hint="cs"/>
          <w:rtl/>
        </w:rPr>
        <w:t xml:space="preserve"> </w:t>
      </w:r>
      <w:r w:rsidR="00FF3740" w:rsidRPr="00C139D2">
        <w:rPr>
          <w:rStyle w:val="a4"/>
          <w:rtl/>
        </w:rPr>
        <w:t>אימא:</w:t>
      </w:r>
      <w:r w:rsidR="00FF3740" w:rsidRPr="006F178A">
        <w:rPr>
          <w:rFonts w:ascii="FontbitDavid" w:hAnsi="FontbitDavid"/>
          <w:rtl/>
        </w:rPr>
        <w:t xml:space="preserve"> תורה, ד</w:t>
      </w:r>
      <w:r w:rsidR="00FF3740" w:rsidRPr="00445EF3">
        <w:rPr>
          <w:rStyle w:val="afffffe"/>
          <w:rtl/>
        </w:rPr>
        <w:t>סלסלה ותרוממך!</w:t>
      </w:r>
      <w:r w:rsidR="00FF3740" w:rsidRPr="006F178A">
        <w:rPr>
          <w:rFonts w:ascii="FontbitDavid" w:hAnsi="FontbitDavid"/>
          <w:rtl/>
        </w:rPr>
        <w:t xml:space="preserve"> </w:t>
      </w:r>
    </w:p>
    <w:p w14:paraId="5C07D05B" w14:textId="77777777" w:rsidR="002B76B8" w:rsidRDefault="003D7D7A" w:rsidP="00A5184B">
      <w:pPr>
        <w:pStyle w:val="36"/>
        <w:framePr w:wrap="notBeside"/>
        <w:rPr>
          <w:rFonts w:ascii="FontbitDavid" w:hAnsi="FontbitDavid"/>
          <w:rtl/>
        </w:rPr>
      </w:pPr>
      <w:r w:rsidRPr="002B76B8">
        <w:rPr>
          <w:rFonts w:hint="cs"/>
          <w:rtl/>
        </w:rPr>
        <w:t xml:space="preserve">- </w:t>
      </w:r>
      <w:r w:rsidR="00FF3740" w:rsidRPr="002B76B8">
        <w:rPr>
          <w:rtl/>
        </w:rPr>
        <w:t>שמואל:</w:t>
      </w:r>
    </w:p>
    <w:p w14:paraId="6BCFAE77" w14:textId="3C030C9E" w:rsidR="00FF3740" w:rsidRPr="006F178A" w:rsidRDefault="00FF3740" w:rsidP="00FF3740">
      <w:pPr>
        <w:rPr>
          <w:rtl/>
        </w:rPr>
      </w:pPr>
      <w:r w:rsidRPr="006F178A">
        <w:rPr>
          <w:rFonts w:ascii="FontbitDavid" w:hAnsi="FontbitDavid"/>
          <w:rtl/>
        </w:rPr>
        <w:t xml:space="preserve"> </w:t>
      </w:r>
      <w:r w:rsidR="003D7D7A">
        <w:rPr>
          <w:rFonts w:ascii="FontbitDavid" w:hAnsi="FontbitDavid" w:hint="cs"/>
          <w:rtl/>
        </w:rPr>
        <w:t>מדובר</w:t>
      </w:r>
      <w:r w:rsidRPr="006F178A">
        <w:rPr>
          <w:rFonts w:ascii="FontbitDavid" w:hAnsi="FontbitDavid"/>
          <w:rtl/>
        </w:rPr>
        <w:t xml:space="preserve"> שתפוס בשערו.</w:t>
      </w:r>
    </w:p>
    <w:p w14:paraId="501C050B" w14:textId="77777777" w:rsidR="00FF3740" w:rsidRPr="006F178A" w:rsidRDefault="00FF3740" w:rsidP="00FF3740">
      <w:pPr>
        <w:pStyle w:val="afffff3"/>
        <w:rPr>
          <w:b/>
          <w:sz w:val="20"/>
          <w:rtl/>
        </w:rPr>
      </w:pPr>
      <w:ins w:id="9804" w:author="מספור קטעי משנה" w:date="2026-10-06T06:45:37Z">
        <w:r>
          <w:rPr>
            <w:rStyle w:val="MisparKeta"/>
          </w:rPr>
          <w:t xml:space="preserve">ג. </w:t>
        </w:r>
      </w:ins>
      <w:r w:rsidRPr="006F178A">
        <w:rPr>
          <w:b/>
          <w:rtl/>
          <w:rPrChange w:id="40003" w:author="Claude" w:date="2026-10-06T13:34:43Z">
            <w:rPr>
              <w:b/>
              <w:sz w:val="20"/>
              <w:rtl/>
            </w:rPr>
          </w:rPrChange>
        </w:rPr>
        <w:t>הריני מכלכל.</w:t>
      </w:r>
    </w:p>
    <w:p w14:paraId="0D122D1E" w14:textId="77777777" w:rsidR="002B76B8" w:rsidRDefault="003D7D7A" w:rsidP="00A5184B">
      <w:pPr>
        <w:pStyle w:val="36"/>
        <w:framePr w:wrap="notBeside"/>
        <w:rPr>
          <w:rFonts w:ascii="FontbitDavid" w:hAnsi="FontbitDavid"/>
          <w:rtl/>
        </w:rPr>
      </w:pPr>
      <w:r w:rsidRPr="002B76B8">
        <w:rPr>
          <w:rFonts w:hint="cs"/>
          <w:rtl/>
        </w:rPr>
        <w:t xml:space="preserve">מנין: </w:t>
      </w:r>
    </w:p>
    <w:p w14:paraId="719F81AB" w14:textId="72D268FA" w:rsidR="00C139D2" w:rsidRDefault="00FF3740" w:rsidP="003D7D7A">
      <w:pPr>
        <w:rPr>
          <w:rtl/>
        </w:rPr>
      </w:pPr>
      <w:r w:rsidRPr="006F178A">
        <w:rPr>
          <w:rFonts w:ascii="FontbitDavid" w:hAnsi="FontbitDavid"/>
          <w:rtl/>
        </w:rPr>
        <w:t xml:space="preserve">כילכול שער הוא </w:t>
      </w:r>
      <w:r w:rsidRPr="00C139D2">
        <w:rPr>
          <w:rStyle w:val="a4"/>
          <w:rtl/>
        </w:rPr>
        <w:t xml:space="preserve">כדתנן: </w:t>
      </w:r>
      <w:r w:rsidRPr="006F178A">
        <w:rPr>
          <w:rFonts w:ascii="FontbitDavid" w:hAnsi="FontbitDavid"/>
          <w:rtl/>
        </w:rPr>
        <w:t xml:space="preserve">סיד </w:t>
      </w:r>
      <w:r w:rsidR="003D7D7A">
        <w:rPr>
          <w:rStyle w:val="a4"/>
          <w:rFonts w:hint="cs"/>
          <w:rtl/>
        </w:rPr>
        <w:t>ל</w:t>
      </w:r>
      <w:r w:rsidRPr="00C139D2">
        <w:rPr>
          <w:rStyle w:val="a4"/>
          <w:rtl/>
        </w:rPr>
        <w:t>ר"</w:t>
      </w:r>
      <w:r w:rsidRPr="00C139D2">
        <w:rPr>
          <w:rStyle w:val="a4"/>
          <w:rFonts w:hint="cs"/>
          <w:rtl/>
        </w:rPr>
        <w:t>י</w:t>
      </w:r>
      <w:r w:rsidRPr="006F178A">
        <w:rPr>
          <w:rFonts w:ascii="FontbitDavid" w:hAnsi="FontbitDavid"/>
          <w:rtl/>
        </w:rPr>
        <w:t xml:space="preserve">: כדי לסוד כילכול, </w:t>
      </w:r>
      <w:r w:rsidRPr="00C139D2">
        <w:rPr>
          <w:rStyle w:val="a4"/>
          <w:rtl/>
        </w:rPr>
        <w:t>ורב:</w:t>
      </w:r>
      <w:r w:rsidRPr="006F178A">
        <w:rPr>
          <w:rFonts w:ascii="FontbitDavid" w:hAnsi="FontbitDavid"/>
          <w:rtl/>
        </w:rPr>
        <w:t xml:space="preserve"> </w:t>
      </w:r>
      <w:r w:rsidR="00D857FA">
        <w:rPr>
          <w:rFonts w:ascii="FontbitDavid" w:hAnsi="FontbitDavid" w:hint="cs"/>
          <w:rtl/>
        </w:rPr>
        <w:t xml:space="preserve">צדעי </w:t>
      </w:r>
      <w:r w:rsidR="00D857FA" w:rsidRPr="00D857FA">
        <w:rPr>
          <w:rStyle w:val="a6"/>
          <w:rFonts w:hint="cs"/>
          <w:rtl/>
        </w:rPr>
        <w:t>הראש</w:t>
      </w:r>
      <w:r w:rsidRPr="006F178A">
        <w:rPr>
          <w:rFonts w:ascii="FontbitDavid" w:hAnsi="FontbitDavid"/>
          <w:rtl/>
        </w:rPr>
        <w:t>.</w:t>
      </w:r>
      <w:r w:rsidR="003D7D7A">
        <w:rPr>
          <w:rFonts w:hint="cs"/>
          <w:rtl/>
        </w:rPr>
        <w:t xml:space="preserve"> אולי </w:t>
      </w:r>
      <w:r w:rsidRPr="006F178A">
        <w:rPr>
          <w:rFonts w:hint="cs"/>
          <w:rtl/>
        </w:rPr>
        <w:t>לזון כ</w:t>
      </w:r>
      <w:r w:rsidRPr="00445EF3">
        <w:rPr>
          <w:rStyle w:val="afffffe"/>
          <w:rtl/>
        </w:rPr>
        <w:t>ויכלכל יוסף את אביו ואת אחיו</w:t>
      </w:r>
    </w:p>
    <w:p w14:paraId="3075C78D" w14:textId="77777777" w:rsidR="00B90017" w:rsidRDefault="00FF3740" w:rsidP="00A5184B">
      <w:pPr>
        <w:pStyle w:val="36"/>
        <w:framePr w:wrap="notBeside"/>
        <w:rPr>
          <w:rtl/>
        </w:rPr>
      </w:pPr>
      <w:r w:rsidRPr="00B90017">
        <w:rPr>
          <w:rtl/>
        </w:rPr>
        <w:t>שמואל:</w:t>
      </w:r>
    </w:p>
    <w:p w14:paraId="6A34EE4C" w14:textId="420B9191" w:rsidR="00FF3740" w:rsidRPr="006F178A" w:rsidRDefault="00D857FA" w:rsidP="00FF3740">
      <w:pPr>
        <w:rPr>
          <w:rtl/>
        </w:rPr>
      </w:pPr>
      <w:r>
        <w:rPr>
          <w:rFonts w:hint="cs"/>
          <w:rtl/>
        </w:rPr>
        <w:t xml:space="preserve">ה''נ </w:t>
      </w:r>
      <w:r w:rsidR="00FF3740" w:rsidRPr="006F178A">
        <w:rPr>
          <w:rtl/>
        </w:rPr>
        <w:t>שתפוס בשערו.</w:t>
      </w:r>
    </w:p>
    <w:p w14:paraId="1627E9FA" w14:textId="1C6B5DF9" w:rsidR="00FF3740" w:rsidRPr="006F178A" w:rsidRDefault="00FF3740" w:rsidP="00FF3740">
      <w:pPr>
        <w:pStyle w:val="afffff3"/>
        <w:rPr>
          <w:b/>
          <w:sz w:val="20"/>
          <w:rtl/>
        </w:rPr>
      </w:pPr>
      <w:ins w:id="9805" w:author="מספור קטעי משנה" w:date="2026-10-06T06:45:37Z">
        <w:r>
          <w:rPr>
            <w:rStyle w:val="MisparKeta"/>
          </w:rPr>
          <w:t xml:space="preserve">ד. </w:t>
        </w:r>
      </w:ins>
      <w:r w:rsidRPr="006F178A">
        <w:rPr>
          <w:b/>
          <w:rtl/>
          <w:rPrChange w:id="40004" w:author="Claude" w:date="2026-10-06T13:34:43Z">
            <w:rPr>
              <w:b/>
              <w:sz w:val="20"/>
              <w:rtl/>
            </w:rPr>
          </w:rPrChange>
        </w:rPr>
        <w:t xml:space="preserve">הרי עלי לשלח פרע </w:t>
      </w:r>
      <w:r w:rsidR="00173EAF">
        <w:rPr>
          <w:b/>
          <w:rtl/>
          <w:rPrChange w:id="40005" w:author="Claude" w:date="2026-10-06T13:34:43Z">
            <w:rPr>
              <w:b/>
              <w:sz w:val="20"/>
              <w:rtl/>
            </w:rPr>
          </w:rPrChange>
        </w:rPr>
        <w:t>–</w:t>
      </w:r>
      <w:r w:rsidRPr="006F178A">
        <w:rPr>
          <w:b/>
          <w:rtl/>
          <w:rPrChange w:id="40006" w:author="Claude" w:date="2026-10-06T13:34:43Z">
            <w:rPr>
              <w:b/>
              <w:sz w:val="20"/>
              <w:rtl/>
            </w:rPr>
          </w:rPrChange>
        </w:rPr>
        <w:t xml:space="preserve"> הר</w:t>
      </w:r>
      <w:r w:rsidR="00173EAF">
        <w:rPr>
          <w:rFonts w:hint="cs"/>
          <w:b/>
          <w:rtl/>
          <w:rPrChange w:id="40007" w:author="Claude" w:date="2026-10-06T13:34:43Z">
            <w:rPr>
              <w:rFonts w:hint="cs"/>
              <w:b/>
              <w:sz w:val="20"/>
              <w:rtl/>
            </w:rPr>
          </w:rPrChange>
        </w:rPr>
        <w:t>''ז</w:t>
      </w:r>
      <w:r w:rsidRPr="006F178A">
        <w:rPr>
          <w:b/>
          <w:rtl/>
          <w:rPrChange w:id="40008" w:author="Claude" w:date="2026-10-06T13:34:43Z">
            <w:rPr>
              <w:b/>
              <w:sz w:val="20"/>
              <w:rtl/>
            </w:rPr>
          </w:rPrChange>
        </w:rPr>
        <w:t xml:space="preserve"> נזיר.</w:t>
      </w:r>
    </w:p>
    <w:p w14:paraId="1447DA50" w14:textId="0BEB7F15" w:rsidR="00FF3740" w:rsidRPr="006F178A" w:rsidRDefault="00FF3740" w:rsidP="00FF3740">
      <w:pPr>
        <w:rPr>
          <w:rtl/>
        </w:rPr>
      </w:pPr>
      <w:r w:rsidRPr="006F178A">
        <w:rPr>
          <w:rFonts w:ascii="FontbitDavid" w:hAnsi="FontbitDavid"/>
          <w:rtl/>
        </w:rPr>
        <w:t>שילוח ריבוי הוא? ד</w:t>
      </w:r>
      <w:r w:rsidRPr="00173EAF">
        <w:rPr>
          <w:rStyle w:val="afffffe"/>
          <w:rFonts w:hint="cs"/>
          <w:rtl/>
        </w:rPr>
        <w:t>'</w:t>
      </w:r>
      <w:r w:rsidRPr="00173EAF">
        <w:rPr>
          <w:rStyle w:val="afffffe"/>
          <w:rtl/>
        </w:rPr>
        <w:t>שלחיך פרדס רמונים</w:t>
      </w:r>
      <w:r w:rsidRPr="006F178A">
        <w:rPr>
          <w:rFonts w:ascii="FontbitDavid" w:hAnsi="FontbitDavid"/>
          <w:rtl/>
        </w:rPr>
        <w:t>.</w:t>
      </w:r>
    </w:p>
    <w:p w14:paraId="3C3654B2" w14:textId="77777777" w:rsidR="00B90017" w:rsidRDefault="00006216" w:rsidP="00A5184B">
      <w:pPr>
        <w:pStyle w:val="36"/>
        <w:framePr w:wrap="notBeside"/>
        <w:rPr>
          <w:rStyle w:val="afffffe"/>
          <w:rtl/>
        </w:rPr>
      </w:pPr>
      <w:r w:rsidRPr="00B90017">
        <w:rPr>
          <w:rFonts w:hint="cs"/>
          <w:rtl/>
        </w:rPr>
        <w:t>אולי</w:t>
      </w:r>
      <w:r w:rsidR="00FF3740" w:rsidRPr="00B90017">
        <w:rPr>
          <w:rtl/>
        </w:rPr>
        <w:t>:</w:t>
      </w:r>
    </w:p>
    <w:p w14:paraId="238EF546" w14:textId="12CEA175" w:rsidR="00FF3740" w:rsidRPr="006F178A" w:rsidRDefault="00FF3740" w:rsidP="00FF3740">
      <w:pPr>
        <w:rPr>
          <w:rtl/>
        </w:rPr>
      </w:pPr>
      <w:r w:rsidRPr="00AF76D0">
        <w:rPr>
          <w:rStyle w:val="afffffe"/>
          <w:rFonts w:hint="cs"/>
          <w:rtl/>
        </w:rPr>
        <w:t>'</w:t>
      </w:r>
      <w:r w:rsidRPr="00AF76D0">
        <w:rPr>
          <w:rStyle w:val="afffffe"/>
          <w:rtl/>
        </w:rPr>
        <w:t>קדוש יהיה גדל פרע</w:t>
      </w:r>
      <w:r w:rsidRPr="00AF76D0">
        <w:rPr>
          <w:rStyle w:val="afffffe"/>
          <w:rFonts w:hint="cs"/>
          <w:rtl/>
        </w:rPr>
        <w:t>'</w:t>
      </w:r>
      <w:r w:rsidRPr="00AF76D0">
        <w:rPr>
          <w:rStyle w:val="afffffe"/>
          <w:rtl/>
        </w:rPr>
        <w:t>,</w:t>
      </w:r>
      <w:r w:rsidRPr="006F178A">
        <w:rPr>
          <w:rtl/>
        </w:rPr>
        <w:t xml:space="preserve"> וגבי כהן הדיוט:</w:t>
      </w:r>
      <w:r w:rsidRPr="00AF76D0">
        <w:rPr>
          <w:rStyle w:val="afffffe"/>
          <w:rtl/>
        </w:rPr>
        <w:t xml:space="preserve"> </w:t>
      </w:r>
      <w:r w:rsidRPr="00AF76D0">
        <w:rPr>
          <w:rStyle w:val="afffffe"/>
          <w:rFonts w:hint="cs"/>
          <w:rtl/>
        </w:rPr>
        <w:t>'</w:t>
      </w:r>
      <w:r w:rsidRPr="00AF76D0">
        <w:rPr>
          <w:rStyle w:val="afffffe"/>
          <w:rtl/>
        </w:rPr>
        <w:t>ופרע לא ישלחו</w:t>
      </w:r>
      <w:r w:rsidRPr="00AF76D0">
        <w:rPr>
          <w:rStyle w:val="afffffe"/>
          <w:rFonts w:hint="cs"/>
          <w:rtl/>
        </w:rPr>
        <w:t>'</w:t>
      </w:r>
      <w:r w:rsidRPr="00AF76D0">
        <w:rPr>
          <w:rStyle w:val="afffffe"/>
          <w:rtl/>
        </w:rPr>
        <w:t>.</w:t>
      </w:r>
    </w:p>
    <w:p w14:paraId="546C4B7E" w14:textId="77777777" w:rsidR="00B90017" w:rsidRDefault="00173EAF" w:rsidP="00A5184B">
      <w:pPr>
        <w:pStyle w:val="36"/>
        <w:framePr w:wrap="notBeside"/>
        <w:rPr>
          <w:rStyle w:val="afffffe"/>
          <w:rtl/>
        </w:rPr>
      </w:pPr>
      <w:r w:rsidRPr="00B90017">
        <w:rPr>
          <w:rFonts w:hint="cs"/>
          <w:rtl/>
        </w:rPr>
        <w:t xml:space="preserve">ב. </w:t>
      </w:r>
    </w:p>
    <w:p w14:paraId="3E643979" w14:textId="3455A373" w:rsidR="00FF3740" w:rsidRPr="006F178A" w:rsidRDefault="00FF3740" w:rsidP="00FF3740">
      <w:pPr>
        <w:rPr>
          <w:rtl/>
        </w:rPr>
      </w:pPr>
      <w:r w:rsidRPr="00AF76D0">
        <w:rPr>
          <w:rStyle w:val="afffffe"/>
          <w:rFonts w:hint="cs"/>
          <w:rtl/>
        </w:rPr>
        <w:t>'</w:t>
      </w:r>
      <w:r w:rsidRPr="00AF76D0">
        <w:rPr>
          <w:rStyle w:val="afffffe"/>
          <w:rtl/>
        </w:rPr>
        <w:t>שולח מים</w:t>
      </w:r>
      <w:r w:rsidRPr="00AF76D0">
        <w:rPr>
          <w:rStyle w:val="afffffe"/>
          <w:rFonts w:hint="cs"/>
          <w:rtl/>
        </w:rPr>
        <w:t>'</w:t>
      </w:r>
      <w:r w:rsidRPr="00AF76D0">
        <w:rPr>
          <w:rStyle w:val="afffffe"/>
          <w:rtl/>
        </w:rPr>
        <w:t xml:space="preserve"> </w:t>
      </w:r>
      <w:r w:rsidR="00544A28">
        <w:rPr>
          <w:rFonts w:hint="cs"/>
          <w:rtl/>
        </w:rPr>
        <w:t>גם</w:t>
      </w:r>
      <w:r w:rsidRPr="006F178A">
        <w:rPr>
          <w:rtl/>
        </w:rPr>
        <w:t xml:space="preserve"> ריבוי הוא, </w:t>
      </w:r>
      <w:r w:rsidR="00544A28">
        <w:rPr>
          <w:rFonts w:hint="cs"/>
          <w:rtl/>
        </w:rPr>
        <w:t>שכש</w:t>
      </w:r>
      <w:r w:rsidRPr="006F178A">
        <w:rPr>
          <w:rtl/>
        </w:rPr>
        <w:t>משקין</w:t>
      </w:r>
      <w:r w:rsidR="00544A28">
        <w:rPr>
          <w:rFonts w:hint="cs"/>
          <w:rtl/>
        </w:rPr>
        <w:t>,</w:t>
      </w:r>
      <w:r w:rsidRPr="006F178A">
        <w:rPr>
          <w:rtl/>
        </w:rPr>
        <w:t xml:space="preserve"> </w:t>
      </w:r>
      <w:r w:rsidR="00544A28">
        <w:rPr>
          <w:rFonts w:hint="cs"/>
          <w:rtl/>
        </w:rPr>
        <w:t>גדלים הפירות</w:t>
      </w:r>
      <w:r w:rsidRPr="006F178A">
        <w:rPr>
          <w:rtl/>
        </w:rPr>
        <w:t>.</w:t>
      </w:r>
    </w:p>
    <w:p w14:paraId="1137CAFE" w14:textId="3FD6412E" w:rsidR="00FF3740" w:rsidRPr="006F178A" w:rsidRDefault="00544A28" w:rsidP="00FF3740">
      <w:pPr>
        <w:pStyle w:val="afffff3"/>
        <w:rPr>
          <w:b/>
          <w:sz w:val="20"/>
          <w:rtl/>
        </w:rPr>
      </w:pPr>
      <w:ins w:id="9806" w:author="מספור קטעי משנה" w:date="2026-10-06T06:45:37Z">
        <w:r>
          <w:rPr>
            <w:rStyle w:val="MisparKeta"/>
          </w:rPr>
          <w:t xml:space="preserve">ה. </w:t>
        </w:r>
      </w:ins>
      <w:r>
        <w:rPr>
          <w:rFonts w:hint="cs"/>
          <w:b/>
          <w:rtl/>
          <w:rPrChange w:id="40009" w:author="Claude" w:date="2026-10-06T13:34:43Z">
            <w:rPr>
              <w:rFonts w:hint="cs"/>
              <w:b/>
              <w:sz w:val="20"/>
              <w:rtl/>
            </w:rPr>
          </w:rPrChange>
        </w:rPr>
        <w:t>ה</w:t>
      </w:r>
      <w:r w:rsidR="00FF3740" w:rsidRPr="006F178A">
        <w:rPr>
          <w:b/>
          <w:rtl/>
          <w:rPrChange w:id="40010" w:author="Claude" w:date="2026-10-06T13:34:43Z">
            <w:rPr>
              <w:b/>
              <w:sz w:val="20"/>
              <w:rtl/>
            </w:rPr>
          </w:rPrChange>
        </w:rPr>
        <w:t xml:space="preserve">רי עלי ציפרין </w:t>
      </w:r>
      <w:r w:rsidR="00BF6710">
        <w:rPr>
          <w:b/>
          <w:rtl/>
          <w:rPrChange w:id="40011" w:author="Claude" w:date="2026-10-06T13:34:43Z">
            <w:rPr>
              <w:b/>
              <w:sz w:val="20"/>
              <w:rtl/>
            </w:rPr>
          </w:rPrChange>
        </w:rPr>
        <w:t>–</w:t>
      </w:r>
      <w:r w:rsidR="00FF3740" w:rsidRPr="006F178A">
        <w:rPr>
          <w:b/>
          <w:rtl/>
          <w:rPrChange w:id="40012" w:author="Claude" w:date="2026-10-06T13:34:43Z">
            <w:rPr>
              <w:b/>
              <w:sz w:val="20"/>
              <w:rtl/>
            </w:rPr>
          </w:rPrChange>
        </w:rPr>
        <w:t xml:space="preserve"> </w:t>
      </w:r>
      <w:r w:rsidR="00BF6710">
        <w:rPr>
          <w:rFonts w:hint="cs"/>
          <w:b/>
          <w:rtl/>
          <w:rPrChange w:id="40013" w:author="Claude" w:date="2026-10-06T13:34:43Z">
            <w:rPr>
              <w:rFonts w:hint="cs"/>
              <w:b/>
              <w:sz w:val="20"/>
              <w:rtl/>
            </w:rPr>
          </w:rPrChange>
        </w:rPr>
        <w:t>לר''מ</w:t>
      </w:r>
      <w:r w:rsidR="00FF3740" w:rsidRPr="006F178A">
        <w:rPr>
          <w:b/>
          <w:rtl/>
          <w:rPrChange w:id="40014" w:author="Claude" w:date="2026-10-06T13:34:43Z">
            <w:rPr>
              <w:b/>
              <w:sz w:val="20"/>
              <w:rtl/>
            </w:rPr>
          </w:rPrChange>
        </w:rPr>
        <w:t>: נזיר.</w:t>
      </w:r>
    </w:p>
    <w:p w14:paraId="4AAAE123" w14:textId="6EC08D54" w:rsidR="00F85ABA" w:rsidRPr="00586549" w:rsidRDefault="00FF3740" w:rsidP="00BA44EB">
      <w:pPr>
        <w:pStyle w:val="a7"/>
        <w:rPr>
          <w:rtl/>
        </w:rPr>
      </w:pPr>
      <w:r w:rsidRPr="00586549">
        <w:rPr>
          <w:rFonts w:hint="cs"/>
          <w:rtl/>
        </w:rPr>
        <w:t>טע</w:t>
      </w:r>
      <w:r w:rsidR="00586549">
        <w:rPr>
          <w:rFonts w:hint="cs"/>
          <w:rtl/>
        </w:rPr>
        <w:t>ם</w:t>
      </w:r>
      <w:r w:rsidRPr="00586549">
        <w:rPr>
          <w:rFonts w:hint="cs"/>
          <w:rtl/>
        </w:rPr>
        <w:t xml:space="preserve"> דר</w:t>
      </w:r>
      <w:r w:rsidRPr="00586549">
        <w:rPr>
          <w:rtl/>
        </w:rPr>
        <w:t>"</w:t>
      </w:r>
      <w:r w:rsidRPr="00586549">
        <w:rPr>
          <w:rFonts w:hint="eastAsia"/>
          <w:rtl/>
        </w:rPr>
        <w:t>מ</w:t>
      </w:r>
      <w:r w:rsidR="00586549">
        <w:rPr>
          <w:rFonts w:hint="cs"/>
          <w:rtl/>
        </w:rPr>
        <w:t xml:space="preserve">- </w:t>
      </w:r>
      <w:r w:rsidR="00586549" w:rsidRPr="0053381C">
        <w:rPr>
          <w:rStyle w:val="a6"/>
          <w:rFonts w:hint="cs"/>
          <w:rtl/>
        </w:rPr>
        <w:t>ר''ל ורי''ו</w:t>
      </w:r>
      <w:r w:rsidR="007A25CB">
        <w:rPr>
          <w:rStyle w:val="a6"/>
          <w:rFonts w:hint="cs"/>
          <w:rtl/>
        </w:rPr>
        <w:t xml:space="preserve"> והנפק''מ.</w:t>
      </w:r>
      <w:r w:rsidRPr="00586549">
        <w:rPr>
          <w:rtl/>
        </w:rPr>
        <w:t xml:space="preserve"> </w:t>
      </w:r>
    </w:p>
    <w:p w14:paraId="2A50F76B" w14:textId="77777777" w:rsidR="00B90017" w:rsidRDefault="00FF3740" w:rsidP="00A5184B">
      <w:pPr>
        <w:pStyle w:val="36"/>
        <w:framePr w:wrap="notBeside"/>
        <w:rPr>
          <w:rtl/>
        </w:rPr>
      </w:pPr>
      <w:r w:rsidRPr="00B90017">
        <w:rPr>
          <w:rFonts w:hint="eastAsia"/>
          <w:rtl/>
        </w:rPr>
        <w:t>ר</w:t>
      </w:r>
      <w:r w:rsidRPr="00B90017">
        <w:rPr>
          <w:rtl/>
        </w:rPr>
        <w:t>"</w:t>
      </w:r>
      <w:r w:rsidRPr="00B90017">
        <w:rPr>
          <w:rFonts w:hint="eastAsia"/>
          <w:rtl/>
        </w:rPr>
        <w:t>ל</w:t>
      </w:r>
      <w:r w:rsidRPr="00B90017">
        <w:rPr>
          <w:rtl/>
        </w:rPr>
        <w:t xml:space="preserve">: </w:t>
      </w:r>
    </w:p>
    <w:p w14:paraId="01DE062E" w14:textId="6D352172" w:rsidR="00F85ABA" w:rsidRDefault="00FF3740" w:rsidP="00FF3740">
      <w:pPr>
        <w:rPr>
          <w:rStyle w:val="a6"/>
          <w:rtl/>
        </w:rPr>
      </w:pPr>
      <w:r w:rsidRPr="00FF11A1">
        <w:rPr>
          <w:rtl/>
        </w:rPr>
        <w:t xml:space="preserve">ציפרין סמוכין לשיער קיבל עליו, </w:t>
      </w:r>
    </w:p>
    <w:p w14:paraId="2473199D" w14:textId="467B439F" w:rsidR="00FF3740" w:rsidRPr="00D454EC" w:rsidRDefault="00F85ABA" w:rsidP="00B90017">
      <w:pPr>
        <w:rPr>
          <w:spacing w:val="-4"/>
          <w:rtl/>
        </w:rPr>
      </w:pPr>
      <w:r w:rsidRPr="00F85ABA">
        <w:rPr>
          <w:rStyle w:val="a6"/>
          <w:rFonts w:hint="cs"/>
          <w:rtl/>
        </w:rPr>
        <w:t xml:space="preserve">אצל נבוכדנצר </w:t>
      </w:r>
      <w:r>
        <w:rPr>
          <w:rStyle w:val="a6"/>
          <w:rtl/>
        </w:rPr>
        <w:t xml:space="preserve">דעד </w:t>
      </w:r>
      <w:r>
        <w:rPr>
          <w:rStyle w:val="afffffe"/>
          <w:rtl/>
          <w:rPrChange w:id="9001" w:author="מנוע פסוקים" w:date="2026-10-05T16:38:29Z">
            <w:rPr>
              <w:rStyle w:val="a6"/>
              <w:rtl/>
            </w:rPr>
          </w:rPrChange>
        </w:rPr>
        <w:t xml:space="preserve">די שעריה כנשרין רבה וטפרוהי כצפרין</w:t>
      </w:r>
      <w:r>
        <w:rPr>
          <w:rStyle w:val="a6"/>
          <w:rtl/>
        </w:rPr>
        <w:t xml:space="preserve">,</w:t>
      </w:r>
    </w:p>
    <w:p w14:paraId="6EAA5D5F" w14:textId="77777777" w:rsidR="00FF3740" w:rsidRPr="006F178A" w:rsidRDefault="00FF3740" w:rsidP="00516202">
      <w:pPr>
        <w:pStyle w:val="affff5"/>
        <w:framePr w:wrap="around"/>
        <w:rPr>
          <w:rtl/>
        </w:rPr>
      </w:pPr>
      <w:r w:rsidRPr="006F178A">
        <w:rPr>
          <w:rFonts w:hint="cs"/>
          <w:rtl/>
        </w:rPr>
        <w:t>ג:</w:t>
      </w:r>
    </w:p>
    <w:p w14:paraId="18CCEE57" w14:textId="5A262B6C" w:rsidR="00FF3740" w:rsidRPr="006F178A" w:rsidRDefault="00586549" w:rsidP="00B90017">
      <w:pPr>
        <w:rPr>
          <w:rtl/>
        </w:rPr>
      </w:pPr>
      <w:r>
        <w:rPr>
          <w:rStyle w:val="a4"/>
          <w:rFonts w:hint="cs"/>
          <w:rtl/>
        </w:rPr>
        <w:t>דל</w:t>
      </w:r>
      <w:r w:rsidR="00FF3740" w:rsidRPr="00586549">
        <w:rPr>
          <w:rStyle w:val="a4"/>
          <w:rFonts w:hint="cs"/>
          <w:rtl/>
        </w:rPr>
        <w:t>ר</w:t>
      </w:r>
      <w:r w:rsidR="00FF3740" w:rsidRPr="00586549">
        <w:rPr>
          <w:rStyle w:val="a4"/>
          <w:rtl/>
        </w:rPr>
        <w:t>"</w:t>
      </w:r>
      <w:r w:rsidR="00FF3740" w:rsidRPr="00586549">
        <w:rPr>
          <w:rStyle w:val="a4"/>
          <w:rFonts w:hint="cs"/>
          <w:rtl/>
        </w:rPr>
        <w:t>מ</w:t>
      </w:r>
      <w:r w:rsidR="00FF3740" w:rsidRPr="00586549">
        <w:rPr>
          <w:rStyle w:val="a4"/>
          <w:rtl/>
        </w:rPr>
        <w:t>:</w:t>
      </w:r>
      <w:r w:rsidR="00FF3740" w:rsidRPr="006F178A">
        <w:rPr>
          <w:rFonts w:ascii="FontbitDavid" w:hAnsi="FontbitDavid"/>
          <w:rtl/>
        </w:rPr>
        <w:t xml:space="preserve"> מתפיס א</w:t>
      </w:r>
      <w:r>
        <w:rPr>
          <w:rFonts w:ascii="FontbitDavid" w:hAnsi="FontbitDavid" w:hint="cs"/>
          <w:rtl/>
        </w:rPr>
        <w:t>דם במילה הסמוכה,</w:t>
      </w:r>
      <w:r w:rsidR="00FF3740" w:rsidRPr="006F178A">
        <w:rPr>
          <w:rFonts w:ascii="FontbitDavid" w:hAnsi="FontbitDavid" w:hint="cs"/>
          <w:rtl/>
        </w:rPr>
        <w:t xml:space="preserve"> </w:t>
      </w:r>
      <w:r w:rsidR="00FF3740" w:rsidRPr="006F178A">
        <w:rPr>
          <w:rFonts w:ascii="FontbitDavid" w:hAnsi="FontbitDavid"/>
          <w:rtl/>
        </w:rPr>
        <w:t xml:space="preserve"> </w:t>
      </w:r>
      <w:r w:rsidR="00FF3740" w:rsidRPr="00586549">
        <w:rPr>
          <w:rStyle w:val="a4"/>
          <w:rtl/>
        </w:rPr>
        <w:t>ו</w:t>
      </w:r>
      <w:r w:rsidRPr="00586549">
        <w:rPr>
          <w:rStyle w:val="a4"/>
          <w:rFonts w:hint="cs"/>
          <w:rtl/>
        </w:rPr>
        <w:t>ל</w:t>
      </w:r>
      <w:r w:rsidR="00FF3740" w:rsidRPr="00586549">
        <w:rPr>
          <w:rStyle w:val="a4"/>
          <w:rtl/>
        </w:rPr>
        <w:t>רבנן</w:t>
      </w:r>
      <w:r>
        <w:rPr>
          <w:rStyle w:val="a4"/>
          <w:rFonts w:hint="cs"/>
          <w:rtl/>
        </w:rPr>
        <w:t>:</w:t>
      </w:r>
      <w:r>
        <w:rPr>
          <w:rFonts w:ascii="FontbitDavid" w:hAnsi="FontbitDavid" w:hint="cs"/>
          <w:rtl/>
        </w:rPr>
        <w:t xml:space="preserve"> לא. </w:t>
      </w:r>
    </w:p>
    <w:p w14:paraId="197B7519" w14:textId="77777777" w:rsidR="00B90017" w:rsidRDefault="00FF3740" w:rsidP="00A5184B">
      <w:pPr>
        <w:pStyle w:val="36"/>
        <w:framePr w:wrap="notBeside"/>
        <w:rPr>
          <w:rtl/>
        </w:rPr>
      </w:pPr>
      <w:r w:rsidRPr="00B90017">
        <w:rPr>
          <w:rFonts w:hint="cs"/>
          <w:rtl/>
        </w:rPr>
        <w:t>רי</w:t>
      </w:r>
      <w:r w:rsidRPr="00B90017">
        <w:rPr>
          <w:rtl/>
        </w:rPr>
        <w:t>"</w:t>
      </w:r>
      <w:r w:rsidRPr="00B90017">
        <w:rPr>
          <w:rFonts w:hint="cs"/>
          <w:rtl/>
        </w:rPr>
        <w:t>ו</w:t>
      </w:r>
      <w:r w:rsidRPr="00B90017">
        <w:rPr>
          <w:rtl/>
        </w:rPr>
        <w:t xml:space="preserve">: </w:t>
      </w:r>
    </w:p>
    <w:p w14:paraId="4C300C6C" w14:textId="60EDAFBB" w:rsidR="00FE78AF" w:rsidRDefault="00FF3740" w:rsidP="00FF3740">
      <w:pPr>
        <w:rPr>
          <w:rStyle w:val="a4"/>
          <w:rtl/>
        </w:rPr>
      </w:pPr>
      <w:r w:rsidRPr="00FE78AF">
        <w:rPr>
          <w:rStyle w:val="a4"/>
          <w:rtl/>
        </w:rPr>
        <w:t>כ"ע</w:t>
      </w:r>
      <w:r w:rsidRPr="006F178A">
        <w:rPr>
          <w:rtl/>
        </w:rPr>
        <w:t xml:space="preserve"> לא מתפיס, </w:t>
      </w:r>
    </w:p>
    <w:p w14:paraId="284F6058" w14:textId="77777777" w:rsidR="00846E8B" w:rsidRDefault="00FE78AF" w:rsidP="00A5184B">
      <w:pPr>
        <w:pStyle w:val="36"/>
        <w:framePr w:wrap="notBeside"/>
        <w:rPr>
          <w:rtl/>
        </w:rPr>
      </w:pPr>
      <w:r w:rsidRPr="00846E8B">
        <w:rPr>
          <w:rFonts w:hint="cs"/>
          <w:rtl/>
        </w:rPr>
        <w:t>וטעם</w:t>
      </w:r>
      <w:r w:rsidR="00FF3740" w:rsidRPr="00846E8B">
        <w:rPr>
          <w:rtl/>
        </w:rPr>
        <w:t xml:space="preserve"> ר"מ</w:t>
      </w:r>
      <w:r w:rsidRPr="00846E8B">
        <w:rPr>
          <w:rFonts w:hint="cs"/>
          <w:rtl/>
        </w:rPr>
        <w:t>:</w:t>
      </w:r>
      <w:r w:rsidR="00FF3740" w:rsidRPr="00846E8B">
        <w:rPr>
          <w:rtl/>
        </w:rPr>
        <w:t xml:space="preserve"> </w:t>
      </w:r>
    </w:p>
    <w:p w14:paraId="08E03795" w14:textId="3616EB58" w:rsidR="00FF3740" w:rsidRPr="006F178A" w:rsidRDefault="00FF3740" w:rsidP="00846E8B">
      <w:pPr>
        <w:rPr>
          <w:rtl/>
        </w:rPr>
      </w:pPr>
      <w:r w:rsidRPr="006F178A">
        <w:rPr>
          <w:rtl/>
        </w:rPr>
        <w:t>דחיישינן שמא צפורי נזיר טמא קיבל עליו.</w:t>
      </w:r>
    </w:p>
    <w:p w14:paraId="0034F425" w14:textId="3EB86CC3" w:rsidR="00846E8B" w:rsidRDefault="005A2BCA" w:rsidP="00A5184B">
      <w:pPr>
        <w:pStyle w:val="36"/>
        <w:framePr w:wrap="notBeside"/>
        <w:rPr>
          <w:rtl/>
        </w:rPr>
      </w:pPr>
      <w:r w:rsidRPr="00846E8B">
        <w:rPr>
          <w:rFonts w:hint="cs"/>
          <w:rtl/>
        </w:rPr>
        <w:t xml:space="preserve">ולא חיישי' </w:t>
      </w:r>
    </w:p>
    <w:p w14:paraId="1CC0F68B" w14:textId="60C4FD44" w:rsidR="00FF3740" w:rsidRPr="006F178A" w:rsidRDefault="00FF3740" w:rsidP="00FC5B0A">
      <w:pPr>
        <w:rPr>
          <w:rtl/>
        </w:rPr>
      </w:pPr>
      <w:r w:rsidRPr="006F178A">
        <w:rPr>
          <w:rFonts w:hint="cs"/>
          <w:rtl/>
        </w:rPr>
        <w:t>ד</w:t>
      </w:r>
      <w:r w:rsidRPr="006F178A">
        <w:rPr>
          <w:rtl/>
        </w:rPr>
        <w:t>צפורי נדבה קיבל עליו</w:t>
      </w:r>
      <w:r w:rsidR="00FC5B0A">
        <w:rPr>
          <w:rStyle w:val="a4"/>
          <w:rFonts w:hint="cs"/>
          <w:rtl/>
        </w:rPr>
        <w:t xml:space="preserve"> -</w:t>
      </w:r>
      <w:r w:rsidRPr="005A2BCA">
        <w:rPr>
          <w:rStyle w:val="a4"/>
          <w:rtl/>
        </w:rPr>
        <w:t xml:space="preserve"> </w:t>
      </w:r>
      <w:r w:rsidRPr="005A2BCA">
        <w:rPr>
          <w:rStyle w:val="a4"/>
          <w:rFonts w:hint="cs"/>
          <w:rtl/>
        </w:rPr>
        <w:t>ד</w:t>
      </w:r>
      <w:r w:rsidRPr="005A2BCA">
        <w:rPr>
          <w:rStyle w:val="a4"/>
          <w:rtl/>
        </w:rPr>
        <w:t>א"כ</w:t>
      </w:r>
      <w:r w:rsidR="005A2BCA">
        <w:rPr>
          <w:rStyle w:val="a4"/>
          <w:rFonts w:hint="cs"/>
          <w:rtl/>
        </w:rPr>
        <w:t>:</w:t>
      </w:r>
      <w:r w:rsidRPr="005A2BCA">
        <w:rPr>
          <w:rStyle w:val="a4"/>
          <w:rtl/>
        </w:rPr>
        <w:t xml:space="preserve"> </w:t>
      </w:r>
      <w:r w:rsidRPr="006F178A">
        <w:rPr>
          <w:rtl/>
        </w:rPr>
        <w:t>הרי עלי קן מבעי.</w:t>
      </w:r>
    </w:p>
    <w:p w14:paraId="3A245594" w14:textId="77777777" w:rsidR="00846E8B" w:rsidRDefault="00FF3740" w:rsidP="00A5184B">
      <w:pPr>
        <w:pStyle w:val="36"/>
        <w:framePr w:wrap="notBeside"/>
        <w:rPr>
          <w:rtl/>
        </w:rPr>
      </w:pPr>
      <w:r w:rsidRPr="00846E8B">
        <w:rPr>
          <w:rtl/>
        </w:rPr>
        <w:t>ו</w:t>
      </w:r>
      <w:r w:rsidRPr="00846E8B">
        <w:rPr>
          <w:rFonts w:hint="cs"/>
          <w:rtl/>
        </w:rPr>
        <w:t>לא</w:t>
      </w:r>
      <w:r w:rsidR="009F2EE4" w:rsidRPr="00846E8B">
        <w:rPr>
          <w:rFonts w:hint="cs"/>
          <w:rtl/>
        </w:rPr>
        <w:t xml:space="preserve">: </w:t>
      </w:r>
    </w:p>
    <w:p w14:paraId="31BEFACE" w14:textId="3F22EE7F" w:rsidR="00FF3740" w:rsidRPr="006F178A" w:rsidRDefault="005A2BCA" w:rsidP="00FF3740">
      <w:pPr>
        <w:rPr>
          <w:rtl/>
        </w:rPr>
      </w:pPr>
      <w:r>
        <w:rPr>
          <w:rFonts w:hint="cs"/>
          <w:rtl/>
        </w:rPr>
        <w:t xml:space="preserve">שמא </w:t>
      </w:r>
      <w:r w:rsidR="00FF3740" w:rsidRPr="006F178A">
        <w:rPr>
          <w:rtl/>
        </w:rPr>
        <w:t>הרי עלי צפורי מצורע כגון שהיה נזיר עובר לפניו.</w:t>
      </w:r>
    </w:p>
    <w:p w14:paraId="5651BA6F" w14:textId="77777777" w:rsidR="00846E8B" w:rsidRDefault="00FF3740" w:rsidP="00A5184B">
      <w:pPr>
        <w:pStyle w:val="36"/>
        <w:framePr w:wrap="notBeside"/>
        <w:rPr>
          <w:rtl/>
        </w:rPr>
      </w:pPr>
      <w:r w:rsidRPr="00846E8B">
        <w:rPr>
          <w:rtl/>
        </w:rPr>
        <w:t>ו</w:t>
      </w:r>
      <w:r w:rsidRPr="00846E8B">
        <w:rPr>
          <w:rFonts w:hint="cs"/>
          <w:rtl/>
        </w:rPr>
        <w:t>לא</w:t>
      </w:r>
      <w:r w:rsidR="009F2EE4" w:rsidRPr="00846E8B">
        <w:rPr>
          <w:rFonts w:hint="cs"/>
          <w:rtl/>
        </w:rPr>
        <w:t>:</w:t>
      </w:r>
    </w:p>
    <w:p w14:paraId="06A86F2E" w14:textId="7AEFA499" w:rsidR="00FF3740" w:rsidRPr="006F178A" w:rsidRDefault="00FF3740" w:rsidP="009F2EE4">
      <w:pPr>
        <w:rPr>
          <w:rtl/>
        </w:rPr>
      </w:pPr>
      <w:r w:rsidRPr="006F178A">
        <w:rPr>
          <w:rFonts w:hint="cs"/>
          <w:rtl/>
        </w:rPr>
        <w:t>ש</w:t>
      </w:r>
      <w:r w:rsidRPr="006F178A">
        <w:rPr>
          <w:rtl/>
        </w:rPr>
        <w:t>נזיר טמא ולפוטרו מקרבנותיו</w:t>
      </w:r>
      <w:r w:rsidR="00D50A7A">
        <w:rPr>
          <w:rFonts w:hint="cs"/>
          <w:rtl/>
        </w:rPr>
        <w:t>-</w:t>
      </w:r>
      <w:r w:rsidR="009F2EE4">
        <w:rPr>
          <w:rFonts w:hint="cs"/>
          <w:rtl/>
        </w:rPr>
        <w:t xml:space="preserve"> דכ</w:t>
      </w:r>
      <w:r w:rsidRPr="006F178A">
        <w:rPr>
          <w:rtl/>
        </w:rPr>
        <w:t>שהיה נזיר טהור עובר לפניו.</w:t>
      </w:r>
    </w:p>
    <w:p w14:paraId="5162B7E2" w14:textId="77777777" w:rsidR="00A8713A" w:rsidRDefault="009B265B" w:rsidP="00A5184B">
      <w:pPr>
        <w:pStyle w:val="36"/>
        <w:framePr w:wrap="notBeside"/>
        <w:rPr>
          <w:rtl/>
        </w:rPr>
      </w:pPr>
      <w:r w:rsidRPr="00A8713A">
        <w:rPr>
          <w:rFonts w:hint="cs"/>
          <w:rtl/>
        </w:rPr>
        <w:t>נפק''מ</w:t>
      </w:r>
      <w:r w:rsidR="00FF3740" w:rsidRPr="00A8713A">
        <w:rPr>
          <w:rtl/>
        </w:rPr>
        <w:t xml:space="preserve"> </w:t>
      </w:r>
    </w:p>
    <w:p w14:paraId="588CCCCA" w14:textId="796FCEF0" w:rsidR="009B265B" w:rsidRDefault="00FF3740" w:rsidP="00FF3740">
      <w:pPr>
        <w:rPr>
          <w:rtl/>
        </w:rPr>
      </w:pPr>
      <w:r w:rsidRPr="006F178A">
        <w:rPr>
          <w:rtl/>
        </w:rPr>
        <w:t xml:space="preserve">כגון </w:t>
      </w:r>
      <w:r w:rsidR="009B265B">
        <w:rPr>
          <w:rFonts w:hint="cs"/>
          <w:rtl/>
        </w:rPr>
        <w:t>ש</w:t>
      </w:r>
      <w:r w:rsidRPr="006F178A">
        <w:rPr>
          <w:rtl/>
        </w:rPr>
        <w:t xml:space="preserve">אמר ציפרין הסמוכין לשער עלי, </w:t>
      </w:r>
    </w:p>
    <w:p w14:paraId="6A7176BD" w14:textId="77777777" w:rsidR="00A8713A" w:rsidRDefault="00FF3740" w:rsidP="00A5184B">
      <w:pPr>
        <w:pStyle w:val="36"/>
        <w:framePr w:wrap="notBeside"/>
        <w:rPr>
          <w:rtl/>
        </w:rPr>
      </w:pPr>
      <w:r w:rsidRPr="00A8713A">
        <w:rPr>
          <w:rtl/>
        </w:rPr>
        <w:t>לר</w:t>
      </w:r>
      <w:r w:rsidRPr="00A8713A">
        <w:rPr>
          <w:rFonts w:hint="cs"/>
          <w:rtl/>
        </w:rPr>
        <w:t>י</w:t>
      </w:r>
      <w:r w:rsidRPr="00A8713A">
        <w:rPr>
          <w:rtl/>
        </w:rPr>
        <w:t>"</w:t>
      </w:r>
      <w:r w:rsidRPr="00A8713A">
        <w:rPr>
          <w:rFonts w:hint="cs"/>
          <w:rtl/>
        </w:rPr>
        <w:t>ו</w:t>
      </w:r>
      <w:r w:rsidR="00D50A7A" w:rsidRPr="00A8713A">
        <w:rPr>
          <w:rFonts w:hint="cs"/>
          <w:rtl/>
        </w:rPr>
        <w:t>:</w:t>
      </w:r>
      <w:r w:rsidRPr="00A8713A">
        <w:rPr>
          <w:rtl/>
        </w:rPr>
        <w:t xml:space="preserve"> </w:t>
      </w:r>
    </w:p>
    <w:p w14:paraId="06BDEFFC" w14:textId="36A81D1B" w:rsidR="00FF3740" w:rsidRPr="006F178A" w:rsidRDefault="00FF3740" w:rsidP="00D50A7A">
      <w:pPr>
        <w:rPr>
          <w:rtl/>
        </w:rPr>
      </w:pPr>
      <w:r w:rsidRPr="006F178A">
        <w:rPr>
          <w:rtl/>
        </w:rPr>
        <w:t>א</w:t>
      </w:r>
      <w:r w:rsidR="009B265B">
        <w:rPr>
          <w:rFonts w:hint="cs"/>
          <w:rtl/>
        </w:rPr>
        <w:t>ף שאמר כן</w:t>
      </w:r>
      <w:r w:rsidRPr="006F178A">
        <w:rPr>
          <w:rtl/>
        </w:rPr>
        <w:t xml:space="preserve">, </w:t>
      </w:r>
      <w:r w:rsidR="00FC5B0A">
        <w:rPr>
          <w:rFonts w:hint="cs"/>
          <w:rtl/>
        </w:rPr>
        <w:t>רק</w:t>
      </w:r>
      <w:r w:rsidRPr="006F178A">
        <w:rPr>
          <w:rtl/>
        </w:rPr>
        <w:t xml:space="preserve"> </w:t>
      </w:r>
      <w:r w:rsidR="00FC5B0A">
        <w:rPr>
          <w:rFonts w:hint="cs"/>
          <w:rtl/>
        </w:rPr>
        <w:t xml:space="preserve">אם </w:t>
      </w:r>
      <w:r w:rsidRPr="006F178A">
        <w:rPr>
          <w:rtl/>
        </w:rPr>
        <w:t>נזיר עובר לפניו, א</w:t>
      </w:r>
      <w:r w:rsidR="00FC5B0A">
        <w:rPr>
          <w:rFonts w:hint="cs"/>
          <w:rtl/>
        </w:rPr>
        <w:t>ם</w:t>
      </w:r>
      <w:r w:rsidRPr="006F178A">
        <w:rPr>
          <w:rtl/>
        </w:rPr>
        <w:t xml:space="preserve"> לא </w:t>
      </w:r>
      <w:r w:rsidR="00FC5B0A">
        <w:rPr>
          <w:rFonts w:hint="cs"/>
          <w:rtl/>
        </w:rPr>
        <w:t xml:space="preserve">- </w:t>
      </w:r>
      <w:r w:rsidRPr="006F178A">
        <w:rPr>
          <w:rtl/>
        </w:rPr>
        <w:t>לא</w:t>
      </w:r>
      <w:r w:rsidR="001A7DD4">
        <w:rPr>
          <w:rtl/>
        </w:rPr>
        <w:t>.</w:t>
      </w:r>
    </w:p>
    <w:p w14:paraId="6D13E0A9" w14:textId="045FFACE" w:rsidR="00A8713A" w:rsidRDefault="00FF3740" w:rsidP="00A5184B">
      <w:pPr>
        <w:pStyle w:val="36"/>
        <w:framePr w:wrap="notBeside"/>
        <w:rPr>
          <w:rtl/>
        </w:rPr>
      </w:pPr>
      <w:r w:rsidRPr="00A8713A">
        <w:rPr>
          <w:rtl/>
        </w:rPr>
        <w:t>לרשב"ל</w:t>
      </w:r>
      <w:r w:rsidR="00A8713A">
        <w:rPr>
          <w:rFonts w:hint="cs"/>
          <w:rtl/>
        </w:rPr>
        <w:t>:</w:t>
      </w:r>
    </w:p>
    <w:p w14:paraId="3FAC59D5" w14:textId="2CB863E3" w:rsidR="00FF3740" w:rsidRPr="006F178A" w:rsidRDefault="00FF3740" w:rsidP="00FF3740">
      <w:pPr>
        <w:rPr>
          <w:rtl/>
        </w:rPr>
      </w:pPr>
      <w:r w:rsidRPr="006F178A">
        <w:rPr>
          <w:rtl/>
        </w:rPr>
        <w:t>א</w:t>
      </w:r>
      <w:r w:rsidR="009B265B">
        <w:rPr>
          <w:rFonts w:hint="cs"/>
          <w:rtl/>
        </w:rPr>
        <w:t>ף</w:t>
      </w:r>
      <w:r w:rsidRPr="006F178A">
        <w:rPr>
          <w:rtl/>
        </w:rPr>
        <w:t xml:space="preserve"> </w:t>
      </w:r>
      <w:r w:rsidR="009B265B">
        <w:rPr>
          <w:rFonts w:hint="cs"/>
          <w:rtl/>
        </w:rPr>
        <w:t>ש</w:t>
      </w:r>
      <w:r w:rsidRPr="006F178A">
        <w:rPr>
          <w:rtl/>
        </w:rPr>
        <w:t>אין נזיר עובר לפניו.</w:t>
      </w:r>
    </w:p>
    <w:p w14:paraId="2E23B442" w14:textId="77777777" w:rsidR="00A8713A" w:rsidRDefault="00FF3740" w:rsidP="00A5184B">
      <w:pPr>
        <w:pStyle w:val="36"/>
        <w:framePr w:wrap="notBeside"/>
        <w:rPr>
          <w:rtl/>
        </w:rPr>
      </w:pPr>
      <w:r w:rsidRPr="00A8713A">
        <w:rPr>
          <w:rFonts w:hint="cs"/>
          <w:rtl/>
        </w:rPr>
        <w:lastRenderedPageBreak/>
        <w:t>והך</w:t>
      </w:r>
      <w:r w:rsidR="0053381C" w:rsidRPr="00A8713A">
        <w:rPr>
          <w:rFonts w:hint="cs"/>
          <w:rtl/>
        </w:rPr>
        <w:t>:</w:t>
      </w:r>
      <w:r w:rsidRPr="00A8713A">
        <w:rPr>
          <w:rFonts w:hint="cs"/>
          <w:rtl/>
        </w:rPr>
        <w:t xml:space="preserve"> </w:t>
      </w:r>
    </w:p>
    <w:p w14:paraId="3F14237F" w14:textId="4A760ED4" w:rsidR="0053381C" w:rsidRDefault="00FF3740" w:rsidP="00FF3740">
      <w:pPr>
        <w:rPr>
          <w:rtl/>
        </w:rPr>
      </w:pPr>
      <w:r w:rsidRPr="006F178A">
        <w:rPr>
          <w:rFonts w:hint="cs"/>
          <w:rtl/>
        </w:rPr>
        <w:t>דהאומר ימין הר</w:t>
      </w:r>
      <w:r w:rsidRPr="006F178A">
        <w:rPr>
          <w:rtl/>
        </w:rPr>
        <w:t>"</w:t>
      </w:r>
      <w:r w:rsidRPr="006F178A">
        <w:rPr>
          <w:rFonts w:hint="cs"/>
          <w:rtl/>
        </w:rPr>
        <w:t>ז שבועה</w:t>
      </w:r>
      <w:r w:rsidR="008152CC">
        <w:rPr>
          <w:rFonts w:hint="cs"/>
          <w:rtl/>
        </w:rPr>
        <w:t>,</w:t>
      </w:r>
      <w:r w:rsidRPr="006F178A">
        <w:rPr>
          <w:rFonts w:hint="cs"/>
          <w:rtl/>
        </w:rPr>
        <w:t xml:space="preserve"> </w:t>
      </w:r>
    </w:p>
    <w:p w14:paraId="720FB39B" w14:textId="77777777" w:rsidR="00A8713A" w:rsidRDefault="00FF3740" w:rsidP="00A5184B">
      <w:pPr>
        <w:pStyle w:val="36"/>
        <w:framePr w:wrap="notBeside"/>
        <w:rPr>
          <w:rtl/>
        </w:rPr>
      </w:pPr>
      <w:r w:rsidRPr="00A8713A">
        <w:rPr>
          <w:rFonts w:hint="cs"/>
          <w:rtl/>
        </w:rPr>
        <w:t>לאו משום</w:t>
      </w:r>
    </w:p>
    <w:p w14:paraId="51FF1E90" w14:textId="72DB0349" w:rsidR="00FF3740" w:rsidRDefault="00FF3740" w:rsidP="0053381C">
      <w:pPr>
        <w:rPr>
          <w:rtl/>
        </w:rPr>
      </w:pPr>
      <w:r w:rsidRPr="002C641B">
        <w:rPr>
          <w:rStyle w:val="afffffe"/>
          <w:rFonts w:hint="cs"/>
          <w:rtl/>
        </w:rPr>
        <w:t>ד'</w:t>
      </w:r>
      <w:r w:rsidRPr="002C641B">
        <w:rPr>
          <w:rStyle w:val="afffffe"/>
          <w:rtl/>
        </w:rPr>
        <w:t>וירם ימינו ושמאלו אל השמים וישבע בְחֵי העולם'</w:t>
      </w:r>
      <w:r w:rsidRPr="002C641B">
        <w:rPr>
          <w:rStyle w:val="afffffe"/>
          <w:rFonts w:hint="cs"/>
          <w:rtl/>
        </w:rPr>
        <w:t>,</w:t>
      </w:r>
    </w:p>
    <w:p w14:paraId="3387E536" w14:textId="77777777" w:rsidR="00A8713A" w:rsidRDefault="00FF3740" w:rsidP="00A5184B">
      <w:pPr>
        <w:pStyle w:val="36"/>
        <w:framePr w:wrap="notBeside"/>
        <w:rPr>
          <w:rFonts w:ascii="FontbitDavid" w:hAnsi="FontbitDavid"/>
          <w:rtl/>
        </w:rPr>
      </w:pPr>
      <w:r w:rsidRPr="00A8713A">
        <w:rPr>
          <w:rFonts w:hint="cs"/>
          <w:rtl/>
        </w:rPr>
        <w:t>אלא משום</w:t>
      </w:r>
    </w:p>
    <w:p w14:paraId="43446084" w14:textId="48A658FC" w:rsidR="00FF3740" w:rsidRPr="00D50A7A" w:rsidRDefault="00FF3740" w:rsidP="008152CC">
      <w:pPr>
        <w:rPr>
          <w:rStyle w:val="afffffe"/>
          <w:rtl/>
        </w:rPr>
      </w:pPr>
      <w:r w:rsidRPr="00D50A7A">
        <w:rPr>
          <w:rFonts w:ascii="FontbitDavid" w:hAnsi="FontbitDavid" w:hint="cs"/>
          <w:rtl/>
        </w:rPr>
        <w:t xml:space="preserve">דימין </w:t>
      </w:r>
      <w:r w:rsidRPr="00D50A7A">
        <w:rPr>
          <w:rFonts w:ascii="FontbitDavid" w:hAnsi="FontbitDavid"/>
          <w:rtl/>
        </w:rPr>
        <w:t xml:space="preserve">גופיה איקרי שבועה, </w:t>
      </w:r>
      <w:r w:rsidRPr="00D50A7A">
        <w:rPr>
          <w:rFonts w:ascii="FontbitDavid" w:hAnsi="FontbitDavid" w:hint="cs"/>
          <w:rtl/>
        </w:rPr>
        <w:t>ד</w:t>
      </w:r>
      <w:r w:rsidRPr="00D50A7A">
        <w:rPr>
          <w:rStyle w:val="afffffe"/>
          <w:rFonts w:hint="cs"/>
          <w:rtl/>
        </w:rPr>
        <w:t>'</w:t>
      </w:r>
      <w:r w:rsidRPr="00D50A7A">
        <w:rPr>
          <w:rStyle w:val="afffffe"/>
          <w:rtl/>
        </w:rPr>
        <w:t>נשבע ה' בימינו</w:t>
      </w:r>
      <w:r w:rsidRPr="00D50A7A">
        <w:rPr>
          <w:rStyle w:val="afffffe"/>
          <w:rFonts w:hint="cs"/>
          <w:rtl/>
        </w:rPr>
        <w:t>'</w:t>
      </w:r>
      <w:r w:rsidRPr="00D50A7A">
        <w:rPr>
          <w:rStyle w:val="afffffe"/>
          <w:rtl/>
        </w:rPr>
        <w:t>.</w:t>
      </w:r>
    </w:p>
    <w:p w14:paraId="31377881" w14:textId="300012ED" w:rsidR="00FF3740" w:rsidRPr="006F178A" w:rsidRDefault="00FF3740" w:rsidP="00FF3740">
      <w:pPr>
        <w:rPr>
          <w:rtl/>
        </w:rPr>
      </w:pPr>
      <w:r w:rsidRPr="008152CC">
        <w:rPr>
          <w:rStyle w:val="a4"/>
          <w:rtl/>
        </w:rPr>
        <w:t>ומניין</w:t>
      </w:r>
      <w:r w:rsidRPr="006F178A">
        <w:rPr>
          <w:rFonts w:ascii="FontbitDavid" w:hAnsi="FontbitDavid"/>
          <w:rtl/>
        </w:rPr>
        <w:t xml:space="preserve"> לאומר שמאל שהיא שבועה? </w:t>
      </w:r>
      <w:r w:rsidR="008152CC">
        <w:rPr>
          <w:rFonts w:ascii="FontbitDavid" w:hAnsi="FontbitDavid" w:hint="cs"/>
          <w:rtl/>
        </w:rPr>
        <w:t>ד</w:t>
      </w:r>
      <w:r w:rsidRPr="00AF76D0">
        <w:rPr>
          <w:rStyle w:val="afffffe"/>
          <w:rFonts w:hint="cs"/>
          <w:rtl/>
        </w:rPr>
        <w:t>'</w:t>
      </w:r>
      <w:r w:rsidRPr="00AF76D0">
        <w:rPr>
          <w:rStyle w:val="afffffe"/>
          <w:rtl/>
        </w:rPr>
        <w:t>ובזרוע עוזו</w:t>
      </w:r>
      <w:r w:rsidRPr="00AF76D0">
        <w:rPr>
          <w:rStyle w:val="afffffe"/>
          <w:rFonts w:hint="cs"/>
          <w:rtl/>
        </w:rPr>
        <w:t>'</w:t>
      </w:r>
      <w:r w:rsidRPr="00AF76D0">
        <w:rPr>
          <w:rStyle w:val="afffffe"/>
          <w:rtl/>
        </w:rPr>
        <w:t>.</w:t>
      </w:r>
    </w:p>
    <w:p w14:paraId="3816AA75" w14:textId="77777777" w:rsidR="00FF3740" w:rsidRPr="006F178A" w:rsidRDefault="00FF3740" w:rsidP="000F6CD2">
      <w:pPr>
        <w:pStyle w:val="afffffb"/>
        <w:rPr>
          <w:rtl/>
        </w:rPr>
      </w:pPr>
      <w:r>
        <w:rPr>
          <w:rtl/>
        </w:rPr>
        <w:t>׹</w:t>
      </w:r>
    </w:p>
    <w:p>
      <w:pPr>
        <w:pStyle w:val="affffff2"/>
        <w:rPr>
          <w:ins w:id="20250" w:author="קלוד" w:date="2026-10-06T10:09:33Z"/>
        </w:rPr>
      </w:pPr>
      <w:ins w:id="20249" w:author="קלוד" w:date="2026-10-06T10:09:33Z">
        <w:r>
          <w:t xml:space="preserve">משנה ב</w:t>
        </w:r>
      </w:ins>
    </w:p>
    <w:p w14:paraId="060E9FB5" w14:textId="77777777" w:rsidR="007A25CB" w:rsidRDefault="00FF3740" w:rsidP="007A25CB">
      <w:pPr>
        <w:pStyle w:val="affffb"/>
        <w:spacing w:before="120"/>
        <w:rPr>
          <w:rtl/>
        </w:rPr>
        <w:pPrChange w:id="90002" w:author="קלוד" w:date="2026-10-08T12:08:16Z">
          <w:pPr>
            <w:pStyle w:val="affffb"/>
          </w:pPr>
        </w:pPrChange>
      </w:pPr>
      <w:r w:rsidRPr="006F178A">
        <w:rPr>
          <w:rtl/>
        </w:rPr>
        <w:t>הריני נזיר מן החרצנים, זגים, תגלחת, טומאה.</w:t>
      </w:r>
      <w:r w:rsidR="007A25CB">
        <w:rPr>
          <w:rFonts w:hint="cs"/>
          <w:rtl/>
        </w:rPr>
        <w:t xml:space="preserve"> </w:t>
      </w:r>
      <w:r w:rsidRPr="006F178A">
        <w:rPr>
          <w:rtl/>
        </w:rPr>
        <w:t>הר</w:t>
      </w:r>
      <w:r w:rsidR="007A25CB">
        <w:rPr>
          <w:rFonts w:hint="cs"/>
          <w:rtl/>
        </w:rPr>
        <w:t xml:space="preserve">"ז </w:t>
      </w:r>
      <w:r w:rsidRPr="006F178A">
        <w:rPr>
          <w:rtl/>
        </w:rPr>
        <w:t xml:space="preserve">נזיר, </w:t>
      </w:r>
    </w:p>
    <w:p w14:paraId="14D5A0AD" w14:textId="71D1509E" w:rsidR="00FF3740" w:rsidRPr="006F178A" w:rsidRDefault="00FF3740" w:rsidP="007A25CB">
      <w:pPr>
        <w:pStyle w:val="affffb"/>
        <w:rPr>
          <w:rtl/>
        </w:rPr>
      </w:pPr>
      <w:r w:rsidRPr="006F178A">
        <w:rPr>
          <w:rtl/>
        </w:rPr>
        <w:t>וכל דקדוקי נזירות עליו</w:t>
      </w:r>
      <w:r w:rsidR="007A25CB">
        <w:rPr>
          <w:rFonts w:hint="cs"/>
          <w:rtl/>
        </w:rPr>
        <w:t>.</w:t>
      </w:r>
    </w:p>
    <w:p w14:paraId="4A1520B0" w14:textId="77777777" w:rsidR="007A25CB" w:rsidRDefault="00FF3740" w:rsidP="00BA44EB">
      <w:pPr>
        <w:pStyle w:val="a7"/>
        <w:rPr>
          <w:rtl/>
        </w:rPr>
      </w:pPr>
      <w:r w:rsidRPr="006F178A">
        <w:rPr>
          <w:rtl/>
        </w:rPr>
        <w:t>מתני' דלא כר"</w:t>
      </w:r>
      <w:r w:rsidRPr="006F178A">
        <w:rPr>
          <w:rFonts w:hint="cs"/>
          <w:rtl/>
        </w:rPr>
        <w:t xml:space="preserve">ש </w:t>
      </w:r>
    </w:p>
    <w:p w14:paraId="281D91EB" w14:textId="0296A0BA" w:rsidR="00FF3740" w:rsidRPr="006F178A" w:rsidRDefault="007A25CB" w:rsidP="00FF3740">
      <w:pPr>
        <w:rPr>
          <w:rtl/>
        </w:rPr>
      </w:pPr>
      <w:r>
        <w:rPr>
          <w:rStyle w:val="a4"/>
          <w:rFonts w:hint="cs"/>
          <w:rtl/>
        </w:rPr>
        <w:t>ש</w:t>
      </w:r>
      <w:r w:rsidR="00FF3740" w:rsidRPr="007A25CB">
        <w:rPr>
          <w:rStyle w:val="a4"/>
          <w:rFonts w:hint="cs"/>
          <w:rtl/>
        </w:rPr>
        <w:t xml:space="preserve">אמר </w:t>
      </w:r>
      <w:r>
        <w:rPr>
          <w:rFonts w:hint="cs"/>
          <w:rtl/>
        </w:rPr>
        <w:t>ש</w:t>
      </w:r>
      <w:r w:rsidR="00FF3740" w:rsidRPr="006F178A">
        <w:rPr>
          <w:rtl/>
        </w:rPr>
        <w:t xml:space="preserve">חייב </w:t>
      </w:r>
      <w:r>
        <w:rPr>
          <w:rFonts w:hint="cs"/>
          <w:rtl/>
        </w:rPr>
        <w:t>רק</w:t>
      </w:r>
      <w:r w:rsidR="00FF3740" w:rsidRPr="006F178A">
        <w:rPr>
          <w:rtl/>
        </w:rPr>
        <w:t xml:space="preserve"> </w:t>
      </w:r>
      <w:r>
        <w:rPr>
          <w:rFonts w:hint="cs"/>
          <w:rtl/>
        </w:rPr>
        <w:t>כ</w:t>
      </w:r>
      <w:r w:rsidR="00FF3740" w:rsidRPr="006F178A">
        <w:rPr>
          <w:rtl/>
        </w:rPr>
        <w:t xml:space="preserve">שידור מכולם, </w:t>
      </w:r>
      <w:r w:rsidR="00FF3740" w:rsidRPr="007A25CB">
        <w:rPr>
          <w:rStyle w:val="a4"/>
          <w:rtl/>
        </w:rPr>
        <w:t>ו</w:t>
      </w:r>
      <w:r w:rsidRPr="007A25CB">
        <w:rPr>
          <w:rStyle w:val="a4"/>
          <w:rFonts w:hint="cs"/>
          <w:rtl/>
        </w:rPr>
        <w:t>ל</w:t>
      </w:r>
      <w:r w:rsidR="00FF3740" w:rsidRPr="007A25CB">
        <w:rPr>
          <w:rStyle w:val="a4"/>
          <w:rtl/>
        </w:rPr>
        <w:t>רבנן</w:t>
      </w:r>
      <w:r w:rsidR="00FF3740" w:rsidRPr="006F178A">
        <w:rPr>
          <w:rtl/>
        </w:rPr>
        <w:t>: א</w:t>
      </w:r>
      <w:r>
        <w:rPr>
          <w:rFonts w:hint="cs"/>
          <w:rtl/>
        </w:rPr>
        <w:t>ף אם נדר</w:t>
      </w:r>
      <w:r w:rsidR="00FF3740" w:rsidRPr="006F178A">
        <w:rPr>
          <w:rtl/>
        </w:rPr>
        <w:t xml:space="preserve"> בחד מ</w:t>
      </w:r>
      <w:r>
        <w:rPr>
          <w:rFonts w:hint="cs"/>
          <w:rtl/>
        </w:rPr>
        <w:t>הן.</w:t>
      </w:r>
    </w:p>
    <w:p w14:paraId="46B44395" w14:textId="77777777" w:rsidR="00D84742" w:rsidRDefault="00FF3740" w:rsidP="00A5184B">
      <w:pPr>
        <w:pStyle w:val="36"/>
        <w:framePr w:wrap="notBeside"/>
        <w:rPr>
          <w:rStyle w:val="afffffe"/>
          <w:rtl/>
        </w:rPr>
      </w:pPr>
      <w:r w:rsidRPr="00D84742">
        <w:rPr>
          <w:rFonts w:hint="cs"/>
          <w:rtl/>
        </w:rPr>
        <w:t>טע</w:t>
      </w:r>
      <w:r w:rsidR="007A25CB" w:rsidRPr="00D84742">
        <w:rPr>
          <w:rFonts w:hint="cs"/>
          <w:rtl/>
        </w:rPr>
        <w:t>ם</w:t>
      </w:r>
      <w:r w:rsidRPr="00D84742">
        <w:rPr>
          <w:rFonts w:hint="cs"/>
          <w:rtl/>
        </w:rPr>
        <w:t xml:space="preserve"> דר</w:t>
      </w:r>
      <w:r w:rsidRPr="00D84742">
        <w:rPr>
          <w:rtl/>
        </w:rPr>
        <w:t>"</w:t>
      </w:r>
      <w:r w:rsidRPr="00D84742">
        <w:rPr>
          <w:rFonts w:hint="cs"/>
          <w:rtl/>
        </w:rPr>
        <w:t xml:space="preserve">ש </w:t>
      </w:r>
    </w:p>
    <w:p w14:paraId="1173B599" w14:textId="4211FA18" w:rsidR="00FF3740" w:rsidRPr="006F178A" w:rsidRDefault="00FF3740" w:rsidP="00FF3740">
      <w:pPr>
        <w:rPr>
          <w:rtl/>
        </w:rPr>
      </w:pPr>
      <w:r w:rsidRPr="00AF76D0">
        <w:rPr>
          <w:rStyle w:val="afffffe"/>
          <w:rFonts w:hint="cs"/>
          <w:rtl/>
        </w:rPr>
        <w:t>'</w:t>
      </w:r>
      <w:r w:rsidRPr="00AF76D0">
        <w:rPr>
          <w:rStyle w:val="afffffe"/>
          <w:rtl/>
        </w:rPr>
        <w:t>מכל אשר יעשה מגפן היין מחרצנים ועד זג</w:t>
      </w:r>
      <w:r w:rsidRPr="00AF76D0">
        <w:rPr>
          <w:rStyle w:val="afffffe"/>
          <w:rFonts w:hint="cs"/>
          <w:rtl/>
        </w:rPr>
        <w:t>'</w:t>
      </w:r>
      <w:r w:rsidRPr="00AF76D0">
        <w:rPr>
          <w:rStyle w:val="afffffe"/>
          <w:rtl/>
        </w:rPr>
        <w:t>.</w:t>
      </w:r>
    </w:p>
    <w:p w14:paraId="3C6C39F5" w14:textId="77777777" w:rsidR="00D84742" w:rsidRDefault="00FF3740" w:rsidP="00A5184B">
      <w:pPr>
        <w:pStyle w:val="36"/>
        <w:framePr w:wrap="notBeside"/>
        <w:rPr>
          <w:rStyle w:val="afffffe"/>
          <w:rtl/>
        </w:rPr>
      </w:pPr>
      <w:r w:rsidRPr="00D84742">
        <w:rPr>
          <w:rtl/>
        </w:rPr>
        <w:t>ורבנן</w:t>
      </w:r>
      <w:r w:rsidRPr="00D84742">
        <w:rPr>
          <w:rFonts w:hint="cs"/>
          <w:rtl/>
        </w:rPr>
        <w:t>:</w:t>
      </w:r>
      <w:r w:rsidRPr="00D84742">
        <w:rPr>
          <w:rtl/>
        </w:rPr>
        <w:t xml:space="preserve"> </w:t>
      </w:r>
    </w:p>
    <w:p w14:paraId="1F0A5E2A" w14:textId="509698AE" w:rsidR="00FF3740" w:rsidRPr="006F178A" w:rsidRDefault="00FF3740" w:rsidP="00FF3740">
      <w:pPr>
        <w:rPr>
          <w:rtl/>
        </w:rPr>
      </w:pPr>
      <w:r w:rsidRPr="002C641B">
        <w:rPr>
          <w:rStyle w:val="afffffe"/>
          <w:rFonts w:hint="cs"/>
          <w:rtl/>
        </w:rPr>
        <w:t>ד'</w:t>
      </w:r>
      <w:r w:rsidRPr="002C641B">
        <w:rPr>
          <w:rStyle w:val="afffffe"/>
          <w:rtl/>
        </w:rPr>
        <w:t>מיין ושכר יזיר</w:t>
      </w:r>
      <w:r w:rsidRPr="002C641B">
        <w:rPr>
          <w:rStyle w:val="afffffe"/>
          <w:rFonts w:hint="cs"/>
          <w:rtl/>
        </w:rPr>
        <w:t>'</w:t>
      </w:r>
      <w:r w:rsidRPr="002C641B">
        <w:rPr>
          <w:rStyle w:val="afffffe"/>
          <w:rtl/>
        </w:rPr>
        <w:t>.</w:t>
      </w:r>
    </w:p>
    <w:p w14:paraId="64256C22" w14:textId="77777777" w:rsidR="00D226BB" w:rsidRDefault="00FF3740" w:rsidP="00A5184B">
      <w:pPr>
        <w:pStyle w:val="36"/>
        <w:framePr w:wrap="notBeside"/>
        <w:rPr>
          <w:rStyle w:val="afffffe"/>
          <w:rtl/>
        </w:rPr>
      </w:pPr>
      <w:r w:rsidRPr="00D226BB">
        <w:rPr>
          <w:rtl/>
        </w:rPr>
        <w:t>ור"</w:t>
      </w:r>
      <w:r w:rsidRPr="00D226BB">
        <w:rPr>
          <w:rFonts w:hint="cs"/>
          <w:rtl/>
        </w:rPr>
        <w:t xml:space="preserve">ש: </w:t>
      </w:r>
    </w:p>
    <w:p w14:paraId="6BCB31D8" w14:textId="697C646C" w:rsidR="00FF3740" w:rsidRPr="006F178A" w:rsidRDefault="00FF3740" w:rsidP="00FF3740">
      <w:pPr>
        <w:rPr>
          <w:rtl/>
        </w:rPr>
      </w:pPr>
      <w:r w:rsidRPr="00AF76D0">
        <w:rPr>
          <w:rStyle w:val="afffffe"/>
          <w:rFonts w:hint="cs"/>
          <w:rtl/>
        </w:rPr>
        <w:t>'</w:t>
      </w:r>
      <w:r w:rsidRPr="00AF76D0">
        <w:rPr>
          <w:rStyle w:val="afffffe"/>
          <w:rtl/>
        </w:rPr>
        <w:t>מיין ושכר יזיר</w:t>
      </w:r>
      <w:r w:rsidRPr="00AF76D0">
        <w:rPr>
          <w:rStyle w:val="afffffe"/>
          <w:rFonts w:hint="cs"/>
          <w:rtl/>
        </w:rPr>
        <w:t xml:space="preserve">' </w:t>
      </w:r>
      <w:r w:rsidRPr="006F178A">
        <w:rPr>
          <w:rtl/>
        </w:rPr>
        <w:t xml:space="preserve"> </w:t>
      </w:r>
      <w:r w:rsidRPr="007A25CB">
        <w:rPr>
          <w:rStyle w:val="a4"/>
          <w:rFonts w:hint="cs"/>
          <w:rtl/>
        </w:rPr>
        <w:t>מיבעי</w:t>
      </w:r>
      <w:r w:rsidRPr="007A25CB">
        <w:rPr>
          <w:rStyle w:val="a4"/>
          <w:rtl/>
        </w:rPr>
        <w:t xml:space="preserve">: </w:t>
      </w:r>
      <w:r w:rsidRPr="006F178A">
        <w:rPr>
          <w:rtl/>
        </w:rPr>
        <w:t>לאסור יין מצוה כיין הרשות.</w:t>
      </w:r>
    </w:p>
    <w:p w14:paraId="6D441B56" w14:textId="77777777" w:rsidR="00FF3740" w:rsidRPr="006F178A" w:rsidRDefault="00FF3740" w:rsidP="00516202">
      <w:pPr>
        <w:pStyle w:val="affff5"/>
        <w:framePr w:wrap="around"/>
        <w:rPr>
          <w:rtl/>
        </w:rPr>
      </w:pPr>
      <w:r w:rsidRPr="006F178A">
        <w:rPr>
          <w:rFonts w:hint="cs"/>
          <w:rtl/>
        </w:rPr>
        <w:t>ד.</w:t>
      </w:r>
    </w:p>
    <w:p w14:paraId="68D9936C" w14:textId="38834785" w:rsidR="00FF3740" w:rsidRPr="006F178A" w:rsidRDefault="00FF3740" w:rsidP="007A25CB">
      <w:pPr>
        <w:rPr>
          <w:rtl/>
        </w:rPr>
      </w:pPr>
      <w:r w:rsidRPr="006F178A">
        <w:rPr>
          <w:rFonts w:ascii="FontbitDavid" w:hAnsi="FontbitDavid" w:hint="cs"/>
          <w:rtl/>
        </w:rPr>
        <w:t xml:space="preserve">ולא קידוש והבדלה דהא ממושבע ועומד עליו מהר סיני </w:t>
      </w:r>
      <w:r w:rsidRPr="007A25CB">
        <w:rPr>
          <w:rStyle w:val="a4"/>
          <w:rFonts w:hint="cs"/>
          <w:rtl/>
        </w:rPr>
        <w:t>אלא כרבא</w:t>
      </w:r>
      <w:r w:rsidRPr="006F178A">
        <w:rPr>
          <w:rFonts w:ascii="FontbitDavid" w:hAnsi="FontbitDavid" w:hint="cs"/>
          <w:rtl/>
        </w:rPr>
        <w:t xml:space="preserve"> ד</w:t>
      </w:r>
      <w:r w:rsidRPr="006F178A">
        <w:rPr>
          <w:rFonts w:ascii="FontbitDavid" w:hAnsi="FontbitDavid"/>
          <w:rtl/>
        </w:rPr>
        <w:t xml:space="preserve">שבועה שאשתה, וחזר ואמר הריני נזיר, </w:t>
      </w:r>
      <w:r w:rsidR="00E21554">
        <w:rPr>
          <w:rFonts w:ascii="FontbitDavid" w:hAnsi="FontbitDavid" w:hint="cs"/>
          <w:rtl/>
        </w:rPr>
        <w:t>נזירות</w:t>
      </w:r>
      <w:r w:rsidRPr="006F178A">
        <w:rPr>
          <w:rFonts w:ascii="FontbitDavid" w:hAnsi="FontbitDavid"/>
          <w:rtl/>
        </w:rPr>
        <w:t xml:space="preserve"> </w:t>
      </w:r>
      <w:r w:rsidR="00E21554">
        <w:rPr>
          <w:rFonts w:ascii="FontbitDavid" w:hAnsi="FontbitDavid" w:hint="cs"/>
          <w:rtl/>
        </w:rPr>
        <w:t>חלה</w:t>
      </w:r>
      <w:r w:rsidRPr="006F178A">
        <w:rPr>
          <w:rFonts w:ascii="FontbitDavid" w:hAnsi="FontbitDavid"/>
          <w:rtl/>
        </w:rPr>
        <w:t xml:space="preserve"> על שבועה.</w:t>
      </w:r>
    </w:p>
    <w:p w14:paraId="7DF986B3" w14:textId="59B4EC18" w:rsidR="00FF3740" w:rsidRPr="006F178A" w:rsidRDefault="00FF3740" w:rsidP="00FF3740">
      <w:pPr>
        <w:rPr>
          <w:rtl/>
        </w:rPr>
      </w:pPr>
      <w:r w:rsidRPr="00E21554">
        <w:rPr>
          <w:rStyle w:val="a4"/>
          <w:rtl/>
        </w:rPr>
        <w:t>ורבנן</w:t>
      </w:r>
      <w:r w:rsidRPr="00E21554">
        <w:rPr>
          <w:rStyle w:val="a4"/>
          <w:rFonts w:hint="cs"/>
          <w:rtl/>
        </w:rPr>
        <w:t>:</w:t>
      </w:r>
      <w:r w:rsidRPr="00E21554">
        <w:rPr>
          <w:rStyle w:val="a4"/>
          <w:rtl/>
        </w:rPr>
        <w:t xml:space="preserve"> </w:t>
      </w:r>
      <w:r w:rsidRPr="006F178A">
        <w:rPr>
          <w:rtl/>
        </w:rPr>
        <w:t xml:space="preserve">א"כ, לימא קרא מיין, מאי </w:t>
      </w:r>
      <w:r w:rsidRPr="00E21554">
        <w:rPr>
          <w:rStyle w:val="afffffe"/>
          <w:rtl/>
        </w:rPr>
        <w:t>ושכר</w:t>
      </w:r>
      <w:r w:rsidRPr="006F178A">
        <w:rPr>
          <w:rtl/>
        </w:rPr>
        <w:t xml:space="preserve">? </w:t>
      </w:r>
      <w:r w:rsidR="00E21554">
        <w:rPr>
          <w:rFonts w:hint="cs"/>
          <w:rtl/>
        </w:rPr>
        <w:t>ש''מ</w:t>
      </w:r>
      <w:r w:rsidRPr="006F178A">
        <w:rPr>
          <w:rtl/>
        </w:rPr>
        <w:t xml:space="preserve"> תרתי.</w:t>
      </w:r>
    </w:p>
    <w:p w14:paraId="2CC90AEA" w14:textId="77777777" w:rsidR="00023947" w:rsidRDefault="00FF3740" w:rsidP="00FF3740">
      <w:pPr>
        <w:rPr>
          <w:rtl/>
        </w:rPr>
      </w:pPr>
      <w:r w:rsidRPr="00E21554">
        <w:rPr>
          <w:rStyle w:val="a4"/>
          <w:rtl/>
        </w:rPr>
        <w:t>ור"ש</w:t>
      </w:r>
      <w:r w:rsidRPr="00E21554">
        <w:rPr>
          <w:rStyle w:val="a4"/>
          <w:rFonts w:hint="cs"/>
          <w:rtl/>
        </w:rPr>
        <w:t>:</w:t>
      </w:r>
      <w:r w:rsidR="00E21554">
        <w:rPr>
          <w:rFonts w:hint="cs"/>
          <w:rtl/>
        </w:rPr>
        <w:t xml:space="preserve"> </w:t>
      </w:r>
      <w:r w:rsidRPr="00E21554">
        <w:rPr>
          <w:rStyle w:val="afffffe"/>
          <w:rFonts w:hint="cs"/>
          <w:rtl/>
        </w:rPr>
        <w:t>ש</w:t>
      </w:r>
      <w:r w:rsidRPr="00E21554">
        <w:rPr>
          <w:rStyle w:val="afffffe"/>
          <w:rtl/>
        </w:rPr>
        <w:t>כ</w:t>
      </w:r>
      <w:r w:rsidR="00E21554" w:rsidRPr="00E21554">
        <w:rPr>
          <w:rStyle w:val="afffffe"/>
          <w:rFonts w:hint="cs"/>
          <w:rtl/>
        </w:rPr>
        <w:t>ר</w:t>
      </w:r>
      <w:r w:rsidRPr="00E21554">
        <w:rPr>
          <w:rStyle w:val="afffffe"/>
          <w:rtl/>
        </w:rPr>
        <w:t xml:space="preserve"> שכר</w:t>
      </w:r>
      <w:r w:rsidR="00E21554">
        <w:rPr>
          <w:rFonts w:hint="cs"/>
          <w:rtl/>
        </w:rPr>
        <w:t xml:space="preserve"> </w:t>
      </w:r>
      <w:r w:rsidRPr="006F178A">
        <w:rPr>
          <w:rtl/>
        </w:rPr>
        <w:t xml:space="preserve">למקדש, </w:t>
      </w:r>
      <w:r w:rsidRPr="002C641B">
        <w:rPr>
          <w:rStyle w:val="afffffe"/>
          <w:rtl/>
        </w:rPr>
        <w:t>ד</w:t>
      </w:r>
      <w:r w:rsidRPr="002C641B">
        <w:rPr>
          <w:rStyle w:val="afffffe"/>
          <w:rFonts w:hint="cs"/>
          <w:rtl/>
        </w:rPr>
        <w:t>'</w:t>
      </w:r>
      <w:r w:rsidRPr="002C641B">
        <w:rPr>
          <w:rStyle w:val="afffffe"/>
          <w:rtl/>
        </w:rPr>
        <w:t>יין ושכר אל תשת אתה ובניך אתך</w:t>
      </w:r>
      <w:r w:rsidRPr="002C641B">
        <w:rPr>
          <w:rStyle w:val="afffffe"/>
          <w:rFonts w:hint="cs"/>
          <w:rtl/>
        </w:rPr>
        <w:t>'</w:t>
      </w:r>
      <w:r w:rsidRPr="002C641B">
        <w:rPr>
          <w:rStyle w:val="afffffe"/>
          <w:rtl/>
        </w:rPr>
        <w:t>,</w:t>
      </w:r>
      <w:r w:rsidRPr="006F178A">
        <w:rPr>
          <w:rtl/>
        </w:rPr>
        <w:t xml:space="preserve"> </w:t>
      </w:r>
    </w:p>
    <w:p w14:paraId="68B17384" w14:textId="1B6FD848" w:rsidR="00FF3740" w:rsidRPr="006F178A" w:rsidRDefault="00E21554" w:rsidP="00023947">
      <w:pPr>
        <w:ind w:left="226" w:firstLine="113"/>
        <w:rPr>
          <w:rtl/>
        </w:rPr>
      </w:pPr>
      <w:r>
        <w:rPr>
          <w:rFonts w:hint="cs"/>
          <w:rtl/>
        </w:rPr>
        <w:t>כב</w:t>
      </w:r>
      <w:r w:rsidR="00FF3740" w:rsidRPr="006F178A">
        <w:rPr>
          <w:rtl/>
        </w:rPr>
        <w:t xml:space="preserve">נזיר </w:t>
      </w:r>
      <w:r w:rsidR="00023947">
        <w:rPr>
          <w:rFonts w:hint="cs"/>
          <w:rtl/>
        </w:rPr>
        <w:t>נאסר מיין ולא משאר משקין</w:t>
      </w:r>
      <w:r w:rsidR="00FF3740" w:rsidRPr="006F178A">
        <w:rPr>
          <w:rFonts w:hint="cs"/>
          <w:rtl/>
        </w:rPr>
        <w:t>,</w:t>
      </w:r>
      <w:r w:rsidR="00FF3740" w:rsidRPr="006F178A">
        <w:rPr>
          <w:rtl/>
        </w:rPr>
        <w:t xml:space="preserve"> אף גבי מקדש </w:t>
      </w:r>
      <w:r>
        <w:rPr>
          <w:rFonts w:hint="cs"/>
          <w:rtl/>
        </w:rPr>
        <w:t>כן.</w:t>
      </w:r>
    </w:p>
    <w:p w14:paraId="7AA97DC5" w14:textId="6B4ABE34" w:rsidR="00FF3740" w:rsidRPr="006F178A" w:rsidRDefault="00D84742" w:rsidP="00FF3740">
      <w:pPr>
        <w:rPr>
          <w:rtl/>
        </w:rPr>
      </w:pPr>
      <w:r>
        <w:rPr>
          <w:rStyle w:val="a4"/>
          <w:rFonts w:hint="cs"/>
          <w:rtl/>
        </w:rPr>
        <w:t>שלא</w:t>
      </w:r>
      <w:r w:rsidR="00FF3740" w:rsidRPr="00023947">
        <w:rPr>
          <w:rStyle w:val="a4"/>
          <w:rFonts w:hint="cs"/>
          <w:rtl/>
        </w:rPr>
        <w:t xml:space="preserve"> </w:t>
      </w:r>
      <w:r>
        <w:rPr>
          <w:rStyle w:val="a4"/>
          <w:rFonts w:hint="cs"/>
          <w:rtl/>
        </w:rPr>
        <w:t>כ</w:t>
      </w:r>
      <w:r w:rsidR="00FF3740" w:rsidRPr="00023947">
        <w:rPr>
          <w:rStyle w:val="a4"/>
          <w:rFonts w:hint="cs"/>
          <w:rtl/>
        </w:rPr>
        <w:t>ר</w:t>
      </w:r>
      <w:r w:rsidR="00FF3740" w:rsidRPr="00023947">
        <w:rPr>
          <w:rStyle w:val="a4"/>
          <w:rtl/>
        </w:rPr>
        <w:t>"</w:t>
      </w:r>
      <w:r w:rsidR="00FF3740" w:rsidRPr="00023947">
        <w:rPr>
          <w:rStyle w:val="a4"/>
          <w:rFonts w:hint="cs"/>
          <w:rtl/>
        </w:rPr>
        <w:t>י</w:t>
      </w:r>
      <w:r w:rsidR="00FF3740" w:rsidRPr="00023947">
        <w:rPr>
          <w:rStyle w:val="a4"/>
          <w:rtl/>
        </w:rPr>
        <w:t>:</w:t>
      </w:r>
      <w:r w:rsidR="00FF3740" w:rsidRPr="006F178A">
        <w:rPr>
          <w:rtl/>
        </w:rPr>
        <w:t xml:space="preserve"> </w:t>
      </w:r>
      <w:r w:rsidR="00FF3740" w:rsidRPr="006F178A">
        <w:rPr>
          <w:rFonts w:hint="cs"/>
          <w:rtl/>
        </w:rPr>
        <w:t>ד</w:t>
      </w:r>
      <w:r w:rsidR="00FF3740" w:rsidRPr="006F178A">
        <w:rPr>
          <w:rtl/>
        </w:rPr>
        <w:t>אכל דבילה קעילית, ושתה דבש וחלב, ונכנס למקדש - חייב.</w:t>
      </w:r>
    </w:p>
    <w:p w14:paraId="1D7BF813" w14:textId="77777777" w:rsidR="00D226BB" w:rsidRDefault="000467C5" w:rsidP="00A5184B">
      <w:pPr>
        <w:pStyle w:val="36"/>
        <w:framePr w:wrap="notBeside"/>
        <w:rPr>
          <w:rtl/>
        </w:rPr>
      </w:pPr>
      <w:r w:rsidRPr="00D226BB">
        <w:rPr>
          <w:rFonts w:hint="cs"/>
          <w:rtl/>
        </w:rPr>
        <w:t>ב.</w:t>
      </w:r>
      <w:r w:rsidR="00FF3740" w:rsidRPr="00D226BB">
        <w:rPr>
          <w:rtl/>
        </w:rPr>
        <w:t xml:space="preserve"> </w:t>
      </w:r>
      <w:r w:rsidRPr="00D226BB">
        <w:rPr>
          <w:rFonts w:hint="cs"/>
          <w:rtl/>
        </w:rPr>
        <w:t>ל</w:t>
      </w:r>
      <w:r w:rsidR="00FF3740" w:rsidRPr="00D226BB">
        <w:rPr>
          <w:rtl/>
        </w:rPr>
        <w:t xml:space="preserve">ר"ש </w:t>
      </w:r>
    </w:p>
    <w:p w14:paraId="534AE135" w14:textId="6335AEB3" w:rsidR="00FF3740" w:rsidRPr="006F178A" w:rsidRDefault="000467C5" w:rsidP="00FF3740">
      <w:pPr>
        <w:rPr>
          <w:rtl/>
        </w:rPr>
      </w:pPr>
      <w:r>
        <w:rPr>
          <w:rFonts w:hint="cs"/>
          <w:rtl/>
        </w:rPr>
        <w:t xml:space="preserve">אין </w:t>
      </w:r>
      <w:r w:rsidR="00FF3740" w:rsidRPr="006F178A">
        <w:rPr>
          <w:rtl/>
        </w:rPr>
        <w:t>איסור חל על איסור</w:t>
      </w:r>
      <w:r w:rsidR="00FF3740" w:rsidRPr="006F178A">
        <w:rPr>
          <w:rFonts w:hint="cs"/>
          <w:rtl/>
        </w:rPr>
        <w:t xml:space="preserve"> </w:t>
      </w:r>
      <w:r>
        <w:rPr>
          <w:rFonts w:hint="cs"/>
          <w:rtl/>
        </w:rPr>
        <w:t>ד</w:t>
      </w:r>
      <w:r w:rsidR="00FF3740" w:rsidRPr="006F178A">
        <w:rPr>
          <w:rtl/>
        </w:rPr>
        <w:t>האוכל נבילה ביו</w:t>
      </w:r>
      <w:r>
        <w:rPr>
          <w:rFonts w:hint="cs"/>
          <w:rtl/>
        </w:rPr>
        <w:t>ה''כ</w:t>
      </w:r>
      <w:r w:rsidR="00FF3740" w:rsidRPr="006F178A">
        <w:rPr>
          <w:rtl/>
        </w:rPr>
        <w:t xml:space="preserve"> פטור.</w:t>
      </w:r>
    </w:p>
    <w:p w14:paraId="1ACF44DA" w14:textId="77777777" w:rsidR="00D226BB" w:rsidRDefault="00FF3740" w:rsidP="00A5184B">
      <w:pPr>
        <w:pStyle w:val="36"/>
        <w:framePr w:wrap="notBeside"/>
        <w:rPr>
          <w:rStyle w:val="afffffe"/>
          <w:rtl/>
        </w:rPr>
      </w:pPr>
      <w:r w:rsidRPr="00D226BB">
        <w:rPr>
          <w:rtl/>
        </w:rPr>
        <w:t>ולרבנן:</w:t>
      </w:r>
      <w:r w:rsidR="00EC63FD" w:rsidRPr="00D226BB">
        <w:rPr>
          <w:rFonts w:hint="cs"/>
          <w:rtl/>
        </w:rPr>
        <w:t xml:space="preserve"> </w:t>
      </w:r>
    </w:p>
    <w:p w14:paraId="7AAE84CB" w14:textId="16F6F2DA" w:rsidR="00FF3740" w:rsidRPr="006F178A" w:rsidRDefault="00FF3740" w:rsidP="00FF3740">
      <w:pPr>
        <w:rPr>
          <w:rtl/>
        </w:rPr>
      </w:pPr>
      <w:r w:rsidRPr="00AF76D0">
        <w:rPr>
          <w:rStyle w:val="afffffe"/>
          <w:rtl/>
        </w:rPr>
        <w:t>מכל אשר יעשה מגפן היין</w:t>
      </w:r>
      <w:r w:rsidRPr="006F178A">
        <w:rPr>
          <w:rtl/>
        </w:rPr>
        <w:t xml:space="preserve"> </w:t>
      </w:r>
      <w:r w:rsidR="00EC63FD">
        <w:rPr>
          <w:rFonts w:hint="cs"/>
          <w:rtl/>
        </w:rPr>
        <w:t>ל</w:t>
      </w:r>
      <w:r w:rsidRPr="006F178A">
        <w:rPr>
          <w:rtl/>
        </w:rPr>
        <w:t>איסורי נזיר שמצטרפים זה עם זה.</w:t>
      </w:r>
    </w:p>
    <w:p w14:paraId="4ABE54C3" w14:textId="77777777" w:rsidR="00D226BB" w:rsidRDefault="00FF3740" w:rsidP="00A5184B">
      <w:pPr>
        <w:pStyle w:val="36"/>
        <w:framePr w:wrap="notBeside"/>
        <w:rPr>
          <w:rtl/>
        </w:rPr>
      </w:pPr>
      <w:r w:rsidRPr="00D226BB">
        <w:rPr>
          <w:rtl/>
        </w:rPr>
        <w:t>ור"ש</w:t>
      </w:r>
      <w:r w:rsidR="00EC63FD" w:rsidRPr="00D226BB">
        <w:rPr>
          <w:rFonts w:hint="cs"/>
          <w:rtl/>
        </w:rPr>
        <w:t>:</w:t>
      </w:r>
      <w:r w:rsidRPr="00D226BB">
        <w:rPr>
          <w:rtl/>
        </w:rPr>
        <w:t xml:space="preserve"> </w:t>
      </w:r>
    </w:p>
    <w:p w14:paraId="14295815" w14:textId="2B8FE7DA" w:rsidR="00FF3740" w:rsidRPr="006F178A" w:rsidRDefault="00FF3740" w:rsidP="00FF3740">
      <w:pPr>
        <w:rPr>
          <w:rtl/>
        </w:rPr>
      </w:pPr>
      <w:r w:rsidRPr="006F178A">
        <w:rPr>
          <w:rtl/>
        </w:rPr>
        <w:t>לית ליה צירוף</w:t>
      </w:r>
      <w:r w:rsidRPr="006F178A">
        <w:rPr>
          <w:rFonts w:hint="cs"/>
          <w:rtl/>
        </w:rPr>
        <w:t xml:space="preserve"> </w:t>
      </w:r>
      <w:r w:rsidR="00EC63FD">
        <w:rPr>
          <w:rFonts w:hint="cs"/>
          <w:rtl/>
        </w:rPr>
        <w:t>ד</w:t>
      </w:r>
      <w:r w:rsidRPr="006F178A">
        <w:rPr>
          <w:rtl/>
        </w:rPr>
        <w:t xml:space="preserve">כלשהו למכות, אמרו כזית </w:t>
      </w:r>
      <w:r w:rsidR="00EC63FD">
        <w:rPr>
          <w:rFonts w:hint="cs"/>
          <w:rtl/>
        </w:rPr>
        <w:t>רק</w:t>
      </w:r>
      <w:r w:rsidRPr="006F178A">
        <w:rPr>
          <w:rtl/>
        </w:rPr>
        <w:t xml:space="preserve"> לענין קרבן.</w:t>
      </w:r>
    </w:p>
    <w:p w14:paraId="1124ECAE" w14:textId="77777777" w:rsidR="00FF3740" w:rsidRPr="006F178A" w:rsidRDefault="00FF3740" w:rsidP="000F6CD2">
      <w:pPr>
        <w:pStyle w:val="afffffb"/>
        <w:rPr>
          <w:rtl/>
        </w:rPr>
      </w:pPr>
      <w:r>
        <w:rPr>
          <w:rtl/>
        </w:rPr>
        <w:t>׹</w:t>
      </w:r>
    </w:p>
    <w:p>
      <w:pPr>
        <w:pStyle w:val="affffff2"/>
        <w:rPr>
          <w:ins w:id="20252" w:author="קלוד" w:date="2026-10-06T10:09:33Z"/>
        </w:rPr>
      </w:pPr>
      <w:ins w:id="20251" w:author="קלוד" w:date="2026-10-06T10:09:33Z">
        <w:r>
          <w:t xml:space="preserve">משנה ב</w:t>
        </w:r>
      </w:ins>
    </w:p>
    <w:p w14:paraId="097AE1D7" w14:textId="4FD9B53D" w:rsidR="00FF3740" w:rsidRPr="006F178A" w:rsidRDefault="00FF3740" w:rsidP="00FF3740">
      <w:pPr>
        <w:pStyle w:val="affffb"/>
        <w:spacing w:before="120"/>
        <w:rPr>
          <w:rtl/>
        </w:rPr>
        <w:pPrChange w:id="90003" w:author="קלוד" w:date="2026-10-08T12:08:16Z">
          <w:pPr>
            <w:pStyle w:val="affffb"/>
          </w:pPr>
        </w:pPrChange>
      </w:pPr>
      <w:r w:rsidRPr="006F178A">
        <w:rPr>
          <w:rtl/>
        </w:rPr>
        <w:t xml:space="preserve">הריני כשמשון כבן מנוח כבעל דלילה, כמי שעקר דלתות עזה, כמי שנקרו פלשתים את עיניו </w:t>
      </w:r>
      <w:r w:rsidR="00EC63FD">
        <w:rPr>
          <w:rtl/>
        </w:rPr>
        <w:t>–</w:t>
      </w:r>
      <w:r w:rsidRPr="006F178A">
        <w:rPr>
          <w:rtl/>
        </w:rPr>
        <w:t xml:space="preserve"> ה</w:t>
      </w:r>
      <w:r w:rsidR="00EC63FD">
        <w:rPr>
          <w:rFonts w:hint="cs"/>
          <w:rtl/>
        </w:rPr>
        <w:t>ר''ז</w:t>
      </w:r>
      <w:r w:rsidRPr="006F178A">
        <w:rPr>
          <w:rtl/>
        </w:rPr>
        <w:t xml:space="preserve"> נזיר שמשון.</w:t>
      </w:r>
    </w:p>
    <w:p w14:paraId="6F89BBD6" w14:textId="11F7F1E3" w:rsidR="001623AC" w:rsidRPr="001623AC" w:rsidRDefault="001623AC" w:rsidP="00BA44EB">
      <w:pPr>
        <w:pStyle w:val="a7"/>
        <w:rPr>
          <w:rtl/>
        </w:rPr>
      </w:pPr>
      <w:r w:rsidRPr="001623AC">
        <w:rPr>
          <w:rFonts w:hint="cs"/>
          <w:rtl/>
        </w:rPr>
        <w:t xml:space="preserve">צריכא </w:t>
      </w:r>
    </w:p>
    <w:p w14:paraId="1B2BEA53" w14:textId="77777777" w:rsidR="00520B86" w:rsidRDefault="00FF3740" w:rsidP="00A5184B">
      <w:pPr>
        <w:pStyle w:val="36"/>
        <w:framePr w:wrap="notBeside"/>
        <w:rPr>
          <w:rtl/>
        </w:rPr>
      </w:pPr>
      <w:r w:rsidRPr="00520B86">
        <w:rPr>
          <w:rtl/>
        </w:rPr>
        <w:t>דאי אמר</w:t>
      </w:r>
      <w:r w:rsidR="001A7DD4" w:rsidRPr="00520B86">
        <w:rPr>
          <w:rFonts w:hint="cs"/>
          <w:rtl/>
        </w:rPr>
        <w:t>:</w:t>
      </w:r>
      <w:r w:rsidRPr="00520B86">
        <w:rPr>
          <w:rtl/>
        </w:rPr>
        <w:t xml:space="preserve"> </w:t>
      </w:r>
    </w:p>
    <w:p w14:paraId="2F9A7A88" w14:textId="6EDC7972" w:rsidR="00FF3740" w:rsidRPr="00D454EC" w:rsidRDefault="00FF3740" w:rsidP="00FF3740">
      <w:pPr>
        <w:rPr>
          <w:spacing w:val="-4"/>
          <w:rtl/>
        </w:rPr>
      </w:pPr>
      <w:r w:rsidRPr="001623AC">
        <w:rPr>
          <w:rtl/>
        </w:rPr>
        <w:t xml:space="preserve">הריני כשמשון, </w:t>
      </w:r>
      <w:r w:rsidRPr="001623AC">
        <w:rPr>
          <w:rFonts w:hint="cs"/>
          <w:rtl/>
        </w:rPr>
        <w:t>הו"א</w:t>
      </w:r>
      <w:r w:rsidRPr="001623AC">
        <w:rPr>
          <w:rtl/>
        </w:rPr>
        <w:t xml:space="preserve"> שמשון אחרינא, קמ"ל כבן מנוח</w:t>
      </w:r>
      <w:r w:rsidR="001A7DD4">
        <w:rPr>
          <w:rtl/>
        </w:rPr>
        <w:t>.</w:t>
      </w:r>
    </w:p>
    <w:p w14:paraId="33E7D011" w14:textId="77777777" w:rsidR="00520B86" w:rsidRDefault="00FF3740" w:rsidP="00A5184B">
      <w:pPr>
        <w:pStyle w:val="36"/>
        <w:framePr w:wrap="notBeside"/>
        <w:rPr>
          <w:rtl/>
        </w:rPr>
      </w:pPr>
      <w:r w:rsidRPr="00520B86">
        <w:rPr>
          <w:rtl/>
        </w:rPr>
        <w:t xml:space="preserve">ואי תנא </w:t>
      </w:r>
    </w:p>
    <w:p w14:paraId="545B8C92" w14:textId="316612B1" w:rsidR="00FF3740" w:rsidRPr="00633718" w:rsidRDefault="00FF3740" w:rsidP="00FF3740">
      <w:pPr>
        <w:rPr>
          <w:rtl/>
        </w:rPr>
      </w:pPr>
      <w:r w:rsidRPr="00633718">
        <w:rPr>
          <w:rtl/>
        </w:rPr>
        <w:t>כבן מנוח, הו"</w:t>
      </w:r>
      <w:r w:rsidRPr="00633718">
        <w:rPr>
          <w:rFonts w:hint="cs"/>
          <w:rtl/>
        </w:rPr>
        <w:t>א</w:t>
      </w:r>
      <w:r w:rsidRPr="00633718">
        <w:rPr>
          <w:rtl/>
        </w:rPr>
        <w:t xml:space="preserve"> </w:t>
      </w:r>
      <w:r w:rsidR="001623AC" w:rsidRPr="00633718">
        <w:rPr>
          <w:rFonts w:hint="cs"/>
          <w:rtl/>
        </w:rPr>
        <w:t>יש שנקראים כן</w:t>
      </w:r>
      <w:r w:rsidRPr="00633718">
        <w:rPr>
          <w:rtl/>
        </w:rPr>
        <w:t xml:space="preserve"> קמ"ל כבעל דלילה, וכמי שנקרו פלשתים את עיניו.</w:t>
      </w:r>
    </w:p>
    <w:p w14:paraId="572C9CB9" w14:textId="77777777" w:rsidR="00FF3740" w:rsidRPr="006F178A" w:rsidRDefault="00FF3740" w:rsidP="000F6CD2">
      <w:pPr>
        <w:pStyle w:val="afffffb"/>
        <w:rPr>
          <w:rtl/>
        </w:rPr>
      </w:pPr>
      <w:r>
        <w:rPr>
          <w:rtl/>
        </w:rPr>
        <w:t>׹</w:t>
      </w:r>
    </w:p>
    <w:p>
      <w:pPr>
        <w:pStyle w:val="affffff2"/>
        <w:rPr>
          <w:ins w:id="20254" w:author="קלוד" w:date="2026-10-06T10:09:33Z"/>
        </w:rPr>
      </w:pPr>
      <w:ins w:id="20253" w:author="קלוד" w:date="2026-10-06T10:09:33Z">
        <w:r>
          <w:t xml:space="preserve">משנה ב</w:t>
        </w:r>
      </w:ins>
    </w:p>
    <w:p w14:paraId="1323B4D6" w14:textId="5BDD2F10" w:rsidR="001A7DD4" w:rsidRDefault="00FF3740" w:rsidP="001A7DD4">
      <w:pPr>
        <w:pStyle w:val="affffb"/>
        <w:spacing w:before="120"/>
        <w:jc w:val="center"/>
        <w:rPr>
          <w:rtl/>
        </w:rPr>
        <w:pPrChange w:id="90004" w:author="קלוד" w:date="2026-10-08T12:08:16Z">
          <w:pPr>
            <w:pStyle w:val="affffb"/>
            <w:jc w:val="center"/>
          </w:pPr>
        </w:pPrChange>
      </w:pPr>
      <w:r w:rsidRPr="006F178A">
        <w:rPr>
          <w:rtl/>
        </w:rPr>
        <w:t>מה בין נזיר עולם לנזיר שמשון?</w:t>
      </w:r>
    </w:p>
    <w:p w14:paraId="492A46B8" w14:textId="77777777" w:rsidR="00226164" w:rsidRDefault="00FF3740" w:rsidP="00FF3740">
      <w:pPr>
        <w:pStyle w:val="affffb"/>
        <w:rPr>
          <w:rtl/>
        </w:rPr>
      </w:pPr>
      <w:r w:rsidRPr="006F178A">
        <w:rPr>
          <w:rtl/>
        </w:rPr>
        <w:t xml:space="preserve">נזיר עולם - הכביד שערו מיקל בתער, ומביא שלש בהמות, </w:t>
      </w:r>
    </w:p>
    <w:p w14:paraId="555F5B62" w14:textId="3D61786F" w:rsidR="001A7DD4" w:rsidRDefault="00226164" w:rsidP="00226164">
      <w:pPr>
        <w:pStyle w:val="affffb"/>
        <w:rPr>
          <w:rtl/>
        </w:rPr>
      </w:pPr>
      <w:r>
        <w:rPr>
          <w:rFonts w:hint="cs"/>
          <w:rtl/>
        </w:rPr>
        <w:t xml:space="preserve"> </w:t>
      </w:r>
      <w:r>
        <w:rPr>
          <w:rtl/>
        </w:rPr>
        <w:tab/>
      </w:r>
      <w:r>
        <w:rPr>
          <w:rtl/>
        </w:rPr>
        <w:tab/>
      </w:r>
      <w:r>
        <w:rPr>
          <w:rtl/>
        </w:rPr>
        <w:tab/>
      </w:r>
      <w:r>
        <w:rPr>
          <w:rtl/>
        </w:rPr>
        <w:tab/>
      </w:r>
      <w:r>
        <w:rPr>
          <w:rtl/>
        </w:rPr>
        <w:tab/>
      </w:r>
      <w:r>
        <w:rPr>
          <w:rtl/>
        </w:rPr>
        <w:tab/>
      </w:r>
      <w:r>
        <w:rPr>
          <w:rFonts w:hint="cs"/>
          <w:rtl/>
        </w:rPr>
        <w:t xml:space="preserve"> </w:t>
      </w:r>
      <w:r w:rsidR="00FF3740" w:rsidRPr="006F178A">
        <w:rPr>
          <w:rtl/>
        </w:rPr>
        <w:t xml:space="preserve">ואם נטמא מביא קרבן טומאה, </w:t>
      </w:r>
    </w:p>
    <w:p w14:paraId="438E6401" w14:textId="73549C94" w:rsidR="00FF3740" w:rsidRPr="006F178A" w:rsidRDefault="00FF3740" w:rsidP="005750C6">
      <w:pPr>
        <w:pStyle w:val="affffb"/>
        <w:rPr>
          <w:rtl/>
        </w:rPr>
      </w:pPr>
      <w:r w:rsidRPr="006F178A">
        <w:rPr>
          <w:rtl/>
        </w:rPr>
        <w:t>נזיר שמשון</w:t>
      </w:r>
      <w:r w:rsidR="00226164">
        <w:rPr>
          <w:rFonts w:hint="cs"/>
          <w:rtl/>
        </w:rPr>
        <w:t xml:space="preserve">- </w:t>
      </w:r>
      <w:r w:rsidRPr="006F178A">
        <w:rPr>
          <w:rtl/>
        </w:rPr>
        <w:t>הכביד שערו אינו מיקל,</w:t>
      </w:r>
      <w:r w:rsidR="005750C6">
        <w:rPr>
          <w:rFonts w:hint="cs"/>
          <w:rtl/>
        </w:rPr>
        <w:t xml:space="preserve"> ו</w:t>
      </w:r>
      <w:r w:rsidRPr="006F178A">
        <w:rPr>
          <w:rtl/>
        </w:rPr>
        <w:t>אינו מביא קרבן טומאה.</w:t>
      </w:r>
    </w:p>
    <w:p w14:paraId="0EBD2646" w14:textId="77777777" w:rsidR="00520B86" w:rsidRDefault="00FF3740" w:rsidP="00A5184B">
      <w:pPr>
        <w:pStyle w:val="36"/>
        <w:framePr w:wrap="notBeside"/>
        <w:rPr>
          <w:rtl/>
        </w:rPr>
      </w:pPr>
      <w:r w:rsidRPr="00520B86">
        <w:rPr>
          <w:rFonts w:hint="cs"/>
          <w:rtl/>
        </w:rPr>
        <w:t>ה</w:t>
      </w:r>
      <w:r w:rsidRPr="00520B86">
        <w:rPr>
          <w:rtl/>
        </w:rPr>
        <w:t>"</w:t>
      </w:r>
      <w:r w:rsidRPr="00520B86">
        <w:rPr>
          <w:rFonts w:hint="cs"/>
          <w:rtl/>
        </w:rPr>
        <w:t>ק</w:t>
      </w:r>
      <w:r w:rsidRPr="00520B86">
        <w:rPr>
          <w:rtl/>
        </w:rPr>
        <w:t xml:space="preserve">: </w:t>
      </w:r>
    </w:p>
    <w:p w14:paraId="0D874203" w14:textId="5827ED08" w:rsidR="00FF3740" w:rsidRPr="006F178A" w:rsidRDefault="00FF3740" w:rsidP="00557EAC">
      <w:pPr>
        <w:rPr>
          <w:rtl/>
        </w:rPr>
      </w:pPr>
      <w:r w:rsidRPr="006F178A">
        <w:rPr>
          <w:rtl/>
        </w:rPr>
        <w:t>האומר הריני נזיר עולם הר"</w:t>
      </w:r>
      <w:r w:rsidRPr="006F178A">
        <w:rPr>
          <w:rFonts w:hint="cs"/>
          <w:rtl/>
        </w:rPr>
        <w:t>ז</w:t>
      </w:r>
      <w:r w:rsidRPr="006F178A">
        <w:rPr>
          <w:rtl/>
        </w:rPr>
        <w:t xml:space="preserve"> נזיר</w:t>
      </w:r>
      <w:r w:rsidR="001A7DD4">
        <w:rPr>
          <w:rtl/>
        </w:rPr>
        <w:t>.</w:t>
      </w:r>
      <w:r w:rsidR="005750C6">
        <w:rPr>
          <w:rFonts w:hint="cs"/>
          <w:rtl/>
        </w:rPr>
        <w:t xml:space="preserve"> ומה בין נזיר עולם </w:t>
      </w:r>
      <w:r w:rsidR="00557EAC">
        <w:rPr>
          <w:rFonts w:hint="cs"/>
          <w:rtl/>
        </w:rPr>
        <w:t>לנזיר שמשון וכו'  שאינו מביא קרבן טומאה.</w:t>
      </w:r>
    </w:p>
    <w:p w14:paraId="18FC2045" w14:textId="77777777" w:rsidR="00FF3740" w:rsidRPr="006F178A" w:rsidRDefault="00FF3740" w:rsidP="00516202">
      <w:pPr>
        <w:pStyle w:val="affff5"/>
        <w:framePr w:wrap="around"/>
        <w:rPr>
          <w:rtl/>
        </w:rPr>
      </w:pPr>
      <w:r w:rsidRPr="006F178A">
        <w:rPr>
          <w:rFonts w:hint="cs"/>
          <w:rtl/>
        </w:rPr>
        <w:t>ד:</w:t>
      </w:r>
    </w:p>
    <w:p w14:paraId="1B6EACDE" w14:textId="01980AB7" w:rsidR="00FF3740" w:rsidRPr="006F178A" w:rsidRDefault="00FF3740" w:rsidP="00FF3740">
      <w:pPr>
        <w:rPr>
          <w:rtl/>
        </w:rPr>
      </w:pPr>
      <w:r w:rsidRPr="006F178A">
        <w:rPr>
          <w:rFonts w:ascii="FontbitDavid" w:hAnsi="FontbitDavid"/>
          <w:rtl/>
        </w:rPr>
        <w:t>קרבן לא מייתי, אבל נזירות ח</w:t>
      </w:r>
      <w:r w:rsidR="00557EAC">
        <w:rPr>
          <w:rFonts w:ascii="FontbitDavid" w:hAnsi="FontbitDavid" w:hint="cs"/>
          <w:rtl/>
        </w:rPr>
        <w:t>לה</w:t>
      </w:r>
      <w:r w:rsidRPr="006F178A">
        <w:rPr>
          <w:rFonts w:ascii="FontbitDavid" w:hAnsi="FontbitDavid"/>
          <w:rtl/>
        </w:rPr>
        <w:t xml:space="preserve">, </w:t>
      </w:r>
      <w:r>
        <w:rPr>
          <w:rStyle w:val="a8"/>
          <w:rtl/>
        </w:rPr>
        <w:t xml:space="preserve">מתני' לא </w:t>
      </w:r>
      <w:r>
        <w:rPr>
          <w:rStyle w:val="a4"/>
          <w:rtl/>
          <w:rPrChange w:id="9001" w:author="מנוע אמוראים" w:date="2026-10-05T16:41:46Z">
            <w:rPr>
              <w:rStyle w:val="a8"/>
              <w:rtl/>
            </w:rPr>
          </w:rPrChange>
        </w:rPr>
        <w:t xml:space="preserve">ר"</w:t>
      </w:r>
      <w:r>
        <w:rPr>
          <w:rStyle w:val="a4"/>
          <w:rFonts w:hint="cs"/>
          <w:rtl/>
          <w:rPrChange w:id="9002" w:author="מנוע אמוראים" w:date="2026-10-05T16:41:46Z">
            <w:rPr>
              <w:rStyle w:val="a8"/>
              <w:rFonts w:hint="cs"/>
              <w:rtl/>
            </w:rPr>
          </w:rPrChange>
        </w:rPr>
        <w:t xml:space="preserve">י</w:t>
      </w:r>
      <w:r>
        <w:rPr>
          <w:rStyle w:val="a8"/>
          <w:rFonts w:hint="cs"/>
          <w:rtl/>
        </w:rPr>
        <w:t xml:space="preserve"> ו</w:t>
      </w:r>
      <w:r>
        <w:rPr>
          <w:rStyle w:val="a8"/>
          <w:rtl/>
        </w:rPr>
        <w:t xml:space="preserve">לא </w:t>
      </w:r>
      <w:r>
        <w:rPr>
          <w:rStyle w:val="a4"/>
          <w:rtl/>
          <w:rPrChange w:id="9003" w:author="מנוע אמוראים" w:date="2026-10-05T16:41:46Z">
            <w:rPr>
              <w:rStyle w:val="a8"/>
              <w:rtl/>
            </w:rPr>
          </w:rPrChange>
        </w:rPr>
        <w:t xml:space="preserve">ר"ש</w:t>
      </w:r>
      <w:r>
        <w:rPr>
          <w:rStyle w:val="a8"/>
          <w:rtl/>
        </w:rPr>
        <w:t xml:space="preserve">!</w:t>
      </w:r>
      <w:r w:rsidRPr="006F178A">
        <w:rPr>
          <w:rFonts w:ascii="FontbitDavid" w:hAnsi="FontbitDavid"/>
          <w:rtl/>
        </w:rPr>
        <w:t xml:space="preserve"> </w:t>
      </w:r>
    </w:p>
    <w:p w14:paraId="0FE9D4BA" w14:textId="77777777" w:rsidR="00520B86" w:rsidRDefault="00FF3740" w:rsidP="00A5184B">
      <w:pPr>
        <w:pStyle w:val="36"/>
        <w:framePr w:wrap="notBeside"/>
        <w:rPr>
          <w:rtl/>
        </w:rPr>
      </w:pPr>
      <w:r w:rsidRPr="00520B86">
        <w:rPr>
          <w:rtl/>
        </w:rPr>
        <w:t>ד</w:t>
      </w:r>
      <w:r w:rsidR="00557EAC" w:rsidRPr="00520B86">
        <w:rPr>
          <w:rFonts w:hint="cs"/>
          <w:rtl/>
        </w:rPr>
        <w:t>לר''י</w:t>
      </w:r>
      <w:r w:rsidRPr="00520B86">
        <w:rPr>
          <w:rtl/>
        </w:rPr>
        <w:t xml:space="preserve">: </w:t>
      </w:r>
    </w:p>
    <w:p w14:paraId="7FEA8428" w14:textId="74F5AC8F" w:rsidR="00FF3740" w:rsidRPr="006F178A" w:rsidRDefault="00FF3740" w:rsidP="00FF3740">
      <w:pPr>
        <w:rPr>
          <w:rtl/>
        </w:rPr>
      </w:pPr>
      <w:r w:rsidRPr="006F178A">
        <w:rPr>
          <w:rtl/>
        </w:rPr>
        <w:t>נזיר שמשון מותר ליטמא למתים, שכן מצינו בשמשון שנטמא</w:t>
      </w:r>
      <w:r w:rsidR="001A7DD4">
        <w:rPr>
          <w:rtl/>
        </w:rPr>
        <w:t>.</w:t>
      </w:r>
    </w:p>
    <w:p w14:paraId="4360B11E" w14:textId="77777777" w:rsidR="00520B86" w:rsidRDefault="00557EAC" w:rsidP="00A5184B">
      <w:pPr>
        <w:pStyle w:val="36"/>
        <w:framePr w:wrap="notBeside"/>
        <w:rPr>
          <w:rtl/>
        </w:rPr>
      </w:pPr>
      <w:r w:rsidRPr="00520B86">
        <w:rPr>
          <w:rFonts w:hint="cs"/>
          <w:rtl/>
        </w:rPr>
        <w:t>ולר''ש</w:t>
      </w:r>
      <w:r w:rsidR="00FF3740" w:rsidRPr="00520B86">
        <w:rPr>
          <w:rtl/>
        </w:rPr>
        <w:t xml:space="preserve">: </w:t>
      </w:r>
    </w:p>
    <w:p w14:paraId="62DCE59F" w14:textId="5DCAAD21" w:rsidR="00FF3740" w:rsidRPr="006F178A" w:rsidRDefault="00FF3740" w:rsidP="00FF3740">
      <w:pPr>
        <w:rPr>
          <w:rtl/>
        </w:rPr>
      </w:pPr>
      <w:r w:rsidRPr="006F178A">
        <w:rPr>
          <w:rtl/>
        </w:rPr>
        <w:t>האומר נזיר שמשון</w:t>
      </w:r>
      <w:r w:rsidR="00557EAC">
        <w:rPr>
          <w:rFonts w:hint="cs"/>
          <w:rtl/>
        </w:rPr>
        <w:t xml:space="preserve"> </w:t>
      </w:r>
      <w:r w:rsidRPr="006F178A">
        <w:rPr>
          <w:rtl/>
        </w:rPr>
        <w:t>לא אמר כלום, שלא מצינו בשמשון שיצאת נזירות מפיו</w:t>
      </w:r>
      <w:r w:rsidR="001A7DD4">
        <w:rPr>
          <w:rtl/>
        </w:rPr>
        <w:t>.</w:t>
      </w:r>
    </w:p>
    <w:p w14:paraId="6C3631A9" w14:textId="77777777" w:rsidR="00675CBE" w:rsidRDefault="00FF3740" w:rsidP="00FF3740">
      <w:pPr>
        <w:rPr>
          <w:rtl/>
        </w:rPr>
      </w:pPr>
      <w:r w:rsidRPr="00675CBE">
        <w:rPr>
          <w:rStyle w:val="a4"/>
          <w:rtl/>
        </w:rPr>
        <w:t>אי ר"</w:t>
      </w:r>
      <w:r w:rsidRPr="00675CBE">
        <w:rPr>
          <w:rStyle w:val="a4"/>
          <w:rFonts w:hint="cs"/>
          <w:rtl/>
        </w:rPr>
        <w:t>י</w:t>
      </w:r>
      <w:r w:rsidRPr="00675CBE">
        <w:rPr>
          <w:rStyle w:val="a4"/>
          <w:rtl/>
        </w:rPr>
        <w:t xml:space="preserve"> האמר:</w:t>
      </w:r>
      <w:r w:rsidRPr="006F178A">
        <w:rPr>
          <w:rtl/>
        </w:rPr>
        <w:t xml:space="preserve"> אפילו לכתחילה, ומתניתין קתני אם נטמא! </w:t>
      </w:r>
    </w:p>
    <w:p w14:paraId="4F61DE9A" w14:textId="75C5C6FC" w:rsidR="00FF3740" w:rsidRPr="006F178A" w:rsidRDefault="00FF3740" w:rsidP="00FF3740">
      <w:pPr>
        <w:rPr>
          <w:rtl/>
        </w:rPr>
      </w:pPr>
      <w:r w:rsidRPr="00675CBE">
        <w:rPr>
          <w:rStyle w:val="a4"/>
          <w:rtl/>
        </w:rPr>
        <w:t>אי ר'</w:t>
      </w:r>
      <w:r w:rsidR="00675CBE">
        <w:rPr>
          <w:rStyle w:val="a4"/>
          <w:rFonts w:hint="cs"/>
          <w:rtl/>
        </w:rPr>
        <w:t xml:space="preserve">'ש </w:t>
      </w:r>
      <w:r w:rsidRPr="00675CBE">
        <w:rPr>
          <w:rStyle w:val="a4"/>
          <w:rtl/>
        </w:rPr>
        <w:t>האמר:</w:t>
      </w:r>
      <w:r w:rsidRPr="006F178A">
        <w:rPr>
          <w:rtl/>
        </w:rPr>
        <w:t xml:space="preserve"> לא חיילא עליה נזירות כלל! </w:t>
      </w:r>
    </w:p>
    <w:p w14:paraId="78A58B9D" w14:textId="66BCE21C" w:rsidR="00FF3740" w:rsidRPr="0060255C" w:rsidRDefault="00FF3740" w:rsidP="00371A3C">
      <w:pPr>
        <w:rPr>
          <w:rtl/>
        </w:rPr>
      </w:pPr>
      <w:r w:rsidRPr="00675CBE">
        <w:rPr>
          <w:rStyle w:val="a4"/>
          <w:rtl/>
        </w:rPr>
        <w:t>לעולם ר"</w:t>
      </w:r>
      <w:r w:rsidRPr="00675CBE">
        <w:rPr>
          <w:rStyle w:val="a4"/>
          <w:rFonts w:hint="cs"/>
          <w:rtl/>
        </w:rPr>
        <w:t>י</w:t>
      </w:r>
      <w:r w:rsidR="00371A3C">
        <w:rPr>
          <w:rStyle w:val="a4"/>
          <w:rFonts w:hint="cs"/>
          <w:rtl/>
        </w:rPr>
        <w:t>:</w:t>
      </w:r>
      <w:r w:rsidRPr="00675CBE">
        <w:rPr>
          <w:rFonts w:ascii="FontbitDavid" w:hAnsi="FontbitDavid"/>
          <w:spacing w:val="-2"/>
          <w:rtl/>
        </w:rPr>
        <w:t xml:space="preserve"> </w:t>
      </w:r>
      <w:r w:rsidRPr="0060255C">
        <w:rPr>
          <w:rStyle w:val="a4"/>
          <w:rtl/>
        </w:rPr>
        <w:t>ואיידי דתני</w:t>
      </w:r>
      <w:r w:rsidRPr="00675CBE">
        <w:rPr>
          <w:rFonts w:ascii="FontbitDavid" w:hAnsi="FontbitDavid"/>
          <w:spacing w:val="-2"/>
          <w:rtl/>
        </w:rPr>
        <w:t xml:space="preserve"> </w:t>
      </w:r>
      <w:r w:rsidR="00371A3C">
        <w:rPr>
          <w:rFonts w:ascii="FontbitDavid" w:hAnsi="FontbitDavid" w:hint="cs"/>
          <w:spacing w:val="-2"/>
          <w:rtl/>
        </w:rPr>
        <w:t>ב</w:t>
      </w:r>
      <w:r w:rsidRPr="00675CBE">
        <w:rPr>
          <w:rFonts w:ascii="FontbitDavid" w:hAnsi="FontbitDavid"/>
          <w:spacing w:val="-2"/>
          <w:rtl/>
        </w:rPr>
        <w:t xml:space="preserve">נזיר עולם אם נטמא, </w:t>
      </w:r>
      <w:r w:rsidRPr="0060255C">
        <w:rPr>
          <w:rStyle w:val="a4"/>
          <w:rtl/>
        </w:rPr>
        <w:t>תנא</w:t>
      </w:r>
      <w:r w:rsidR="0015564E">
        <w:rPr>
          <w:rStyle w:val="a4"/>
          <w:rFonts w:hint="cs"/>
          <w:rtl/>
        </w:rPr>
        <w:t xml:space="preserve"> גם</w:t>
      </w:r>
      <w:r w:rsidRPr="00675CBE">
        <w:rPr>
          <w:rFonts w:ascii="FontbitDavid" w:hAnsi="FontbitDavid"/>
          <w:spacing w:val="-2"/>
          <w:rtl/>
        </w:rPr>
        <w:t xml:space="preserve"> </w:t>
      </w:r>
      <w:r w:rsidR="00371A3C">
        <w:rPr>
          <w:rFonts w:hint="cs"/>
          <w:rtl/>
        </w:rPr>
        <w:t>ב</w:t>
      </w:r>
      <w:r w:rsidRPr="0060255C">
        <w:rPr>
          <w:rtl/>
        </w:rPr>
        <w:t>נזיר שמשון.</w:t>
      </w:r>
    </w:p>
    <w:p w14:paraId="229217FE" w14:textId="4999AC35" w:rsidR="0060255C" w:rsidRDefault="00FF3740" w:rsidP="00BA44EB">
      <w:pPr>
        <w:pStyle w:val="a7"/>
        <w:rPr>
          <w:rtl/>
        </w:rPr>
      </w:pPr>
      <w:r w:rsidRPr="0060255C">
        <w:rPr>
          <w:rFonts w:hint="cs"/>
          <w:rtl/>
        </w:rPr>
        <w:t>ו</w:t>
      </w:r>
      <w:r w:rsidR="0060255C" w:rsidRPr="0060255C">
        <w:rPr>
          <w:rFonts w:hint="cs"/>
          <w:rtl/>
        </w:rPr>
        <w:t>חלקו במחלוקת תנאים</w:t>
      </w:r>
      <w:r w:rsidR="001A7DD4" w:rsidRPr="0060255C">
        <w:rPr>
          <w:rtl/>
        </w:rPr>
        <w:t>.</w:t>
      </w:r>
      <w:r w:rsidRPr="0060255C">
        <w:rPr>
          <w:rFonts w:hint="cs"/>
          <w:rtl/>
        </w:rPr>
        <w:t xml:space="preserve"> </w:t>
      </w:r>
      <w:r w:rsidR="00605FC3" w:rsidRPr="00605FC3">
        <w:rPr>
          <w:rStyle w:val="a6"/>
          <w:rFonts w:hint="cs"/>
          <w:rtl/>
        </w:rPr>
        <w:t>רי''ע ור' יוסי</w:t>
      </w:r>
    </w:p>
    <w:p w14:paraId="01EA05CB" w14:textId="47ABBD83" w:rsidR="00FF3740" w:rsidRPr="0060255C" w:rsidRDefault="00FF3740" w:rsidP="00FF3740">
      <w:pPr>
        <w:rPr>
          <w:rtl/>
        </w:rPr>
      </w:pPr>
      <w:r w:rsidRPr="0060255C">
        <w:rPr>
          <w:rStyle w:val="a4"/>
          <w:rtl/>
        </w:rPr>
        <w:t>דתנן:</w:t>
      </w:r>
      <w:r w:rsidRPr="0060255C">
        <w:rPr>
          <w:rtl/>
        </w:rPr>
        <w:t xml:space="preserve"> הרי עלי כבכור - </w:t>
      </w:r>
      <w:r w:rsidRPr="0060255C">
        <w:rPr>
          <w:rStyle w:val="a4"/>
          <w:rtl/>
        </w:rPr>
        <w:t xml:space="preserve">רבי יעקב </w:t>
      </w:r>
      <w:r w:rsidRPr="0060255C">
        <w:rPr>
          <w:rtl/>
        </w:rPr>
        <w:t xml:space="preserve">אוסר, </w:t>
      </w:r>
      <w:r w:rsidRPr="0060255C">
        <w:rPr>
          <w:rStyle w:val="a4"/>
          <w:rtl/>
        </w:rPr>
        <w:t xml:space="preserve">ור' יוסי </w:t>
      </w:r>
      <w:r w:rsidRPr="0060255C">
        <w:rPr>
          <w:rtl/>
        </w:rPr>
        <w:t>מתיר</w:t>
      </w:r>
      <w:r w:rsidR="001A7DD4" w:rsidRPr="0060255C">
        <w:rPr>
          <w:rtl/>
        </w:rPr>
        <w:t>.</w:t>
      </w:r>
    </w:p>
    <w:p w14:paraId="09ECE4B0" w14:textId="6271EEEA" w:rsidR="00FF3740" w:rsidRPr="006F178A" w:rsidRDefault="00FF3740" w:rsidP="00BC73BD">
      <w:pPr>
        <w:rPr>
          <w:rtl/>
        </w:rPr>
      </w:pPr>
      <w:r w:rsidRPr="00BC73BD">
        <w:rPr>
          <w:rStyle w:val="a4"/>
          <w:rtl/>
        </w:rPr>
        <w:t>ר"</w:t>
      </w:r>
      <w:r w:rsidRPr="00BC73BD">
        <w:rPr>
          <w:rStyle w:val="a4"/>
          <w:rFonts w:hint="cs"/>
          <w:rtl/>
        </w:rPr>
        <w:t>י כר' יעקב</w:t>
      </w:r>
      <w:r w:rsidR="00BC73BD" w:rsidRPr="00BC73BD">
        <w:rPr>
          <w:rStyle w:val="a4"/>
          <w:rFonts w:hint="cs"/>
          <w:rtl/>
        </w:rPr>
        <w:t>:</w:t>
      </w:r>
      <w:r w:rsidRPr="006F178A">
        <w:rPr>
          <w:rFonts w:hint="cs"/>
          <w:rtl/>
        </w:rPr>
        <w:t xml:space="preserve"> ד</w:t>
      </w:r>
      <w:r w:rsidRPr="006F178A">
        <w:rPr>
          <w:rtl/>
        </w:rPr>
        <w:t>לא בעי</w:t>
      </w:r>
      <w:r w:rsidR="00BC73BD">
        <w:rPr>
          <w:rFonts w:hint="cs"/>
          <w:rtl/>
        </w:rPr>
        <w:t>'</w:t>
      </w:r>
      <w:r w:rsidRPr="006F178A">
        <w:rPr>
          <w:rtl/>
        </w:rPr>
        <w:t xml:space="preserve"> דבר הנידר, </w:t>
      </w:r>
      <w:r w:rsidRPr="00BC73BD">
        <w:rPr>
          <w:rStyle w:val="a4"/>
          <w:rtl/>
        </w:rPr>
        <w:t>ור"</w:t>
      </w:r>
      <w:r w:rsidRPr="00BC73BD">
        <w:rPr>
          <w:rStyle w:val="a4"/>
          <w:rFonts w:hint="cs"/>
          <w:rtl/>
        </w:rPr>
        <w:t>ש</w:t>
      </w:r>
      <w:r w:rsidRPr="00BC73BD">
        <w:rPr>
          <w:rStyle w:val="a4"/>
          <w:rtl/>
        </w:rPr>
        <w:t xml:space="preserve"> כר</w:t>
      </w:r>
      <w:r w:rsidR="00BC73BD" w:rsidRPr="00BC73BD">
        <w:rPr>
          <w:rStyle w:val="a4"/>
          <w:rFonts w:hint="cs"/>
          <w:rtl/>
        </w:rPr>
        <w:t>' יוסי</w:t>
      </w:r>
      <w:r w:rsidRPr="00BC73BD">
        <w:rPr>
          <w:rStyle w:val="a4"/>
          <w:rtl/>
        </w:rPr>
        <w:t>,</w:t>
      </w:r>
      <w:r w:rsidRPr="006F178A">
        <w:rPr>
          <w:rtl/>
        </w:rPr>
        <w:t xml:space="preserve"> דבעי</w:t>
      </w:r>
      <w:r w:rsidR="00BC73BD">
        <w:rPr>
          <w:rFonts w:hint="cs"/>
          <w:rtl/>
        </w:rPr>
        <w:t>'</w:t>
      </w:r>
      <w:r w:rsidRPr="006F178A">
        <w:rPr>
          <w:rtl/>
        </w:rPr>
        <w:t xml:space="preserve"> דבר הנידר</w:t>
      </w:r>
    </w:p>
    <w:p w14:paraId="600DE04C" w14:textId="0A718E1C" w:rsidR="00FF3740" w:rsidRPr="006F178A" w:rsidRDefault="00FF3740" w:rsidP="00BC73BD">
      <w:pPr>
        <w:rPr>
          <w:rtl/>
        </w:rPr>
      </w:pPr>
      <w:r w:rsidRPr="00BC73BD">
        <w:rPr>
          <w:rStyle w:val="a4"/>
          <w:rtl/>
        </w:rPr>
        <w:t>לא, דכו"</w:t>
      </w:r>
      <w:r w:rsidRPr="00BC73BD">
        <w:rPr>
          <w:rStyle w:val="a4"/>
          <w:rFonts w:hint="cs"/>
          <w:rtl/>
        </w:rPr>
        <w:t>ע</w:t>
      </w:r>
      <w:r w:rsidRPr="00BC73BD">
        <w:rPr>
          <w:rStyle w:val="a4"/>
          <w:rtl/>
        </w:rPr>
        <w:t xml:space="preserve"> </w:t>
      </w:r>
      <w:r w:rsidRPr="00BC73BD">
        <w:rPr>
          <w:rFonts w:ascii="FontbitDavid" w:hAnsi="FontbitDavid"/>
          <w:rtl/>
        </w:rPr>
        <w:t>בעינן דבר הנידר, ושאני בכור ד</w:t>
      </w:r>
      <w:r w:rsidRPr="00BC73BD">
        <w:rPr>
          <w:rStyle w:val="afffffe"/>
          <w:rtl/>
        </w:rPr>
        <w:t>'לה'</w:t>
      </w:r>
      <w:r w:rsidR="00BC73BD">
        <w:rPr>
          <w:rFonts w:ascii="FontbitDavid" w:hAnsi="FontbitDavid" w:hint="cs"/>
          <w:rtl/>
        </w:rPr>
        <w:t xml:space="preserve"> </w:t>
      </w:r>
      <w:r w:rsidRPr="00BC73BD">
        <w:rPr>
          <w:rFonts w:ascii="FontbitDavid" w:hAnsi="FontbitDavid"/>
          <w:rtl/>
        </w:rPr>
        <w:t>לרבות את הבכור.</w:t>
      </w:r>
    </w:p>
    <w:p w14:paraId="4782B851" w14:textId="77777777" w:rsidR="00605FC3" w:rsidRDefault="00FF3740" w:rsidP="00FF3740">
      <w:pPr>
        <w:rPr>
          <w:rFonts w:ascii="FontbitDavid" w:hAnsi="FontbitDavid"/>
          <w:rtl/>
        </w:rPr>
      </w:pPr>
      <w:r w:rsidRPr="00BC73BD">
        <w:rPr>
          <w:rStyle w:val="a4"/>
          <w:rtl/>
        </w:rPr>
        <w:t>ור' יוסי:</w:t>
      </w:r>
      <w:r w:rsidRPr="006F178A">
        <w:rPr>
          <w:rFonts w:ascii="FontbitDavid" w:hAnsi="FontbitDavid"/>
          <w:rtl/>
        </w:rPr>
        <w:t xml:space="preserve"> </w:t>
      </w:r>
      <w:r w:rsidRPr="00BC73BD">
        <w:rPr>
          <w:rStyle w:val="a4"/>
          <w:rtl/>
        </w:rPr>
        <w:t>לה'</w:t>
      </w:r>
      <w:r w:rsidRPr="006F178A">
        <w:rPr>
          <w:rFonts w:ascii="FontbitDavid" w:hAnsi="FontbitDavid"/>
          <w:rtl/>
        </w:rPr>
        <w:t xml:space="preserve"> לרבות חטאת ואשם - שכן מתפיסן בנדר, </w:t>
      </w:r>
    </w:p>
    <w:p w14:paraId="0F62A276" w14:textId="28405828" w:rsidR="00FF3740" w:rsidRPr="006F178A" w:rsidRDefault="00FF3740" w:rsidP="00605FC3">
      <w:pPr>
        <w:ind w:left="565" w:firstLine="113"/>
        <w:rPr>
          <w:rtl/>
        </w:rPr>
      </w:pPr>
      <w:r w:rsidRPr="006F178A">
        <w:rPr>
          <w:rFonts w:ascii="FontbitDavid" w:hAnsi="FontbitDavid"/>
          <w:rtl/>
        </w:rPr>
        <w:t>ומוציא את הבכור - שאין מתפיסו בנדר.</w:t>
      </w:r>
    </w:p>
    <w:p w14:paraId="55FF51C5" w14:textId="37260FCA" w:rsidR="00FF3740" w:rsidRPr="006F178A" w:rsidRDefault="00FF3740" w:rsidP="00FF3740">
      <w:pPr>
        <w:rPr>
          <w:rtl/>
        </w:rPr>
      </w:pPr>
      <w:r w:rsidRPr="00BC73BD">
        <w:rPr>
          <w:rStyle w:val="a4"/>
          <w:rtl/>
        </w:rPr>
        <w:t xml:space="preserve">ור' יעקב: </w:t>
      </w:r>
      <w:r w:rsidRPr="006F178A">
        <w:rPr>
          <w:rtl/>
        </w:rPr>
        <w:t xml:space="preserve">בכור </w:t>
      </w:r>
      <w:r w:rsidR="00BC73BD">
        <w:rPr>
          <w:rFonts w:hint="cs"/>
          <w:rtl/>
        </w:rPr>
        <w:t>גם</w:t>
      </w:r>
      <w:r w:rsidRPr="006F178A">
        <w:rPr>
          <w:rtl/>
        </w:rPr>
        <w:t xml:space="preserve"> מתפיסו בנדר</w:t>
      </w:r>
      <w:r w:rsidR="001A7DD4">
        <w:rPr>
          <w:rtl/>
        </w:rPr>
        <w:t>.</w:t>
      </w:r>
      <w:r w:rsidRPr="006F178A">
        <w:rPr>
          <w:rFonts w:hint="cs"/>
          <w:rtl/>
        </w:rPr>
        <w:t xml:space="preserve"> </w:t>
      </w:r>
      <w:r w:rsidRPr="00BC73BD">
        <w:rPr>
          <w:rStyle w:val="a4"/>
          <w:rtl/>
        </w:rPr>
        <w:t>דתניא, של בית רבינו אמרו:</w:t>
      </w:r>
      <w:r w:rsidRPr="006F178A">
        <w:rPr>
          <w:rtl/>
        </w:rPr>
        <w:t xml:space="preserve"> מנין לנולד לו בכור בתוך עדרו שמצוה עליו להקדישו? </w:t>
      </w:r>
      <w:r w:rsidR="00BC73BD">
        <w:rPr>
          <w:rFonts w:hint="cs"/>
          <w:rtl/>
        </w:rPr>
        <w:t>ד</w:t>
      </w:r>
      <w:r w:rsidRPr="00AF76D0">
        <w:rPr>
          <w:rStyle w:val="afffffe"/>
          <w:rtl/>
        </w:rPr>
        <w:t>הזכר תקדיש</w:t>
      </w:r>
      <w:r w:rsidRPr="00AF76D0">
        <w:rPr>
          <w:rStyle w:val="afffffe"/>
          <w:rFonts w:hint="cs"/>
          <w:rtl/>
        </w:rPr>
        <w:t>'</w:t>
      </w:r>
      <w:r w:rsidRPr="00AF76D0">
        <w:rPr>
          <w:rStyle w:val="afffffe"/>
          <w:rtl/>
        </w:rPr>
        <w:t>.</w:t>
      </w:r>
    </w:p>
    <w:p w14:paraId="3EF0E8A7" w14:textId="17A0866C" w:rsidR="00FF3740" w:rsidRPr="006F178A" w:rsidRDefault="00FF3740" w:rsidP="00FF3740">
      <w:pPr>
        <w:rPr>
          <w:rtl/>
        </w:rPr>
      </w:pPr>
      <w:r w:rsidRPr="00BC73BD">
        <w:rPr>
          <w:rStyle w:val="a4"/>
          <w:rtl/>
        </w:rPr>
        <w:t xml:space="preserve">ור' יוסי: </w:t>
      </w:r>
      <w:r w:rsidRPr="006F178A">
        <w:rPr>
          <w:rtl/>
        </w:rPr>
        <w:t xml:space="preserve">נהי דמצוה להקדישו, אי לא מקדיש מי לא קדוש? </w:t>
      </w:r>
    </w:p>
    <w:p w14:paraId="6562B998" w14:textId="77777777" w:rsidR="00605FC3" w:rsidRDefault="00FF3740" w:rsidP="00BC73BD">
      <w:pPr>
        <w:rPr>
          <w:rFonts w:ascii="FontbitDavid" w:hAnsi="FontbitDavid"/>
          <w:rtl/>
        </w:rPr>
      </w:pPr>
      <w:r w:rsidRPr="00BC73BD">
        <w:rPr>
          <w:rStyle w:val="a4"/>
          <w:rFonts w:hint="cs"/>
          <w:rtl/>
        </w:rPr>
        <w:t>והך</w:t>
      </w:r>
      <w:r w:rsidR="00605FC3">
        <w:rPr>
          <w:rStyle w:val="a4"/>
          <w:rFonts w:hint="cs"/>
          <w:rtl/>
        </w:rPr>
        <w:t>:</w:t>
      </w:r>
      <w:r w:rsidRPr="00BC73BD">
        <w:rPr>
          <w:rStyle w:val="a4"/>
          <w:rFonts w:hint="cs"/>
          <w:rtl/>
        </w:rPr>
        <w:t xml:space="preserve"> </w:t>
      </w:r>
      <w:r w:rsidRPr="00BC73BD">
        <w:rPr>
          <w:rFonts w:ascii="FontbitDavid" w:hAnsi="FontbitDavid" w:hint="cs"/>
          <w:rtl/>
        </w:rPr>
        <w:t>ד</w:t>
      </w:r>
      <w:r w:rsidRPr="00BC73BD">
        <w:rPr>
          <w:rFonts w:ascii="FontbitDavid" w:hAnsi="FontbitDavid"/>
          <w:rtl/>
        </w:rPr>
        <w:t xml:space="preserve">גבי נזיר </w:t>
      </w:r>
      <w:r w:rsidR="00605FC3">
        <w:rPr>
          <w:rFonts w:ascii="FontbitDavid" w:hAnsi="FontbitDavid" w:hint="cs"/>
          <w:rtl/>
        </w:rPr>
        <w:t>גם</w:t>
      </w:r>
      <w:r w:rsidRPr="00BC73BD">
        <w:rPr>
          <w:rFonts w:ascii="FontbitDavid" w:hAnsi="FontbitDavid"/>
          <w:rtl/>
        </w:rPr>
        <w:t xml:space="preserve"> כתיב </w:t>
      </w:r>
      <w:r w:rsidRPr="00605FC3">
        <w:rPr>
          <w:rStyle w:val="afffffe"/>
          <w:rtl/>
        </w:rPr>
        <w:t>לה'!</w:t>
      </w:r>
      <w:r w:rsidRPr="00BC73BD">
        <w:rPr>
          <w:rFonts w:ascii="FontbitDavid" w:hAnsi="FontbitDavid"/>
          <w:rtl/>
        </w:rPr>
        <w:t xml:space="preserve"> </w:t>
      </w:r>
    </w:p>
    <w:p w14:paraId="744CBFAF" w14:textId="77777777" w:rsidR="0035722A" w:rsidRDefault="00FF3740" w:rsidP="00BC73BD">
      <w:pPr>
        <w:rPr>
          <w:rFonts w:ascii="FontbitDavid" w:hAnsi="FontbitDavid"/>
          <w:rtl/>
        </w:rPr>
      </w:pPr>
      <w:r w:rsidRPr="00605FC3">
        <w:rPr>
          <w:rStyle w:val="a4"/>
          <w:rtl/>
        </w:rPr>
        <w:t>מיבעי לכדתניא</w:t>
      </w:r>
      <w:r w:rsidR="00605FC3" w:rsidRPr="00605FC3">
        <w:rPr>
          <w:rStyle w:val="a4"/>
          <w:rFonts w:hint="cs"/>
          <w:rtl/>
        </w:rPr>
        <w:t xml:space="preserve"> </w:t>
      </w:r>
      <w:r w:rsidRPr="00605FC3">
        <w:rPr>
          <w:rStyle w:val="a4"/>
          <w:rtl/>
        </w:rPr>
        <w:t>אמר שמעון הצדיק:</w:t>
      </w:r>
      <w:r w:rsidRPr="00BC73BD">
        <w:rPr>
          <w:rFonts w:ascii="FontbitDavid" w:hAnsi="FontbitDavid"/>
          <w:rtl/>
        </w:rPr>
        <w:t xml:space="preserve"> מימי לא אכלתי אשם נזיר טמא חוץ מאדם אחד, שבא אלי מן הדרום יפה עינים וטוב רואי וקווצותיו סדורות לו תלתלים, </w:t>
      </w:r>
    </w:p>
    <w:p w14:paraId="3B1A32B3" w14:textId="184398E1" w:rsidR="00FF3740" w:rsidRPr="006F178A" w:rsidRDefault="00FF3740" w:rsidP="00BC73BD">
      <w:r w:rsidRPr="0035722A">
        <w:rPr>
          <w:rStyle w:val="a4"/>
          <w:rtl/>
        </w:rPr>
        <w:t xml:space="preserve">אמרתי לו: </w:t>
      </w:r>
      <w:r w:rsidRPr="00BC73BD">
        <w:rPr>
          <w:rFonts w:ascii="FontbitDavid" w:hAnsi="FontbitDavid"/>
          <w:rtl/>
        </w:rPr>
        <w:t xml:space="preserve">בני, מה ראית לשחת שער נאה זה? </w:t>
      </w:r>
    </w:p>
    <w:p w14:paraId="7717C34F" w14:textId="31FF9E3B" w:rsidR="00FF3740" w:rsidRPr="006F178A" w:rsidRDefault="00FF3740" w:rsidP="0035722A">
      <w:pPr>
        <w:rPr>
          <w:rtl/>
        </w:rPr>
      </w:pPr>
      <w:r w:rsidRPr="0035722A">
        <w:rPr>
          <w:rStyle w:val="a4"/>
          <w:rtl/>
        </w:rPr>
        <w:t>אמר לי:</w:t>
      </w:r>
      <w:r w:rsidRPr="006F178A">
        <w:rPr>
          <w:rtl/>
        </w:rPr>
        <w:t xml:space="preserve"> רועה הייתי לאבי בעירי, והלכתי לשאוב מים מן המעיין ונסתכלתי בבבואה שלי, ופחז יצרי עלי וביקש לטורדני מן העולם, </w:t>
      </w:r>
      <w:r w:rsidRPr="0035722A">
        <w:rPr>
          <w:rStyle w:val="a4"/>
          <w:rtl/>
        </w:rPr>
        <w:t xml:space="preserve">אמרתי לו: </w:t>
      </w:r>
      <w:r w:rsidRPr="006F178A">
        <w:rPr>
          <w:rtl/>
        </w:rPr>
        <w:t xml:space="preserve">ריקה! מפני מה אתה מתגאה בעולם שאינו שלך, שסופך להיות רמה ותולע'? העבודה, שאגלחך לשמי'! עמדתי ונשקתיו על ראשו, </w:t>
      </w:r>
    </w:p>
    <w:p w14:paraId="6BC37CF8" w14:textId="77777777" w:rsidR="007A5788" w:rsidRDefault="00FF3740" w:rsidP="0035722A">
      <w:pPr>
        <w:rPr>
          <w:rStyle w:val="a4"/>
          <w:rtl/>
        </w:rPr>
      </w:pPr>
      <w:r w:rsidRPr="0035722A">
        <w:rPr>
          <w:rStyle w:val="a4"/>
          <w:rtl/>
        </w:rPr>
        <w:t>אמרתי לו:</w:t>
      </w:r>
      <w:r w:rsidRPr="006F178A">
        <w:rPr>
          <w:rtl/>
        </w:rPr>
        <w:t xml:space="preserve"> כמותך ירבו נזירים בישראל, </w:t>
      </w:r>
    </w:p>
    <w:p w14:paraId="65AC9613" w14:textId="3CB44B8F" w:rsidR="00FF3740" w:rsidRPr="006F178A" w:rsidRDefault="00FF3740" w:rsidP="007A5788">
      <w:pPr>
        <w:ind w:left="452" w:firstLine="113"/>
        <w:rPr>
          <w:rtl/>
        </w:rPr>
      </w:pPr>
      <w:r w:rsidRPr="007A5788">
        <w:rPr>
          <w:rStyle w:val="a4"/>
          <w:rtl/>
        </w:rPr>
        <w:t>עליך הכתוב אומר:</w:t>
      </w:r>
      <w:r w:rsidRPr="00AF76D0">
        <w:rPr>
          <w:rStyle w:val="afffffe"/>
          <w:rtl/>
        </w:rPr>
        <w:t xml:space="preserve"> </w:t>
      </w:r>
      <w:r w:rsidRPr="00AF76D0">
        <w:rPr>
          <w:rStyle w:val="afffffe"/>
          <w:rFonts w:hint="cs"/>
          <w:rtl/>
        </w:rPr>
        <w:t>'</w:t>
      </w:r>
      <w:r w:rsidRPr="00AF76D0">
        <w:rPr>
          <w:rStyle w:val="afffffe"/>
          <w:rtl/>
        </w:rPr>
        <w:t>איש כי יפליא לנדור נדר נזיר להזיר לה'.</w:t>
      </w:r>
    </w:p>
    <w:p w14:paraId="583B39D2" w14:textId="77777777" w:rsidR="0035722A" w:rsidRDefault="00FF3740" w:rsidP="00BA44EB">
      <w:pPr>
        <w:pStyle w:val="a7"/>
        <w:rPr>
          <w:rtl/>
        </w:rPr>
      </w:pPr>
      <w:r w:rsidRPr="006F178A">
        <w:rPr>
          <w:rtl/>
        </w:rPr>
        <w:t xml:space="preserve">ושמשון </w:t>
      </w:r>
      <w:r w:rsidRPr="006F178A">
        <w:rPr>
          <w:rFonts w:hint="cs"/>
          <w:rtl/>
        </w:rPr>
        <w:t xml:space="preserve">לא היה נזיר </w:t>
      </w:r>
    </w:p>
    <w:p w14:paraId="290631CB" w14:textId="48E6C5B3" w:rsidR="00FF3740" w:rsidRPr="006F178A" w:rsidRDefault="00FF3740" w:rsidP="00FF3740">
      <w:pPr>
        <w:rPr>
          <w:rtl/>
        </w:rPr>
      </w:pPr>
      <w:r w:rsidRPr="007A5788">
        <w:rPr>
          <w:rStyle w:val="a4"/>
          <w:rFonts w:hint="cs"/>
          <w:rtl/>
        </w:rPr>
        <w:t xml:space="preserve">והך </w:t>
      </w:r>
      <w:r w:rsidRPr="003215F9">
        <w:rPr>
          <w:rStyle w:val="afffffe"/>
          <w:rFonts w:hint="cs"/>
          <w:rtl/>
        </w:rPr>
        <w:t>ד'</w:t>
      </w:r>
      <w:r w:rsidRPr="003215F9">
        <w:rPr>
          <w:rStyle w:val="afffffe"/>
          <w:rtl/>
        </w:rPr>
        <w:t>כי נזיר אלהים יהיה הנער מן הבטן</w:t>
      </w:r>
      <w:r w:rsidRPr="003215F9">
        <w:rPr>
          <w:rStyle w:val="afffffe"/>
          <w:rFonts w:hint="cs"/>
          <w:rtl/>
        </w:rPr>
        <w:t>'-</w:t>
      </w:r>
      <w:r w:rsidRPr="006F178A">
        <w:rPr>
          <w:rFonts w:ascii="FontbitDavid" w:hAnsi="FontbitDavid" w:hint="cs"/>
          <w:rtl/>
        </w:rPr>
        <w:t xml:space="preserve"> ש</w:t>
      </w:r>
      <w:r w:rsidRPr="006F178A">
        <w:rPr>
          <w:rFonts w:ascii="FontbitDavid" w:hAnsi="FontbitDavid"/>
          <w:rtl/>
        </w:rPr>
        <w:t xml:space="preserve">ם מלאך הוא </w:t>
      </w:r>
      <w:r w:rsidRPr="006F178A">
        <w:rPr>
          <w:rFonts w:ascii="FontbitDavid" w:hAnsi="FontbitDavid" w:hint="cs"/>
          <w:rtl/>
        </w:rPr>
        <w:t>ש</w:t>
      </w:r>
      <w:r w:rsidRPr="006F178A">
        <w:rPr>
          <w:rFonts w:ascii="FontbitDavid" w:hAnsi="FontbitDavid"/>
          <w:rtl/>
        </w:rPr>
        <w:t>אמר.</w:t>
      </w:r>
    </w:p>
    <w:p w14:paraId="6DB0F8E2" w14:textId="77777777" w:rsidR="00FF3740" w:rsidRPr="006F178A" w:rsidRDefault="00FF3740" w:rsidP="00FF3740">
      <w:pPr>
        <w:rPr>
          <w:rtl/>
        </w:rPr>
      </w:pPr>
      <w:r w:rsidRPr="00766B62">
        <w:rPr>
          <w:rFonts w:cs="BA Vilna Bold" w:hint="cs"/>
          <w:rtl/>
        </w:rPr>
        <w:t>ונטמא</w:t>
      </w:r>
      <w:r w:rsidRPr="006F178A">
        <w:rPr>
          <w:rFonts w:hint="cs"/>
          <w:rtl/>
        </w:rPr>
        <w:t xml:space="preserve"> </w:t>
      </w:r>
      <w:r w:rsidRPr="00766B62">
        <w:rPr>
          <w:rFonts w:cs="BA Vilna Bold" w:hint="cs"/>
          <w:rtl/>
        </w:rPr>
        <w:t>למתים</w:t>
      </w:r>
      <w:r w:rsidRPr="006F178A">
        <w:rPr>
          <w:rFonts w:hint="cs"/>
          <w:rtl/>
        </w:rPr>
        <w:t xml:space="preserve"> - גמרא גמירי לה </w:t>
      </w:r>
    </w:p>
    <w:p w14:paraId="3948E286" w14:textId="7ED1E58C" w:rsidR="00FF3740" w:rsidRPr="006F178A" w:rsidRDefault="00FF3740" w:rsidP="00FF3740">
      <w:pPr>
        <w:rPr>
          <w:rtl/>
        </w:rPr>
      </w:pPr>
      <w:r w:rsidRPr="007A5788">
        <w:rPr>
          <w:rStyle w:val="a4"/>
          <w:rFonts w:hint="cs"/>
          <w:rtl/>
        </w:rPr>
        <w:t>ולא</w:t>
      </w:r>
      <w:r w:rsidRPr="006F178A">
        <w:rPr>
          <w:rFonts w:hint="cs"/>
          <w:rtl/>
        </w:rPr>
        <w:t xml:space="preserve"> </w:t>
      </w:r>
      <w:r w:rsidRPr="007A5788">
        <w:rPr>
          <w:rFonts w:hint="cs"/>
          <w:rtl/>
        </w:rPr>
        <w:t>מ</w:t>
      </w:r>
      <w:r w:rsidRPr="009C2527">
        <w:rPr>
          <w:rStyle w:val="afffffe"/>
          <w:rFonts w:hint="cs"/>
          <w:rtl/>
        </w:rPr>
        <w:t>'</w:t>
      </w:r>
      <w:r w:rsidRPr="009C2527">
        <w:rPr>
          <w:rStyle w:val="afffffe"/>
          <w:rtl/>
        </w:rPr>
        <w:t>בלחי החמור הכיתי אלף איש</w:t>
      </w:r>
      <w:r w:rsidRPr="009C2527">
        <w:rPr>
          <w:rStyle w:val="afffffe"/>
          <w:rFonts w:hint="cs"/>
          <w:rtl/>
        </w:rPr>
        <w:t>'</w:t>
      </w:r>
      <w:r w:rsidRPr="009C2527">
        <w:rPr>
          <w:rStyle w:val="afffffe"/>
          <w:rtl/>
        </w:rPr>
        <w:t>,</w:t>
      </w:r>
      <w:r w:rsidR="007A5788">
        <w:rPr>
          <w:rFonts w:hint="cs"/>
          <w:rtl/>
        </w:rPr>
        <w:t xml:space="preserve"> שמא</w:t>
      </w:r>
      <w:r w:rsidRPr="006F178A">
        <w:rPr>
          <w:rtl/>
        </w:rPr>
        <w:t xml:space="preserve"> גרויי בהו ולא נגע</w:t>
      </w:r>
      <w:r w:rsidR="007A5788">
        <w:rPr>
          <w:rFonts w:hint="cs"/>
          <w:rtl/>
        </w:rPr>
        <w:t>.</w:t>
      </w:r>
      <w:r w:rsidRPr="006F178A">
        <w:rPr>
          <w:rtl/>
        </w:rPr>
        <w:t xml:space="preserve"> </w:t>
      </w:r>
    </w:p>
    <w:p w14:paraId="03DC1D23" w14:textId="77777777" w:rsidR="007827EB" w:rsidRDefault="00FF3740" w:rsidP="00D81072">
      <w:pPr>
        <w:rPr>
          <w:rtl/>
        </w:rPr>
      </w:pPr>
      <w:r w:rsidRPr="007A5788">
        <w:rPr>
          <w:rStyle w:val="a4"/>
          <w:rFonts w:hint="cs"/>
          <w:rtl/>
        </w:rPr>
        <w:lastRenderedPageBreak/>
        <w:t>ולא</w:t>
      </w:r>
      <w:r w:rsidRPr="006F178A">
        <w:rPr>
          <w:rFonts w:hint="cs"/>
          <w:rtl/>
        </w:rPr>
        <w:t xml:space="preserve"> מ</w:t>
      </w:r>
      <w:r w:rsidRPr="007A5788">
        <w:rPr>
          <w:rStyle w:val="afffffe"/>
          <w:rtl/>
        </w:rPr>
        <w:t>"ויך מהם שלשים איש ויקח את חליצותם</w:t>
      </w:r>
      <w:r w:rsidRPr="007A5788">
        <w:rPr>
          <w:rStyle w:val="afffffe"/>
          <w:rFonts w:hint="cs"/>
          <w:rtl/>
        </w:rPr>
        <w:t>'</w:t>
      </w:r>
      <w:r w:rsidR="00D81072">
        <w:rPr>
          <w:rFonts w:hint="cs"/>
          <w:rtl/>
        </w:rPr>
        <w:t xml:space="preserve"> </w:t>
      </w:r>
    </w:p>
    <w:p w14:paraId="3F8D32DA" w14:textId="5A7B07DA" w:rsidR="00FF3740" w:rsidRPr="006F178A" w:rsidRDefault="00FF3740" w:rsidP="007827EB">
      <w:pPr>
        <w:ind w:firstLine="113"/>
        <w:rPr>
          <w:rtl/>
        </w:rPr>
      </w:pPr>
      <w:r w:rsidRPr="006F178A">
        <w:rPr>
          <w:rFonts w:hint="cs"/>
          <w:rtl/>
        </w:rPr>
        <w:t xml:space="preserve">דשמא </w:t>
      </w:r>
      <w:r w:rsidR="00D81072">
        <w:rPr>
          <w:rFonts w:hint="cs"/>
          <w:rtl/>
        </w:rPr>
        <w:t>הפשיטם</w:t>
      </w:r>
      <w:r w:rsidRPr="006F178A">
        <w:rPr>
          <w:rFonts w:hint="cs"/>
          <w:rtl/>
        </w:rPr>
        <w:t xml:space="preserve"> ואח</w:t>
      </w:r>
      <w:r w:rsidRPr="006F178A">
        <w:rPr>
          <w:rtl/>
        </w:rPr>
        <w:t>"</w:t>
      </w:r>
      <w:r w:rsidRPr="006F178A">
        <w:rPr>
          <w:rFonts w:hint="cs"/>
          <w:rtl/>
        </w:rPr>
        <w:t xml:space="preserve">כ </w:t>
      </w:r>
      <w:r w:rsidR="00D81072">
        <w:rPr>
          <w:rFonts w:hint="cs"/>
          <w:rtl/>
        </w:rPr>
        <w:t>הרג</w:t>
      </w:r>
      <w:r w:rsidRPr="006F178A">
        <w:rPr>
          <w:rFonts w:hint="cs"/>
          <w:rtl/>
        </w:rPr>
        <w:t>ם</w:t>
      </w:r>
      <w:r w:rsidR="00D81072">
        <w:rPr>
          <w:rFonts w:hint="cs"/>
          <w:rtl/>
        </w:rPr>
        <w:t xml:space="preserve">. </w:t>
      </w:r>
      <w:r w:rsidRPr="007A5788">
        <w:rPr>
          <w:rStyle w:val="a4"/>
          <w:rFonts w:hint="cs"/>
          <w:rtl/>
        </w:rPr>
        <w:t xml:space="preserve">והך </w:t>
      </w:r>
      <w:r w:rsidRPr="007A5788">
        <w:rPr>
          <w:rStyle w:val="afffffe"/>
          <w:rtl/>
        </w:rPr>
        <w:t>ויך</w:t>
      </w:r>
      <w:r w:rsidRPr="007A5788">
        <w:rPr>
          <w:rStyle w:val="afffffe"/>
          <w:rFonts w:hint="cs"/>
          <w:rtl/>
        </w:rPr>
        <w:t xml:space="preserve"> </w:t>
      </w:r>
      <w:r w:rsidRPr="007A5788">
        <w:rPr>
          <w:rStyle w:val="afffffe"/>
          <w:rtl/>
        </w:rPr>
        <w:t>ויקח</w:t>
      </w:r>
      <w:r w:rsidRPr="006F178A">
        <w:rPr>
          <w:rFonts w:hint="cs"/>
          <w:rtl/>
        </w:rPr>
        <w:t xml:space="preserve"> שעשאם גוססים</w:t>
      </w:r>
      <w:r w:rsidR="007827EB">
        <w:rPr>
          <w:rFonts w:hint="cs"/>
          <w:rtl/>
        </w:rPr>
        <w:t>.</w:t>
      </w:r>
    </w:p>
    <w:p w14:paraId="6DFDB796" w14:textId="466CD7FF" w:rsidR="007A5788" w:rsidRDefault="00827A55" w:rsidP="00BA44EB">
      <w:pPr>
        <w:pStyle w:val="a7"/>
        <w:rPr>
          <w:rtl/>
        </w:rPr>
      </w:pPr>
      <w:r>
        <w:rPr>
          <w:rFonts w:hint="cs"/>
          <w:rtl/>
        </w:rPr>
        <w:t>המקור ל</w:t>
      </w:r>
      <w:r w:rsidR="00FF3740" w:rsidRPr="006F178A">
        <w:rPr>
          <w:rtl/>
        </w:rPr>
        <w:t>נזיר עולם</w:t>
      </w:r>
      <w:r w:rsidR="00C85A94">
        <w:rPr>
          <w:rFonts w:hint="cs"/>
          <w:rtl/>
        </w:rPr>
        <w:t xml:space="preserve"> שמותר להקל ראשו</w:t>
      </w:r>
      <w:r w:rsidR="001B54C3">
        <w:rPr>
          <w:rFonts w:hint="cs"/>
          <w:rtl/>
        </w:rPr>
        <w:t xml:space="preserve">- </w:t>
      </w:r>
      <w:r w:rsidR="001B54C3" w:rsidRPr="001B54C3">
        <w:rPr>
          <w:rStyle w:val="a6"/>
          <w:rFonts w:hint="cs"/>
          <w:rtl/>
        </w:rPr>
        <w:t>ג'</w:t>
      </w:r>
      <w:r w:rsidR="0098675D">
        <w:rPr>
          <w:rStyle w:val="a6"/>
          <w:rFonts w:hint="cs"/>
          <w:rtl/>
        </w:rPr>
        <w:t xml:space="preserve"> רבי ר''נ ור</w:t>
      </w:r>
      <w:r w:rsidR="005D1C0A">
        <w:rPr>
          <w:rStyle w:val="a6"/>
          <w:rFonts w:hint="cs"/>
          <w:rtl/>
        </w:rPr>
        <w:t>' יוסי</w:t>
      </w:r>
    </w:p>
    <w:p w14:paraId="26E4AF7C" w14:textId="03EF280A" w:rsidR="00FF3740" w:rsidRPr="006F178A" w:rsidRDefault="00FF3740" w:rsidP="00FF3740">
      <w:pPr>
        <w:rPr>
          <w:rtl/>
        </w:rPr>
      </w:pPr>
      <w:r w:rsidRPr="006F178A">
        <w:rPr>
          <w:rtl/>
        </w:rPr>
        <w:t xml:space="preserve"> </w:t>
      </w:r>
      <w:r w:rsidR="007827EB" w:rsidRPr="007827EB">
        <w:rPr>
          <w:rStyle w:val="a4"/>
          <w:rFonts w:hint="cs"/>
          <w:rtl/>
        </w:rPr>
        <w:t>ר</w:t>
      </w:r>
      <w:r w:rsidRPr="007827EB">
        <w:rPr>
          <w:rStyle w:val="a4"/>
          <w:rFonts w:hint="cs"/>
          <w:rtl/>
        </w:rPr>
        <w:t>בי</w:t>
      </w:r>
      <w:r w:rsidRPr="007827EB">
        <w:rPr>
          <w:rStyle w:val="a4"/>
          <w:rtl/>
        </w:rPr>
        <w:t xml:space="preserve">: </w:t>
      </w:r>
      <w:r w:rsidRPr="006F178A">
        <w:rPr>
          <w:rtl/>
        </w:rPr>
        <w:t>אבשלום נזיר עולם היה,</w:t>
      </w:r>
      <w:r w:rsidRPr="006F178A">
        <w:rPr>
          <w:rFonts w:hint="cs"/>
          <w:rtl/>
        </w:rPr>
        <w:t xml:space="preserve"> </w:t>
      </w:r>
      <w:r w:rsidRPr="003215F9">
        <w:rPr>
          <w:rStyle w:val="afffffe"/>
          <w:rFonts w:hint="cs"/>
          <w:rtl/>
        </w:rPr>
        <w:t>ד'</w:t>
      </w:r>
      <w:r w:rsidRPr="003215F9">
        <w:rPr>
          <w:rStyle w:val="afffffe"/>
          <w:rtl/>
        </w:rPr>
        <w:t>ויהי מקץ ארבעים שנה ויאמר אבשלום אל המלך אלכה נא ואשלם את נדרי אשר נדרתי לה' בחברון</w:t>
      </w:r>
      <w:r w:rsidRPr="003215F9">
        <w:rPr>
          <w:rStyle w:val="afffffe"/>
          <w:rFonts w:hint="cs"/>
          <w:rtl/>
        </w:rPr>
        <w:t>'</w:t>
      </w:r>
      <w:r w:rsidRPr="006F178A">
        <w:rPr>
          <w:rtl/>
        </w:rPr>
        <w:t xml:space="preserve">, </w:t>
      </w:r>
    </w:p>
    <w:p w14:paraId="2E2CFD2B" w14:textId="24B03658" w:rsidR="00FF3740" w:rsidRPr="00766B62" w:rsidRDefault="00FF3740" w:rsidP="00D022B1">
      <w:pPr>
        <w:rPr>
          <w:rFonts w:cs="BA Vilna Bold"/>
          <w:spacing w:val="-4"/>
          <w:rtl/>
        </w:rPr>
      </w:pPr>
      <w:r w:rsidRPr="00D454EC">
        <w:rPr>
          <w:spacing w:val="-4"/>
          <w:rtl/>
        </w:rPr>
        <w:t>ומגלח אחד ל</w:t>
      </w:r>
      <w:r w:rsidRPr="00D454EC">
        <w:rPr>
          <w:rFonts w:hint="cs"/>
          <w:spacing w:val="-4"/>
          <w:rtl/>
        </w:rPr>
        <w:t>י</w:t>
      </w:r>
      <w:r w:rsidRPr="00D454EC">
        <w:rPr>
          <w:spacing w:val="-4"/>
          <w:rtl/>
        </w:rPr>
        <w:t>"</w:t>
      </w:r>
      <w:r w:rsidRPr="00D454EC">
        <w:rPr>
          <w:rFonts w:hint="cs"/>
          <w:spacing w:val="-4"/>
          <w:rtl/>
        </w:rPr>
        <w:t>ב</w:t>
      </w:r>
      <w:r w:rsidRPr="00D454EC">
        <w:rPr>
          <w:spacing w:val="-4"/>
          <w:rtl/>
        </w:rPr>
        <w:t xml:space="preserve"> חדש, </w:t>
      </w:r>
      <w:r w:rsidRPr="00D454EC">
        <w:rPr>
          <w:rStyle w:val="afffffe"/>
          <w:rtl/>
        </w:rPr>
        <w:t xml:space="preserve"> </w:t>
      </w:r>
      <w:r w:rsidRPr="00D454EC">
        <w:rPr>
          <w:rStyle w:val="afffffe"/>
          <w:rFonts w:hint="cs"/>
          <w:rtl/>
        </w:rPr>
        <w:t>'</w:t>
      </w:r>
      <w:r w:rsidRPr="00D454EC">
        <w:rPr>
          <w:rStyle w:val="afffffe"/>
          <w:rtl/>
        </w:rPr>
        <w:t>ויהי מקץ ימים לימים</w:t>
      </w:r>
      <w:r w:rsidRPr="00D454EC">
        <w:rPr>
          <w:rStyle w:val="afffffe"/>
          <w:rFonts w:hint="cs"/>
          <w:rtl/>
        </w:rPr>
        <w:t>'</w:t>
      </w:r>
      <w:r w:rsidRPr="00D454EC">
        <w:rPr>
          <w:rStyle w:val="afffffe"/>
          <w:rtl/>
        </w:rPr>
        <w:t>,</w:t>
      </w:r>
      <w:r w:rsidRPr="00D454EC">
        <w:rPr>
          <w:spacing w:val="-4"/>
          <w:rtl/>
        </w:rPr>
        <w:t xml:space="preserve"> </w:t>
      </w:r>
      <w:r w:rsidRPr="00C85A94">
        <w:rPr>
          <w:rStyle w:val="a4"/>
          <w:rtl/>
        </w:rPr>
        <w:t>ויליף</w:t>
      </w:r>
      <w:r w:rsidRPr="00D454EC">
        <w:rPr>
          <w:spacing w:val="-4"/>
          <w:rtl/>
        </w:rPr>
        <w:t xml:space="preserve"> </w:t>
      </w:r>
      <w:r w:rsidRPr="00C85A94">
        <w:rPr>
          <w:rStyle w:val="afffffe"/>
          <w:rtl/>
        </w:rPr>
        <w:t>ימים ימים</w:t>
      </w:r>
      <w:r w:rsidRPr="00D454EC">
        <w:rPr>
          <w:spacing w:val="-4"/>
          <w:rtl/>
        </w:rPr>
        <w:t xml:space="preserve"> מבתי ערי חומה, </w:t>
      </w:r>
      <w:r w:rsidRPr="00D454EC">
        <w:rPr>
          <w:rFonts w:hint="cs"/>
          <w:spacing w:val="-4"/>
          <w:rtl/>
        </w:rPr>
        <w:t>ד</w:t>
      </w:r>
      <w:r w:rsidRPr="00D454EC">
        <w:rPr>
          <w:spacing w:val="-4"/>
          <w:rtl/>
        </w:rPr>
        <w:t>י"ב חדש</w:t>
      </w:r>
      <w:r w:rsidR="001A7DD4">
        <w:rPr>
          <w:spacing w:val="-4"/>
          <w:rtl/>
        </w:rPr>
        <w:t>.</w:t>
      </w:r>
    </w:p>
    <w:p w14:paraId="0EF91B4A" w14:textId="77777777" w:rsidR="00FF3740" w:rsidRPr="006F178A" w:rsidRDefault="00FF3740" w:rsidP="00516202">
      <w:pPr>
        <w:pStyle w:val="affff5"/>
        <w:framePr w:wrap="around"/>
        <w:rPr>
          <w:rtl/>
        </w:rPr>
      </w:pPr>
      <w:r w:rsidRPr="006F178A">
        <w:rPr>
          <w:rFonts w:hint="cs"/>
          <w:rtl/>
        </w:rPr>
        <w:t>ה.</w:t>
      </w:r>
    </w:p>
    <w:p w14:paraId="05988FFF" w14:textId="7928C42F" w:rsidR="00FF3740" w:rsidRPr="006F178A" w:rsidRDefault="00FF3740" w:rsidP="00FF3740">
      <w:pPr>
        <w:rPr>
          <w:rtl/>
        </w:rPr>
      </w:pPr>
      <w:r w:rsidRPr="00C85A94">
        <w:rPr>
          <w:rStyle w:val="a4"/>
          <w:rtl/>
        </w:rPr>
        <w:t>ר' נהוראי</w:t>
      </w:r>
      <w:r w:rsidRPr="006F178A">
        <w:rPr>
          <w:rFonts w:ascii="FontbitDavid" w:hAnsi="FontbitDavid"/>
          <w:rtl/>
        </w:rPr>
        <w:t>: מגלח אחת לל' יום</w:t>
      </w:r>
      <w:r w:rsidR="001A7DD4">
        <w:rPr>
          <w:rFonts w:ascii="FontbitDavid" w:hAnsi="FontbitDavid"/>
          <w:rtl/>
        </w:rPr>
        <w:t>.</w:t>
      </w:r>
    </w:p>
    <w:p w14:paraId="43202DC7" w14:textId="5F6A782B" w:rsidR="00FF3740" w:rsidRPr="006F178A" w:rsidRDefault="00FF3740" w:rsidP="00720C08">
      <w:pPr>
        <w:rPr>
          <w:rtl/>
        </w:rPr>
      </w:pPr>
      <w:r w:rsidRPr="00720C08">
        <w:rPr>
          <w:rStyle w:val="a4"/>
          <w:rtl/>
        </w:rPr>
        <w:t>רבי יוסי</w:t>
      </w:r>
      <w:r>
        <w:rPr>
          <w:spacing w:val="-2"/>
          <w:rtl/>
        </w:rPr>
        <w:t xml:space="preserve">: מגלח </w:t>
      </w:r>
      <w:r>
        <w:rPr>
          <w:rStyle w:val="a4"/>
          <w:spacing w:val="-2"/>
          <w:rtl/>
          <w:rPrChange w:id="9004" w:author="מנוע אמוראים" w:date="2026-10-05T16:41:46Z">
            <w:rPr>
              <w:spacing w:val="-2"/>
              <w:rtl/>
            </w:rPr>
          </w:rPrChange>
        </w:rPr>
        <w:t xml:space="preserve">מער</w:t>
      </w:r>
      <w:r>
        <w:rPr>
          <w:rStyle w:val="a4"/>
          <w:rFonts w:hint="cs"/>
          <w:spacing w:val="-2"/>
          <w:rtl/>
          <w:rPrChange w:id="9005" w:author="מנוע אמוראים" w:date="2026-10-05T16:41:46Z">
            <w:rPr>
              <w:rFonts w:hint="cs"/>
              <w:spacing w:val="-2"/>
              <w:rtl/>
            </w:rPr>
          </w:rPrChange>
        </w:rPr>
        <w:t xml:space="preserve">"ש</w:t>
      </w:r>
      <w:r>
        <w:rPr>
          <w:rFonts w:hint="cs"/>
          <w:spacing w:val="-2"/>
          <w:rtl/>
        </w:rPr>
        <w:t xml:space="preserve"> </w:t>
      </w:r>
      <w:r>
        <w:rPr>
          <w:rStyle w:val="a4"/>
          <w:rFonts w:hint="cs"/>
          <w:spacing w:val="-2"/>
          <w:rtl/>
          <w:rPrChange w:id="9006" w:author="מנוע אמוראים" w:date="2026-10-05T16:41:46Z">
            <w:rPr>
              <w:rFonts w:hint="cs"/>
              <w:spacing w:val="-2"/>
              <w:rtl/>
            </w:rPr>
          </w:rPrChange>
        </w:rPr>
        <w:t xml:space="preserve">לער"ש</w:t>
      </w:r>
      <w:r>
        <w:rPr>
          <w:rFonts w:hint="cs"/>
          <w:spacing w:val="-2"/>
          <w:rtl/>
        </w:rPr>
        <w:t xml:space="preserve"> כ</w:t>
      </w:r>
      <w:r w:rsidRPr="00D454EC">
        <w:rPr>
          <w:spacing w:val="-2"/>
          <w:rtl/>
        </w:rPr>
        <w:t>בני מלכים</w:t>
      </w:r>
      <w:r w:rsidR="00720C08">
        <w:rPr>
          <w:rFonts w:hint="cs"/>
          <w:spacing w:val="-2"/>
          <w:rtl/>
        </w:rPr>
        <w:t>.</w:t>
      </w:r>
    </w:p>
    <w:p w14:paraId="66514078" w14:textId="77777777" w:rsidR="00251D52" w:rsidRDefault="00FF3740" w:rsidP="00FF3740">
      <w:pPr>
        <w:rPr>
          <w:rtl/>
        </w:rPr>
      </w:pPr>
      <w:r w:rsidRPr="00720C08">
        <w:rPr>
          <w:rStyle w:val="a4"/>
          <w:rFonts w:hint="cs"/>
          <w:rtl/>
        </w:rPr>
        <w:t>רבי</w:t>
      </w:r>
      <w:r w:rsidR="00D022B1">
        <w:rPr>
          <w:rFonts w:hint="cs"/>
          <w:rtl/>
        </w:rPr>
        <w:t>:</w:t>
      </w:r>
      <w:r w:rsidRPr="006F178A">
        <w:rPr>
          <w:rFonts w:hint="cs"/>
          <w:rtl/>
        </w:rPr>
        <w:t xml:space="preserve"> </w:t>
      </w:r>
      <w:r w:rsidR="00D022B1">
        <w:rPr>
          <w:rFonts w:hint="cs"/>
          <w:rtl/>
        </w:rPr>
        <w:t>למד</w:t>
      </w:r>
      <w:r w:rsidRPr="006F178A">
        <w:rPr>
          <w:rFonts w:hint="cs"/>
          <w:rtl/>
        </w:rPr>
        <w:t xml:space="preserve"> </w:t>
      </w:r>
      <w:r w:rsidRPr="006F178A">
        <w:rPr>
          <w:rtl/>
        </w:rPr>
        <w:t>מ</w:t>
      </w:r>
      <w:r w:rsidRPr="006D5874">
        <w:rPr>
          <w:rStyle w:val="afffffe"/>
          <w:rtl/>
        </w:rPr>
        <w:t>בתי ערי חומה</w:t>
      </w:r>
      <w:r w:rsidRPr="006F178A">
        <w:rPr>
          <w:rFonts w:hint="cs"/>
          <w:rtl/>
        </w:rPr>
        <w:t xml:space="preserve"> </w:t>
      </w:r>
    </w:p>
    <w:p w14:paraId="4488F10D" w14:textId="1CEA5F28" w:rsidR="00FF3740" w:rsidRPr="006F178A" w:rsidRDefault="00FF3740" w:rsidP="00251D52">
      <w:pPr>
        <w:rPr>
          <w:rtl/>
        </w:rPr>
      </w:pPr>
      <w:r w:rsidRPr="00766B62">
        <w:rPr>
          <w:rFonts w:cs="BA Vilna Bold" w:hint="cs"/>
          <w:rtl/>
        </w:rPr>
        <w:t>ולא ב' ימים</w:t>
      </w:r>
      <w:r w:rsidRPr="006F178A">
        <w:rPr>
          <w:rFonts w:hint="cs"/>
          <w:rtl/>
        </w:rPr>
        <w:t xml:space="preserve"> דגז</w:t>
      </w:r>
      <w:r w:rsidRPr="006F178A">
        <w:rPr>
          <w:rtl/>
        </w:rPr>
        <w:t>"</w:t>
      </w:r>
      <w:r w:rsidRPr="006F178A">
        <w:rPr>
          <w:rFonts w:hint="cs"/>
          <w:rtl/>
        </w:rPr>
        <w:t xml:space="preserve">ש </w:t>
      </w:r>
      <w:r w:rsidR="001B5E83">
        <w:rPr>
          <w:rFonts w:hint="cs"/>
          <w:rtl/>
        </w:rPr>
        <w:t xml:space="preserve">למד </w:t>
      </w:r>
      <w:r w:rsidRPr="006F178A">
        <w:rPr>
          <w:rFonts w:hint="cs"/>
          <w:rtl/>
        </w:rPr>
        <w:t xml:space="preserve">מכובד </w:t>
      </w:r>
      <w:r w:rsidRPr="001B5E83">
        <w:rPr>
          <w:rStyle w:val="a6"/>
          <w:rFonts w:hint="cs"/>
          <w:rtl/>
        </w:rPr>
        <w:t xml:space="preserve">וב' ימים </w:t>
      </w:r>
      <w:r w:rsidR="001B5E83">
        <w:rPr>
          <w:rStyle w:val="a6"/>
          <w:rFonts w:hint="cs"/>
          <w:rtl/>
        </w:rPr>
        <w:t>אין</w:t>
      </w:r>
      <w:r w:rsidRPr="001B5E83">
        <w:rPr>
          <w:rStyle w:val="a6"/>
          <w:rFonts w:hint="cs"/>
          <w:rtl/>
        </w:rPr>
        <w:t xml:space="preserve"> כובד</w:t>
      </w:r>
      <w:r w:rsidR="001B5E83">
        <w:rPr>
          <w:rStyle w:val="a6"/>
          <w:rFonts w:hint="cs"/>
          <w:rtl/>
        </w:rPr>
        <w:t xml:space="preserve"> שיער</w:t>
      </w:r>
      <w:r w:rsidRPr="001B5E83">
        <w:rPr>
          <w:rStyle w:val="a6"/>
          <w:rtl/>
        </w:rPr>
        <w:t>.</w:t>
      </w:r>
    </w:p>
    <w:p w14:paraId="54945DAF" w14:textId="25CFDB4D" w:rsidR="00FF3740" w:rsidRPr="006F178A" w:rsidRDefault="00FF3740" w:rsidP="001B5E83">
      <w:pPr>
        <w:rPr>
          <w:rtl/>
        </w:rPr>
      </w:pPr>
      <w:r w:rsidRPr="00766B62">
        <w:rPr>
          <w:rFonts w:cs="BA Vilna Bold" w:hint="cs"/>
          <w:rtl/>
        </w:rPr>
        <w:t xml:space="preserve">ולא </w:t>
      </w:r>
      <w:r w:rsidRPr="00766B62">
        <w:rPr>
          <w:rFonts w:cs="BA Vilna Bold"/>
          <w:rtl/>
        </w:rPr>
        <w:t>ב' שנים</w:t>
      </w:r>
      <w:r w:rsidRPr="006F178A">
        <w:rPr>
          <w:rtl/>
        </w:rPr>
        <w:t xml:space="preserve">, </w:t>
      </w:r>
      <w:r w:rsidRPr="003215F9">
        <w:rPr>
          <w:rStyle w:val="afffffe"/>
          <w:rtl/>
        </w:rPr>
        <w:t>ד</w:t>
      </w:r>
      <w:r w:rsidRPr="003215F9">
        <w:rPr>
          <w:rStyle w:val="afffffe"/>
          <w:rFonts w:hint="cs"/>
          <w:rtl/>
        </w:rPr>
        <w:t>'</w:t>
      </w:r>
      <w:r w:rsidRPr="003215F9">
        <w:rPr>
          <w:rStyle w:val="afffffe"/>
          <w:rtl/>
        </w:rPr>
        <w:t>ויהי מקץ שנתים ימים</w:t>
      </w:r>
      <w:r w:rsidRPr="003215F9">
        <w:rPr>
          <w:rStyle w:val="afffffe"/>
          <w:rFonts w:hint="cs"/>
          <w:rtl/>
        </w:rPr>
        <w:t>'</w:t>
      </w:r>
      <w:r w:rsidRPr="003215F9">
        <w:rPr>
          <w:rStyle w:val="afffffe"/>
          <w:rtl/>
        </w:rPr>
        <w:t>!</w:t>
      </w:r>
      <w:r w:rsidRPr="006F178A">
        <w:rPr>
          <w:rtl/>
        </w:rPr>
        <w:t xml:space="preserve"> דנין ימים שאין עמהן שנים מימים שאין עמהן שנים, ואל יוכיח זה שיש עמו שנים.</w:t>
      </w:r>
    </w:p>
    <w:p w14:paraId="5ADAD3DF" w14:textId="56232B9C" w:rsidR="00FF3740" w:rsidRPr="006F178A" w:rsidRDefault="00FF3740" w:rsidP="00251D52">
      <w:pPr>
        <w:rPr>
          <w:rtl/>
        </w:rPr>
      </w:pPr>
      <w:r w:rsidRPr="00766B62">
        <w:rPr>
          <w:rFonts w:cs="BA Vilna Bold" w:hint="cs"/>
          <w:rtl/>
        </w:rPr>
        <w:t xml:space="preserve">לא ל' </w:t>
      </w:r>
      <w:r w:rsidRPr="00766B62">
        <w:rPr>
          <w:rFonts w:cs="BA Vilna Bold"/>
          <w:rtl/>
        </w:rPr>
        <w:t xml:space="preserve">יום </w:t>
      </w:r>
      <w:r w:rsidRPr="003215F9">
        <w:rPr>
          <w:rStyle w:val="afffffe"/>
          <w:rtl/>
        </w:rPr>
        <w:t>ד</w:t>
      </w:r>
      <w:r w:rsidRPr="003215F9">
        <w:rPr>
          <w:rStyle w:val="afffffe"/>
          <w:rFonts w:hint="cs"/>
          <w:rtl/>
        </w:rPr>
        <w:t>'</w:t>
      </w:r>
      <w:r w:rsidRPr="003215F9">
        <w:rPr>
          <w:rStyle w:val="afffffe"/>
          <w:rtl/>
        </w:rPr>
        <w:t>עד חדש ימים</w:t>
      </w:r>
      <w:r w:rsidRPr="003215F9">
        <w:rPr>
          <w:rStyle w:val="afffffe"/>
          <w:rFonts w:hint="cs"/>
          <w:rtl/>
        </w:rPr>
        <w:t>'</w:t>
      </w:r>
      <w:r w:rsidRPr="003215F9">
        <w:rPr>
          <w:rStyle w:val="afffffe"/>
          <w:rtl/>
        </w:rPr>
        <w:t>!</w:t>
      </w:r>
      <w:r w:rsidRPr="006F178A">
        <w:rPr>
          <w:rtl/>
        </w:rPr>
        <w:t xml:space="preserve"> דנין ימים שאין עמהם חדשים מימים שאין עמהם חדשים, ואל יוכיח זה שיש עמו חדשים.</w:t>
      </w:r>
    </w:p>
    <w:p w14:paraId="17FEEEED" w14:textId="1E4CEEB8" w:rsidR="00FF3740" w:rsidRPr="006F178A" w:rsidRDefault="00FF3740" w:rsidP="00251D52">
      <w:pPr>
        <w:rPr>
          <w:rtl/>
        </w:rPr>
      </w:pPr>
      <w:r w:rsidRPr="006F178A">
        <w:rPr>
          <w:rFonts w:hint="cs"/>
          <w:rtl/>
        </w:rPr>
        <w:t xml:space="preserve">ולא </w:t>
      </w:r>
      <w:r w:rsidRPr="006F178A">
        <w:rPr>
          <w:rtl/>
        </w:rPr>
        <w:t xml:space="preserve"> </w:t>
      </w:r>
      <w:r w:rsidRPr="00336663">
        <w:rPr>
          <w:rStyle w:val="afffffe"/>
          <w:rtl/>
        </w:rPr>
        <w:t>מימים ימימה</w:t>
      </w:r>
      <w:r w:rsidRPr="006F178A">
        <w:rPr>
          <w:rtl/>
        </w:rPr>
        <w:t xml:space="preserve">! דנין </w:t>
      </w:r>
      <w:r w:rsidRPr="00336663">
        <w:rPr>
          <w:rStyle w:val="afffffe"/>
          <w:rtl/>
        </w:rPr>
        <w:t>ימים</w:t>
      </w:r>
      <w:r w:rsidRPr="006F178A">
        <w:rPr>
          <w:rtl/>
        </w:rPr>
        <w:t xml:space="preserve"> מ</w:t>
      </w:r>
      <w:r w:rsidRPr="00336663">
        <w:rPr>
          <w:rStyle w:val="afffffe"/>
          <w:rtl/>
        </w:rPr>
        <w:t>ימים</w:t>
      </w:r>
      <w:r w:rsidRPr="006F178A">
        <w:rPr>
          <w:rtl/>
        </w:rPr>
        <w:t>, ואין דנין ימים מימימה.</w:t>
      </w:r>
    </w:p>
    <w:p w14:paraId="2A20B691" w14:textId="637E5231" w:rsidR="00FF3740" w:rsidRPr="006F178A" w:rsidRDefault="00FF3740" w:rsidP="0064026F">
      <w:pPr>
        <w:rPr>
          <w:rtl/>
        </w:rPr>
      </w:pPr>
      <w:r w:rsidRPr="00251D52">
        <w:rPr>
          <w:rStyle w:val="a4"/>
          <w:rFonts w:hint="cs"/>
          <w:rtl/>
        </w:rPr>
        <w:t>ונפק'מ כדתר</w:t>
      </w:r>
      <w:r w:rsidRPr="00251D52">
        <w:rPr>
          <w:rStyle w:val="a4"/>
          <w:rtl/>
        </w:rPr>
        <w:t>"</w:t>
      </w:r>
      <w:r w:rsidRPr="00251D52">
        <w:rPr>
          <w:rStyle w:val="a4"/>
          <w:rFonts w:hint="cs"/>
          <w:rtl/>
        </w:rPr>
        <w:t xml:space="preserve">י </w:t>
      </w:r>
      <w:r w:rsidRPr="00AF76D0">
        <w:rPr>
          <w:rStyle w:val="afffffe"/>
          <w:rFonts w:hint="cs"/>
          <w:rtl/>
        </w:rPr>
        <w:t>'</w:t>
      </w:r>
      <w:r w:rsidRPr="00AF76D0">
        <w:rPr>
          <w:rStyle w:val="afffffe"/>
          <w:rtl/>
        </w:rPr>
        <w:t>ושב הכהן ובא הכהן</w:t>
      </w:r>
      <w:r w:rsidRPr="006F178A">
        <w:rPr>
          <w:rtl/>
        </w:rPr>
        <w:t xml:space="preserve"> </w:t>
      </w:r>
      <w:r w:rsidR="0064026F">
        <w:rPr>
          <w:rFonts w:hint="cs"/>
          <w:rtl/>
        </w:rPr>
        <w:t>-</w:t>
      </w:r>
      <w:r w:rsidRPr="006F178A">
        <w:rPr>
          <w:rtl/>
        </w:rPr>
        <w:t>זו היא שיבה, זו היא ביאה</w:t>
      </w:r>
    </w:p>
    <w:p w14:paraId="4408A28E" w14:textId="646570F9" w:rsidR="00FF3740" w:rsidRPr="006F178A" w:rsidRDefault="00FF3740" w:rsidP="00FF3740">
      <w:pPr>
        <w:pStyle w:val="afb"/>
        <w:rPr>
          <w:rtl/>
        </w:rPr>
      </w:pPr>
      <w:r w:rsidRPr="006F178A">
        <w:rPr>
          <w:rFonts w:ascii="FontbitDavid" w:hAnsi="FontbitDavid"/>
          <w:rtl/>
        </w:rPr>
        <w:t>ה"</w:t>
      </w:r>
      <w:r w:rsidRPr="006F178A">
        <w:rPr>
          <w:rFonts w:ascii="FontbitDavid" w:hAnsi="FontbitDavid" w:hint="cs"/>
          <w:rtl/>
        </w:rPr>
        <w:t xml:space="preserve">מ </w:t>
      </w:r>
      <w:r w:rsidR="00251D52">
        <w:rPr>
          <w:rFonts w:ascii="FontbitDavid" w:hAnsi="FontbitDavid" w:hint="cs"/>
          <w:rtl/>
        </w:rPr>
        <w:t xml:space="preserve">כשאין </w:t>
      </w:r>
      <w:r w:rsidRPr="006F178A">
        <w:rPr>
          <w:rFonts w:ascii="FontbitDavid" w:hAnsi="FontbitDavid"/>
          <w:rtl/>
        </w:rPr>
        <w:t xml:space="preserve">דדמי ליה, אבל </w:t>
      </w:r>
      <w:r w:rsidR="00251D52">
        <w:rPr>
          <w:rFonts w:ascii="FontbitDavid" w:hAnsi="FontbitDavid" w:hint="cs"/>
          <w:rtl/>
        </w:rPr>
        <w:t>כשיש</w:t>
      </w:r>
      <w:r w:rsidRPr="006F178A">
        <w:rPr>
          <w:rFonts w:ascii="FontbitDavid" w:hAnsi="FontbitDavid"/>
          <w:rtl/>
        </w:rPr>
        <w:t xml:space="preserve"> </w:t>
      </w:r>
      <w:r w:rsidR="004B7485">
        <w:rPr>
          <w:rFonts w:ascii="FontbitDavid" w:hAnsi="FontbitDavid" w:hint="cs"/>
          <w:rtl/>
        </w:rPr>
        <w:t>מ</w:t>
      </w:r>
      <w:r w:rsidRPr="006F178A">
        <w:rPr>
          <w:rFonts w:ascii="FontbitDavid" w:hAnsi="FontbitDavid"/>
          <w:rtl/>
        </w:rPr>
        <w:t>דדמי ילפינן.</w:t>
      </w:r>
    </w:p>
    <w:p w14:paraId="1A50FF2D" w14:textId="453EB7EF" w:rsidR="00FF3740" w:rsidRPr="006F178A" w:rsidRDefault="00FF3740" w:rsidP="0064026F">
      <w:pPr>
        <w:rPr>
          <w:rtl/>
        </w:rPr>
      </w:pPr>
      <w:r w:rsidRPr="004B7485">
        <w:rPr>
          <w:rStyle w:val="a4"/>
          <w:rFonts w:hint="cs"/>
          <w:rtl/>
        </w:rPr>
        <w:t>א</w:t>
      </w:r>
      <w:r w:rsidRPr="004B7485">
        <w:rPr>
          <w:rStyle w:val="a4"/>
          <w:rtl/>
        </w:rPr>
        <w:t>"</w:t>
      </w:r>
      <w:r w:rsidRPr="004B7485">
        <w:rPr>
          <w:rStyle w:val="a4"/>
          <w:rFonts w:hint="cs"/>
          <w:rtl/>
        </w:rPr>
        <w:t>ד</w:t>
      </w:r>
      <w:r w:rsidRPr="004B7485">
        <w:rPr>
          <w:rStyle w:val="a4"/>
          <w:rtl/>
        </w:rPr>
        <w:t xml:space="preserve">: </w:t>
      </w:r>
      <w:r w:rsidR="004B7485">
        <w:rPr>
          <w:rFonts w:ascii="FontbitDavid" w:hAnsi="FontbitDavid" w:hint="cs"/>
          <w:rtl/>
        </w:rPr>
        <w:t xml:space="preserve">מנין </w:t>
      </w:r>
      <w:r w:rsidRPr="006F178A">
        <w:rPr>
          <w:rFonts w:ascii="FontbitDavid" w:hAnsi="FontbitDavid"/>
          <w:rtl/>
        </w:rPr>
        <w:t xml:space="preserve">דכל </w:t>
      </w:r>
      <w:r w:rsidRPr="006F178A">
        <w:rPr>
          <w:rFonts w:ascii="FontbitDavid" w:hAnsi="FontbitDavid" w:hint="cs"/>
          <w:rtl/>
        </w:rPr>
        <w:t xml:space="preserve">ג' חודשים </w:t>
      </w:r>
      <w:r w:rsidRPr="006F178A">
        <w:rPr>
          <w:rFonts w:ascii="FontbitDavid" w:hAnsi="FontbitDavid"/>
          <w:rtl/>
        </w:rPr>
        <w:t xml:space="preserve">חד זימנא? </w:t>
      </w:r>
      <w:r w:rsidRPr="006F178A">
        <w:rPr>
          <w:rFonts w:ascii="FontbitDavid" w:hAnsi="FontbitDavid" w:hint="cs"/>
          <w:rtl/>
        </w:rPr>
        <w:t xml:space="preserve">שמא ד' פעמים בשנה או ד' חודשים חד זימנא ב' חודשים בחד זימנא </w:t>
      </w:r>
    </w:p>
    <w:p w14:paraId="0A1D1CFE" w14:textId="1225D588" w:rsidR="00FF3740" w:rsidRPr="00D454EC" w:rsidRDefault="00FF3740" w:rsidP="00FF3740">
      <w:pPr>
        <w:rPr>
          <w:spacing w:val="-2"/>
          <w:rtl/>
        </w:rPr>
      </w:pPr>
      <w:r w:rsidRPr="0064026F">
        <w:rPr>
          <w:rStyle w:val="a4"/>
          <w:rtl/>
        </w:rPr>
        <w:t>רבי נהוראי</w:t>
      </w:r>
      <w:r w:rsidRPr="00D454EC">
        <w:rPr>
          <w:spacing w:val="-2"/>
          <w:rtl/>
        </w:rPr>
        <w:t>: מגלח אחת לשלשים יום.- כ</w:t>
      </w:r>
      <w:r w:rsidR="00555085">
        <w:rPr>
          <w:rFonts w:hint="cs"/>
          <w:spacing w:val="-2"/>
          <w:rtl/>
        </w:rPr>
        <w:t>בכ</w:t>
      </w:r>
      <w:r w:rsidRPr="00D454EC">
        <w:rPr>
          <w:spacing w:val="-2"/>
          <w:rtl/>
        </w:rPr>
        <w:t xml:space="preserve">הנים </w:t>
      </w:r>
      <w:r w:rsidR="00555085">
        <w:rPr>
          <w:rFonts w:hint="cs"/>
          <w:spacing w:val="-2"/>
          <w:rtl/>
        </w:rPr>
        <w:t>דיש</w:t>
      </w:r>
      <w:r w:rsidRPr="00D454EC">
        <w:rPr>
          <w:spacing w:val="-2"/>
          <w:rtl/>
        </w:rPr>
        <w:t xml:space="preserve"> כובד,</w:t>
      </w:r>
    </w:p>
    <w:p w14:paraId="59247E22" w14:textId="74C7D106" w:rsidR="00FF3740" w:rsidRPr="006F178A" w:rsidRDefault="00FF3740" w:rsidP="0073159F">
      <w:pPr>
        <w:rPr>
          <w:rtl/>
        </w:rPr>
      </w:pPr>
      <w:r w:rsidRPr="00555085">
        <w:rPr>
          <w:rStyle w:val="a4"/>
          <w:rtl/>
        </w:rPr>
        <w:t>ר' יוסי:</w:t>
      </w:r>
      <w:r>
        <w:rPr>
          <w:rtl/>
        </w:rPr>
        <w:t xml:space="preserve"> מגלח </w:t>
      </w:r>
      <w:r>
        <w:rPr>
          <w:rStyle w:val="a4"/>
          <w:rtl/>
          <w:rPrChange w:id="9007" w:author="מנוע אמוראים" w:date="2026-10-05T16:41:46Z">
            <w:rPr>
              <w:rtl/>
            </w:rPr>
          </w:rPrChange>
        </w:rPr>
        <w:t xml:space="preserve">מער</w:t>
      </w:r>
      <w:r>
        <w:rPr>
          <w:rStyle w:val="a4"/>
          <w:rFonts w:hint="cs"/>
          <w:rtl/>
          <w:rPrChange w:id="9008" w:author="מנוע אמוראים" w:date="2026-10-05T16:41:46Z">
            <w:rPr>
              <w:rFonts w:hint="cs"/>
              <w:rtl/>
            </w:rPr>
          </w:rPrChange>
        </w:rPr>
        <w:t xml:space="preserve">"ש</w:t>
      </w:r>
      <w:r>
        <w:rPr>
          <w:rFonts w:hint="cs"/>
          <w:rtl/>
        </w:rPr>
        <w:t xml:space="preserve"> לער''ש</w:t>
      </w:r>
      <w:r w:rsidRPr="006F178A">
        <w:rPr>
          <w:rtl/>
        </w:rPr>
        <w:t>.</w:t>
      </w:r>
      <w:r w:rsidRPr="006F178A">
        <w:rPr>
          <w:rFonts w:hint="cs"/>
          <w:rtl/>
        </w:rPr>
        <w:t xml:space="preserve"> וההבדל בינו לאחיו דיו</w:t>
      </w:r>
      <w:r w:rsidRPr="006F178A">
        <w:rPr>
          <w:rtl/>
        </w:rPr>
        <w:t>"</w:t>
      </w:r>
      <w:r w:rsidRPr="006F178A">
        <w:rPr>
          <w:rFonts w:hint="cs"/>
          <w:rtl/>
        </w:rPr>
        <w:t>ט שחל להיות באמצע שבוע הוא אינו מגלח</w:t>
      </w:r>
      <w:r w:rsidR="0073159F">
        <w:rPr>
          <w:rFonts w:hint="cs"/>
          <w:rtl/>
        </w:rPr>
        <w:t>,</w:t>
      </w:r>
      <w:r w:rsidRPr="006F178A">
        <w:rPr>
          <w:rFonts w:hint="cs"/>
          <w:rtl/>
        </w:rPr>
        <w:t xml:space="preserve"> </w:t>
      </w:r>
      <w:r w:rsidRPr="00555085">
        <w:rPr>
          <w:rStyle w:val="a4"/>
          <w:rFonts w:hint="cs"/>
          <w:rtl/>
        </w:rPr>
        <w:t>א</w:t>
      </w:r>
      <w:r w:rsidRPr="00555085">
        <w:rPr>
          <w:rStyle w:val="a4"/>
          <w:rtl/>
        </w:rPr>
        <w:t>"</w:t>
      </w:r>
      <w:r w:rsidRPr="00555085">
        <w:rPr>
          <w:rStyle w:val="a4"/>
          <w:rFonts w:hint="cs"/>
          <w:rtl/>
        </w:rPr>
        <w:t xml:space="preserve">נ </w:t>
      </w:r>
      <w:r>
        <w:rPr>
          <w:rFonts w:hint="cs"/>
          <w:rtl/>
        </w:rPr>
        <w:t xml:space="preserve">לגלח מבוקר </w:t>
      </w:r>
      <w:r>
        <w:rPr>
          <w:rStyle w:val="a4"/>
          <w:rFonts w:hint="cs"/>
          <w:rtl/>
          <w:rPrChange w:id="9009" w:author="מנוע אמוראים" w:date="2026-10-05T16:41:46Z">
            <w:rPr>
              <w:rFonts w:hint="cs"/>
              <w:rtl/>
            </w:rPr>
          </w:rPrChange>
        </w:rPr>
        <w:t xml:space="preserve">דער</w:t>
      </w:r>
      <w:r>
        <w:rPr>
          <w:rStyle w:val="a4"/>
          <w:rtl/>
          <w:rPrChange w:id="9010" w:author="מנוע אמוראים" w:date="2026-10-05T16:41:46Z">
            <w:rPr>
              <w:rtl/>
            </w:rPr>
          </w:rPrChange>
        </w:rPr>
        <w:t xml:space="preserve">"</w:t>
      </w:r>
      <w:r>
        <w:rPr>
          <w:rStyle w:val="a4"/>
          <w:rFonts w:hint="cs"/>
          <w:rtl/>
          <w:rPrChange w:id="9011" w:author="מנוע אמוראים" w:date="2026-10-05T16:41:46Z">
            <w:rPr>
              <w:rFonts w:hint="cs"/>
              <w:rtl/>
            </w:rPr>
          </w:rPrChange>
        </w:rPr>
        <w:t xml:space="preserve">ש</w:t>
      </w:r>
      <w:r>
        <w:rPr>
          <w:rFonts w:hint="cs"/>
          <w:rtl/>
        </w:rPr>
        <w:t xml:space="preserve"> שאחיו מגלחים והוא אינו יכול לגלח עד </w:t>
      </w:r>
      <w:r>
        <w:rPr>
          <w:rStyle w:val="a4"/>
          <w:rFonts w:hint="cs"/>
          <w:rtl/>
          <w:rPrChange w:id="9012" w:author="מנוע אמוראים" w:date="2026-10-05T16:41:46Z">
            <w:rPr>
              <w:rFonts w:hint="cs"/>
              <w:rtl/>
            </w:rPr>
          </w:rPrChange>
        </w:rPr>
        <w:t xml:space="preserve">ער</w:t>
      </w:r>
      <w:r>
        <w:rPr>
          <w:rStyle w:val="a4"/>
          <w:rtl/>
          <w:rPrChange w:id="9013" w:author="מנוע אמוראים" w:date="2026-10-05T16:41:46Z">
            <w:rPr>
              <w:rtl/>
            </w:rPr>
          </w:rPrChange>
        </w:rPr>
        <w:t xml:space="preserve">"</w:t>
      </w:r>
      <w:r>
        <w:rPr>
          <w:rStyle w:val="a4"/>
          <w:rFonts w:hint="cs"/>
          <w:rtl/>
          <w:rPrChange w:id="9014" w:author="מנוע אמוראים" w:date="2026-10-05T16:41:46Z">
            <w:rPr>
              <w:rFonts w:hint="cs"/>
              <w:rtl/>
            </w:rPr>
          </w:rPrChange>
        </w:rPr>
        <w:t xml:space="preserve">ש</w:t>
      </w:r>
      <w:r w:rsidR="0073159F">
        <w:rPr>
          <w:rFonts w:hint="cs"/>
          <w:rtl/>
        </w:rPr>
        <w:t>.</w:t>
      </w:r>
      <w:r w:rsidRPr="006F178A">
        <w:rPr>
          <w:rFonts w:hint="cs"/>
          <w:rtl/>
        </w:rPr>
        <w:t xml:space="preserve"> </w:t>
      </w:r>
    </w:p>
    <w:p w14:paraId="0FB2AD9E" w14:textId="71D1B5D1" w:rsidR="00FF3740" w:rsidRPr="006F178A" w:rsidRDefault="00FF3740" w:rsidP="00FF3740">
      <w:pPr>
        <w:rPr>
          <w:rtl/>
        </w:rPr>
      </w:pPr>
      <w:r w:rsidRPr="00FE4C8F">
        <w:rPr>
          <w:rStyle w:val="afffffe"/>
          <w:rtl/>
        </w:rPr>
        <w:t>קץ מ' שנה</w:t>
      </w:r>
      <w:r w:rsidRPr="006F178A">
        <w:rPr>
          <w:rtl/>
        </w:rPr>
        <w:t xml:space="preserve"> ששאלו להן מלך.</w:t>
      </w:r>
      <w:r w:rsidRPr="006F178A">
        <w:rPr>
          <w:rFonts w:hint="cs"/>
          <w:rtl/>
        </w:rPr>
        <w:t xml:space="preserve"> </w:t>
      </w:r>
      <w:r w:rsidR="00FE4C8F">
        <w:rPr>
          <w:rFonts w:hint="cs"/>
          <w:rtl/>
        </w:rPr>
        <w:t>היתה</w:t>
      </w:r>
      <w:r w:rsidRPr="006F178A">
        <w:rPr>
          <w:rFonts w:hint="cs"/>
          <w:rtl/>
        </w:rPr>
        <w:t xml:space="preserve"> שנת עשר לשמואל הרמתי</w:t>
      </w:r>
    </w:p>
    <w:p w14:paraId="54BB3680" w14:textId="77777777" w:rsidR="00FF3740" w:rsidRPr="006F178A" w:rsidRDefault="00FF3740" w:rsidP="000F6CD2">
      <w:pPr>
        <w:pStyle w:val="afffffb"/>
        <w:rPr>
          <w:rtl/>
        </w:rPr>
      </w:pPr>
      <w:r>
        <w:rPr>
          <w:rtl/>
        </w:rPr>
        <w:t>׹</w:t>
      </w:r>
    </w:p>
    <w:p>
      <w:pPr>
        <w:pStyle w:val="affffff2"/>
        <w:rPr>
          <w:ins w:id="20256" w:author="קלוד" w:date="2026-10-06T10:09:33Z"/>
        </w:rPr>
      </w:pPr>
      <w:ins w:id="20255" w:author="קלוד" w:date="2026-10-06T10:09:33Z">
        <w:r>
          <w:t xml:space="preserve">משנה ג</w:t>
        </w:r>
      </w:ins>
    </w:p>
    <w:p w14:paraId="424EC0AB" w14:textId="77777777" w:rsidR="00FF3740" w:rsidRPr="006F178A" w:rsidRDefault="00FF3740" w:rsidP="00FE4C8F">
      <w:pPr>
        <w:pStyle w:val="affffb"/>
        <w:spacing w:before="120"/>
        <w:jc w:val="center"/>
        <w:rPr>
          <w:rtl/>
        </w:rPr>
        <w:pPrChange w:id="90005" w:author="קלוד" w:date="2026-10-08T12:08:16Z">
          <w:pPr>
            <w:pStyle w:val="affffb"/>
            <w:jc w:val="center"/>
          </w:pPr>
        </w:pPrChange>
      </w:pPr>
      <w:r w:rsidRPr="006F178A">
        <w:rPr>
          <w:rtl/>
        </w:rPr>
        <w:t>סתם נזירות ל' יום.</w:t>
      </w:r>
    </w:p>
    <w:p w14:paraId="7EE1C672" w14:textId="52A60894" w:rsidR="000A2AA2" w:rsidRPr="000A2AA2" w:rsidRDefault="000A2AA2" w:rsidP="00BA44EB">
      <w:pPr>
        <w:pStyle w:val="a7"/>
        <w:rPr>
          <w:rtl/>
        </w:rPr>
      </w:pPr>
      <w:r w:rsidRPr="000A2AA2">
        <w:rPr>
          <w:rFonts w:hint="cs"/>
          <w:rtl/>
        </w:rPr>
        <w:t xml:space="preserve">מקור </w:t>
      </w:r>
      <w:r w:rsidR="00357C62">
        <w:rPr>
          <w:rFonts w:hint="cs"/>
          <w:rtl/>
        </w:rPr>
        <w:t>ל</w:t>
      </w:r>
      <w:r w:rsidRPr="000A2AA2">
        <w:rPr>
          <w:rFonts w:hint="cs"/>
          <w:rtl/>
        </w:rPr>
        <w:t xml:space="preserve">ל' יום </w:t>
      </w:r>
      <w:r w:rsidRPr="00357C62">
        <w:rPr>
          <w:rStyle w:val="a6"/>
          <w:rFonts w:hint="cs"/>
          <w:rtl/>
        </w:rPr>
        <w:t>ר''מ וב''פ</w:t>
      </w:r>
      <w:r w:rsidR="005B2456">
        <w:rPr>
          <w:rStyle w:val="a6"/>
          <w:rFonts w:hint="cs"/>
          <w:rtl/>
        </w:rPr>
        <w:t xml:space="preserve"> ו' קושיות</w:t>
      </w:r>
      <w:r w:rsidR="005B2456">
        <w:rPr>
          <w:rFonts w:hint="cs"/>
          <w:rtl/>
        </w:rPr>
        <w:t xml:space="preserve"> </w:t>
      </w:r>
    </w:p>
    <w:p w14:paraId="2331D2F8" w14:textId="340D577B" w:rsidR="00FF3740" w:rsidRPr="006F178A" w:rsidRDefault="00FF3740" w:rsidP="00FF3740">
      <w:pPr>
        <w:rPr>
          <w:rtl/>
        </w:rPr>
      </w:pPr>
      <w:r w:rsidRPr="00FE4C8F">
        <w:rPr>
          <w:rStyle w:val="a4"/>
          <w:rtl/>
        </w:rPr>
        <w:t>ר"</w:t>
      </w:r>
      <w:r w:rsidRPr="00FE4C8F">
        <w:rPr>
          <w:rStyle w:val="a4"/>
          <w:rFonts w:hint="cs"/>
          <w:rtl/>
        </w:rPr>
        <w:t xml:space="preserve">מ: </w:t>
      </w:r>
      <w:r w:rsidRPr="00FE4C8F">
        <w:rPr>
          <w:rStyle w:val="afffffe"/>
          <w:rtl/>
        </w:rPr>
        <w:t xml:space="preserve">קדוש </w:t>
      </w:r>
      <w:r w:rsidRPr="00FE4C8F">
        <w:rPr>
          <w:rStyle w:val="afffffe"/>
          <w:b/>
          <w:bCs/>
          <w:rtl/>
        </w:rPr>
        <w:t>יהיה</w:t>
      </w:r>
      <w:r w:rsidRPr="006F178A">
        <w:rPr>
          <w:rtl/>
        </w:rPr>
        <w:t xml:space="preserve"> </w:t>
      </w:r>
      <w:r w:rsidR="00FE4C8F">
        <w:rPr>
          <w:rStyle w:val="afffffe"/>
          <w:rFonts w:hint="cs"/>
          <w:rtl/>
        </w:rPr>
        <w:t xml:space="preserve">- </w:t>
      </w:r>
      <w:r w:rsidRPr="006F178A">
        <w:rPr>
          <w:rtl/>
        </w:rPr>
        <w:t xml:space="preserve">בגמטריא </w:t>
      </w:r>
      <w:r w:rsidR="00FE4C8F">
        <w:rPr>
          <w:rFonts w:hint="cs"/>
          <w:rtl/>
        </w:rPr>
        <w:t>ל'</w:t>
      </w:r>
      <w:r w:rsidRPr="006F178A">
        <w:rPr>
          <w:rtl/>
        </w:rPr>
        <w:t>.</w:t>
      </w:r>
    </w:p>
    <w:p w14:paraId="49774697" w14:textId="40301874" w:rsidR="00FF3740" w:rsidRPr="006F178A" w:rsidRDefault="00FF3740" w:rsidP="00FF3740">
      <w:pPr>
        <w:rPr>
          <w:rtl/>
        </w:rPr>
      </w:pPr>
      <w:r w:rsidRPr="00FE4C8F">
        <w:rPr>
          <w:rStyle w:val="a4"/>
          <w:rtl/>
        </w:rPr>
        <w:t>בר פדא</w:t>
      </w:r>
      <w:r w:rsidRPr="006F178A">
        <w:rPr>
          <w:rtl/>
        </w:rPr>
        <w:t>: כנגד נזיר נזרו האמורים בתורה ל' חסר אחת.</w:t>
      </w:r>
    </w:p>
    <w:p w14:paraId="4161AAF0" w14:textId="77777777" w:rsidR="00B80F80" w:rsidRDefault="00FF3740" w:rsidP="00FF3740">
      <w:pPr>
        <w:rPr>
          <w:rStyle w:val="afffffe"/>
          <w:rtl/>
        </w:rPr>
      </w:pPr>
      <w:r w:rsidRPr="00B80F80">
        <w:rPr>
          <w:rStyle w:val="a4"/>
          <w:rtl/>
        </w:rPr>
        <w:t>ור"</w:t>
      </w:r>
      <w:r w:rsidRPr="00B80F80">
        <w:rPr>
          <w:rStyle w:val="a4"/>
          <w:rFonts w:hint="cs"/>
          <w:rtl/>
        </w:rPr>
        <w:t>מ:</w:t>
      </w:r>
      <w:r w:rsidRPr="006F178A">
        <w:rPr>
          <w:rFonts w:hint="cs"/>
          <w:rtl/>
        </w:rPr>
        <w:t xml:space="preserve"> </w:t>
      </w:r>
      <w:r w:rsidRPr="00B80F80">
        <w:rPr>
          <w:rStyle w:val="afffffe"/>
          <w:rFonts w:hint="cs"/>
          <w:rtl/>
        </w:rPr>
        <w:t>נז</w:t>
      </w:r>
      <w:r w:rsidRPr="00B80F80">
        <w:rPr>
          <w:rStyle w:val="afffffe"/>
          <w:rtl/>
        </w:rPr>
        <w:t>יר נזרו</w:t>
      </w:r>
      <w:r w:rsidRPr="00B80F80">
        <w:rPr>
          <w:rStyle w:val="afffffe"/>
          <w:rFonts w:hint="cs"/>
          <w:rtl/>
        </w:rPr>
        <w:t>'</w:t>
      </w:r>
      <w:r w:rsidRPr="006F178A">
        <w:rPr>
          <w:rtl/>
        </w:rPr>
        <w:t xml:space="preserve"> לדרשה: </w:t>
      </w:r>
      <w:r w:rsidRPr="00B80F80">
        <w:rPr>
          <w:rStyle w:val="afffffe"/>
          <w:rtl/>
        </w:rPr>
        <w:t>מיין ושכר יזיר -</w:t>
      </w:r>
      <w:r w:rsidRPr="006F178A">
        <w:rPr>
          <w:rtl/>
        </w:rPr>
        <w:t xml:space="preserve"> לאסור יין מצוה כיין רשות, </w:t>
      </w:r>
    </w:p>
    <w:p w14:paraId="7FDBE82B" w14:textId="41284812" w:rsidR="00FF3740" w:rsidRPr="006F178A" w:rsidRDefault="00FF3740" w:rsidP="00FF3740">
      <w:pPr>
        <w:rPr>
          <w:rtl/>
        </w:rPr>
      </w:pPr>
      <w:r w:rsidRPr="00B80F80">
        <w:rPr>
          <w:rStyle w:val="afffffe"/>
          <w:rtl/>
        </w:rPr>
        <w:t>כי יפליא לנדור נדר נזיר להזיר -</w:t>
      </w:r>
      <w:r w:rsidRPr="006F178A">
        <w:rPr>
          <w:rtl/>
        </w:rPr>
        <w:t xml:space="preserve"> מלמד, שהנזירות חלה על נזירות.</w:t>
      </w:r>
    </w:p>
    <w:p w14:paraId="3266A73E" w14:textId="77777777" w:rsidR="00FF3740" w:rsidRPr="006F178A" w:rsidRDefault="00FF3740" w:rsidP="00516202">
      <w:pPr>
        <w:pStyle w:val="affff5"/>
        <w:framePr w:wrap="around"/>
        <w:rPr>
          <w:rtl/>
        </w:rPr>
      </w:pPr>
      <w:r w:rsidRPr="006F178A">
        <w:rPr>
          <w:rFonts w:hint="cs"/>
          <w:rtl/>
        </w:rPr>
        <w:t>ה:</w:t>
      </w:r>
    </w:p>
    <w:p w14:paraId="2EE68588" w14:textId="205D3D82" w:rsidR="00FF3740" w:rsidRPr="006F178A" w:rsidRDefault="00FF3740" w:rsidP="00B80F80">
      <w:pPr>
        <w:rPr>
          <w:rtl/>
        </w:rPr>
      </w:pPr>
      <w:r w:rsidRPr="000A2AA2">
        <w:rPr>
          <w:rStyle w:val="a4"/>
          <w:rtl/>
        </w:rPr>
        <w:t>ובר פדא:</w:t>
      </w:r>
      <w:r w:rsidRPr="006F178A">
        <w:rPr>
          <w:rFonts w:ascii="FontbitDavid" w:hAnsi="FontbitDavid"/>
          <w:rtl/>
        </w:rPr>
        <w:t xml:space="preserve"> </w:t>
      </w:r>
      <w:r w:rsidR="00B80F80">
        <w:rPr>
          <w:rFonts w:ascii="FontbitDavid" w:hAnsi="FontbitDavid" w:hint="cs"/>
          <w:rtl/>
        </w:rPr>
        <w:t>אין חד מהם שלא לדרשה</w:t>
      </w:r>
      <w:r w:rsidRPr="006F178A">
        <w:rPr>
          <w:rFonts w:ascii="FontbitDavid" w:hAnsi="FontbitDavid"/>
          <w:rtl/>
        </w:rPr>
        <w:t>? אלא מדהוא למני</w:t>
      </w:r>
      <w:r w:rsidR="00B80F80">
        <w:rPr>
          <w:rFonts w:ascii="FontbitDavid" w:hAnsi="FontbitDavid" w:hint="cs"/>
          <w:rtl/>
        </w:rPr>
        <w:t>ן כולם למנין</w:t>
      </w:r>
      <w:r w:rsidR="000A2AA2">
        <w:rPr>
          <w:rFonts w:ascii="FontbitDavid" w:hAnsi="FontbitDavid" w:hint="cs"/>
          <w:rtl/>
        </w:rPr>
        <w:t>.</w:t>
      </w:r>
    </w:p>
    <w:p w14:paraId="74F81BBF" w14:textId="06AC67AB" w:rsidR="00357C62" w:rsidRPr="00FD0B6F" w:rsidRDefault="00FD0B6F" w:rsidP="00BA44EB">
      <w:pPr>
        <w:pStyle w:val="a7"/>
        <w:rPr>
          <w:rtl/>
        </w:rPr>
      </w:pPr>
      <w:r w:rsidRPr="00FD0B6F">
        <w:rPr>
          <w:rFonts w:hint="cs"/>
          <w:rtl/>
        </w:rPr>
        <w:t>ו' קושיות</w:t>
      </w:r>
    </w:p>
    <w:p w14:paraId="5C9D6C53" w14:textId="7EA7586C" w:rsidR="00FF3740" w:rsidRPr="00766B62" w:rsidRDefault="00357C62" w:rsidP="00FF3740">
      <w:pPr>
        <w:rPr>
          <w:rFonts w:cs="BA Vilna Bold"/>
          <w:rtl/>
        </w:rPr>
      </w:pPr>
      <w:r>
        <w:rPr>
          <w:rStyle w:val="a4"/>
          <w:rFonts w:hint="cs"/>
          <w:rtl/>
        </w:rPr>
        <w:t xml:space="preserve">א. </w:t>
      </w:r>
      <w:r w:rsidR="00FF3740" w:rsidRPr="00357C62">
        <w:rPr>
          <w:rStyle w:val="a4"/>
          <w:rtl/>
        </w:rPr>
        <w:t xml:space="preserve">תנן: </w:t>
      </w:r>
      <w:r w:rsidR="00FF3740" w:rsidRPr="00766B62">
        <w:rPr>
          <w:rFonts w:cs="BA Vilna Bold"/>
          <w:rtl/>
        </w:rPr>
        <w:t>סתם נזירות שלשים יום</w:t>
      </w:r>
      <w:r w:rsidR="001A7DD4" w:rsidRPr="00766B62">
        <w:rPr>
          <w:rFonts w:cs="BA Vilna Bold"/>
          <w:rtl/>
        </w:rPr>
        <w:t>.</w:t>
      </w:r>
    </w:p>
    <w:p w14:paraId="1E5195A7" w14:textId="77777777" w:rsidR="00FF3740" w:rsidRPr="006F178A" w:rsidRDefault="00FF3740" w:rsidP="00FF3740">
      <w:pPr>
        <w:rPr>
          <w:rtl/>
        </w:rPr>
      </w:pPr>
      <w:r w:rsidRPr="00357C62">
        <w:rPr>
          <w:rStyle w:val="a4"/>
          <w:rtl/>
        </w:rPr>
        <w:t>לרב מתנא</w:t>
      </w:r>
      <w:r w:rsidRPr="006F178A">
        <w:rPr>
          <w:rtl/>
        </w:rPr>
        <w:t xml:space="preserve"> ניחא, </w:t>
      </w:r>
    </w:p>
    <w:p w14:paraId="3AE6F7EB" w14:textId="0934E50B" w:rsidR="00FF3740" w:rsidRPr="006F178A" w:rsidRDefault="00FF3740" w:rsidP="00FF3740">
      <w:pPr>
        <w:rPr>
          <w:rtl/>
        </w:rPr>
      </w:pPr>
      <w:r w:rsidRPr="00357C62">
        <w:rPr>
          <w:rStyle w:val="a4"/>
          <w:rtl/>
        </w:rPr>
        <w:t xml:space="preserve">לבר פדא: </w:t>
      </w:r>
      <w:r w:rsidRPr="006F178A">
        <w:rPr>
          <w:rtl/>
        </w:rPr>
        <w:t xml:space="preserve">איידי דיום </w:t>
      </w:r>
      <w:r w:rsidR="00357C62">
        <w:rPr>
          <w:rFonts w:hint="cs"/>
          <w:rtl/>
        </w:rPr>
        <w:t>ל'</w:t>
      </w:r>
      <w:r w:rsidRPr="006F178A">
        <w:rPr>
          <w:rtl/>
        </w:rPr>
        <w:t xml:space="preserve"> דמגלח ומביא קרבנותיו, תנא שלשים.</w:t>
      </w:r>
    </w:p>
    <w:p w14:paraId="49C1BA74" w14:textId="5203F34A" w:rsidR="00FF3740" w:rsidRPr="00766B62" w:rsidRDefault="00357C62" w:rsidP="00FF3740">
      <w:pPr>
        <w:rPr>
          <w:rFonts w:cs="BA Vilna Bold"/>
          <w:rtl/>
        </w:rPr>
      </w:pPr>
      <w:r w:rsidRPr="00357C62">
        <w:rPr>
          <w:rStyle w:val="a4"/>
          <w:rFonts w:hint="cs"/>
          <w:rtl/>
        </w:rPr>
        <w:t>ב.</w:t>
      </w:r>
      <w:r w:rsidR="00FF3740" w:rsidRPr="00357C62">
        <w:rPr>
          <w:rStyle w:val="a4"/>
          <w:rtl/>
        </w:rPr>
        <w:t xml:space="preserve"> תנן:</w:t>
      </w:r>
      <w:r w:rsidR="00FF3740" w:rsidRPr="00766B62">
        <w:rPr>
          <w:rFonts w:cs="BA Vilna Bold"/>
          <w:rtl/>
        </w:rPr>
        <w:t xml:space="preserve"> מי שאמר הריני נזיר - מגלח יום שלשים ואחד</w:t>
      </w:r>
      <w:r w:rsidR="001A7DD4" w:rsidRPr="00766B62">
        <w:rPr>
          <w:rFonts w:cs="BA Vilna Bold"/>
          <w:rtl/>
        </w:rPr>
        <w:t>.</w:t>
      </w:r>
    </w:p>
    <w:p w14:paraId="281AC3F1" w14:textId="77777777" w:rsidR="00FF3740" w:rsidRPr="006F178A" w:rsidRDefault="00FF3740" w:rsidP="00FF3740">
      <w:pPr>
        <w:rPr>
          <w:rtl/>
        </w:rPr>
      </w:pPr>
      <w:r w:rsidRPr="00357C62">
        <w:rPr>
          <w:rStyle w:val="a4"/>
          <w:rtl/>
        </w:rPr>
        <w:t xml:space="preserve">לרב מתנא </w:t>
      </w:r>
      <w:r w:rsidRPr="006F178A">
        <w:rPr>
          <w:rtl/>
        </w:rPr>
        <w:t xml:space="preserve">ניחא, </w:t>
      </w:r>
    </w:p>
    <w:p w14:paraId="5B40B962" w14:textId="0A1E9342" w:rsidR="00357C62" w:rsidRDefault="00FF3740" w:rsidP="00FF3740">
      <w:pPr>
        <w:rPr>
          <w:rtl/>
        </w:rPr>
      </w:pPr>
      <w:r w:rsidRPr="00357C62">
        <w:rPr>
          <w:rStyle w:val="a4"/>
          <w:rFonts w:hint="cs"/>
          <w:rtl/>
        </w:rPr>
        <w:t>ל</w:t>
      </w:r>
      <w:r w:rsidRPr="00357C62">
        <w:rPr>
          <w:rStyle w:val="a4"/>
          <w:rtl/>
        </w:rPr>
        <w:t>בר פדא</w:t>
      </w:r>
      <w:r w:rsidR="00357C62">
        <w:rPr>
          <w:rStyle w:val="a4"/>
          <w:rFonts w:hint="cs"/>
          <w:rtl/>
        </w:rPr>
        <w:t>:</w:t>
      </w:r>
      <w:r w:rsidRPr="006F178A">
        <w:rPr>
          <w:rtl/>
        </w:rPr>
        <w:t xml:space="preserve"> </w:t>
      </w:r>
      <w:r w:rsidR="00357C62">
        <w:rPr>
          <w:rtl/>
        </w:rPr>
        <w:tab/>
      </w:r>
      <w:r w:rsidRPr="006F178A">
        <w:rPr>
          <w:rtl/>
        </w:rPr>
        <w:t xml:space="preserve">אם גילח ליום שלשים - יצא! </w:t>
      </w:r>
    </w:p>
    <w:p w14:paraId="25DBB930" w14:textId="4104CEDB" w:rsidR="00FF3740" w:rsidRPr="006F178A" w:rsidRDefault="00FF3740" w:rsidP="00357C62">
      <w:pPr>
        <w:ind w:left="452" w:firstLine="113"/>
        <w:rPr>
          <w:rtl/>
        </w:rPr>
      </w:pPr>
      <w:r w:rsidRPr="00357C62">
        <w:rPr>
          <w:rStyle w:val="a4"/>
          <w:rtl/>
        </w:rPr>
        <w:t xml:space="preserve">סיפא מסייעא ליה, </w:t>
      </w:r>
      <w:r w:rsidRPr="006F178A">
        <w:rPr>
          <w:rtl/>
        </w:rPr>
        <w:t>רישא נעשה כאומר שלימין.</w:t>
      </w:r>
    </w:p>
    <w:p w14:paraId="795C2899" w14:textId="6D9176FA" w:rsidR="00FF3740" w:rsidRPr="006F178A" w:rsidRDefault="00FF3740" w:rsidP="00FF3740">
      <w:pPr>
        <w:rPr>
          <w:rtl/>
        </w:rPr>
      </w:pPr>
      <w:r w:rsidRPr="00357C62">
        <w:rPr>
          <w:rStyle w:val="a4"/>
          <w:rtl/>
        </w:rPr>
        <w:t>ולרב מתנא</w:t>
      </w:r>
      <w:r w:rsidR="00357C62">
        <w:rPr>
          <w:rStyle w:val="a4"/>
          <w:rFonts w:hint="cs"/>
          <w:rtl/>
        </w:rPr>
        <w:t>:</w:t>
      </w:r>
      <w:r w:rsidRPr="006F178A">
        <w:rPr>
          <w:rtl/>
        </w:rPr>
        <w:t xml:space="preserve"> סיפא! </w:t>
      </w:r>
      <w:r w:rsidRPr="00357C62">
        <w:rPr>
          <w:rStyle w:val="a4"/>
          <w:rtl/>
        </w:rPr>
        <w:t xml:space="preserve">קסבר: </w:t>
      </w:r>
      <w:r w:rsidRPr="006F178A">
        <w:rPr>
          <w:rtl/>
        </w:rPr>
        <w:t>מקצת היום ככולו.</w:t>
      </w:r>
    </w:p>
    <w:p w14:paraId="5F8E5E55" w14:textId="6DAA3360" w:rsidR="00FF3740" w:rsidRPr="00766B62" w:rsidRDefault="00357C62" w:rsidP="00FF3740">
      <w:pPr>
        <w:rPr>
          <w:rFonts w:cs="BA Vilna Bold"/>
          <w:rtl/>
        </w:rPr>
      </w:pPr>
      <w:r w:rsidRPr="00357C62">
        <w:rPr>
          <w:rStyle w:val="a4"/>
          <w:rFonts w:hint="cs"/>
          <w:rtl/>
        </w:rPr>
        <w:t xml:space="preserve">ג. </w:t>
      </w:r>
      <w:r w:rsidR="00FF3740" w:rsidRPr="00357C62">
        <w:rPr>
          <w:rStyle w:val="a4"/>
          <w:rtl/>
        </w:rPr>
        <w:t xml:space="preserve">תנן: </w:t>
      </w:r>
      <w:r w:rsidR="00FF3740" w:rsidRPr="00766B62">
        <w:rPr>
          <w:rFonts w:cs="BA Vilna Bold"/>
          <w:rtl/>
        </w:rPr>
        <w:t xml:space="preserve">הריני נזיר </w:t>
      </w:r>
      <w:r w:rsidRPr="00766B62">
        <w:rPr>
          <w:rFonts w:cs="BA Vilna Bold" w:hint="cs"/>
          <w:rtl/>
        </w:rPr>
        <w:t>ל</w:t>
      </w:r>
      <w:r w:rsidR="00FF3740" w:rsidRPr="00766B62">
        <w:rPr>
          <w:rFonts w:cs="BA Vilna Bold"/>
          <w:rtl/>
        </w:rPr>
        <w:t xml:space="preserve"> יום, אם גילח יום ל' לא יצא! באומר שלימין.</w:t>
      </w:r>
    </w:p>
    <w:p w14:paraId="73C5BA51" w14:textId="044A296B" w:rsidR="00FF3740" w:rsidRPr="00766B62" w:rsidRDefault="00213185" w:rsidP="00FF3740">
      <w:pPr>
        <w:rPr>
          <w:rFonts w:cs="BA Vilna Bold"/>
          <w:rtl/>
        </w:rPr>
      </w:pPr>
      <w:r>
        <w:rPr>
          <w:rStyle w:val="a4"/>
          <w:rFonts w:hint="cs"/>
          <w:rtl/>
        </w:rPr>
        <w:t xml:space="preserve">ד. </w:t>
      </w:r>
      <w:r w:rsidR="00FF3740" w:rsidRPr="00213185">
        <w:rPr>
          <w:rStyle w:val="a4"/>
          <w:rtl/>
        </w:rPr>
        <w:t xml:space="preserve">תנן: </w:t>
      </w:r>
      <w:r w:rsidR="00FF3740" w:rsidRPr="00766B62">
        <w:rPr>
          <w:rFonts w:cs="BA Vilna Bold"/>
          <w:rtl/>
        </w:rPr>
        <w:t>נזר ב' נזירות - מגלח הראשונה יום ל</w:t>
      </w:r>
      <w:r w:rsidR="00EA32B0" w:rsidRPr="00766B62">
        <w:rPr>
          <w:rFonts w:cs="BA Vilna Bold" w:hint="cs"/>
          <w:rtl/>
        </w:rPr>
        <w:t>א</w:t>
      </w:r>
      <w:r w:rsidR="00FF3740" w:rsidRPr="00766B62">
        <w:rPr>
          <w:rFonts w:cs="BA Vilna Bold"/>
          <w:rtl/>
        </w:rPr>
        <w:t>'</w:t>
      </w:r>
      <w:r w:rsidR="00EA32B0" w:rsidRPr="00766B62">
        <w:rPr>
          <w:rFonts w:cs="BA Vilna Bold" w:hint="cs"/>
          <w:rtl/>
        </w:rPr>
        <w:t>,</w:t>
      </w:r>
      <w:r w:rsidR="00FF3740" w:rsidRPr="00766B62">
        <w:rPr>
          <w:rFonts w:cs="BA Vilna Bold"/>
          <w:rtl/>
        </w:rPr>
        <w:t xml:space="preserve"> ושניה יום</w:t>
      </w:r>
      <w:r w:rsidR="00EA32B0" w:rsidRPr="00766B62">
        <w:rPr>
          <w:rFonts w:cs="BA Vilna Bold" w:hint="cs"/>
          <w:rtl/>
        </w:rPr>
        <w:t xml:space="preserve"> סא'</w:t>
      </w:r>
      <w:r w:rsidR="001A7DD4" w:rsidRPr="00766B62">
        <w:rPr>
          <w:rFonts w:cs="BA Vilna Bold"/>
          <w:rtl/>
        </w:rPr>
        <w:t>.</w:t>
      </w:r>
    </w:p>
    <w:p w14:paraId="0389B4A8" w14:textId="77777777" w:rsidR="00FF3740" w:rsidRPr="006F178A" w:rsidRDefault="00FF3740" w:rsidP="00516202">
      <w:pPr>
        <w:pStyle w:val="affff5"/>
        <w:framePr w:wrap="around"/>
        <w:rPr>
          <w:rtl/>
        </w:rPr>
      </w:pPr>
      <w:r w:rsidRPr="006F178A">
        <w:rPr>
          <w:rFonts w:hint="cs"/>
          <w:rtl/>
        </w:rPr>
        <w:t>ו.</w:t>
      </w:r>
    </w:p>
    <w:p w14:paraId="54E454FE" w14:textId="77777777" w:rsidR="00FF3740" w:rsidRPr="006F178A" w:rsidRDefault="00FF3740" w:rsidP="00FF3740">
      <w:pPr>
        <w:rPr>
          <w:rtl/>
        </w:rPr>
      </w:pPr>
      <w:r w:rsidRPr="00213185">
        <w:rPr>
          <w:rStyle w:val="a4"/>
          <w:rtl/>
        </w:rPr>
        <w:t>לרב מתנא</w:t>
      </w:r>
      <w:r w:rsidRPr="006F178A">
        <w:rPr>
          <w:rFonts w:ascii="FontbitDavid" w:hAnsi="FontbitDavid"/>
          <w:rtl/>
        </w:rPr>
        <w:t xml:space="preserve"> ניחא,</w:t>
      </w:r>
    </w:p>
    <w:p w14:paraId="569D6472" w14:textId="7FDCD61B" w:rsidR="00FF3740" w:rsidRPr="006F178A" w:rsidRDefault="00FF3740" w:rsidP="00FF3740">
      <w:pPr>
        <w:rPr>
          <w:rtl/>
        </w:rPr>
      </w:pPr>
      <w:r w:rsidRPr="00213185">
        <w:rPr>
          <w:rStyle w:val="a4"/>
          <w:rFonts w:hint="cs"/>
          <w:rtl/>
        </w:rPr>
        <w:t>לב</w:t>
      </w:r>
      <w:r w:rsidRPr="00213185">
        <w:rPr>
          <w:rStyle w:val="a4"/>
          <w:rtl/>
        </w:rPr>
        <w:t>ר פדא</w:t>
      </w:r>
      <w:r w:rsidRPr="006F178A">
        <w:rPr>
          <w:rtl/>
        </w:rPr>
        <w:t xml:space="preserve"> </w:t>
      </w:r>
      <w:r w:rsidR="00EA32B0">
        <w:rPr>
          <w:rFonts w:hint="cs"/>
          <w:rtl/>
        </w:rPr>
        <w:t>-</w:t>
      </w:r>
      <w:r w:rsidRPr="00EA32B0">
        <w:rPr>
          <w:rStyle w:val="a4"/>
          <w:rtl/>
        </w:rPr>
        <w:t>אימא סיפא:</w:t>
      </w:r>
      <w:r w:rsidRPr="006F178A">
        <w:rPr>
          <w:rtl/>
        </w:rPr>
        <w:t xml:space="preserve"> ואם גילח את הראשונה ליום </w:t>
      </w:r>
      <w:r w:rsidRPr="006F178A">
        <w:rPr>
          <w:rFonts w:hint="cs"/>
          <w:rtl/>
        </w:rPr>
        <w:t>ל'</w:t>
      </w:r>
      <w:r w:rsidRPr="006F178A">
        <w:rPr>
          <w:rtl/>
        </w:rPr>
        <w:t xml:space="preserve"> מגלח השניה ליום </w:t>
      </w:r>
      <w:r w:rsidRPr="006F178A">
        <w:rPr>
          <w:rFonts w:hint="cs"/>
          <w:rtl/>
        </w:rPr>
        <w:t>ס'</w:t>
      </w:r>
      <w:r w:rsidRPr="006F178A">
        <w:rPr>
          <w:rtl/>
        </w:rPr>
        <w:t xml:space="preserve">! </w:t>
      </w:r>
      <w:r w:rsidRPr="00213185">
        <w:rPr>
          <w:rStyle w:val="a4"/>
          <w:rFonts w:hint="cs"/>
          <w:rtl/>
        </w:rPr>
        <w:t>ו</w:t>
      </w:r>
      <w:r w:rsidRPr="00213185">
        <w:rPr>
          <w:rStyle w:val="a4"/>
          <w:rtl/>
        </w:rPr>
        <w:t>סיפא מסייעא</w:t>
      </w:r>
      <w:r w:rsidRPr="006F178A">
        <w:rPr>
          <w:rtl/>
        </w:rPr>
        <w:t>, רישא באומר שלימים.</w:t>
      </w:r>
    </w:p>
    <w:p w14:paraId="64FBC5F7" w14:textId="0D214C9A" w:rsidR="00213185" w:rsidRDefault="00FF3740" w:rsidP="002E083F">
      <w:pPr>
        <w:rPr>
          <w:rtl/>
        </w:rPr>
      </w:pPr>
      <w:r w:rsidRPr="00213185">
        <w:rPr>
          <w:rStyle w:val="a4"/>
          <w:rtl/>
        </w:rPr>
        <w:t>ולרב מתנא</w:t>
      </w:r>
      <w:r w:rsidRPr="00213185">
        <w:rPr>
          <w:rStyle w:val="a4"/>
          <w:rFonts w:hint="cs"/>
          <w:rtl/>
        </w:rPr>
        <w:t xml:space="preserve">: </w:t>
      </w:r>
      <w:r w:rsidRPr="006F178A">
        <w:rPr>
          <w:rtl/>
        </w:rPr>
        <w:t>סיפא: יום שלשים עולה לכאן ולכאן.</w:t>
      </w:r>
      <w:r w:rsidRPr="006F178A">
        <w:rPr>
          <w:rFonts w:hint="cs"/>
          <w:rtl/>
        </w:rPr>
        <w:t xml:space="preserve"> </w:t>
      </w:r>
    </w:p>
    <w:p w14:paraId="6F2350E3" w14:textId="41CC1E27" w:rsidR="00FF3740" w:rsidRPr="006F178A" w:rsidRDefault="00FF3740" w:rsidP="00213185">
      <w:pPr>
        <w:rPr>
          <w:rtl/>
        </w:rPr>
      </w:pPr>
      <w:r w:rsidRPr="00213185">
        <w:rPr>
          <w:rStyle w:val="a4"/>
          <w:rFonts w:hint="cs"/>
          <w:rtl/>
        </w:rPr>
        <w:t>וקמ</w:t>
      </w:r>
      <w:r w:rsidRPr="00213185">
        <w:rPr>
          <w:rStyle w:val="a4"/>
          <w:rtl/>
        </w:rPr>
        <w:t>"</w:t>
      </w:r>
      <w:r w:rsidRPr="00213185">
        <w:rPr>
          <w:rStyle w:val="a4"/>
          <w:rFonts w:hint="cs"/>
          <w:rtl/>
        </w:rPr>
        <w:t>ל</w:t>
      </w:r>
      <w:r w:rsidRPr="006F178A">
        <w:rPr>
          <w:rFonts w:hint="cs"/>
          <w:rtl/>
        </w:rPr>
        <w:t xml:space="preserve"> </w:t>
      </w:r>
      <w:r w:rsidR="00585A64">
        <w:rPr>
          <w:rFonts w:hint="cs"/>
          <w:rtl/>
        </w:rPr>
        <w:t>אף</w:t>
      </w:r>
      <w:r w:rsidRPr="006F178A">
        <w:rPr>
          <w:rFonts w:hint="cs"/>
          <w:rtl/>
        </w:rPr>
        <w:t xml:space="preserve"> לשתי נזירות אמרי' מקצת היום ככולו </w:t>
      </w:r>
    </w:p>
    <w:p w14:paraId="38E30EC0" w14:textId="53B14858" w:rsidR="00FF3740" w:rsidRPr="00766B62" w:rsidRDefault="00213185" w:rsidP="00FF3740">
      <w:pPr>
        <w:rPr>
          <w:rFonts w:cs="BA Vilna Bold"/>
          <w:rtl/>
        </w:rPr>
      </w:pPr>
      <w:r w:rsidRPr="00213185">
        <w:rPr>
          <w:rStyle w:val="a4"/>
          <w:rFonts w:hint="cs"/>
          <w:rtl/>
        </w:rPr>
        <w:t>ה.</w:t>
      </w:r>
      <w:r w:rsidR="00FF3740" w:rsidRPr="00766B62">
        <w:rPr>
          <w:rFonts w:cs="BA Vilna Bold"/>
          <w:rtl/>
        </w:rPr>
        <w:t xml:space="preserve"> תנן: אם גילח יום </w:t>
      </w:r>
      <w:r w:rsidR="002E083F" w:rsidRPr="00766B62">
        <w:rPr>
          <w:rFonts w:cs="BA Vilna Bold" w:hint="cs"/>
          <w:rtl/>
        </w:rPr>
        <w:t>ס'</w:t>
      </w:r>
      <w:r w:rsidR="00FF3740" w:rsidRPr="00766B62">
        <w:rPr>
          <w:rFonts w:cs="BA Vilna Bold"/>
          <w:rtl/>
        </w:rPr>
        <w:t xml:space="preserve"> חסר א</w:t>
      </w:r>
      <w:r w:rsidR="002E083F" w:rsidRPr="00766B62">
        <w:rPr>
          <w:rFonts w:cs="BA Vilna Bold" w:hint="cs"/>
          <w:rtl/>
        </w:rPr>
        <w:t>'</w:t>
      </w:r>
      <w:r w:rsidR="00FF3740" w:rsidRPr="00766B62">
        <w:rPr>
          <w:rFonts w:cs="BA Vilna Bold"/>
          <w:rtl/>
        </w:rPr>
        <w:t xml:space="preserve"> יצא, שיום </w:t>
      </w:r>
      <w:r w:rsidR="00D8005A" w:rsidRPr="00766B62">
        <w:rPr>
          <w:rFonts w:cs="BA Vilna Bold" w:hint="cs"/>
          <w:rtl/>
        </w:rPr>
        <w:t>ל'</w:t>
      </w:r>
      <w:r w:rsidR="00FF3740" w:rsidRPr="00766B62">
        <w:rPr>
          <w:rFonts w:cs="BA Vilna Bold"/>
          <w:rtl/>
        </w:rPr>
        <w:t xml:space="preserve"> עולה לו מן המנין</w:t>
      </w:r>
      <w:r w:rsidR="001A7DD4" w:rsidRPr="00766B62">
        <w:rPr>
          <w:rFonts w:cs="BA Vilna Bold"/>
          <w:rtl/>
        </w:rPr>
        <w:t>.</w:t>
      </w:r>
    </w:p>
    <w:p w14:paraId="79B9A002" w14:textId="53312F42" w:rsidR="00FF3740" w:rsidRPr="006F178A" w:rsidRDefault="00FF3740" w:rsidP="00FF3740">
      <w:pPr>
        <w:rPr>
          <w:rtl/>
        </w:rPr>
      </w:pPr>
      <w:r w:rsidRPr="00D8005A">
        <w:rPr>
          <w:rStyle w:val="a4"/>
          <w:rFonts w:hint="cs"/>
          <w:rtl/>
        </w:rPr>
        <w:t>לר</w:t>
      </w:r>
      <w:r w:rsidRPr="00D8005A">
        <w:rPr>
          <w:rStyle w:val="a4"/>
          <w:rtl/>
        </w:rPr>
        <w:t>ב מתנא</w:t>
      </w:r>
      <w:r w:rsidR="002E083F">
        <w:rPr>
          <w:rFonts w:hint="cs"/>
          <w:rtl/>
        </w:rPr>
        <w:t>:</w:t>
      </w:r>
      <w:r w:rsidRPr="006F178A">
        <w:rPr>
          <w:rtl/>
        </w:rPr>
        <w:t xml:space="preserve"> ניחא, </w:t>
      </w:r>
    </w:p>
    <w:p w14:paraId="613C58C5" w14:textId="4C167C90" w:rsidR="00FF3740" w:rsidRPr="006F178A" w:rsidRDefault="00FF3740" w:rsidP="00FF3740">
      <w:pPr>
        <w:rPr>
          <w:rtl/>
        </w:rPr>
      </w:pPr>
      <w:r w:rsidRPr="00D8005A">
        <w:rPr>
          <w:rStyle w:val="a4"/>
          <w:rtl/>
        </w:rPr>
        <w:t>לבר פדא</w:t>
      </w:r>
      <w:r w:rsidRPr="006F178A">
        <w:rPr>
          <w:rFonts w:hint="cs"/>
          <w:rtl/>
        </w:rPr>
        <w:t>:</w:t>
      </w:r>
      <w:r w:rsidR="00D8005A">
        <w:rPr>
          <w:rFonts w:hint="cs"/>
          <w:rtl/>
        </w:rPr>
        <w:t xml:space="preserve"> </w:t>
      </w:r>
      <w:r w:rsidRPr="006F178A">
        <w:rPr>
          <w:rtl/>
        </w:rPr>
        <w:t>אנא נמי אהא סמכי.</w:t>
      </w:r>
    </w:p>
    <w:p w14:paraId="564C44E5" w14:textId="26836A52" w:rsidR="00FF3740" w:rsidRPr="00766B62" w:rsidRDefault="00D8005A" w:rsidP="00FF3740">
      <w:pPr>
        <w:rPr>
          <w:rFonts w:cs="BA Vilna Bold"/>
          <w:rtl/>
        </w:rPr>
      </w:pPr>
      <w:r w:rsidRPr="00D8005A">
        <w:rPr>
          <w:rStyle w:val="a4"/>
          <w:rFonts w:hint="cs"/>
          <w:rtl/>
        </w:rPr>
        <w:t xml:space="preserve">ו. </w:t>
      </w:r>
      <w:r w:rsidR="00FF3740" w:rsidRPr="00D8005A">
        <w:rPr>
          <w:rStyle w:val="a4"/>
          <w:rtl/>
        </w:rPr>
        <w:t xml:space="preserve">תנן: </w:t>
      </w:r>
      <w:r w:rsidR="00FF3740" w:rsidRPr="00766B62">
        <w:rPr>
          <w:rFonts w:cs="BA Vilna Bold"/>
          <w:rtl/>
        </w:rPr>
        <w:t>מי שאמר הריני נזיר, נטמא יום שלשים - סותר את הכל</w:t>
      </w:r>
      <w:r w:rsidR="001A7DD4" w:rsidRPr="00766B62">
        <w:rPr>
          <w:rFonts w:cs="BA Vilna Bold"/>
          <w:rtl/>
        </w:rPr>
        <w:t>.</w:t>
      </w:r>
    </w:p>
    <w:p w14:paraId="46FBD97C" w14:textId="77777777" w:rsidR="00FF3740" w:rsidRPr="006F178A" w:rsidRDefault="00FF3740" w:rsidP="00FF3740">
      <w:pPr>
        <w:rPr>
          <w:rtl/>
        </w:rPr>
      </w:pPr>
      <w:r w:rsidRPr="00D8005A">
        <w:rPr>
          <w:rStyle w:val="a4"/>
          <w:rFonts w:hint="cs"/>
          <w:rtl/>
        </w:rPr>
        <w:t>ל</w:t>
      </w:r>
      <w:r w:rsidRPr="00D8005A">
        <w:rPr>
          <w:rStyle w:val="a4"/>
          <w:rtl/>
        </w:rPr>
        <w:t>רב מתנא</w:t>
      </w:r>
      <w:r w:rsidRPr="006F178A">
        <w:rPr>
          <w:rtl/>
        </w:rPr>
        <w:t xml:space="preserve"> ניחא, </w:t>
      </w:r>
    </w:p>
    <w:p w14:paraId="46D35126" w14:textId="77777777" w:rsidR="00FF3740" w:rsidRPr="006F178A" w:rsidRDefault="00FF3740" w:rsidP="00516202">
      <w:pPr>
        <w:pStyle w:val="affff5"/>
        <w:framePr w:wrap="around"/>
        <w:rPr>
          <w:rtl/>
        </w:rPr>
      </w:pPr>
      <w:r w:rsidRPr="006F178A">
        <w:rPr>
          <w:rFonts w:hint="cs"/>
          <w:rtl/>
        </w:rPr>
        <w:t>ו:</w:t>
      </w:r>
    </w:p>
    <w:p w14:paraId="33DCF63F" w14:textId="261B3B2E" w:rsidR="00FF3740" w:rsidRPr="006F178A" w:rsidRDefault="00FF3740" w:rsidP="00FF3740">
      <w:pPr>
        <w:rPr>
          <w:rtl/>
        </w:rPr>
      </w:pPr>
      <w:r w:rsidRPr="00D8005A">
        <w:rPr>
          <w:rStyle w:val="a4"/>
          <w:rtl/>
        </w:rPr>
        <w:t xml:space="preserve">לבר פדא: </w:t>
      </w:r>
      <w:r w:rsidRPr="006F178A">
        <w:rPr>
          <w:rFonts w:ascii="FontbitDavid" w:hAnsi="FontbitDavid"/>
          <w:rtl/>
        </w:rPr>
        <w:t xml:space="preserve">אימא סיפא, </w:t>
      </w:r>
      <w:r w:rsidRPr="00D8005A">
        <w:rPr>
          <w:rStyle w:val="a4"/>
          <w:rtl/>
        </w:rPr>
        <w:t>ר</w:t>
      </w:r>
      <w:r w:rsidR="00D8005A">
        <w:rPr>
          <w:rStyle w:val="a4"/>
          <w:rFonts w:hint="cs"/>
          <w:rtl/>
        </w:rPr>
        <w:t>"א</w:t>
      </w:r>
      <w:r w:rsidRPr="00D8005A">
        <w:rPr>
          <w:rStyle w:val="a4"/>
          <w:rtl/>
        </w:rPr>
        <w:t xml:space="preserve"> אומר: </w:t>
      </w:r>
      <w:r w:rsidRPr="006F178A">
        <w:rPr>
          <w:rFonts w:ascii="FontbitDavid" w:hAnsi="FontbitDavid"/>
          <w:rtl/>
        </w:rPr>
        <w:t>אינו סותר אלא שבעה</w:t>
      </w:r>
      <w:r w:rsidR="001A7DD4">
        <w:rPr>
          <w:rFonts w:ascii="FontbitDavid" w:hAnsi="FontbitDavid"/>
          <w:rtl/>
        </w:rPr>
        <w:t>.</w:t>
      </w:r>
    </w:p>
    <w:p w14:paraId="3EDFA7C1" w14:textId="4E65B96C" w:rsidR="00FF3740" w:rsidRPr="006F178A" w:rsidRDefault="00FF3740" w:rsidP="00C82B01">
      <w:pPr>
        <w:rPr>
          <w:rtl/>
        </w:rPr>
      </w:pPr>
      <w:r w:rsidRPr="006F178A">
        <w:rPr>
          <w:rtl/>
        </w:rPr>
        <w:t xml:space="preserve">אי </w:t>
      </w:r>
      <w:r w:rsidR="00602480">
        <w:rPr>
          <w:rFonts w:hint="cs"/>
          <w:rtl/>
        </w:rPr>
        <w:t>ל'</w:t>
      </w:r>
      <w:r w:rsidRPr="006F178A">
        <w:rPr>
          <w:rtl/>
        </w:rPr>
        <w:t xml:space="preserve"> בעינן, נסתור כולהו! </w:t>
      </w:r>
      <w:r w:rsidR="00602480">
        <w:rPr>
          <w:rStyle w:val="a4"/>
          <w:rFonts w:hint="cs"/>
          <w:rtl/>
        </w:rPr>
        <w:t xml:space="preserve"> </w:t>
      </w:r>
      <w:r w:rsidR="00602480" w:rsidRPr="00602480">
        <w:rPr>
          <w:rStyle w:val="a4"/>
          <w:rFonts w:hint="cs"/>
          <w:rtl/>
        </w:rPr>
        <w:t>-</w:t>
      </w:r>
      <w:r w:rsidRPr="00602480">
        <w:rPr>
          <w:rStyle w:val="a4"/>
          <w:rtl/>
        </w:rPr>
        <w:t>קסבר ר</w:t>
      </w:r>
      <w:r w:rsidR="00602480" w:rsidRPr="00602480">
        <w:rPr>
          <w:rStyle w:val="a4"/>
          <w:rFonts w:hint="cs"/>
          <w:rtl/>
        </w:rPr>
        <w:t>"א</w:t>
      </w:r>
      <w:r w:rsidRPr="00602480">
        <w:rPr>
          <w:rStyle w:val="a4"/>
          <w:rtl/>
        </w:rPr>
        <w:t xml:space="preserve">: </w:t>
      </w:r>
      <w:r w:rsidRPr="006F178A">
        <w:rPr>
          <w:rtl/>
        </w:rPr>
        <w:t>מקצת היום ככולו.</w:t>
      </w:r>
    </w:p>
    <w:p w14:paraId="460A5F05" w14:textId="77777777" w:rsidR="0059383E" w:rsidRDefault="00FF3740" w:rsidP="00602480">
      <w:pPr>
        <w:rPr>
          <w:rtl/>
        </w:rPr>
      </w:pPr>
      <w:r w:rsidRPr="0059383E">
        <w:rPr>
          <w:rStyle w:val="a4"/>
          <w:rtl/>
        </w:rPr>
        <w:t>תנן:</w:t>
      </w:r>
      <w:r w:rsidRPr="006F178A">
        <w:rPr>
          <w:rtl/>
        </w:rPr>
        <w:t xml:space="preserve"> הריני נזיר מאה יום, נטמא יום מאה - סותר הכל, </w:t>
      </w:r>
    </w:p>
    <w:p w14:paraId="6ACAC498" w14:textId="3F858348" w:rsidR="00FF3740" w:rsidRPr="00D454EC" w:rsidRDefault="0059383E" w:rsidP="00C82B01">
      <w:pPr>
        <w:ind w:firstLine="113"/>
        <w:rPr>
          <w:spacing w:val="-6"/>
          <w:rtl/>
        </w:rPr>
      </w:pPr>
      <w:r>
        <w:rPr>
          <w:rStyle w:val="a4"/>
          <w:rFonts w:hint="cs"/>
          <w:rtl/>
        </w:rPr>
        <w:t>ל</w:t>
      </w:r>
      <w:r w:rsidR="00FF3740" w:rsidRPr="0059383E">
        <w:rPr>
          <w:rStyle w:val="a4"/>
          <w:rtl/>
        </w:rPr>
        <w:t>ר</w:t>
      </w:r>
      <w:r>
        <w:rPr>
          <w:rStyle w:val="a4"/>
          <w:rFonts w:hint="cs"/>
          <w:rtl/>
        </w:rPr>
        <w:t>"א</w:t>
      </w:r>
      <w:r w:rsidR="00FF3740" w:rsidRPr="0059383E">
        <w:rPr>
          <w:rStyle w:val="a4"/>
          <w:rtl/>
        </w:rPr>
        <w:t>:</w:t>
      </w:r>
      <w:r w:rsidR="00FF3740" w:rsidRPr="006F178A">
        <w:rPr>
          <w:rtl/>
        </w:rPr>
        <w:t xml:space="preserve"> </w:t>
      </w:r>
      <w:r w:rsidR="00C82B01">
        <w:rPr>
          <w:rFonts w:hint="cs"/>
          <w:rtl/>
        </w:rPr>
        <w:t>סותר רק ל' יום</w:t>
      </w:r>
      <w:r w:rsidR="00C82B01">
        <w:rPr>
          <w:rFonts w:hint="cs"/>
          <w:spacing w:val="-6"/>
          <w:rtl/>
        </w:rPr>
        <w:t xml:space="preserve"> </w:t>
      </w:r>
      <w:r w:rsidR="00FF3740" w:rsidRPr="00C82B01">
        <w:rPr>
          <w:rStyle w:val="a4"/>
          <w:rtl/>
        </w:rPr>
        <w:t xml:space="preserve">ואי </w:t>
      </w:r>
      <w:r w:rsidR="00602480" w:rsidRPr="00C82B01">
        <w:rPr>
          <w:rStyle w:val="a4"/>
          <w:rFonts w:hint="cs"/>
          <w:rtl/>
        </w:rPr>
        <w:t>לר''א</w:t>
      </w:r>
      <w:r w:rsidR="00FF3740" w:rsidRPr="00D454EC">
        <w:rPr>
          <w:spacing w:val="-6"/>
          <w:rtl/>
        </w:rPr>
        <w:t xml:space="preserve"> מקצת היום ככולו, נסתור שבעה! ואי לא סבר מקצת היום ככולו, ליסתור כולהו! </w:t>
      </w:r>
    </w:p>
    <w:p w14:paraId="7FE4F4C0" w14:textId="083FD69F" w:rsidR="00FF3740" w:rsidRPr="006F178A" w:rsidRDefault="00FF3740" w:rsidP="00C82B01">
      <w:pPr>
        <w:rPr>
          <w:rtl/>
        </w:rPr>
      </w:pPr>
      <w:r w:rsidRPr="00C82B01">
        <w:rPr>
          <w:rStyle w:val="a4"/>
          <w:rtl/>
        </w:rPr>
        <w:t>לעולם</w:t>
      </w:r>
      <w:r w:rsidRPr="00C82B01">
        <w:rPr>
          <w:rFonts w:ascii="FontbitDavid" w:hAnsi="FontbitDavid"/>
          <w:rtl/>
        </w:rPr>
        <w:t xml:space="preserve"> לא אמרינן מקצת היום ככולו.</w:t>
      </w:r>
      <w:r w:rsidR="00C82B01">
        <w:rPr>
          <w:rFonts w:hint="cs"/>
          <w:rtl/>
        </w:rPr>
        <w:t xml:space="preserve"> ולא סותר הכל</w:t>
      </w:r>
    </w:p>
    <w:p w14:paraId="0D8E5B92" w14:textId="3BF8EA99" w:rsidR="00FF3740" w:rsidRPr="00757D20" w:rsidRDefault="00FF3740" w:rsidP="00FF3740">
      <w:pPr>
        <w:rPr>
          <w:rtl/>
        </w:rPr>
      </w:pPr>
      <w:r w:rsidRPr="00C82B01">
        <w:rPr>
          <w:rStyle w:val="a4"/>
          <w:rFonts w:hint="cs"/>
          <w:rtl/>
        </w:rPr>
        <w:t>ר</w:t>
      </w:r>
      <w:r w:rsidRPr="00C82B01">
        <w:rPr>
          <w:rStyle w:val="a4"/>
          <w:rtl/>
        </w:rPr>
        <w:t>"</w:t>
      </w:r>
      <w:r w:rsidRPr="00C82B01">
        <w:rPr>
          <w:rStyle w:val="a4"/>
          <w:rFonts w:hint="cs"/>
          <w:rtl/>
        </w:rPr>
        <w:t>ל טע</w:t>
      </w:r>
      <w:r w:rsidR="00FC2E16">
        <w:rPr>
          <w:rStyle w:val="a4"/>
          <w:rFonts w:hint="cs"/>
          <w:rtl/>
        </w:rPr>
        <w:t>ם</w:t>
      </w:r>
      <w:r w:rsidRPr="00C82B01">
        <w:rPr>
          <w:rStyle w:val="a4"/>
          <w:rFonts w:hint="cs"/>
          <w:rtl/>
        </w:rPr>
        <w:t xml:space="preserve"> דר</w:t>
      </w:r>
      <w:r w:rsidRPr="00C82B01">
        <w:rPr>
          <w:rStyle w:val="a4"/>
          <w:rtl/>
        </w:rPr>
        <w:t>"</w:t>
      </w:r>
      <w:r w:rsidRPr="00C82B01">
        <w:rPr>
          <w:rStyle w:val="a4"/>
          <w:rFonts w:hint="cs"/>
          <w:rtl/>
        </w:rPr>
        <w:t>א</w:t>
      </w:r>
      <w:r w:rsidRPr="00AF76D0">
        <w:rPr>
          <w:rStyle w:val="afffffe"/>
          <w:rFonts w:hint="cs"/>
          <w:rtl/>
        </w:rPr>
        <w:t xml:space="preserve"> '</w:t>
      </w:r>
      <w:r w:rsidRPr="00AF76D0">
        <w:rPr>
          <w:rStyle w:val="afffffe"/>
          <w:rtl/>
        </w:rPr>
        <w:t>זאת תורת הנזיר ביום מלאת ימי נזרו</w:t>
      </w:r>
      <w:r w:rsidRPr="00AF76D0">
        <w:rPr>
          <w:rStyle w:val="afffffe"/>
          <w:rFonts w:hint="cs"/>
          <w:rtl/>
        </w:rPr>
        <w:t>'</w:t>
      </w:r>
      <w:r w:rsidRPr="00AF76D0">
        <w:rPr>
          <w:rStyle w:val="afffffe"/>
          <w:rtl/>
        </w:rPr>
        <w:t>,</w:t>
      </w:r>
      <w:r w:rsidRPr="00757D20">
        <w:rPr>
          <w:rtl/>
        </w:rPr>
        <w:t xml:space="preserve"> התורה אמרה: נטמא ביום מלאת תן לו תורת נזיר.</w:t>
      </w:r>
    </w:p>
    <w:p w14:paraId="100F05B1" w14:textId="77777777" w:rsidR="001010A6" w:rsidRDefault="00FF3740" w:rsidP="00FF3740">
      <w:pPr>
        <w:rPr>
          <w:rStyle w:val="a4"/>
          <w:rtl/>
        </w:rPr>
      </w:pPr>
      <w:r w:rsidRPr="001010A6">
        <w:rPr>
          <w:rStyle w:val="a4"/>
          <w:rtl/>
        </w:rPr>
        <w:t xml:space="preserve">לימא כתנאי: </w:t>
      </w:r>
      <w:r w:rsidRPr="001010A6">
        <w:rPr>
          <w:rStyle w:val="a4"/>
          <w:rFonts w:hint="cs"/>
          <w:rtl/>
        </w:rPr>
        <w:t>ר</w:t>
      </w:r>
      <w:r w:rsidR="001010A6">
        <w:rPr>
          <w:rStyle w:val="a4"/>
          <w:rFonts w:hint="cs"/>
          <w:rtl/>
        </w:rPr>
        <w:t>"יא</w:t>
      </w:r>
      <w:r w:rsidRPr="001010A6">
        <w:rPr>
          <w:rStyle w:val="a4"/>
          <w:rFonts w:hint="cs"/>
          <w:rtl/>
        </w:rPr>
        <w:t xml:space="preserve">: </w:t>
      </w:r>
      <w:r w:rsidRPr="00AF76D0">
        <w:rPr>
          <w:rStyle w:val="afffffe"/>
          <w:rFonts w:hint="cs"/>
          <w:rtl/>
        </w:rPr>
        <w:t>'</w:t>
      </w:r>
      <w:r w:rsidRPr="00AF76D0">
        <w:rPr>
          <w:rStyle w:val="afffffe"/>
          <w:rtl/>
        </w:rPr>
        <w:t>עד מלאת הימים</w:t>
      </w:r>
      <w:r w:rsidRPr="00AF76D0">
        <w:rPr>
          <w:rStyle w:val="afffffe"/>
          <w:rFonts w:hint="cs"/>
          <w:rtl/>
        </w:rPr>
        <w:t>'</w:t>
      </w:r>
      <w:r w:rsidRPr="00AF76D0">
        <w:rPr>
          <w:rStyle w:val="afffffe"/>
          <w:rtl/>
        </w:rPr>
        <w:t xml:space="preserve"> </w:t>
      </w:r>
      <w:r w:rsidRPr="00757D20">
        <w:rPr>
          <w:rtl/>
        </w:rPr>
        <w:t xml:space="preserve">- שומעני מיעוט ימים שנים? </w:t>
      </w:r>
    </w:p>
    <w:p w14:paraId="295BA038" w14:textId="0B672BFB" w:rsidR="00FF3740" w:rsidRPr="00757D20" w:rsidRDefault="00FF3740" w:rsidP="001010A6">
      <w:pPr>
        <w:ind w:left="226" w:firstLine="113"/>
        <w:rPr>
          <w:rtl/>
        </w:rPr>
      </w:pPr>
      <w:r w:rsidRPr="001010A6">
        <w:rPr>
          <w:rStyle w:val="a4"/>
          <w:rtl/>
        </w:rPr>
        <w:t xml:space="preserve">ת"ל: </w:t>
      </w:r>
      <w:r w:rsidRPr="001010A6">
        <w:rPr>
          <w:rStyle w:val="a4"/>
          <w:rFonts w:hint="cs"/>
          <w:rtl/>
        </w:rPr>
        <w:t>'</w:t>
      </w:r>
      <w:r w:rsidRPr="004A3A20">
        <w:rPr>
          <w:rStyle w:val="afffffe"/>
          <w:rtl/>
        </w:rPr>
        <w:t>קדוש יהיה גדל פרע</w:t>
      </w:r>
      <w:r w:rsidRPr="004A3A20">
        <w:rPr>
          <w:rStyle w:val="afffffe"/>
          <w:rFonts w:hint="cs"/>
          <w:rtl/>
        </w:rPr>
        <w:t>'</w:t>
      </w:r>
      <w:r w:rsidRPr="004A3A20">
        <w:rPr>
          <w:rStyle w:val="afffffe"/>
          <w:rtl/>
        </w:rPr>
        <w:t>,</w:t>
      </w:r>
      <w:r w:rsidRPr="00757D20">
        <w:rPr>
          <w:rtl/>
        </w:rPr>
        <w:t xml:space="preserve"> אין גידול שער פחות משלשים,</w:t>
      </w:r>
    </w:p>
    <w:p w14:paraId="3B1E5651" w14:textId="19301A9B" w:rsidR="00FF3740" w:rsidRPr="006F178A" w:rsidRDefault="00FF3740" w:rsidP="001010A6">
      <w:pPr>
        <w:ind w:firstLine="113"/>
        <w:rPr>
          <w:rtl/>
        </w:rPr>
      </w:pPr>
      <w:r w:rsidRPr="001010A6">
        <w:rPr>
          <w:rStyle w:val="a4"/>
          <w:rtl/>
        </w:rPr>
        <w:t>ר</w:t>
      </w:r>
      <w:r w:rsidR="00C34728">
        <w:rPr>
          <w:rStyle w:val="a4"/>
          <w:rFonts w:hint="cs"/>
          <w:rtl/>
        </w:rPr>
        <w:t>י</w:t>
      </w:r>
      <w:r w:rsidR="001010A6">
        <w:rPr>
          <w:rStyle w:val="a4"/>
          <w:rFonts w:hint="cs"/>
          <w:rtl/>
        </w:rPr>
        <w:t>"</w:t>
      </w:r>
      <w:r w:rsidR="00C34728">
        <w:rPr>
          <w:rStyle w:val="a4"/>
          <w:rFonts w:hint="cs"/>
          <w:rtl/>
        </w:rPr>
        <w:t xml:space="preserve">ו </w:t>
      </w:r>
      <w:r w:rsidRPr="00AF76D0">
        <w:rPr>
          <w:rStyle w:val="afffffe"/>
          <w:rFonts w:hint="cs"/>
          <w:rtl/>
        </w:rPr>
        <w:t>'</w:t>
      </w:r>
      <w:r w:rsidRPr="00AF76D0">
        <w:rPr>
          <w:rStyle w:val="afffffe"/>
          <w:rtl/>
        </w:rPr>
        <w:t>עד מלאת הימים</w:t>
      </w:r>
      <w:r w:rsidRPr="00AF76D0">
        <w:rPr>
          <w:rStyle w:val="afffffe"/>
          <w:rFonts w:hint="cs"/>
          <w:rtl/>
        </w:rPr>
        <w:t>'</w:t>
      </w:r>
      <w:r w:rsidRPr="00AF76D0">
        <w:rPr>
          <w:rStyle w:val="afffffe"/>
          <w:rtl/>
        </w:rPr>
        <w:t>,</w:t>
      </w:r>
      <w:r w:rsidRPr="006F178A">
        <w:rPr>
          <w:rFonts w:ascii="FontbitDavid" w:hAnsi="FontbitDavid"/>
          <w:rtl/>
        </w:rPr>
        <w:t xml:space="preserve"> </w:t>
      </w:r>
      <w:r w:rsidR="00C34728">
        <w:rPr>
          <w:rFonts w:ascii="FontbitDavid" w:hAnsi="FontbitDavid" w:hint="cs"/>
          <w:rtl/>
        </w:rPr>
        <w:t xml:space="preserve"> </w:t>
      </w:r>
      <w:r w:rsidRPr="006F178A">
        <w:rPr>
          <w:rFonts w:ascii="FontbitDavid" w:hAnsi="FontbitDavid"/>
          <w:rtl/>
        </w:rPr>
        <w:t xml:space="preserve">ימים שצריכין למלאות </w:t>
      </w:r>
      <w:r w:rsidR="001010A6">
        <w:rPr>
          <w:rFonts w:ascii="FontbitDavid" w:hAnsi="FontbitDavid" w:hint="cs"/>
          <w:rtl/>
        </w:rPr>
        <w:t>-</w:t>
      </w:r>
      <w:r w:rsidRPr="006F178A">
        <w:rPr>
          <w:rFonts w:ascii="FontbitDavid" w:hAnsi="FontbitDavid"/>
          <w:rtl/>
        </w:rPr>
        <w:t xml:space="preserve"> שלשים</w:t>
      </w:r>
      <w:r w:rsidR="001A7DD4">
        <w:rPr>
          <w:rFonts w:ascii="FontbitDavid" w:hAnsi="FontbitDavid"/>
          <w:rtl/>
        </w:rPr>
        <w:t>.</w:t>
      </w:r>
    </w:p>
    <w:p w14:paraId="15E23054" w14:textId="362F94E1" w:rsidR="00FF3740" w:rsidRPr="00C34728" w:rsidRDefault="00FF3740" w:rsidP="0073466F">
      <w:pPr>
        <w:pStyle w:val="a3"/>
        <w:rPr>
          <w:rtl/>
        </w:rPr>
      </w:pPr>
      <w:r w:rsidRPr="00C34728">
        <w:rPr>
          <w:rtl/>
        </w:rPr>
        <w:t>מאי לאו</w:t>
      </w:r>
      <w:r w:rsidR="00C34728">
        <w:rPr>
          <w:rFonts w:hint="cs"/>
          <w:rtl/>
        </w:rPr>
        <w:t>:</w:t>
      </w:r>
      <w:r w:rsidRPr="00C34728">
        <w:rPr>
          <w:rtl/>
        </w:rPr>
        <w:t xml:space="preserve"> רב מתנא דכרבי יאשיה, </w:t>
      </w:r>
      <w:r w:rsidR="001010A6" w:rsidRPr="00C34728">
        <w:rPr>
          <w:rFonts w:hint="cs"/>
          <w:rtl/>
        </w:rPr>
        <w:t>וב''פ</w:t>
      </w:r>
      <w:r w:rsidRPr="00C34728">
        <w:rPr>
          <w:rtl/>
        </w:rPr>
        <w:t xml:space="preserve"> כרבי יונתן! </w:t>
      </w:r>
    </w:p>
    <w:p w14:paraId="2164C442" w14:textId="12A3C455" w:rsidR="00FF3740" w:rsidRPr="006F178A" w:rsidRDefault="00FF3740" w:rsidP="007C77CE">
      <w:r w:rsidRPr="00C34728">
        <w:rPr>
          <w:rStyle w:val="a4"/>
          <w:rFonts w:hint="cs"/>
          <w:rtl/>
        </w:rPr>
        <w:t>א</w:t>
      </w:r>
      <w:r w:rsidRPr="00C34728">
        <w:rPr>
          <w:rStyle w:val="a4"/>
          <w:rtl/>
        </w:rPr>
        <w:t>"</w:t>
      </w:r>
      <w:r w:rsidRPr="00C34728">
        <w:rPr>
          <w:rStyle w:val="a4"/>
          <w:rFonts w:hint="cs"/>
          <w:rtl/>
        </w:rPr>
        <w:t>ל ר</w:t>
      </w:r>
      <w:r w:rsidRPr="00C34728">
        <w:rPr>
          <w:rStyle w:val="a4"/>
          <w:rtl/>
        </w:rPr>
        <w:t>"</w:t>
      </w:r>
      <w:r w:rsidRPr="00C34728">
        <w:rPr>
          <w:rStyle w:val="a4"/>
          <w:rFonts w:hint="cs"/>
          <w:rtl/>
        </w:rPr>
        <w:t>מ</w:t>
      </w:r>
      <w:r w:rsidRPr="00C34728">
        <w:rPr>
          <w:rFonts w:ascii="FontbitDavid" w:hAnsi="FontbitDavid" w:hint="cs"/>
          <w:rtl/>
        </w:rPr>
        <w:t xml:space="preserve"> </w:t>
      </w:r>
      <w:r w:rsidRPr="007C77CE">
        <w:rPr>
          <w:rStyle w:val="a4"/>
          <w:rFonts w:hint="cs"/>
          <w:rtl/>
        </w:rPr>
        <w:t>לכו</w:t>
      </w:r>
      <w:r w:rsidRPr="007C77CE">
        <w:rPr>
          <w:rStyle w:val="a4"/>
          <w:rtl/>
        </w:rPr>
        <w:t>"</w:t>
      </w:r>
      <w:r w:rsidRPr="007C77CE">
        <w:rPr>
          <w:rStyle w:val="a4"/>
          <w:rFonts w:hint="cs"/>
          <w:rtl/>
        </w:rPr>
        <w:t>ע</w:t>
      </w:r>
      <w:r w:rsidRPr="00C34728">
        <w:rPr>
          <w:rFonts w:ascii="FontbitDavid" w:hAnsi="FontbitDavid" w:hint="cs"/>
          <w:rtl/>
        </w:rPr>
        <w:t xml:space="preserve"> ל' </w:t>
      </w:r>
      <w:r w:rsidR="003B7E6C">
        <w:rPr>
          <w:rStyle w:val="a4"/>
          <w:rFonts w:hint="cs"/>
          <w:rtl/>
        </w:rPr>
        <w:t>ל</w:t>
      </w:r>
      <w:r w:rsidRPr="003B7E6C">
        <w:rPr>
          <w:rStyle w:val="a4"/>
          <w:rFonts w:hint="cs"/>
          <w:rtl/>
        </w:rPr>
        <w:t>רי</w:t>
      </w:r>
      <w:r w:rsidRPr="003B7E6C">
        <w:rPr>
          <w:rStyle w:val="a4"/>
          <w:rtl/>
        </w:rPr>
        <w:t>"</w:t>
      </w:r>
      <w:r w:rsidRPr="003B7E6C">
        <w:rPr>
          <w:rStyle w:val="a4"/>
          <w:rFonts w:hint="cs"/>
          <w:rtl/>
        </w:rPr>
        <w:t>א</w:t>
      </w:r>
      <w:r w:rsidR="003B7E6C">
        <w:rPr>
          <w:rFonts w:ascii="FontbitDavid" w:hAnsi="FontbitDavid" w:hint="cs"/>
          <w:rtl/>
        </w:rPr>
        <w:t>:</w:t>
      </w:r>
      <w:r w:rsidRPr="00C34728">
        <w:rPr>
          <w:rFonts w:ascii="FontbitDavid" w:hAnsi="FontbitDavid" w:hint="cs"/>
          <w:rtl/>
        </w:rPr>
        <w:t xml:space="preserve"> </w:t>
      </w:r>
      <w:r w:rsidR="007C77CE">
        <w:rPr>
          <w:rFonts w:ascii="FontbitDavid" w:hAnsi="FontbitDavid" w:hint="cs"/>
          <w:rtl/>
        </w:rPr>
        <w:t xml:space="preserve">עד </w:t>
      </w:r>
      <w:r w:rsidRPr="00C34728">
        <w:rPr>
          <w:rFonts w:ascii="FontbitDavid" w:hAnsi="FontbitDavid" w:hint="cs"/>
          <w:rtl/>
        </w:rPr>
        <w:t xml:space="preserve">ולא עד בכלל </w:t>
      </w:r>
      <w:r w:rsidRPr="003B7E6C">
        <w:rPr>
          <w:rStyle w:val="a4"/>
          <w:rFonts w:hint="cs"/>
          <w:rtl/>
        </w:rPr>
        <w:t>ו</w:t>
      </w:r>
      <w:r w:rsidR="007C77CE">
        <w:rPr>
          <w:rStyle w:val="a4"/>
          <w:rFonts w:hint="cs"/>
          <w:rtl/>
        </w:rPr>
        <w:t>ל</w:t>
      </w:r>
      <w:r w:rsidRPr="003B7E6C">
        <w:rPr>
          <w:rStyle w:val="a4"/>
          <w:rFonts w:hint="cs"/>
          <w:rtl/>
        </w:rPr>
        <w:t>רי</w:t>
      </w:r>
      <w:r w:rsidRPr="003B7E6C">
        <w:rPr>
          <w:rStyle w:val="a4"/>
          <w:rtl/>
        </w:rPr>
        <w:t>"</w:t>
      </w:r>
      <w:r w:rsidRPr="003B7E6C">
        <w:rPr>
          <w:rStyle w:val="a4"/>
          <w:rFonts w:hint="cs"/>
          <w:rtl/>
        </w:rPr>
        <w:t>ונ</w:t>
      </w:r>
      <w:r w:rsidR="007C77CE">
        <w:rPr>
          <w:rStyle w:val="a4"/>
          <w:rFonts w:hint="cs"/>
          <w:rtl/>
        </w:rPr>
        <w:t>:</w:t>
      </w:r>
      <w:r w:rsidRPr="003B7E6C">
        <w:rPr>
          <w:rStyle w:val="a4"/>
          <w:rFonts w:hint="cs"/>
          <w:rtl/>
        </w:rPr>
        <w:t xml:space="preserve"> </w:t>
      </w:r>
      <w:r w:rsidRPr="00C34728">
        <w:rPr>
          <w:rFonts w:ascii="FontbitDavid" w:hAnsi="FontbitDavid" w:hint="cs"/>
          <w:rtl/>
        </w:rPr>
        <w:t xml:space="preserve"> עד ועד בכלל </w:t>
      </w:r>
    </w:p>
    <w:p w14:paraId="296BC653" w14:textId="2FAFBA89" w:rsidR="00FF3740" w:rsidRPr="006F178A" w:rsidRDefault="00FF3740" w:rsidP="00BA44EB">
      <w:pPr>
        <w:pStyle w:val="a7"/>
        <w:rPr>
          <w:rtl/>
        </w:rPr>
      </w:pPr>
      <w:r w:rsidRPr="006F178A">
        <w:rPr>
          <w:rtl/>
        </w:rPr>
        <w:t>אלו הן ימים שצריכין למלאות? הוי אומר: שלשים.</w:t>
      </w:r>
    </w:p>
    <w:p w14:paraId="51237C60" w14:textId="77777777" w:rsidR="00DC3D84" w:rsidRDefault="00FF3740" w:rsidP="00FF3740">
      <w:pPr>
        <w:rPr>
          <w:rStyle w:val="a4"/>
          <w:rtl/>
        </w:rPr>
      </w:pPr>
      <w:r w:rsidRPr="006F178A">
        <w:rPr>
          <w:rFonts w:ascii="FontbitDavid" w:hAnsi="FontbitDavid" w:hint="cs"/>
          <w:rtl/>
        </w:rPr>
        <w:lastRenderedPageBreak/>
        <w:t>ולא שבת ד</w:t>
      </w:r>
      <w:r w:rsidRPr="006F178A">
        <w:rPr>
          <w:rFonts w:ascii="FontbitDavid" w:hAnsi="FontbitDavid"/>
          <w:rtl/>
        </w:rPr>
        <w:t xml:space="preserve">מי </w:t>
      </w:r>
      <w:r w:rsidR="007C77CE">
        <w:rPr>
          <w:rFonts w:ascii="FontbitDavid" w:hAnsi="FontbitDavid" w:hint="cs"/>
          <w:rtl/>
        </w:rPr>
        <w:t>יש</w:t>
      </w:r>
      <w:r w:rsidRPr="006F178A">
        <w:rPr>
          <w:rFonts w:ascii="FontbitDavid" w:hAnsi="FontbitDavid"/>
          <w:rtl/>
        </w:rPr>
        <w:t xml:space="preserve"> חסירות? </w:t>
      </w:r>
      <w:r w:rsidRPr="006F178A">
        <w:rPr>
          <w:rFonts w:ascii="FontbitDavid" w:hAnsi="FontbitDavid" w:hint="cs"/>
          <w:rtl/>
        </w:rPr>
        <w:t>ולא שנה דמ</w:t>
      </w:r>
      <w:r w:rsidRPr="006F178A">
        <w:rPr>
          <w:rFonts w:ascii="FontbitDavid" w:hAnsi="FontbitDavid"/>
          <w:rtl/>
        </w:rPr>
        <w:t xml:space="preserve">י מנינן ליומי? </w:t>
      </w:r>
    </w:p>
    <w:p w14:paraId="21B3642E" w14:textId="77777777" w:rsidR="00DC3D84" w:rsidRDefault="00FF3740" w:rsidP="00FF3740">
      <w:pPr>
        <w:rPr>
          <w:rFonts w:ascii="FontbitDavid" w:hAnsi="FontbitDavid"/>
          <w:spacing w:val="-4"/>
          <w:rtl/>
        </w:rPr>
      </w:pPr>
      <w:r w:rsidRPr="00DC3D84">
        <w:rPr>
          <w:rStyle w:val="a4"/>
          <w:rtl/>
        </w:rPr>
        <w:t xml:space="preserve">והא רבנן דקיסרי: </w:t>
      </w:r>
      <w:r w:rsidRPr="006F178A">
        <w:rPr>
          <w:rFonts w:ascii="FontbitDavid" w:hAnsi="FontbitDavid"/>
          <w:rtl/>
        </w:rPr>
        <w:t xml:space="preserve">מנין </w:t>
      </w:r>
      <w:r w:rsidRPr="00D454EC">
        <w:rPr>
          <w:rFonts w:ascii="FontbitDavid" w:hAnsi="FontbitDavid"/>
          <w:spacing w:val="-4"/>
          <w:rtl/>
        </w:rPr>
        <w:t xml:space="preserve">שאין מונין ימים לשנים? </w:t>
      </w:r>
    </w:p>
    <w:p w14:paraId="05389A9F" w14:textId="73E134CC" w:rsidR="00FF3740" w:rsidRPr="006F178A" w:rsidRDefault="00DC3D84" w:rsidP="00DC3D84">
      <w:pPr>
        <w:ind w:left="339"/>
        <w:rPr>
          <w:rtl/>
        </w:rPr>
      </w:pPr>
      <w:r>
        <w:rPr>
          <w:rFonts w:ascii="FontbitDavid" w:hAnsi="FontbitDavid" w:hint="cs"/>
          <w:spacing w:val="-4"/>
          <w:rtl/>
        </w:rPr>
        <w:t>ד</w:t>
      </w:r>
      <w:r w:rsidR="00FF3740" w:rsidRPr="00D454EC">
        <w:rPr>
          <w:rStyle w:val="afffffe"/>
          <w:rtl/>
        </w:rPr>
        <w:t>'לחדשי השנה',</w:t>
      </w:r>
      <w:r w:rsidR="00FF3740" w:rsidRPr="00D454EC">
        <w:rPr>
          <w:rFonts w:ascii="FontbitDavid" w:hAnsi="FontbitDavid"/>
          <w:spacing w:val="-4"/>
          <w:rtl/>
        </w:rPr>
        <w:t xml:space="preserve"> חדשים מחשבין לשנים, ולא ימים לשנים.</w:t>
      </w:r>
    </w:p>
    <w:p w14:paraId="67907B55" w14:textId="77777777" w:rsidR="00FF3740" w:rsidRDefault="00FF3740" w:rsidP="000F6CD2">
      <w:pPr>
        <w:pStyle w:val="afffffb"/>
        <w:rPr>
          <w:rtl/>
        </w:rPr>
      </w:pPr>
      <w:r>
        <w:rPr>
          <w:rtl/>
        </w:rPr>
        <w:t>׹</w:t>
      </w:r>
    </w:p>
    <w:p w14:paraId="6511703F" w14:textId="0CD51789" w:rsidR="00EC324F" w:rsidRPr="00516202" w:rsidRDefault="00EC324F" w:rsidP="00516202">
      <w:pPr>
        <w:pStyle w:val="affff5"/>
        <w:framePr w:wrap="around"/>
        <w:rPr>
          <w:rtl/>
        </w:rPr>
      </w:pPr>
      <w:r w:rsidRPr="00516202">
        <w:rPr>
          <w:rFonts w:hint="cs"/>
          <w:rtl/>
        </w:rPr>
        <w:t>ז.</w:t>
      </w:r>
    </w:p>
    <w:p>
      <w:pPr>
        <w:pStyle w:val="affffff2"/>
        <w:rPr>
          <w:ins w:id="20258" w:author="קלוד" w:date="2026-10-06T10:09:33Z"/>
        </w:rPr>
      </w:pPr>
      <w:ins w:id="20257" w:author="קלוד" w:date="2026-10-06T10:09:33Z">
        <w:r>
          <w:t xml:space="preserve">משנה ג</w:t>
        </w:r>
      </w:ins>
    </w:p>
    <w:p w14:paraId="00F77539" w14:textId="1219643D" w:rsidR="00FD0B6F" w:rsidRPr="009C1DCF" w:rsidRDefault="00FF3740" w:rsidP="009C1DCF">
      <w:pPr>
        <w:pStyle w:val="affffb"/>
        <w:spacing w:before="120"/>
        <w:rPr>
          <w:rtl/>
        </w:rPr>
        <w:pPrChange w:id="90006" w:author="קלוד" w:date="2026-10-08T12:08:16Z">
          <w:pPr>
            <w:pStyle w:val="affffb"/>
          </w:pPr>
        </w:pPrChange>
      </w:pPr>
      <w:r w:rsidRPr="009C1DCF">
        <w:rPr>
          <w:rtl/>
        </w:rPr>
        <w:t>אמר הריני נזיר אחת גדולה, הריני נזיר אחת קטנה,</w:t>
      </w:r>
    </w:p>
    <w:p w14:paraId="04FC5BB6" w14:textId="4A56DA09" w:rsidR="00FF3740" w:rsidRPr="009C1DCF" w:rsidRDefault="00FF3740" w:rsidP="009C1DCF">
      <w:pPr>
        <w:pStyle w:val="affffb"/>
        <w:rPr>
          <w:rtl/>
        </w:rPr>
      </w:pPr>
      <w:r w:rsidRPr="009C1DCF">
        <w:rPr>
          <w:rtl/>
        </w:rPr>
        <w:t>אפילו מכאן ועד סוף העולם - נזיר שלשים יום.</w:t>
      </w:r>
    </w:p>
    <w:p w14:paraId="60570778" w14:textId="77777777" w:rsidR="00FF3740" w:rsidRPr="006F178A" w:rsidRDefault="00FF3740" w:rsidP="000F6CD2">
      <w:pPr>
        <w:pStyle w:val="afffffb"/>
        <w:rPr>
          <w:rtl/>
        </w:rPr>
      </w:pPr>
      <w:r>
        <w:rPr>
          <w:rtl/>
        </w:rPr>
        <w:t>׹</w:t>
      </w:r>
    </w:p>
    <w:p w14:paraId="05C662D6" w14:textId="61AAA980" w:rsidR="00FF3740" w:rsidRPr="006F178A" w:rsidRDefault="00FF3740" w:rsidP="00FF3740">
      <w:pPr>
        <w:rPr>
          <w:rtl/>
        </w:rPr>
      </w:pPr>
      <w:r w:rsidRPr="002B5849">
        <w:rPr>
          <w:rStyle w:val="a4"/>
          <w:rFonts w:hint="cs"/>
          <w:rtl/>
        </w:rPr>
        <w:t>ה</w:t>
      </w:r>
      <w:r w:rsidRPr="002B5849">
        <w:rPr>
          <w:rStyle w:val="a4"/>
          <w:rtl/>
        </w:rPr>
        <w:t>"</w:t>
      </w:r>
      <w:r w:rsidRPr="002B5849">
        <w:rPr>
          <w:rStyle w:val="a4"/>
          <w:rFonts w:hint="cs"/>
          <w:rtl/>
        </w:rPr>
        <w:t>ק</w:t>
      </w:r>
      <w:r w:rsidRPr="002B5849">
        <w:rPr>
          <w:rStyle w:val="a4"/>
          <w:rtl/>
        </w:rPr>
        <w:t>:</w:t>
      </w:r>
      <w:r w:rsidRPr="006F178A">
        <w:rPr>
          <w:rtl/>
        </w:rPr>
        <w:t xml:space="preserve"> אר</w:t>
      </w:r>
      <w:r w:rsidRPr="006F178A">
        <w:rPr>
          <w:rFonts w:hint="cs"/>
          <w:rtl/>
        </w:rPr>
        <w:t xml:space="preserve">וך לי הדבר כמכאן ועד סוף העולם </w:t>
      </w:r>
    </w:p>
    <w:p w14:paraId="79B4677D" w14:textId="3B933792" w:rsidR="002B5849" w:rsidRDefault="00FF3740" w:rsidP="00FF3740">
      <w:pPr>
        <w:rPr>
          <w:rtl/>
        </w:rPr>
      </w:pPr>
      <w:r w:rsidRPr="002B5849">
        <w:rPr>
          <w:rStyle w:val="a4"/>
          <w:rtl/>
        </w:rPr>
        <w:t>תנן:</w:t>
      </w:r>
      <w:r w:rsidRPr="006F178A">
        <w:rPr>
          <w:rtl/>
        </w:rPr>
        <w:t xml:space="preserve"> הריני נזיר מכאן עד מקום פלוני, אומדים כמה ימים מכאן ועד מקום פלוני, </w:t>
      </w:r>
    </w:p>
    <w:p w14:paraId="26CA4FDC" w14:textId="1EED95D0" w:rsidR="00FF3740" w:rsidRPr="006F178A" w:rsidRDefault="00FF3740" w:rsidP="00FC6046">
      <w:pPr>
        <w:rPr>
          <w:rtl/>
        </w:rPr>
      </w:pPr>
      <w:r w:rsidRPr="006F178A">
        <w:rPr>
          <w:rtl/>
        </w:rPr>
        <w:t>פחות מ</w:t>
      </w:r>
      <w:r w:rsidR="002B5849">
        <w:rPr>
          <w:rFonts w:hint="cs"/>
          <w:rtl/>
        </w:rPr>
        <w:t>ל</w:t>
      </w:r>
      <w:r w:rsidRPr="006F178A">
        <w:rPr>
          <w:rtl/>
        </w:rPr>
        <w:t xml:space="preserve"> יום - נזיר </w:t>
      </w:r>
      <w:r w:rsidR="00FC6046">
        <w:rPr>
          <w:rFonts w:hint="cs"/>
          <w:rtl/>
        </w:rPr>
        <w:t>ל'</w:t>
      </w:r>
      <w:r w:rsidRPr="006F178A">
        <w:rPr>
          <w:rtl/>
        </w:rPr>
        <w:t xml:space="preserve"> יום, ואם לאו - נזיר כמנין הימים</w:t>
      </w:r>
      <w:r w:rsidR="001A7DD4">
        <w:rPr>
          <w:rtl/>
        </w:rPr>
        <w:t>.</w:t>
      </w:r>
    </w:p>
    <w:p w14:paraId="2B9FDC3E" w14:textId="77777777" w:rsidR="002B5849" w:rsidRDefault="00FF3740" w:rsidP="00FF3740">
      <w:pPr>
        <w:rPr>
          <w:rStyle w:val="a4"/>
          <w:rtl/>
        </w:rPr>
      </w:pPr>
      <w:r w:rsidRPr="002B5849">
        <w:rPr>
          <w:rStyle w:val="a4"/>
          <w:rtl/>
        </w:rPr>
        <w:t>ואימא ה"</w:t>
      </w:r>
      <w:r w:rsidRPr="002B5849">
        <w:rPr>
          <w:rStyle w:val="a4"/>
          <w:rFonts w:hint="cs"/>
          <w:rtl/>
        </w:rPr>
        <w:t>נ</w:t>
      </w:r>
      <w:r w:rsidRPr="002B5849">
        <w:rPr>
          <w:rStyle w:val="a4"/>
          <w:rtl/>
        </w:rPr>
        <w:t>:</w:t>
      </w:r>
      <w:r w:rsidRPr="006F178A">
        <w:rPr>
          <w:rtl/>
        </w:rPr>
        <w:t xml:space="preserve"> </w:t>
      </w:r>
      <w:r w:rsidR="002B5849">
        <w:rPr>
          <w:rFonts w:hint="cs"/>
          <w:rtl/>
        </w:rPr>
        <w:t xml:space="preserve">ארוך לי הדבר </w:t>
      </w:r>
      <w:r w:rsidRPr="006F178A">
        <w:rPr>
          <w:rtl/>
        </w:rPr>
        <w:t xml:space="preserve">כמכאן ועד מקום פלוני! </w:t>
      </w:r>
    </w:p>
    <w:p w14:paraId="3A667387" w14:textId="22EC8E4C" w:rsidR="00FF3740" w:rsidRPr="006F178A" w:rsidRDefault="002B5849" w:rsidP="002B5849">
      <w:pPr>
        <w:rPr>
          <w:rtl/>
        </w:rPr>
      </w:pPr>
      <w:r>
        <w:rPr>
          <w:rStyle w:val="a4"/>
          <w:rFonts w:hint="cs"/>
          <w:rtl/>
        </w:rPr>
        <w:t xml:space="preserve">- </w:t>
      </w:r>
      <w:r w:rsidR="00FF3740" w:rsidRPr="002B5849">
        <w:rPr>
          <w:rStyle w:val="a4"/>
          <w:rtl/>
        </w:rPr>
        <w:t>אמר רבא:</w:t>
      </w:r>
      <w:r w:rsidR="00FF3740" w:rsidRPr="006F178A">
        <w:rPr>
          <w:rtl/>
        </w:rPr>
        <w:t xml:space="preserve"> שהחזיק בדרך.</w:t>
      </w:r>
    </w:p>
    <w:p w14:paraId="076ADC43" w14:textId="6FE87604" w:rsidR="00FF3740" w:rsidRPr="006F178A" w:rsidRDefault="00321120" w:rsidP="00FF3740">
      <w:pPr>
        <w:rPr>
          <w:rtl/>
        </w:rPr>
      </w:pPr>
      <w:r w:rsidRPr="00654BAE">
        <w:rPr>
          <w:rStyle w:val="a4"/>
          <w:rFonts w:hint="cs"/>
          <w:rtl/>
        </w:rPr>
        <w:t xml:space="preserve">ולא </w:t>
      </w:r>
      <w:r w:rsidR="00FF3740" w:rsidRPr="006F178A">
        <w:rPr>
          <w:rtl/>
        </w:rPr>
        <w:t xml:space="preserve">כל פרסה ופרסה! </w:t>
      </w:r>
      <w:r w:rsidRPr="00321120">
        <w:rPr>
          <w:rStyle w:val="a4"/>
          <w:rFonts w:hint="cs"/>
          <w:rtl/>
        </w:rPr>
        <w:t>– ר''פ:</w:t>
      </w:r>
      <w:r w:rsidR="00FF3740" w:rsidRPr="006F178A">
        <w:rPr>
          <w:rtl/>
        </w:rPr>
        <w:t xml:space="preserve"> ב</w:t>
      </w:r>
      <w:r>
        <w:rPr>
          <w:rFonts w:hint="cs"/>
          <w:rtl/>
        </w:rPr>
        <w:t>מקום</w:t>
      </w:r>
      <w:r w:rsidR="00FF3740" w:rsidRPr="006F178A">
        <w:rPr>
          <w:rtl/>
        </w:rPr>
        <w:t xml:space="preserve"> </w:t>
      </w:r>
      <w:r>
        <w:rPr>
          <w:rFonts w:hint="cs"/>
          <w:rtl/>
        </w:rPr>
        <w:t>ש</w:t>
      </w:r>
      <w:r w:rsidR="00FF3740" w:rsidRPr="006F178A">
        <w:rPr>
          <w:rtl/>
        </w:rPr>
        <w:t>לא מ</w:t>
      </w:r>
      <w:r w:rsidR="00FC6046">
        <w:rPr>
          <w:rFonts w:hint="cs"/>
          <w:rtl/>
        </w:rPr>
        <w:t>ונים פרסאות</w:t>
      </w:r>
      <w:r w:rsidR="004236B8">
        <w:rPr>
          <w:rFonts w:hint="cs"/>
          <w:rtl/>
        </w:rPr>
        <w:t>.</w:t>
      </w:r>
    </w:p>
    <w:p w14:paraId="02A366A3" w14:textId="77777777" w:rsidR="00654BAE" w:rsidRDefault="00FF3740" w:rsidP="00FF3740">
      <w:pPr>
        <w:rPr>
          <w:rtl/>
        </w:rPr>
      </w:pPr>
      <w:r w:rsidRPr="00654BAE">
        <w:rPr>
          <w:rStyle w:val="a4"/>
          <w:rtl/>
        </w:rPr>
        <w:t>ו</w:t>
      </w:r>
      <w:r w:rsidR="00321120" w:rsidRPr="00654BAE">
        <w:rPr>
          <w:rStyle w:val="a4"/>
          <w:rFonts w:hint="cs"/>
          <w:rtl/>
        </w:rPr>
        <w:t>לא</w:t>
      </w:r>
      <w:r w:rsidRPr="00654BAE">
        <w:rPr>
          <w:rStyle w:val="a4"/>
          <w:rtl/>
        </w:rPr>
        <w:t xml:space="preserve"> </w:t>
      </w:r>
      <w:r w:rsidRPr="006F178A">
        <w:rPr>
          <w:rtl/>
        </w:rPr>
        <w:t xml:space="preserve">כל </w:t>
      </w:r>
      <w:r w:rsidR="00654BAE">
        <w:rPr>
          <w:rFonts w:hint="cs"/>
          <w:rtl/>
        </w:rPr>
        <w:t>יום ויום</w:t>
      </w:r>
      <w:r w:rsidRPr="006F178A">
        <w:rPr>
          <w:rtl/>
        </w:rPr>
        <w:t xml:space="preserve"> </w:t>
      </w:r>
      <w:r w:rsidR="00654BAE">
        <w:rPr>
          <w:rFonts w:hint="cs"/>
          <w:rtl/>
        </w:rPr>
        <w:t>כ</w:t>
      </w:r>
      <w:r w:rsidRPr="006F178A">
        <w:rPr>
          <w:rtl/>
        </w:rPr>
        <w:t xml:space="preserve">הריני נזיר כעפר הארץ וכשער ראש וכחול </w:t>
      </w:r>
    </w:p>
    <w:p w14:paraId="6ECF8BD5" w14:textId="0C7BC0E2" w:rsidR="00654BAE" w:rsidRDefault="00FF3740" w:rsidP="00654BAE">
      <w:pPr>
        <w:ind w:firstLine="113"/>
        <w:rPr>
          <w:rtl/>
        </w:rPr>
      </w:pPr>
      <w:r w:rsidRPr="006F178A">
        <w:rPr>
          <w:rtl/>
        </w:rPr>
        <w:t xml:space="preserve">הים - הרי זה נזיר עולם, ומגלח אחד לשלשים יום! </w:t>
      </w:r>
    </w:p>
    <w:p w14:paraId="29909E21" w14:textId="0F576F86" w:rsidR="00FF3740" w:rsidRPr="006F178A" w:rsidRDefault="00654BAE" w:rsidP="00FF3740">
      <w:pPr>
        <w:rPr>
          <w:rtl/>
        </w:rPr>
      </w:pPr>
      <w:r w:rsidRPr="00654BAE">
        <w:rPr>
          <w:rStyle w:val="a4"/>
          <w:rFonts w:hint="cs"/>
          <w:rtl/>
        </w:rPr>
        <w:t>-</w:t>
      </w:r>
      <w:r>
        <w:rPr>
          <w:rFonts w:hint="cs"/>
          <w:rtl/>
        </w:rPr>
        <w:t xml:space="preserve"> ד</w:t>
      </w:r>
      <w:r w:rsidR="00FF3740" w:rsidRPr="006F178A">
        <w:rPr>
          <w:rtl/>
        </w:rPr>
        <w:t xml:space="preserve">כל </w:t>
      </w:r>
      <w:r w:rsidR="00FF3740" w:rsidRPr="006F178A">
        <w:rPr>
          <w:rFonts w:hint="cs"/>
          <w:rtl/>
        </w:rPr>
        <w:t xml:space="preserve">דבר שיש בו </w:t>
      </w:r>
      <w:r w:rsidR="00FF3740" w:rsidRPr="006F178A">
        <w:rPr>
          <w:rtl/>
        </w:rPr>
        <w:t>קי</w:t>
      </w:r>
      <w:r w:rsidR="00AC622E">
        <w:rPr>
          <w:rFonts w:hint="cs"/>
          <w:rtl/>
        </w:rPr>
        <w:t>צבה</w:t>
      </w:r>
      <w:r w:rsidR="00FF3740" w:rsidRPr="006F178A">
        <w:rPr>
          <w:rtl/>
        </w:rPr>
        <w:t xml:space="preserve"> לא תני</w:t>
      </w:r>
      <w:r w:rsidR="001A7DD4">
        <w:rPr>
          <w:rtl/>
        </w:rPr>
        <w:t>.</w:t>
      </w:r>
    </w:p>
    <w:p w14:paraId="1C1602A0" w14:textId="6A9652AF" w:rsidR="00A67914" w:rsidRDefault="00FF3740" w:rsidP="00FF3740">
      <w:pPr>
        <w:rPr>
          <w:rtl/>
        </w:rPr>
      </w:pPr>
      <w:r w:rsidRPr="00654BAE">
        <w:rPr>
          <w:rStyle w:val="a4"/>
          <w:rFonts w:hint="cs"/>
          <w:rtl/>
        </w:rPr>
        <w:t>והך</w:t>
      </w:r>
      <w:r w:rsidRPr="00757D20">
        <w:rPr>
          <w:rFonts w:hint="cs"/>
          <w:rtl/>
        </w:rPr>
        <w:t xml:space="preserve"> ד</w:t>
      </w:r>
      <w:r w:rsidRPr="00757D20">
        <w:rPr>
          <w:rtl/>
        </w:rPr>
        <w:t>הריני נזיר כל ימי חיי, הריני נזיר עולם</w:t>
      </w:r>
      <w:r w:rsidR="00A67914">
        <w:rPr>
          <w:rFonts w:hint="cs"/>
          <w:rtl/>
        </w:rPr>
        <w:t>-</w:t>
      </w:r>
      <w:r w:rsidRPr="00757D20">
        <w:rPr>
          <w:rtl/>
        </w:rPr>
        <w:t xml:space="preserve"> הר"</w:t>
      </w:r>
      <w:r w:rsidRPr="00757D20">
        <w:rPr>
          <w:rFonts w:hint="cs"/>
          <w:rtl/>
        </w:rPr>
        <w:t>ז  נזיר</w:t>
      </w:r>
      <w:r w:rsidRPr="00757D20">
        <w:rPr>
          <w:rtl/>
        </w:rPr>
        <w:t xml:space="preserve"> עולם</w:t>
      </w:r>
      <w:r w:rsidR="004236B8">
        <w:rPr>
          <w:rFonts w:hint="cs"/>
          <w:rtl/>
        </w:rPr>
        <w:t>.</w:t>
      </w:r>
    </w:p>
    <w:p w14:paraId="2C0F1CC6" w14:textId="71B6788A" w:rsidR="00FF3740" w:rsidRPr="00757D20" w:rsidRDefault="00585A64" w:rsidP="004236B8">
      <w:pPr>
        <w:rPr>
          <w:rtl/>
        </w:rPr>
      </w:pPr>
      <w:r>
        <w:rPr>
          <w:rtl/>
        </w:rPr>
        <w:t>אף</w:t>
      </w:r>
      <w:r w:rsidR="00A67914">
        <w:rPr>
          <w:rFonts w:hint="cs"/>
          <w:rtl/>
        </w:rPr>
        <w:t xml:space="preserve"> מ</w:t>
      </w:r>
      <w:r w:rsidR="00FF3740" w:rsidRPr="00757D20">
        <w:rPr>
          <w:rtl/>
        </w:rPr>
        <w:t>אה שנה א</w:t>
      </w:r>
      <w:r w:rsidR="00A67914">
        <w:rPr>
          <w:rFonts w:hint="cs"/>
          <w:rtl/>
        </w:rPr>
        <w:t>ו</w:t>
      </w:r>
      <w:r w:rsidR="00FF3740" w:rsidRPr="00757D20">
        <w:rPr>
          <w:rtl/>
        </w:rPr>
        <w:t xml:space="preserve"> אלף שנים</w:t>
      </w:r>
      <w:r w:rsidR="00A67914">
        <w:rPr>
          <w:rFonts w:hint="cs"/>
          <w:rtl/>
        </w:rPr>
        <w:t>-</w:t>
      </w:r>
      <w:r w:rsidR="00FF3740" w:rsidRPr="00757D20">
        <w:rPr>
          <w:rtl/>
        </w:rPr>
        <w:t xml:space="preserve"> א"</w:t>
      </w:r>
      <w:r w:rsidR="00FF3740" w:rsidRPr="00757D20">
        <w:rPr>
          <w:rFonts w:hint="cs"/>
          <w:rtl/>
        </w:rPr>
        <w:t>ז</w:t>
      </w:r>
      <w:r w:rsidR="00FF3740" w:rsidRPr="00757D20">
        <w:rPr>
          <w:rtl/>
        </w:rPr>
        <w:t xml:space="preserve"> נזיר עולם אלא נזיר לעולם.</w:t>
      </w:r>
    </w:p>
    <w:p w14:paraId="5ACFA807" w14:textId="3A19B682" w:rsidR="00FF3740" w:rsidRPr="006F178A" w:rsidRDefault="00727CA8" w:rsidP="00FF3740">
      <w:pPr>
        <w:rPr>
          <w:rtl/>
        </w:rPr>
      </w:pPr>
      <w:r>
        <w:rPr>
          <w:rStyle w:val="a4"/>
          <w:rFonts w:hint="cs"/>
          <w:rtl/>
        </w:rPr>
        <w:t>א.</w:t>
      </w:r>
      <w:r w:rsidR="00A67914" w:rsidRPr="00A67914">
        <w:rPr>
          <w:rStyle w:val="a4"/>
          <w:rFonts w:hint="cs"/>
          <w:rtl/>
        </w:rPr>
        <w:t xml:space="preserve"> </w:t>
      </w:r>
      <w:r w:rsidR="00FF3740" w:rsidRPr="00A67914">
        <w:rPr>
          <w:rStyle w:val="a4"/>
          <w:rtl/>
        </w:rPr>
        <w:t>רבה:</w:t>
      </w:r>
      <w:r w:rsidR="00FF3740" w:rsidRPr="006F178A">
        <w:rPr>
          <w:rFonts w:ascii="FontbitDavid" w:hAnsi="FontbitDavid"/>
          <w:rtl/>
        </w:rPr>
        <w:t xml:space="preserve"> שאני שערות, הואיל ומובדלות זו מזו.</w:t>
      </w:r>
    </w:p>
    <w:p w14:paraId="2C1BB444" w14:textId="77777777" w:rsidR="00727CA8" w:rsidRDefault="00FF3740" w:rsidP="00727CA8">
      <w:pPr>
        <w:rPr>
          <w:rtl/>
        </w:rPr>
      </w:pPr>
      <w:r w:rsidRPr="00A67914">
        <w:rPr>
          <w:rStyle w:val="a4"/>
          <w:rtl/>
        </w:rPr>
        <w:t>גבי יומי</w:t>
      </w:r>
      <w:r w:rsidR="00A67914" w:rsidRPr="00A67914">
        <w:rPr>
          <w:rStyle w:val="a4"/>
          <w:rFonts w:hint="cs"/>
          <w:rtl/>
        </w:rPr>
        <w:t xml:space="preserve"> גם</w:t>
      </w:r>
      <w:r w:rsidRPr="00A67914">
        <w:rPr>
          <w:rStyle w:val="a4"/>
          <w:rtl/>
        </w:rPr>
        <w:t xml:space="preserve">: </w:t>
      </w:r>
      <w:r w:rsidRPr="00AF76D0">
        <w:rPr>
          <w:rStyle w:val="afffffe"/>
          <w:rFonts w:hint="cs"/>
          <w:rtl/>
        </w:rPr>
        <w:t>'</w:t>
      </w:r>
      <w:r w:rsidRPr="00AF76D0">
        <w:rPr>
          <w:rStyle w:val="afffffe"/>
          <w:rtl/>
        </w:rPr>
        <w:t>ויהי ערב ויהי בקר יום אחד</w:t>
      </w:r>
      <w:r w:rsidRPr="00AF76D0">
        <w:rPr>
          <w:rStyle w:val="afffffe"/>
          <w:rFonts w:hint="cs"/>
          <w:rtl/>
        </w:rPr>
        <w:t xml:space="preserve">' </w:t>
      </w:r>
      <w:r w:rsidR="00A67914">
        <w:rPr>
          <w:rFonts w:hint="cs"/>
          <w:rtl/>
        </w:rPr>
        <w:t>ש</w:t>
      </w:r>
      <w:r w:rsidRPr="006F178A">
        <w:rPr>
          <w:rtl/>
        </w:rPr>
        <w:t xml:space="preserve">ם לא מפסקי מהדדי, </w:t>
      </w:r>
    </w:p>
    <w:p w14:paraId="6B6DF50C" w14:textId="566642C0" w:rsidR="00FF3740" w:rsidRPr="006F178A" w:rsidRDefault="00FF3740" w:rsidP="00727CA8">
      <w:pPr>
        <w:ind w:left="565" w:firstLine="113"/>
        <w:rPr>
          <w:rtl/>
        </w:rPr>
      </w:pPr>
      <w:r w:rsidRPr="00727CA8">
        <w:rPr>
          <w:rStyle w:val="a4"/>
          <w:rFonts w:hint="cs"/>
          <w:rtl/>
        </w:rPr>
        <w:t>וה</w:t>
      </w:r>
      <w:r w:rsidRPr="00727CA8">
        <w:rPr>
          <w:rStyle w:val="a4"/>
          <w:rtl/>
        </w:rPr>
        <w:t>"</w:t>
      </w:r>
      <w:r w:rsidRPr="00727CA8">
        <w:rPr>
          <w:rStyle w:val="a4"/>
          <w:rFonts w:hint="cs"/>
          <w:rtl/>
        </w:rPr>
        <w:t>ק</w:t>
      </w:r>
      <w:r w:rsidRPr="006F178A">
        <w:rPr>
          <w:rFonts w:hint="cs"/>
          <w:rtl/>
        </w:rPr>
        <w:t xml:space="preserve"> </w:t>
      </w:r>
      <w:r w:rsidRPr="006F178A">
        <w:rPr>
          <w:rtl/>
        </w:rPr>
        <w:t>י</w:t>
      </w:r>
      <w:r w:rsidR="00727CA8">
        <w:rPr>
          <w:rFonts w:hint="cs"/>
          <w:rtl/>
        </w:rPr>
        <w:t>ום ולילה יום אחד הוא</w:t>
      </w:r>
      <w:r w:rsidRPr="006F178A">
        <w:rPr>
          <w:rtl/>
        </w:rPr>
        <w:t>.</w:t>
      </w:r>
    </w:p>
    <w:p w14:paraId="745ECBC3" w14:textId="49B365EC" w:rsidR="00FF3740" w:rsidRPr="006F178A" w:rsidRDefault="00727CA8" w:rsidP="00FF3740">
      <w:pPr>
        <w:rPr>
          <w:rtl/>
        </w:rPr>
      </w:pPr>
      <w:r>
        <w:rPr>
          <w:rStyle w:val="a4"/>
          <w:rFonts w:hint="cs"/>
          <w:rtl/>
        </w:rPr>
        <w:t>ב.</w:t>
      </w:r>
      <w:r w:rsidR="00FF3740" w:rsidRPr="00727CA8">
        <w:rPr>
          <w:rStyle w:val="a4"/>
          <w:rtl/>
        </w:rPr>
        <w:t xml:space="preserve"> רבא: </w:t>
      </w:r>
      <w:r w:rsidR="00FF3740" w:rsidRPr="006F178A">
        <w:rPr>
          <w:rtl/>
        </w:rPr>
        <w:t xml:space="preserve">שאני </w:t>
      </w:r>
      <w:r w:rsidR="00585A64">
        <w:rPr>
          <w:rtl/>
        </w:rPr>
        <w:t>שם</w:t>
      </w:r>
      <w:r w:rsidR="00FF3740" w:rsidRPr="006F178A">
        <w:rPr>
          <w:rtl/>
        </w:rPr>
        <w:t xml:space="preserve">, דתני הריני נזיר </w:t>
      </w:r>
      <w:r w:rsidR="00FF3740" w:rsidRPr="00766B62">
        <w:rPr>
          <w:rFonts w:cs="BA Vilna Bold"/>
          <w:rtl/>
        </w:rPr>
        <w:t>אחת</w:t>
      </w:r>
      <w:r w:rsidR="00FF3740" w:rsidRPr="006F178A">
        <w:rPr>
          <w:rtl/>
        </w:rPr>
        <w:t>.</w:t>
      </w:r>
    </w:p>
    <w:p w14:paraId="73BBE229" w14:textId="77777777" w:rsidR="00FF3740" w:rsidRPr="006F178A" w:rsidRDefault="00FF3740" w:rsidP="000F6CD2">
      <w:pPr>
        <w:pStyle w:val="afffffb"/>
        <w:rPr>
          <w:rtl/>
        </w:rPr>
      </w:pPr>
      <w:r>
        <w:rPr>
          <w:rtl/>
        </w:rPr>
        <w:t>׹</w:t>
      </w:r>
    </w:p>
    <w:p>
      <w:pPr>
        <w:pStyle w:val="affffff2"/>
        <w:rPr>
          <w:ins w:id="20260" w:author="קלוד" w:date="2026-10-06T10:09:33Z"/>
        </w:rPr>
      </w:pPr>
      <w:ins w:id="20259" w:author="קלוד" w:date="2026-10-06T10:09:33Z">
        <w:r>
          <w:t xml:space="preserve">משנה ג</w:t>
        </w:r>
      </w:ins>
    </w:p>
    <w:p w14:paraId="79718461" w14:textId="77777777" w:rsidR="00FF3740" w:rsidRPr="006F178A" w:rsidRDefault="00FF3740" w:rsidP="00FF3740">
      <w:pPr>
        <w:pStyle w:val="affffb"/>
        <w:spacing w:before="120"/>
        <w:rPr>
          <w:rtl/>
        </w:rPr>
        <w:pPrChange w:id="90007" w:author="קלוד" w:date="2026-10-08T12:08:16Z">
          <w:pPr>
            <w:pStyle w:val="affffb"/>
          </w:pPr>
        </w:pPrChange>
      </w:pPr>
      <w:r w:rsidRPr="006F178A">
        <w:rPr>
          <w:rtl/>
        </w:rPr>
        <w:t>הריני נזיר ויום אחד, הריני נזיר ושעה אחת, הריני נזיר אחת ומחצה ה"ז נזיר שתים.</w:t>
      </w:r>
    </w:p>
    <w:p w14:paraId="12F07A5F" w14:textId="7B958228" w:rsidR="00FF3740" w:rsidRPr="002234B0" w:rsidRDefault="002234B0" w:rsidP="00BA44EB">
      <w:pPr>
        <w:pStyle w:val="a7"/>
        <w:rPr>
          <w:rtl/>
        </w:rPr>
      </w:pPr>
      <w:r w:rsidRPr="002234B0">
        <w:rPr>
          <w:rFonts w:hint="cs"/>
          <w:rtl/>
        </w:rPr>
        <w:t>צריכותא</w:t>
      </w:r>
      <w:r>
        <w:rPr>
          <w:rFonts w:hint="cs"/>
          <w:rtl/>
        </w:rPr>
        <w:t xml:space="preserve"> ג' דוגמאות</w:t>
      </w:r>
    </w:p>
    <w:p w14:paraId="2E934F2D" w14:textId="61CA10E3" w:rsidR="00FF3740" w:rsidRPr="006F178A" w:rsidRDefault="00FF3740" w:rsidP="00FF3740">
      <w:pPr>
        <w:rPr>
          <w:rtl/>
        </w:rPr>
      </w:pPr>
      <w:r w:rsidRPr="007B4EE0">
        <w:rPr>
          <w:rStyle w:val="-2"/>
          <w:rtl/>
        </w:rPr>
        <w:t>הריני נזיר ושעה אחת,</w:t>
      </w:r>
      <w:r w:rsidRPr="006F178A">
        <w:rPr>
          <w:rtl/>
        </w:rPr>
        <w:t xml:space="preserve"> </w:t>
      </w:r>
      <w:r w:rsidRPr="006F178A">
        <w:rPr>
          <w:rFonts w:hint="cs"/>
          <w:rtl/>
        </w:rPr>
        <w:t>דהו</w:t>
      </w:r>
      <w:r w:rsidRPr="006F178A">
        <w:rPr>
          <w:rtl/>
        </w:rPr>
        <w:t>"</w:t>
      </w:r>
      <w:r w:rsidRPr="006F178A">
        <w:rPr>
          <w:rFonts w:hint="cs"/>
          <w:rtl/>
        </w:rPr>
        <w:t xml:space="preserve">א </w:t>
      </w:r>
      <w:r w:rsidRPr="006F178A">
        <w:rPr>
          <w:rtl/>
        </w:rPr>
        <w:t xml:space="preserve">לימני ל' ואחד יום, </w:t>
      </w:r>
      <w:r w:rsidRPr="00766B62">
        <w:rPr>
          <w:rFonts w:cs="BA Vilna Bold"/>
          <w:rtl/>
        </w:rPr>
        <w:t>קמ</w:t>
      </w:r>
      <w:r w:rsidRPr="006F178A">
        <w:rPr>
          <w:rtl/>
        </w:rPr>
        <w:t>"ל</w:t>
      </w:r>
      <w:r w:rsidR="001A7DD4">
        <w:rPr>
          <w:rtl/>
        </w:rPr>
        <w:t>.</w:t>
      </w:r>
    </w:p>
    <w:p w14:paraId="645141D2" w14:textId="7E4E5849" w:rsidR="00FF3740" w:rsidRPr="006F178A" w:rsidRDefault="00FF3740" w:rsidP="00FF3740">
      <w:pPr>
        <w:rPr>
          <w:rtl/>
        </w:rPr>
      </w:pPr>
      <w:r w:rsidRPr="007B4EE0">
        <w:rPr>
          <w:rStyle w:val="-2"/>
          <w:rFonts w:hint="cs"/>
          <w:rtl/>
        </w:rPr>
        <w:t xml:space="preserve">אחת ומחצה </w:t>
      </w:r>
      <w:r w:rsidRPr="006F178A">
        <w:rPr>
          <w:rFonts w:hint="cs"/>
          <w:rtl/>
        </w:rPr>
        <w:t xml:space="preserve">דוקא אימא לא לימני </w:t>
      </w:r>
      <w:r w:rsidR="002234B0">
        <w:rPr>
          <w:rFonts w:hint="cs"/>
          <w:rtl/>
        </w:rPr>
        <w:t>ב'</w:t>
      </w:r>
      <w:r w:rsidRPr="006F178A">
        <w:rPr>
          <w:rFonts w:hint="cs"/>
          <w:rtl/>
        </w:rPr>
        <w:t xml:space="preserve"> קמ</w:t>
      </w:r>
      <w:r w:rsidRPr="006F178A">
        <w:rPr>
          <w:rtl/>
        </w:rPr>
        <w:t>"</w:t>
      </w:r>
      <w:r w:rsidRPr="006F178A">
        <w:rPr>
          <w:rFonts w:hint="cs"/>
          <w:rtl/>
        </w:rPr>
        <w:t>ל כולהו נזיר שתים</w:t>
      </w:r>
    </w:p>
    <w:p w14:paraId="1C56F247" w14:textId="77777777" w:rsidR="00FF3740" w:rsidRPr="006F178A" w:rsidRDefault="00FF3740" w:rsidP="000F6CD2">
      <w:pPr>
        <w:pStyle w:val="afffffb"/>
        <w:rPr>
          <w:rtl/>
        </w:rPr>
      </w:pPr>
      <w:r>
        <w:rPr>
          <w:rtl/>
        </w:rPr>
        <w:t>׹</w:t>
      </w:r>
    </w:p>
    <w:p w14:paraId="4E99513A" w14:textId="77777777" w:rsidR="00FF3740" w:rsidRPr="006F178A" w:rsidRDefault="00FF3740" w:rsidP="00516202">
      <w:pPr>
        <w:pStyle w:val="affff5"/>
        <w:framePr w:wrap="around"/>
        <w:rPr>
          <w:rtl/>
        </w:rPr>
      </w:pPr>
      <w:r w:rsidRPr="006F178A">
        <w:rPr>
          <w:rFonts w:hint="cs"/>
          <w:rtl/>
        </w:rPr>
        <w:t>ז:</w:t>
      </w:r>
    </w:p>
    <w:p>
      <w:pPr>
        <w:pStyle w:val="affffff2"/>
        <w:rPr>
          <w:ins w:id="20262" w:author="קלוד" w:date="2026-10-06T10:09:33Z"/>
        </w:rPr>
      </w:pPr>
      <w:ins w:id="20261" w:author="קלוד" w:date="2026-10-06T10:09:33Z">
        <w:r>
          <w:t xml:space="preserve">משנה ג</w:t>
        </w:r>
      </w:ins>
    </w:p>
    <w:p w14:paraId="7D69D7C2" w14:textId="77777777" w:rsidR="00FF3740" w:rsidRPr="00392931" w:rsidRDefault="00FF3740" w:rsidP="00FF3740">
      <w:pPr>
        <w:pStyle w:val="affffb"/>
        <w:spacing w:before="120"/>
        <w:rPr>
          <w:rtl/>
        </w:rPr>
        <w:pPrChange w:id="90008" w:author="קלוד" w:date="2026-10-08T12:08:16Z">
          <w:pPr>
            <w:pStyle w:val="affffb"/>
          </w:pPr>
        </w:pPrChange>
      </w:pPr>
      <w:r w:rsidRPr="00392931">
        <w:rPr>
          <w:rtl/>
        </w:rPr>
        <w:t>הריני נזיר שלשים יום ושעה אחת - נזיר שלשים ואחד יום, שאין נזירות לשעות.</w:t>
      </w:r>
    </w:p>
    <w:p w14:paraId="60872549" w14:textId="316359E4" w:rsidR="00FF3740" w:rsidRPr="00165FEA" w:rsidRDefault="00165FEA" w:rsidP="00BA44EB">
      <w:pPr>
        <w:pStyle w:val="a7"/>
        <w:rPr>
          <w:rtl/>
        </w:rPr>
      </w:pPr>
      <w:r w:rsidRPr="00165FEA">
        <w:rPr>
          <w:rFonts w:hint="cs"/>
          <w:rtl/>
        </w:rPr>
        <w:t>דוקא לא' יום דריש לישנא יתרה כר''ע</w:t>
      </w:r>
    </w:p>
    <w:p w14:paraId="3BAE4C71" w14:textId="50F0613B" w:rsidR="00FF3740" w:rsidRPr="006F178A" w:rsidRDefault="00FF3740" w:rsidP="00FF3740">
      <w:pPr>
        <w:rPr>
          <w:rtl/>
        </w:rPr>
      </w:pPr>
      <w:r w:rsidRPr="00165FEA">
        <w:rPr>
          <w:rStyle w:val="a4"/>
          <w:rtl/>
        </w:rPr>
        <w:t xml:space="preserve">רב: </w:t>
      </w:r>
      <w:r>
        <w:rPr>
          <w:rFonts w:hint="cs"/>
          <w:rtl/>
        </w:rPr>
        <w:t xml:space="preserve">דווקא </w:t>
      </w:r>
      <w:r w:rsidRPr="006F178A">
        <w:rPr>
          <w:rtl/>
        </w:rPr>
        <w:t xml:space="preserve">דאמר </w:t>
      </w:r>
      <w:r w:rsidR="00165FEA">
        <w:rPr>
          <w:rFonts w:hint="cs"/>
          <w:rtl/>
        </w:rPr>
        <w:t>לא'</w:t>
      </w:r>
      <w:r w:rsidRPr="006F178A">
        <w:rPr>
          <w:rtl/>
        </w:rPr>
        <w:t xml:space="preserve"> יום, אבל אמר </w:t>
      </w:r>
      <w:r w:rsidR="00165FEA">
        <w:rPr>
          <w:rFonts w:hint="cs"/>
          <w:rtl/>
        </w:rPr>
        <w:t>ל'</w:t>
      </w:r>
      <w:r w:rsidRPr="006F178A">
        <w:rPr>
          <w:rtl/>
        </w:rPr>
        <w:t xml:space="preserve"> יום ויום</w:t>
      </w:r>
      <w:r w:rsidR="00165FEA">
        <w:rPr>
          <w:rFonts w:hint="cs"/>
          <w:rtl/>
        </w:rPr>
        <w:t xml:space="preserve"> א'</w:t>
      </w:r>
      <w:r w:rsidRPr="006F178A">
        <w:rPr>
          <w:rtl/>
        </w:rPr>
        <w:t xml:space="preserve"> </w:t>
      </w:r>
      <w:r w:rsidR="004236B8">
        <w:rPr>
          <w:rFonts w:hint="cs"/>
          <w:rtl/>
        </w:rPr>
        <w:t>-</w:t>
      </w:r>
      <w:r w:rsidRPr="006F178A">
        <w:rPr>
          <w:rtl/>
        </w:rPr>
        <w:t>נזיר שתים.</w:t>
      </w:r>
    </w:p>
    <w:p w14:paraId="3807FEA1" w14:textId="77777777" w:rsidR="00165FEA" w:rsidRDefault="00FF3740" w:rsidP="00FF3740">
      <w:pPr>
        <w:rPr>
          <w:rtl/>
        </w:rPr>
      </w:pPr>
      <w:r w:rsidRPr="00165FEA">
        <w:rPr>
          <w:rStyle w:val="a4"/>
          <w:rtl/>
        </w:rPr>
        <w:t xml:space="preserve">רב </w:t>
      </w:r>
      <w:r w:rsidRPr="00165FEA">
        <w:rPr>
          <w:rStyle w:val="a4"/>
          <w:rFonts w:hint="cs"/>
          <w:rtl/>
        </w:rPr>
        <w:t>כר</w:t>
      </w:r>
      <w:r w:rsidRPr="00165FEA">
        <w:rPr>
          <w:rStyle w:val="a4"/>
          <w:rtl/>
        </w:rPr>
        <w:t>"</w:t>
      </w:r>
      <w:r w:rsidRPr="00165FEA">
        <w:rPr>
          <w:rStyle w:val="a4"/>
          <w:rFonts w:hint="cs"/>
          <w:rtl/>
        </w:rPr>
        <w:t xml:space="preserve">ע </w:t>
      </w:r>
      <w:r w:rsidRPr="00165FEA">
        <w:rPr>
          <w:rtl/>
        </w:rPr>
        <w:t>דדרש לישנא יתירא</w:t>
      </w:r>
      <w:r w:rsidR="001A7DD4" w:rsidRPr="00165FEA">
        <w:rPr>
          <w:rtl/>
        </w:rPr>
        <w:t>.</w:t>
      </w:r>
    </w:p>
    <w:p w14:paraId="28B76C9C" w14:textId="7897D42F" w:rsidR="00FF3740" w:rsidRPr="00165FEA" w:rsidRDefault="00FF3740" w:rsidP="00FF3740">
      <w:pPr>
        <w:rPr>
          <w:rtl/>
        </w:rPr>
      </w:pPr>
      <w:r w:rsidRPr="00165FEA">
        <w:rPr>
          <w:rStyle w:val="a4"/>
          <w:rFonts w:hint="cs"/>
          <w:rtl/>
        </w:rPr>
        <w:t xml:space="preserve">  דת</w:t>
      </w:r>
      <w:r w:rsidRPr="00165FEA">
        <w:rPr>
          <w:rStyle w:val="a4"/>
          <w:rtl/>
        </w:rPr>
        <w:t xml:space="preserve">נן: </w:t>
      </w:r>
      <w:r w:rsidRPr="00165FEA">
        <w:rPr>
          <w:rtl/>
        </w:rPr>
        <w:t>לא את הבור ולא את הדות אע"פ שכתב לו עומקא ורומא</w:t>
      </w:r>
    </w:p>
    <w:p w14:paraId="1FCE632F" w14:textId="497976D4" w:rsidR="00FF3740" w:rsidRPr="006F178A" w:rsidRDefault="00FF3740" w:rsidP="00FF3740">
      <w:pPr>
        <w:rPr>
          <w:rtl/>
        </w:rPr>
      </w:pPr>
      <w:r w:rsidRPr="00165FEA">
        <w:rPr>
          <w:rFonts w:hint="cs"/>
          <w:rtl/>
        </w:rPr>
        <w:t xml:space="preserve">        </w:t>
      </w:r>
      <w:r w:rsidRPr="00165FEA">
        <w:rPr>
          <w:rStyle w:val="a4"/>
          <w:rFonts w:hint="cs"/>
          <w:rtl/>
        </w:rPr>
        <w:t>לר</w:t>
      </w:r>
      <w:r w:rsidRPr="00165FEA">
        <w:rPr>
          <w:rStyle w:val="a4"/>
          <w:rtl/>
        </w:rPr>
        <w:t>"</w:t>
      </w:r>
      <w:r w:rsidRPr="00165FEA">
        <w:rPr>
          <w:rStyle w:val="a4"/>
          <w:rFonts w:hint="cs"/>
          <w:rtl/>
        </w:rPr>
        <w:t xml:space="preserve">ע: </w:t>
      </w:r>
      <w:r w:rsidRPr="006F178A">
        <w:rPr>
          <w:rtl/>
        </w:rPr>
        <w:t xml:space="preserve">וצריך ליקח לו דרך, </w:t>
      </w:r>
      <w:r w:rsidRPr="00165FEA">
        <w:rPr>
          <w:rStyle w:val="a4"/>
          <w:rtl/>
        </w:rPr>
        <w:t xml:space="preserve">וחכ"א: </w:t>
      </w:r>
      <w:r w:rsidRPr="006F178A">
        <w:rPr>
          <w:rtl/>
        </w:rPr>
        <w:t>א"צ ליקח לו דרך</w:t>
      </w:r>
      <w:r w:rsidR="001A7DD4">
        <w:rPr>
          <w:rtl/>
        </w:rPr>
        <w:t>.</w:t>
      </w:r>
    </w:p>
    <w:p w14:paraId="4BBFB2A1" w14:textId="052AD645" w:rsidR="00FF3740" w:rsidRPr="006F178A" w:rsidRDefault="00FF3740" w:rsidP="00165FEA">
      <w:pPr>
        <w:rPr>
          <w:rtl/>
        </w:rPr>
      </w:pPr>
      <w:r w:rsidRPr="00165FEA">
        <w:rPr>
          <w:rStyle w:val="a4"/>
          <w:rtl/>
        </w:rPr>
        <w:t>ומודה</w:t>
      </w:r>
      <w:r w:rsidR="00165FEA">
        <w:rPr>
          <w:rStyle w:val="a4"/>
          <w:rFonts w:hint="cs"/>
          <w:rtl/>
        </w:rPr>
        <w:t xml:space="preserve"> ר''ע</w:t>
      </w:r>
      <w:r w:rsidRPr="006F178A">
        <w:rPr>
          <w:rtl/>
        </w:rPr>
        <w:t xml:space="preserve"> בזמן שאמר לו חוץ מאלו, ש</w:t>
      </w:r>
      <w:r w:rsidR="001C4E66">
        <w:rPr>
          <w:rFonts w:hint="cs"/>
          <w:rtl/>
        </w:rPr>
        <w:t>א''צ</w:t>
      </w:r>
      <w:r w:rsidRPr="006F178A">
        <w:rPr>
          <w:rtl/>
        </w:rPr>
        <w:t xml:space="preserve"> ליקח לו דרך.</w:t>
      </w:r>
    </w:p>
    <w:p w14:paraId="143498F1" w14:textId="77777777" w:rsidR="00FF3740" w:rsidRPr="006F178A" w:rsidRDefault="00FF3740" w:rsidP="000F6CD2">
      <w:pPr>
        <w:pStyle w:val="afffffb"/>
        <w:rPr>
          <w:rtl/>
        </w:rPr>
      </w:pPr>
      <w:r>
        <w:rPr>
          <w:rtl/>
        </w:rPr>
        <w:t>׹</w:t>
      </w:r>
    </w:p>
    <w:p w14:paraId="40DC0FD8" w14:textId="77777777" w:rsidR="00FF3740" w:rsidRPr="006F178A" w:rsidRDefault="00FF3740" w:rsidP="00516202">
      <w:pPr>
        <w:pStyle w:val="affff5"/>
        <w:framePr w:wrap="around"/>
        <w:rPr>
          <w:rtl/>
        </w:rPr>
      </w:pPr>
      <w:r w:rsidRPr="006F178A">
        <w:rPr>
          <w:rFonts w:hint="cs"/>
          <w:rtl/>
        </w:rPr>
        <w:t>ח.</w:t>
      </w:r>
    </w:p>
    <w:p>
      <w:pPr>
        <w:pStyle w:val="affffff2"/>
        <w:rPr>
          <w:ins w:id="20264" w:author="קלוד" w:date="2026-10-06T10:09:33Z"/>
        </w:rPr>
      </w:pPr>
      <w:ins w:id="20263" w:author="קלוד" w:date="2026-10-06T10:09:33Z">
        <w:r>
          <w:t xml:space="preserve">משנה ד</w:t>
        </w:r>
      </w:ins>
    </w:p>
    <w:p w14:paraId="28527C45" w14:textId="7F76315D" w:rsidR="001C4E66" w:rsidRDefault="00FF3740" w:rsidP="001C4E66">
      <w:pPr>
        <w:pStyle w:val="affffb"/>
        <w:spacing w:before="120"/>
        <w:jc w:val="center"/>
        <w:rPr>
          <w:rtl/>
        </w:rPr>
        <w:pPrChange w:id="90009" w:author="קלוד" w:date="2026-10-08T12:08:16Z">
          <w:pPr>
            <w:pStyle w:val="affffb"/>
            <w:jc w:val="center"/>
          </w:pPr>
        </w:pPrChange>
      </w:pPr>
      <w:r w:rsidRPr="006F178A">
        <w:rPr>
          <w:rtl/>
        </w:rPr>
        <w:t>הריני נזיר כשער ראשי, וכעפר הארץ, וכחול הים</w:t>
      </w:r>
    </w:p>
    <w:p w14:paraId="4782726C" w14:textId="04155355" w:rsidR="00FF3740" w:rsidRPr="006F178A" w:rsidRDefault="00D94799" w:rsidP="00FF3740">
      <w:pPr>
        <w:pStyle w:val="affffb"/>
        <w:rPr>
          <w:rtl/>
        </w:rPr>
      </w:pPr>
      <w:r w:rsidRPr="00D94799">
        <w:rPr>
          <w:rStyle w:val="TanaimMishna"/>
          <w:rFonts w:hint="cs"/>
          <w:rtl/>
          <w:rPrChange w:id="20006" w:author="קלוד" w:date="2026-10-06T10:09:33Z">
            <w:rPr>
              <w:rStyle w:val="a4"/>
              <w:rFonts w:hint="cs"/>
              <w:rtl/>
            </w:rPr>
          </w:rPrChange>
        </w:rPr>
        <w:t>ת"ק</w:t>
      </w:r>
      <w:r>
        <w:rPr>
          <w:rStyle w:val="TanaimMishna"/>
          <w:rFonts w:hint="cs"/>
          <w:rtl/>
          <w:rPrChange w:id="20007" w:author="קלוד" w:date="2026-10-06T10:09:33Z">
            <w:rPr>
              <w:rStyle w:val="a4"/>
              <w:rFonts w:hint="cs"/>
              <w:rtl/>
            </w:rPr>
          </w:rPrChange>
        </w:rPr>
        <w:t xml:space="preserve">: </w:t>
      </w:r>
      <w:r w:rsidR="00FF3740" w:rsidRPr="006F178A">
        <w:rPr>
          <w:rtl/>
        </w:rPr>
        <w:t>הרי זה נזיר עולם, ומגלח אחת לשלשים יום</w:t>
      </w:r>
      <w:r w:rsidR="001A7DD4">
        <w:rPr>
          <w:rtl/>
        </w:rPr>
        <w:t>.</w:t>
      </w:r>
    </w:p>
    <w:p w14:paraId="142101D6" w14:textId="77777777" w:rsidR="00D94799" w:rsidRDefault="00FF3740" w:rsidP="00FF3740">
      <w:pPr>
        <w:pStyle w:val="affffb"/>
        <w:rPr>
          <w:rtl/>
        </w:rPr>
      </w:pPr>
      <w:r w:rsidRPr="001C4E66">
        <w:rPr>
          <w:rStyle w:val="TanaimMishna"/>
          <w:rtl/>
          <w:rPrChange w:id="20008" w:author="קלוד" w:date="2026-10-06T10:09:33Z">
            <w:rPr>
              <w:rStyle w:val="a4"/>
              <w:rtl/>
            </w:rPr>
          </w:rPrChange>
        </w:rPr>
        <w:t xml:space="preserve">רבי: </w:t>
      </w:r>
      <w:r w:rsidRPr="006F178A">
        <w:rPr>
          <w:rtl/>
        </w:rPr>
        <w:t>א</w:t>
      </w:r>
      <w:r w:rsidR="00F67BD6">
        <w:rPr>
          <w:rFonts w:hint="cs"/>
          <w:rtl/>
        </w:rPr>
        <w:t>י''ז</w:t>
      </w:r>
      <w:r w:rsidRPr="006F178A">
        <w:rPr>
          <w:rtl/>
        </w:rPr>
        <w:t xml:space="preserve"> מגלח אחת ל</w:t>
      </w:r>
      <w:r w:rsidR="00F67BD6">
        <w:rPr>
          <w:rFonts w:hint="cs"/>
          <w:rtl/>
        </w:rPr>
        <w:t>ל'</w:t>
      </w:r>
      <w:r w:rsidRPr="006F178A">
        <w:rPr>
          <w:rtl/>
        </w:rPr>
        <w:t xml:space="preserve"> יום, ואיזה מגלח אחת</w:t>
      </w:r>
      <w:r w:rsidR="00F67BD6">
        <w:rPr>
          <w:rFonts w:hint="cs"/>
          <w:rtl/>
        </w:rPr>
        <w:t xml:space="preserve"> לל'</w:t>
      </w:r>
      <w:r w:rsidRPr="006F178A">
        <w:rPr>
          <w:rtl/>
        </w:rPr>
        <w:t xml:space="preserve"> </w:t>
      </w:r>
    </w:p>
    <w:p w14:paraId="726C6330" w14:textId="51501B06" w:rsidR="00FF3740" w:rsidRPr="006F178A" w:rsidRDefault="00D94799" w:rsidP="00FF3740">
      <w:pPr>
        <w:pStyle w:val="affffb"/>
        <w:rPr>
          <w:rtl/>
        </w:rPr>
      </w:pPr>
      <w:r>
        <w:rPr>
          <w:rStyle w:val="TanaimMishna"/>
          <w:rFonts w:hint="cs"/>
          <w:rtl/>
          <w:rPrChange w:id="20009" w:author="קלוד" w:date="2026-10-06T10:09:33Z">
            <w:rPr>
              <w:rStyle w:val="a4"/>
              <w:rFonts w:hint="cs"/>
              <w:rtl/>
            </w:rPr>
          </w:rPrChange>
        </w:rPr>
        <w:t>-</w:t>
      </w:r>
      <w:r w:rsidR="00FF3740" w:rsidRPr="006F178A">
        <w:rPr>
          <w:rtl/>
        </w:rPr>
        <w:t xml:space="preserve">האומר </w:t>
      </w:r>
      <w:r w:rsidR="00FF3740" w:rsidRPr="003960FA">
        <w:rPr>
          <w:rtl/>
        </w:rPr>
        <w:t>הרי עלי נזירות</w:t>
      </w:r>
      <w:r w:rsidR="00FF3740" w:rsidRPr="006F178A">
        <w:rPr>
          <w:rtl/>
        </w:rPr>
        <w:t xml:space="preserve"> כשער ראשי, וכעפר הארץ, וכחול הים.</w:t>
      </w:r>
    </w:p>
    <w:p w14:paraId="1C630D57" w14:textId="0EA2E7EB" w:rsidR="00D94799" w:rsidRDefault="00FF3740" w:rsidP="00D94799">
      <w:pPr>
        <w:pStyle w:val="affffb"/>
        <w:jc w:val="center"/>
        <w:rPr>
          <w:rtl/>
        </w:rPr>
      </w:pPr>
      <w:r w:rsidRPr="006F178A">
        <w:rPr>
          <w:rtl/>
        </w:rPr>
        <w:t>הריני נזיר מלא הבית או מלא הקופה,</w:t>
      </w:r>
    </w:p>
    <w:p w14:paraId="43260CFE" w14:textId="2E316B62" w:rsidR="00FF3740" w:rsidRPr="006F178A" w:rsidRDefault="00D94799" w:rsidP="00FF3740">
      <w:pPr>
        <w:pStyle w:val="affffb"/>
        <w:rPr>
          <w:rtl/>
        </w:rPr>
      </w:pPr>
      <w:r>
        <w:rPr>
          <w:rFonts w:hint="cs"/>
          <w:rtl/>
        </w:rPr>
        <w:t xml:space="preserve"> - </w:t>
      </w:r>
      <w:r w:rsidR="00FF3740" w:rsidRPr="006F178A">
        <w:rPr>
          <w:rtl/>
        </w:rPr>
        <w:t xml:space="preserve">בודקין אותו, אם אמר אחת גדולה נזרתי - נזיר ל' יום, </w:t>
      </w:r>
    </w:p>
    <w:p w14:paraId="1E8B9C62" w14:textId="1AA7D3AD" w:rsidR="00D94799" w:rsidRDefault="00FF3740" w:rsidP="00D94799">
      <w:pPr>
        <w:pStyle w:val="affffb"/>
        <w:jc w:val="center"/>
        <w:rPr>
          <w:rtl/>
        </w:rPr>
      </w:pPr>
      <w:r w:rsidRPr="006F178A">
        <w:rPr>
          <w:rtl/>
        </w:rPr>
        <w:t>ואם אמר סתם נזרתי</w:t>
      </w:r>
    </w:p>
    <w:p w14:paraId="25CD3D1F" w14:textId="2D9029DE" w:rsidR="00FF3740" w:rsidRPr="006F178A" w:rsidRDefault="00D94799" w:rsidP="00FF3740">
      <w:pPr>
        <w:pStyle w:val="affffb"/>
        <w:rPr>
          <w:rtl/>
        </w:rPr>
      </w:pPr>
      <w:r>
        <w:rPr>
          <w:rFonts w:hint="cs"/>
          <w:rtl/>
        </w:rPr>
        <w:t xml:space="preserve"> </w:t>
      </w:r>
      <w:r w:rsidR="00FF3740" w:rsidRPr="006F178A">
        <w:rPr>
          <w:rtl/>
        </w:rPr>
        <w:t>- רואין את הקופה כאילו היא מלאה חרדל, ונזיר כל ימיו.</w:t>
      </w:r>
    </w:p>
    <w:p w14:paraId="248BD96D" w14:textId="2420FA66" w:rsidR="00F67BD6" w:rsidRDefault="00FF3740" w:rsidP="00F67BD6">
      <w:pPr>
        <w:pStyle w:val="affffb"/>
        <w:jc w:val="center"/>
        <w:rPr>
          <w:rtl/>
        </w:rPr>
      </w:pPr>
      <w:r w:rsidRPr="006F178A">
        <w:rPr>
          <w:rtl/>
        </w:rPr>
        <w:t>הריני נזיר מכאן עד מקום פלוני,</w:t>
      </w:r>
    </w:p>
    <w:p w14:paraId="10B1C559" w14:textId="0EEC9138" w:rsidR="00F67BD6" w:rsidRDefault="00FF3740" w:rsidP="00F67BD6">
      <w:pPr>
        <w:pStyle w:val="affffb"/>
        <w:jc w:val="center"/>
        <w:rPr>
          <w:rtl/>
        </w:rPr>
      </w:pPr>
      <w:r w:rsidRPr="006F178A">
        <w:rPr>
          <w:rtl/>
        </w:rPr>
        <w:t>אומדין כמה ימים מכאן עד מקום פלוני,</w:t>
      </w:r>
    </w:p>
    <w:p w14:paraId="4DAEA7BA" w14:textId="29CBCE3C" w:rsidR="00FF3740" w:rsidRPr="006F178A" w:rsidRDefault="00FF3740" w:rsidP="00FF3740">
      <w:pPr>
        <w:pStyle w:val="affffb"/>
        <w:rPr>
          <w:rtl/>
        </w:rPr>
      </w:pPr>
      <w:r w:rsidRPr="006F178A">
        <w:rPr>
          <w:rtl/>
        </w:rPr>
        <w:t xml:space="preserve"> אם פחות מל' יום נזיר ל' יום, ואם לאו נזיר כמנין הימים.</w:t>
      </w:r>
    </w:p>
    <w:p w14:paraId="40655FC4" w14:textId="77777777" w:rsidR="00FF3740" w:rsidRPr="006F178A" w:rsidRDefault="00FF3740" w:rsidP="00FF3740">
      <w:pPr>
        <w:pStyle w:val="affffb"/>
        <w:rPr>
          <w:rtl/>
        </w:rPr>
      </w:pPr>
      <w:r w:rsidRPr="006F178A">
        <w:rPr>
          <w:rtl/>
        </w:rPr>
        <w:t xml:space="preserve">הריני נזיר כמנין ימות החמה - מונה נזירות כמנין ימות החמה, </w:t>
      </w:r>
    </w:p>
    <w:p w14:paraId="0C17A9D7" w14:textId="7B4D3049" w:rsidR="00FF3740" w:rsidRPr="006F178A" w:rsidRDefault="00F67BD6" w:rsidP="00FF3740">
      <w:pPr>
        <w:pStyle w:val="affffb"/>
        <w:rPr>
          <w:rtl/>
        </w:rPr>
      </w:pPr>
      <w:r>
        <w:rPr>
          <w:rStyle w:val="TanaimMishna"/>
          <w:rFonts w:hint="cs"/>
          <w:rtl/>
          <w:rPrChange w:id="20010" w:author="קלוד" w:date="2026-10-06T10:09:33Z">
            <w:rPr>
              <w:rStyle w:val="a4"/>
              <w:rFonts w:hint="cs"/>
              <w:rtl/>
            </w:rPr>
          </w:rPrChange>
        </w:rPr>
        <w:t>ר"י</w:t>
      </w:r>
      <w:r w:rsidR="00FF3740" w:rsidRPr="00F67BD6">
        <w:rPr>
          <w:rStyle w:val="TanaimMishna"/>
          <w:rtl/>
          <w:rPrChange w:id="20011" w:author="קלוד" w:date="2026-10-06T10:09:33Z">
            <w:rPr>
              <w:rStyle w:val="a4"/>
              <w:rtl/>
            </w:rPr>
          </w:rPrChange>
        </w:rPr>
        <w:t>:</w:t>
      </w:r>
      <w:r w:rsidR="00FF3740" w:rsidRPr="006F178A">
        <w:rPr>
          <w:rtl/>
        </w:rPr>
        <w:t xml:space="preserve"> מעשה היה, כיון שהשלים מת.</w:t>
      </w:r>
    </w:p>
    <w:p w14:paraId="30A9CD15" w14:textId="5FC3C933" w:rsidR="00FF3740" w:rsidRPr="00D43A66" w:rsidRDefault="00FF3740" w:rsidP="00FF3740">
      <w:pPr>
        <w:pStyle w:val="afffff3"/>
        <w:rPr>
          <w:b/>
          <w:spacing w:val="0"/>
          <w:sz w:val="20"/>
          <w:rtl/>
        </w:rPr>
      </w:pPr>
      <w:ins w:id="9814" w:author="מספור קטעי משנה" w:date="2026-10-06T06:45:37Z">
        <w:r>
          <w:rPr>
            <w:rStyle w:val="MisparKeta"/>
          </w:rPr>
          <w:t xml:space="preserve">ב. </w:t>
        </w:r>
      </w:ins>
      <w:r w:rsidRPr="006F178A">
        <w:rPr>
          <w:b/>
          <w:rtl/>
          <w:rPrChange w:id="40015" w:author="Claude" w:date="2026-10-06T13:34:43Z">
            <w:rPr>
              <w:b/>
              <w:sz w:val="20"/>
              <w:rtl/>
            </w:rPr>
          </w:rPrChange>
        </w:rPr>
        <w:t>רואין את הקופה כאילו מלאה חרדל, ונזיר כל ימיו</w:t>
      </w:r>
      <w:r w:rsidR="00D43A66">
        <w:rPr>
          <w:rFonts w:hint="cs"/>
          <w:b/>
          <w:rtl/>
          <w:rPrChange w:id="40016" w:author="Claude" w:date="2026-10-06T13:34:43Z">
            <w:rPr>
              <w:rFonts w:hint="cs"/>
              <w:b/>
              <w:sz w:val="20"/>
              <w:rtl/>
            </w:rPr>
          </w:rPrChange>
        </w:rPr>
        <w:t xml:space="preserve"> </w:t>
      </w:r>
      <w:r w:rsidR="00D43A66" w:rsidRPr="00D43A66">
        <w:rPr>
          <w:rStyle w:val="a6"/>
          <w:rFonts w:hint="cs"/>
          <w:spacing w:val="0"/>
          <w:rtl/>
        </w:rPr>
        <w:t>ר''ש ור''י</w:t>
      </w:r>
    </w:p>
    <w:p w14:paraId="7D2D5E8B" w14:textId="77777777" w:rsidR="00FF3740" w:rsidRPr="006F178A" w:rsidRDefault="00FF3740" w:rsidP="00FF3740">
      <w:pPr>
        <w:rPr>
          <w:rtl/>
        </w:rPr>
      </w:pPr>
      <w:r w:rsidRPr="006F178A">
        <w:rPr>
          <w:rFonts w:ascii="FontbitDavid" w:hAnsi="FontbitDavid" w:hint="cs"/>
          <w:rtl/>
        </w:rPr>
        <w:t>ולא חזי' כאילו הקופה מלאה ב</w:t>
      </w:r>
      <w:r w:rsidRPr="006F178A">
        <w:rPr>
          <w:rFonts w:ascii="FontbitDavid" w:hAnsi="FontbitDavid"/>
          <w:rtl/>
        </w:rPr>
        <w:t xml:space="preserve">קישואין ודלועין, </w:t>
      </w:r>
      <w:r w:rsidRPr="006F178A">
        <w:rPr>
          <w:rFonts w:ascii="FontbitDavid" w:hAnsi="FontbitDavid" w:hint="cs"/>
          <w:rtl/>
        </w:rPr>
        <w:t xml:space="preserve">שתהא לו תקנה </w:t>
      </w:r>
      <w:r w:rsidRPr="006F178A">
        <w:rPr>
          <w:rFonts w:ascii="FontbitDavid" w:hAnsi="FontbitDavid"/>
          <w:rtl/>
        </w:rPr>
        <w:t xml:space="preserve"> </w:t>
      </w:r>
    </w:p>
    <w:p w14:paraId="33D63D80" w14:textId="2230B104" w:rsidR="0098730D" w:rsidRDefault="00B65775" w:rsidP="0098730D">
      <w:pPr>
        <w:rPr>
          <w:rStyle w:val="a4"/>
          <w:rtl/>
        </w:rPr>
      </w:pPr>
      <w:r>
        <w:rPr>
          <w:rStyle w:val="a4"/>
          <w:rFonts w:hint="cs"/>
          <w:rtl/>
        </w:rPr>
        <w:t xml:space="preserve">א. </w:t>
      </w:r>
      <w:r w:rsidR="00FF3740" w:rsidRPr="0098730D">
        <w:rPr>
          <w:rStyle w:val="a4"/>
          <w:rFonts w:hint="cs"/>
          <w:rtl/>
        </w:rPr>
        <w:t>כ</w:t>
      </w:r>
      <w:r w:rsidR="00FF3740" w:rsidRPr="0098730D">
        <w:rPr>
          <w:rStyle w:val="a4"/>
          <w:rtl/>
        </w:rPr>
        <w:t>חזקיה:</w:t>
      </w:r>
      <w:r w:rsidR="00FF3740" w:rsidRPr="0098730D">
        <w:rPr>
          <w:rtl/>
        </w:rPr>
        <w:t xml:space="preserve"> </w:t>
      </w:r>
      <w:r w:rsidR="00FF3740" w:rsidRPr="0098730D">
        <w:rPr>
          <w:rFonts w:hint="cs"/>
          <w:rtl/>
        </w:rPr>
        <w:t>ד</w:t>
      </w:r>
      <w:r w:rsidR="00FF3740" w:rsidRPr="0098730D">
        <w:rPr>
          <w:rtl/>
        </w:rPr>
        <w:t xml:space="preserve">במחלוקת שנויה, </w:t>
      </w:r>
    </w:p>
    <w:p w14:paraId="5090E904" w14:textId="3473B622" w:rsidR="00FF3740" w:rsidRPr="0098730D" w:rsidRDefault="00FF3740" w:rsidP="0098730D">
      <w:pPr>
        <w:rPr>
          <w:rtl/>
        </w:rPr>
      </w:pPr>
      <w:r w:rsidRPr="0098730D">
        <w:rPr>
          <w:rStyle w:val="a4"/>
          <w:rtl/>
        </w:rPr>
        <w:t>ו</w:t>
      </w:r>
      <w:r w:rsidR="0098730D" w:rsidRPr="0098730D">
        <w:rPr>
          <w:rStyle w:val="a4"/>
          <w:rFonts w:hint="cs"/>
          <w:rtl/>
        </w:rPr>
        <w:t>כ</w:t>
      </w:r>
      <w:r w:rsidRPr="0098730D">
        <w:rPr>
          <w:rStyle w:val="a4"/>
          <w:rtl/>
        </w:rPr>
        <w:t>ר"ש</w:t>
      </w:r>
      <w:r w:rsidR="0098730D">
        <w:rPr>
          <w:rStyle w:val="a4"/>
          <w:rFonts w:hint="cs"/>
          <w:rtl/>
        </w:rPr>
        <w:t>:</w:t>
      </w:r>
      <w:r w:rsidRPr="0098730D">
        <w:rPr>
          <w:rtl/>
        </w:rPr>
        <w:t xml:space="preserve"> אדם מכניס את עצמו לדבר שספיקו חמור מודאי</w:t>
      </w:r>
      <w:r w:rsidR="001A7DD4" w:rsidRPr="0098730D">
        <w:rPr>
          <w:rtl/>
        </w:rPr>
        <w:t>.</w:t>
      </w:r>
    </w:p>
    <w:p w14:paraId="0265CC18" w14:textId="0E281579" w:rsidR="00FF3740" w:rsidRPr="006F178A" w:rsidRDefault="00FF3740" w:rsidP="00B65775">
      <w:pPr>
        <w:rPr>
          <w:rtl/>
        </w:rPr>
      </w:pPr>
      <w:r w:rsidRPr="0098730D">
        <w:rPr>
          <w:rStyle w:val="a4"/>
          <w:rtl/>
        </w:rPr>
        <w:t xml:space="preserve">דתניא: </w:t>
      </w:r>
      <w:r w:rsidRPr="006F178A">
        <w:rPr>
          <w:rFonts w:ascii="FontbitDavid" w:hAnsi="FontbitDavid"/>
          <w:rtl/>
        </w:rPr>
        <w:t xml:space="preserve">הריני נזיר ע"מ שיהא בכרי זה מאה כור, והלך ומצאו שנגנב או שאבד </w:t>
      </w:r>
      <w:r w:rsidRPr="00B65775">
        <w:rPr>
          <w:rStyle w:val="a4"/>
          <w:rtl/>
        </w:rPr>
        <w:t xml:space="preserve">- ר"ש </w:t>
      </w:r>
      <w:r w:rsidRPr="006F178A">
        <w:rPr>
          <w:rtl/>
        </w:rPr>
        <w:t>אוסר, שספק נזירות להחמיר</w:t>
      </w:r>
      <w:r w:rsidR="001A7DD4">
        <w:rPr>
          <w:rtl/>
        </w:rPr>
        <w:t>.</w:t>
      </w:r>
    </w:p>
    <w:p w14:paraId="16537323" w14:textId="77777777" w:rsidR="00FF3740" w:rsidRPr="006F178A" w:rsidRDefault="00FF3740" w:rsidP="00B65775">
      <w:pPr>
        <w:rPr>
          <w:rtl/>
        </w:rPr>
      </w:pPr>
      <w:r w:rsidRPr="00B65775">
        <w:rPr>
          <w:rStyle w:val="a4"/>
          <w:rtl/>
        </w:rPr>
        <w:t>ר' יהודה</w:t>
      </w:r>
      <w:r w:rsidRPr="006F178A">
        <w:rPr>
          <w:rtl/>
        </w:rPr>
        <w:t xml:space="preserve"> מתיר, שספק נזירות להקל.</w:t>
      </w:r>
    </w:p>
    <w:p w14:paraId="1A74C4F6" w14:textId="2F98104F" w:rsidR="00FF3740" w:rsidRPr="006F178A" w:rsidRDefault="00B65775" w:rsidP="00B65775">
      <w:pPr>
        <w:rPr>
          <w:rtl/>
        </w:rPr>
      </w:pPr>
      <w:r>
        <w:rPr>
          <w:rStyle w:val="a4"/>
          <w:rFonts w:hint="cs"/>
          <w:rtl/>
        </w:rPr>
        <w:t xml:space="preserve">ב. </w:t>
      </w:r>
      <w:r w:rsidR="00FF3740" w:rsidRPr="00B65775">
        <w:rPr>
          <w:rStyle w:val="a4"/>
          <w:rtl/>
        </w:rPr>
        <w:t>ר</w:t>
      </w:r>
      <w:r w:rsidR="00FF3740" w:rsidRPr="00B65775">
        <w:rPr>
          <w:rStyle w:val="a4"/>
          <w:rFonts w:hint="cs"/>
          <w:rtl/>
        </w:rPr>
        <w:t>י</w:t>
      </w:r>
      <w:r w:rsidR="00FF3740" w:rsidRPr="00B65775">
        <w:rPr>
          <w:rStyle w:val="a4"/>
          <w:rtl/>
        </w:rPr>
        <w:t>"</w:t>
      </w:r>
      <w:r w:rsidR="00FF3740" w:rsidRPr="00B65775">
        <w:rPr>
          <w:rStyle w:val="a4"/>
          <w:rFonts w:hint="cs"/>
          <w:rtl/>
        </w:rPr>
        <w:t>ו</w:t>
      </w:r>
      <w:r w:rsidR="00FF3740" w:rsidRPr="00B65775">
        <w:rPr>
          <w:rStyle w:val="a4"/>
          <w:rtl/>
        </w:rPr>
        <w:t>:</w:t>
      </w:r>
      <w:r w:rsidR="00FF3740" w:rsidRPr="00B65775">
        <w:rPr>
          <w:rFonts w:ascii="FontbitDavid" w:hAnsi="FontbitDavid"/>
          <w:rtl/>
        </w:rPr>
        <w:t xml:space="preserve"> </w:t>
      </w:r>
      <w:r w:rsidR="00FF3740" w:rsidRPr="00B65775">
        <w:rPr>
          <w:rStyle w:val="a4"/>
          <w:rtl/>
        </w:rPr>
        <w:t>א</w:t>
      </w:r>
      <w:r w:rsidRPr="00B65775">
        <w:rPr>
          <w:rStyle w:val="a4"/>
          <w:rFonts w:hint="cs"/>
          <w:rtl/>
        </w:rPr>
        <w:t>ף כר''י</w:t>
      </w:r>
      <w:r w:rsidR="00FF3740" w:rsidRPr="00B65775">
        <w:rPr>
          <w:rStyle w:val="a4"/>
          <w:rtl/>
        </w:rPr>
        <w:t>,</w:t>
      </w:r>
      <w:r w:rsidR="00FF3740" w:rsidRPr="00B65775">
        <w:rPr>
          <w:rFonts w:ascii="FontbitDavid" w:hAnsi="FontbitDavid"/>
          <w:rtl/>
        </w:rPr>
        <w:t xml:space="preserve"> </w:t>
      </w:r>
      <w:r>
        <w:rPr>
          <w:rFonts w:ascii="FontbitDavid" w:hAnsi="FontbitDavid" w:hint="cs"/>
          <w:rtl/>
        </w:rPr>
        <w:t>ש</w:t>
      </w:r>
      <w:r w:rsidR="00FF3740" w:rsidRPr="00B65775">
        <w:rPr>
          <w:rFonts w:ascii="FontbitDavid" w:hAnsi="FontbitDavid"/>
          <w:rtl/>
        </w:rPr>
        <w:t>ם לא נחית ל</w:t>
      </w:r>
      <w:r w:rsidR="00FF3740" w:rsidRPr="00B65775">
        <w:rPr>
          <w:rFonts w:ascii="FontbitDavid" w:hAnsi="FontbitDavid" w:hint="cs"/>
          <w:rtl/>
        </w:rPr>
        <w:t>נ</w:t>
      </w:r>
      <w:r w:rsidR="00FF3740" w:rsidRPr="00B65775">
        <w:rPr>
          <w:rFonts w:ascii="FontbitDavid" w:hAnsi="FontbitDavid"/>
          <w:rtl/>
        </w:rPr>
        <w:t xml:space="preserve">זירות, </w:t>
      </w:r>
      <w:r>
        <w:rPr>
          <w:rFonts w:ascii="FontbitDavid" w:hAnsi="FontbitDavid" w:hint="cs"/>
          <w:rtl/>
        </w:rPr>
        <w:t>כאן</w:t>
      </w:r>
      <w:r w:rsidR="00FF3740" w:rsidRPr="00B65775">
        <w:rPr>
          <w:rFonts w:ascii="FontbitDavid" w:hAnsi="FontbitDavid"/>
          <w:rtl/>
        </w:rPr>
        <w:t xml:space="preserve"> נחית ל</w:t>
      </w:r>
      <w:r w:rsidR="00FF3740" w:rsidRPr="00B65775">
        <w:rPr>
          <w:rFonts w:ascii="FontbitDavid" w:hAnsi="FontbitDavid" w:hint="cs"/>
          <w:rtl/>
        </w:rPr>
        <w:t>נ</w:t>
      </w:r>
      <w:r w:rsidR="00FF3740" w:rsidRPr="00B65775">
        <w:rPr>
          <w:rFonts w:ascii="FontbitDavid" w:hAnsi="FontbitDavid"/>
          <w:rtl/>
        </w:rPr>
        <w:t xml:space="preserve">זירות, במאי לסלוקיה מיניה? אמאי לא? </w:t>
      </w:r>
      <w:r>
        <w:rPr>
          <w:rFonts w:ascii="FontbitDavid" w:hAnsi="FontbitDavid" w:hint="cs"/>
          <w:rtl/>
        </w:rPr>
        <w:t>נראה</w:t>
      </w:r>
      <w:r w:rsidR="00FF3740" w:rsidRPr="00B65775">
        <w:rPr>
          <w:rFonts w:ascii="FontbitDavid" w:hAnsi="FontbitDavid"/>
          <w:rtl/>
        </w:rPr>
        <w:t xml:space="preserve"> לקופה כאילו מלאה קישואין ודלועין, ות</w:t>
      </w:r>
      <w:r>
        <w:rPr>
          <w:rFonts w:ascii="FontbitDavid" w:hAnsi="FontbitDavid" w:hint="cs"/>
          <w:rtl/>
        </w:rPr>
        <w:t>הא</w:t>
      </w:r>
      <w:r w:rsidR="00FF3740" w:rsidRPr="00B65775">
        <w:rPr>
          <w:rFonts w:ascii="FontbitDavid" w:hAnsi="FontbitDavid"/>
          <w:rtl/>
        </w:rPr>
        <w:t xml:space="preserve"> ל</w:t>
      </w:r>
      <w:r>
        <w:rPr>
          <w:rFonts w:ascii="FontbitDavid" w:hAnsi="FontbitDavid" w:hint="cs"/>
          <w:rtl/>
        </w:rPr>
        <w:t>ו</w:t>
      </w:r>
      <w:r w:rsidR="00FF3740" w:rsidRPr="00B65775">
        <w:rPr>
          <w:rFonts w:ascii="FontbitDavid" w:hAnsi="FontbitDavid"/>
          <w:rtl/>
        </w:rPr>
        <w:t xml:space="preserve"> תקנ</w:t>
      </w:r>
      <w:r>
        <w:rPr>
          <w:rFonts w:ascii="FontbitDavid" w:hAnsi="FontbitDavid" w:hint="cs"/>
          <w:rtl/>
        </w:rPr>
        <w:t>ה</w:t>
      </w:r>
      <w:r w:rsidR="00FF3740" w:rsidRPr="00B65775">
        <w:rPr>
          <w:rFonts w:ascii="FontbitDavid" w:hAnsi="FontbitDavid"/>
          <w:rtl/>
        </w:rPr>
        <w:t xml:space="preserve">! הא ס"ד, נזירות הוא </w:t>
      </w:r>
      <w:r>
        <w:rPr>
          <w:rFonts w:ascii="FontbitDavid" w:hAnsi="FontbitDavid" w:hint="cs"/>
          <w:rtl/>
        </w:rPr>
        <w:t>שקיבל עליו</w:t>
      </w:r>
      <w:r w:rsidR="00FF3740" w:rsidRPr="00B65775">
        <w:rPr>
          <w:rFonts w:ascii="FontbitDavid" w:hAnsi="FontbitDavid"/>
          <w:rtl/>
        </w:rPr>
        <w:t xml:space="preserve">, </w:t>
      </w:r>
      <w:r w:rsidR="00FF3740" w:rsidRPr="00B65775">
        <w:rPr>
          <w:rStyle w:val="a4"/>
          <w:rtl/>
        </w:rPr>
        <w:t>דר"</w:t>
      </w:r>
      <w:r w:rsidR="00FF3740" w:rsidRPr="00B65775">
        <w:rPr>
          <w:rStyle w:val="a4"/>
          <w:rFonts w:hint="cs"/>
          <w:rtl/>
        </w:rPr>
        <w:t>י ס</w:t>
      </w:r>
      <w:r w:rsidR="00FF3740" w:rsidRPr="00B65775">
        <w:rPr>
          <w:rStyle w:val="a4"/>
          <w:rtl/>
        </w:rPr>
        <w:t>"</w:t>
      </w:r>
      <w:r w:rsidR="00FF3740" w:rsidRPr="00B65775">
        <w:rPr>
          <w:rStyle w:val="a4"/>
          <w:rFonts w:hint="cs"/>
          <w:rtl/>
        </w:rPr>
        <w:t>ל כרבי</w:t>
      </w:r>
      <w:r w:rsidR="00FF3740" w:rsidRPr="00B65775">
        <w:rPr>
          <w:rFonts w:ascii="FontbitDavid" w:hAnsi="FontbitDavid" w:hint="cs"/>
          <w:rtl/>
        </w:rPr>
        <w:t xml:space="preserve"> דאין מגלח אחת לל' יום שרק האומר הרי עלי נזירות כשער ראשי וכעפר הארץ וכחול הים</w:t>
      </w:r>
    </w:p>
    <w:p w14:paraId="0CB4C12D" w14:textId="77777777" w:rsidR="00FF3740" w:rsidRPr="006F178A" w:rsidRDefault="00FF3740" w:rsidP="00516202">
      <w:pPr>
        <w:pStyle w:val="affff5"/>
        <w:framePr w:wrap="around"/>
        <w:rPr>
          <w:rtl/>
        </w:rPr>
      </w:pPr>
      <w:r w:rsidRPr="006F178A">
        <w:rPr>
          <w:rFonts w:hint="cs"/>
          <w:rtl/>
        </w:rPr>
        <w:t>ח:</w:t>
      </w:r>
    </w:p>
    <w:p w14:paraId="64FDCB57" w14:textId="77777777" w:rsidR="00F724A1" w:rsidRPr="00414F99" w:rsidRDefault="00FF3740" w:rsidP="00BA44EB">
      <w:pPr>
        <w:pStyle w:val="a7"/>
        <w:rPr>
          <w:rtl/>
        </w:rPr>
      </w:pPr>
      <w:r w:rsidRPr="00414F99">
        <w:rPr>
          <w:rtl/>
        </w:rPr>
        <w:t>ור"</w:t>
      </w:r>
      <w:r w:rsidRPr="00414F99">
        <w:rPr>
          <w:rFonts w:hint="cs"/>
          <w:rtl/>
        </w:rPr>
        <w:t xml:space="preserve">י </w:t>
      </w:r>
      <w:r w:rsidRPr="00414F99">
        <w:rPr>
          <w:rtl/>
        </w:rPr>
        <w:t>מי ס"</w:t>
      </w:r>
      <w:r w:rsidRPr="00414F99">
        <w:rPr>
          <w:rFonts w:hint="cs"/>
          <w:rtl/>
        </w:rPr>
        <w:t xml:space="preserve">ל </w:t>
      </w:r>
      <w:r w:rsidRPr="00414F99">
        <w:rPr>
          <w:rtl/>
        </w:rPr>
        <w:t xml:space="preserve">כרבי? </w:t>
      </w:r>
    </w:p>
    <w:p w14:paraId="0D638A7B" w14:textId="0F51CF74" w:rsidR="00FF3740" w:rsidRPr="006F178A" w:rsidRDefault="00FF3740" w:rsidP="00FF3740">
      <w:pPr>
        <w:rPr>
          <w:rtl/>
        </w:rPr>
      </w:pPr>
      <w:r w:rsidRPr="00B65775">
        <w:rPr>
          <w:rStyle w:val="a4"/>
          <w:rtl/>
        </w:rPr>
        <w:t xml:space="preserve">והתנן: </w:t>
      </w:r>
      <w:r w:rsidRPr="006F178A">
        <w:rPr>
          <w:rFonts w:ascii="FontbitDavid" w:hAnsi="FontbitDavid"/>
          <w:rtl/>
        </w:rPr>
        <w:t xml:space="preserve">הריני נזיר כמנין ימות החמה וכו' </w:t>
      </w:r>
      <w:r w:rsidR="00F724A1">
        <w:rPr>
          <w:rStyle w:val="a4"/>
          <w:rFonts w:hint="cs"/>
          <w:rtl/>
        </w:rPr>
        <w:t>ו</w:t>
      </w:r>
      <w:r w:rsidRPr="00B65775">
        <w:rPr>
          <w:rStyle w:val="a4"/>
          <w:rtl/>
        </w:rPr>
        <w:t>א</w:t>
      </w:r>
      <w:r w:rsidR="00867367">
        <w:rPr>
          <w:rStyle w:val="a4"/>
          <w:rFonts w:hint="cs"/>
          <w:rtl/>
        </w:rPr>
        <w:t>ר''י</w:t>
      </w:r>
      <w:r w:rsidRPr="00B65775">
        <w:rPr>
          <w:rStyle w:val="a4"/>
          <w:rtl/>
        </w:rPr>
        <w:t>:</w:t>
      </w:r>
      <w:r w:rsidRPr="006F178A">
        <w:rPr>
          <w:rFonts w:ascii="FontbitDavid" w:hAnsi="FontbitDavid"/>
          <w:rtl/>
        </w:rPr>
        <w:t xml:space="preserve"> מעשה שהשלים מת</w:t>
      </w:r>
    </w:p>
    <w:p w14:paraId="78DC157C" w14:textId="77777777" w:rsidR="00B65775" w:rsidRDefault="00FF3740" w:rsidP="00414F99">
      <w:pPr>
        <w:rPr>
          <w:rtl/>
        </w:rPr>
      </w:pPr>
      <w:r w:rsidRPr="00B65775">
        <w:rPr>
          <w:rStyle w:val="a4"/>
          <w:rtl/>
        </w:rPr>
        <w:t>א</w:t>
      </w:r>
      <w:r w:rsidR="00B65775" w:rsidRPr="00B65775">
        <w:rPr>
          <w:rStyle w:val="a4"/>
          <w:rFonts w:hint="cs"/>
          <w:rtl/>
        </w:rPr>
        <w:t>י</w:t>
      </w:r>
      <w:r w:rsidRPr="00B65775">
        <w:rPr>
          <w:rStyle w:val="a4"/>
          <w:rtl/>
        </w:rPr>
        <w:t xml:space="preserve"> </w:t>
      </w:r>
      <w:r w:rsidR="00B65775">
        <w:rPr>
          <w:rFonts w:hint="cs"/>
          <w:rtl/>
        </w:rPr>
        <w:t xml:space="preserve">מקבל עליו </w:t>
      </w:r>
      <w:r w:rsidRPr="006F178A">
        <w:rPr>
          <w:rtl/>
        </w:rPr>
        <w:t xml:space="preserve">נזירות, </w:t>
      </w:r>
      <w:r w:rsidR="00B65775">
        <w:rPr>
          <w:rFonts w:hint="cs"/>
          <w:rtl/>
        </w:rPr>
        <w:t xml:space="preserve">זה הטעם </w:t>
      </w:r>
      <w:r w:rsidRPr="006F178A">
        <w:rPr>
          <w:rtl/>
        </w:rPr>
        <w:t xml:space="preserve">דכיון דהשלים מת, </w:t>
      </w:r>
    </w:p>
    <w:p w14:paraId="4D00840E" w14:textId="3BCC3CFE" w:rsidR="00B65775" w:rsidRDefault="00FF3740" w:rsidP="00B65775">
      <w:pPr>
        <w:rPr>
          <w:rtl/>
        </w:rPr>
      </w:pPr>
      <w:r w:rsidRPr="006F178A">
        <w:rPr>
          <w:rtl/>
        </w:rPr>
        <w:t>א</w:t>
      </w:r>
      <w:r w:rsidR="003C67FF">
        <w:rPr>
          <w:rFonts w:hint="cs"/>
          <w:rtl/>
        </w:rPr>
        <w:t>בל</w:t>
      </w:r>
      <w:r w:rsidRPr="006F178A">
        <w:rPr>
          <w:rtl/>
        </w:rPr>
        <w:t xml:space="preserve"> א</w:t>
      </w:r>
      <w:r w:rsidR="00B65775">
        <w:rPr>
          <w:rFonts w:hint="cs"/>
          <w:rtl/>
        </w:rPr>
        <w:t>י</w:t>
      </w:r>
      <w:r w:rsidRPr="006F178A">
        <w:rPr>
          <w:rtl/>
        </w:rPr>
        <w:t xml:space="preserve">  נזירות</w:t>
      </w:r>
      <w:r w:rsidR="00B65775">
        <w:rPr>
          <w:rFonts w:hint="cs"/>
          <w:rtl/>
        </w:rPr>
        <w:t xml:space="preserve"> אחת קיבל</w:t>
      </w:r>
      <w:r w:rsidRPr="006F178A">
        <w:rPr>
          <w:rtl/>
        </w:rPr>
        <w:t>, מ</w:t>
      </w:r>
      <w:r>
        <w:rPr>
          <w:rtl/>
        </w:rPr>
        <w:t>י הוי השלמה?</w:t>
      </w:r>
    </w:p>
    <w:p w14:paraId="3EC44DD3" w14:textId="693BBA1C" w:rsidR="00FF3740" w:rsidRPr="00C25039" w:rsidRDefault="00FF3740" w:rsidP="00FF3740">
      <w:pPr>
        <w:rPr>
          <w:rtl/>
        </w:rPr>
      </w:pPr>
      <w:r w:rsidRPr="00B65775">
        <w:rPr>
          <w:rStyle w:val="a4"/>
          <w:rtl/>
        </w:rPr>
        <w:lastRenderedPageBreak/>
        <w:t xml:space="preserve"> ועוד</w:t>
      </w:r>
      <w:r w:rsidR="00B65775">
        <w:rPr>
          <w:rStyle w:val="a4"/>
          <w:rFonts w:hint="cs"/>
          <w:rtl/>
        </w:rPr>
        <w:t>:</w:t>
      </w:r>
      <w:r>
        <w:rPr>
          <w:rtl/>
        </w:rPr>
        <w:t xml:space="preserve"> </w:t>
      </w:r>
      <w:r w:rsidRPr="00B65775">
        <w:rPr>
          <w:rStyle w:val="a4"/>
          <w:rtl/>
        </w:rPr>
        <w:t>מי סבר כרבי? והא תניא</w:t>
      </w:r>
      <w:r w:rsidR="00B65775">
        <w:rPr>
          <w:rStyle w:val="a4"/>
          <w:rFonts w:hint="cs"/>
          <w:rtl/>
        </w:rPr>
        <w:t xml:space="preserve"> לר''י</w:t>
      </w:r>
      <w:r w:rsidRPr="00B65775">
        <w:rPr>
          <w:rStyle w:val="a4"/>
          <w:rtl/>
        </w:rPr>
        <w:t>:</w:t>
      </w:r>
      <w:r w:rsidRPr="006F178A">
        <w:rPr>
          <w:rtl/>
        </w:rPr>
        <w:t xml:space="preserve"> הריני נזיר מנין </w:t>
      </w:r>
      <w:r w:rsidRPr="00D454EC">
        <w:rPr>
          <w:spacing w:val="-4"/>
          <w:rtl/>
        </w:rPr>
        <w:t xml:space="preserve">הילקטי קיץ, </w:t>
      </w:r>
      <w:r w:rsidRPr="00C25039">
        <w:rPr>
          <w:rtl/>
        </w:rPr>
        <w:t xml:space="preserve">ומנין שבלי שמיטה מונה נזירות כמנין הילקטי קיץ, וכמנין שבלי שמיטה! </w:t>
      </w:r>
    </w:p>
    <w:p w14:paraId="0BEA79E3" w14:textId="0507CDE8" w:rsidR="00FF3740" w:rsidRPr="006F178A" w:rsidRDefault="00B65775" w:rsidP="00FF3740">
      <w:pPr>
        <w:rPr>
          <w:rtl/>
        </w:rPr>
      </w:pPr>
      <w:r>
        <w:rPr>
          <w:rFonts w:ascii="FontbitDavid" w:hAnsi="FontbitDavid" w:hint="cs"/>
          <w:rtl/>
        </w:rPr>
        <w:t xml:space="preserve">- שאני </w:t>
      </w:r>
      <w:r w:rsidR="00FF3740" w:rsidRPr="00B65775">
        <w:rPr>
          <w:rFonts w:ascii="FontbitDavid" w:hAnsi="FontbitDavid"/>
          <w:rtl/>
        </w:rPr>
        <w:t>מנין.</w:t>
      </w:r>
    </w:p>
    <w:p w14:paraId="2882028F" w14:textId="76A805F9" w:rsidR="00FF3740" w:rsidRPr="006F178A" w:rsidRDefault="00FF3740" w:rsidP="00FF3740">
      <w:pPr>
        <w:rPr>
          <w:rtl/>
        </w:rPr>
      </w:pPr>
      <w:r w:rsidRPr="00414F99">
        <w:rPr>
          <w:rStyle w:val="a4"/>
          <w:rtl/>
        </w:rPr>
        <w:t xml:space="preserve">• </w:t>
      </w:r>
      <w:r w:rsidRPr="00414F99">
        <w:rPr>
          <w:rStyle w:val="a4"/>
          <w:rFonts w:hint="cs"/>
          <w:rtl/>
        </w:rPr>
        <w:t>ושאני</w:t>
      </w:r>
      <w:r w:rsidRPr="00414F99">
        <w:rPr>
          <w:rStyle w:val="a4"/>
          <w:rtl/>
        </w:rPr>
        <w:t xml:space="preserve"> לרבי</w:t>
      </w:r>
      <w:r w:rsidRPr="006F178A">
        <w:rPr>
          <w:rtl/>
        </w:rPr>
        <w:t xml:space="preserve"> מנין</w:t>
      </w:r>
      <w:r w:rsidR="00C25039">
        <w:rPr>
          <w:rFonts w:hint="cs"/>
          <w:rtl/>
        </w:rPr>
        <w:t>,</w:t>
      </w:r>
      <w:r w:rsidRPr="006F178A">
        <w:rPr>
          <w:rtl/>
        </w:rPr>
        <w:t xml:space="preserve"> </w:t>
      </w:r>
      <w:r w:rsidRPr="00C25039">
        <w:rPr>
          <w:rStyle w:val="a4"/>
          <w:rFonts w:hint="cs"/>
          <w:rtl/>
        </w:rPr>
        <w:t>והך</w:t>
      </w:r>
      <w:r w:rsidR="00C25039">
        <w:rPr>
          <w:rStyle w:val="a4"/>
          <w:rFonts w:hint="cs"/>
          <w:rtl/>
        </w:rPr>
        <w:t>:</w:t>
      </w:r>
      <w:r w:rsidRPr="00C25039">
        <w:rPr>
          <w:rStyle w:val="a4"/>
          <w:rFonts w:hint="cs"/>
          <w:rtl/>
        </w:rPr>
        <w:t xml:space="preserve"> </w:t>
      </w:r>
      <w:r w:rsidRPr="006F178A">
        <w:rPr>
          <w:rFonts w:hint="cs"/>
          <w:rtl/>
        </w:rPr>
        <w:t>ד</w:t>
      </w:r>
      <w:r w:rsidRPr="006F178A">
        <w:rPr>
          <w:rtl/>
        </w:rPr>
        <w:t>הריני נזיר כמנין ימות החמה מונה כמנין ימות החמה, כימי הלבנה - מונה כימי הלבנה</w:t>
      </w:r>
      <w:r w:rsidR="001A7DD4">
        <w:rPr>
          <w:rtl/>
        </w:rPr>
        <w:t>.</w:t>
      </w:r>
    </w:p>
    <w:p w14:paraId="1EA8F9C6" w14:textId="6E529DA2" w:rsidR="00FF3740" w:rsidRPr="006F178A" w:rsidRDefault="00414F99" w:rsidP="00FF3740">
      <w:pPr>
        <w:rPr>
          <w:rtl/>
        </w:rPr>
      </w:pPr>
      <w:r>
        <w:rPr>
          <w:rStyle w:val="a4"/>
          <w:rFonts w:hint="cs"/>
          <w:rtl/>
        </w:rPr>
        <w:t>ל</w:t>
      </w:r>
      <w:r w:rsidR="00FF3740" w:rsidRPr="00414F99">
        <w:rPr>
          <w:rStyle w:val="a4"/>
          <w:rtl/>
        </w:rPr>
        <w:t xml:space="preserve">רבי: </w:t>
      </w:r>
      <w:r w:rsidR="00FF3740" w:rsidRPr="006F178A">
        <w:rPr>
          <w:rtl/>
        </w:rPr>
        <w:t xml:space="preserve">עד שיאמר נזירות עלי כמנין ימות החמה וכמנין ימות הלבנה! </w:t>
      </w:r>
    </w:p>
    <w:p w14:paraId="55C00B03" w14:textId="79AD6757" w:rsidR="00681E45" w:rsidRDefault="00FF3740" w:rsidP="00681E45">
      <w:pPr>
        <w:rPr>
          <w:rFonts w:ascii="FontbitDavid" w:hAnsi="FontbitDavid"/>
          <w:rtl/>
        </w:rPr>
      </w:pPr>
      <w:r w:rsidRPr="00414F99">
        <w:rPr>
          <w:rStyle w:val="a4"/>
          <w:rFonts w:hint="cs"/>
          <w:rtl/>
        </w:rPr>
        <w:t xml:space="preserve">אלא </w:t>
      </w:r>
      <w:r w:rsidRPr="00414F99">
        <w:rPr>
          <w:rStyle w:val="a4"/>
          <w:rtl/>
        </w:rPr>
        <w:t>ר</w:t>
      </w:r>
      <w:r w:rsidR="00414F99">
        <w:rPr>
          <w:rStyle w:val="a4"/>
          <w:rFonts w:hint="cs"/>
          <w:rtl/>
        </w:rPr>
        <w:t>''י</w:t>
      </w:r>
      <w:r w:rsidR="00681E45">
        <w:rPr>
          <w:rStyle w:val="a4"/>
          <w:rFonts w:hint="cs"/>
          <w:rtl/>
        </w:rPr>
        <w:t>:</w:t>
      </w:r>
      <w:r w:rsidR="00414F99">
        <w:rPr>
          <w:rStyle w:val="a4"/>
          <w:rFonts w:hint="cs"/>
          <w:rtl/>
        </w:rPr>
        <w:t xml:space="preserve"> ס''ל כרבי בחד</w:t>
      </w:r>
      <w:r w:rsidR="00681E45">
        <w:rPr>
          <w:rStyle w:val="a4"/>
          <w:rFonts w:hint="cs"/>
          <w:rtl/>
        </w:rPr>
        <w:t>:</w:t>
      </w:r>
      <w:r w:rsidR="00414F99">
        <w:rPr>
          <w:rStyle w:val="a4"/>
          <w:rFonts w:hint="cs"/>
          <w:rtl/>
        </w:rPr>
        <w:t xml:space="preserve"> </w:t>
      </w:r>
      <w:r w:rsidR="00681E45">
        <w:rPr>
          <w:rFonts w:ascii="FontbitDavid" w:hAnsi="FontbitDavid" w:hint="cs"/>
          <w:rtl/>
        </w:rPr>
        <w:t xml:space="preserve">שקיבל ע''ע נזירות </w:t>
      </w:r>
    </w:p>
    <w:p w14:paraId="5F20D42C" w14:textId="3EE5319F" w:rsidR="00FF3740" w:rsidRPr="006F178A" w:rsidRDefault="00681E45" w:rsidP="00681E45">
      <w:pPr>
        <w:ind w:left="339" w:firstLine="113"/>
        <w:rPr>
          <w:rtl/>
        </w:rPr>
      </w:pPr>
      <w:r>
        <w:rPr>
          <w:rStyle w:val="a4"/>
          <w:rFonts w:hint="cs"/>
          <w:rtl/>
        </w:rPr>
        <w:t xml:space="preserve">  וחלק בחד: </w:t>
      </w:r>
      <w:r w:rsidRPr="00681E45">
        <w:rPr>
          <w:rStyle w:val="a4"/>
          <w:rFonts w:hint="cs"/>
          <w:rtl/>
        </w:rPr>
        <w:t>דלר''י</w:t>
      </w:r>
      <w:r>
        <w:rPr>
          <w:rFonts w:hint="cs"/>
          <w:rtl/>
        </w:rPr>
        <w:t xml:space="preserve"> </w:t>
      </w:r>
      <w:r w:rsidR="00FF3740" w:rsidRPr="006F178A">
        <w:rPr>
          <w:rtl/>
        </w:rPr>
        <w:t xml:space="preserve">שני מונה, </w:t>
      </w:r>
      <w:r w:rsidR="00FF3740" w:rsidRPr="00681E45">
        <w:rPr>
          <w:rStyle w:val="a4"/>
          <w:rtl/>
        </w:rPr>
        <w:t>ו</w:t>
      </w:r>
      <w:r w:rsidRPr="00681E45">
        <w:rPr>
          <w:rStyle w:val="a4"/>
          <w:rFonts w:hint="cs"/>
          <w:rtl/>
        </w:rPr>
        <w:t>ל</w:t>
      </w:r>
      <w:r w:rsidR="00FF3740" w:rsidRPr="00681E45">
        <w:rPr>
          <w:rStyle w:val="a4"/>
          <w:rtl/>
        </w:rPr>
        <w:t>רבי</w:t>
      </w:r>
      <w:r w:rsidR="00FF3740" w:rsidRPr="006F178A">
        <w:rPr>
          <w:rtl/>
        </w:rPr>
        <w:t xml:space="preserve"> לא שניה.</w:t>
      </w:r>
    </w:p>
    <w:p w14:paraId="09788EDA" w14:textId="77777777" w:rsidR="00FF3740" w:rsidRPr="006F178A" w:rsidRDefault="00FF3740" w:rsidP="00FF3740">
      <w:pPr>
        <w:rPr>
          <w:rtl/>
        </w:rPr>
      </w:pPr>
    </w:p>
    <w:p w14:paraId="3C9E14F4" w14:textId="39A8EC4E" w:rsidR="00681E45" w:rsidRDefault="0086157D" w:rsidP="00FF3740">
      <w:pPr>
        <w:rPr>
          <w:rtl/>
        </w:rPr>
      </w:pPr>
      <w:r>
        <w:rPr>
          <w:rStyle w:val="a4"/>
          <w:rFonts w:hint="cs"/>
          <w:rtl/>
        </w:rPr>
        <w:t xml:space="preserve">א. </w:t>
      </w:r>
      <w:r w:rsidR="00FF3740" w:rsidRPr="00681E45">
        <w:rPr>
          <w:rStyle w:val="a4"/>
          <w:rtl/>
        </w:rPr>
        <w:t xml:space="preserve">ת"ר: </w:t>
      </w:r>
      <w:r w:rsidR="00FF3740" w:rsidRPr="006F178A">
        <w:rPr>
          <w:rtl/>
        </w:rPr>
        <w:t>הריני נזיר כל ימי חיי, הריני נזיר עולם</w:t>
      </w:r>
      <w:r w:rsidR="00681E45">
        <w:rPr>
          <w:rFonts w:hint="cs"/>
          <w:rtl/>
        </w:rPr>
        <w:t>-</w:t>
      </w:r>
      <w:r w:rsidR="00FF3740" w:rsidRPr="006F178A">
        <w:rPr>
          <w:rtl/>
        </w:rPr>
        <w:t xml:space="preserve"> הר</w:t>
      </w:r>
      <w:r w:rsidR="00681E45">
        <w:rPr>
          <w:rFonts w:hint="cs"/>
          <w:rtl/>
        </w:rPr>
        <w:t xml:space="preserve">"ז </w:t>
      </w:r>
      <w:r w:rsidR="00FF3740" w:rsidRPr="006F178A">
        <w:rPr>
          <w:rtl/>
        </w:rPr>
        <w:t xml:space="preserve">נזיר עולם, </w:t>
      </w:r>
    </w:p>
    <w:p w14:paraId="710D0620" w14:textId="339C9879" w:rsidR="00FF3740" w:rsidRPr="006F178A" w:rsidRDefault="00681E45" w:rsidP="00681E45">
      <w:pPr>
        <w:rPr>
          <w:rtl/>
        </w:rPr>
      </w:pPr>
      <w:r>
        <w:rPr>
          <w:rStyle w:val="a4"/>
          <w:rFonts w:hint="cs"/>
          <w:rtl/>
        </w:rPr>
        <w:t xml:space="preserve">אף </w:t>
      </w:r>
      <w:r w:rsidR="00FF3740" w:rsidRPr="006F178A">
        <w:rPr>
          <w:rtl/>
        </w:rPr>
        <w:t>מאה שנה א</w:t>
      </w:r>
      <w:r>
        <w:rPr>
          <w:rFonts w:hint="cs"/>
          <w:rtl/>
        </w:rPr>
        <w:t xml:space="preserve">ו </w:t>
      </w:r>
      <w:r w:rsidR="00FF3740" w:rsidRPr="006F178A">
        <w:rPr>
          <w:rtl/>
        </w:rPr>
        <w:t>אלף שנים</w:t>
      </w:r>
      <w:r>
        <w:rPr>
          <w:rFonts w:hint="cs"/>
          <w:rtl/>
        </w:rPr>
        <w:t>-</w:t>
      </w:r>
      <w:r w:rsidR="00FF3740" w:rsidRPr="006F178A">
        <w:rPr>
          <w:rtl/>
        </w:rPr>
        <w:t xml:space="preserve"> אי</w:t>
      </w:r>
      <w:r>
        <w:rPr>
          <w:rFonts w:hint="cs"/>
          <w:rtl/>
        </w:rPr>
        <w:t>"ז</w:t>
      </w:r>
      <w:r w:rsidR="00FF3740" w:rsidRPr="006F178A">
        <w:rPr>
          <w:rtl/>
        </w:rPr>
        <w:t xml:space="preserve"> נזיר עולם אלא נזיר לעולם.</w:t>
      </w:r>
    </w:p>
    <w:p w14:paraId="1BB0FE07" w14:textId="64E33D71" w:rsidR="00FF3740" w:rsidRPr="006F178A" w:rsidRDefault="0086157D" w:rsidP="00FF3740">
      <w:pPr>
        <w:rPr>
          <w:rtl/>
        </w:rPr>
      </w:pPr>
      <w:r>
        <w:rPr>
          <w:rStyle w:val="a4"/>
          <w:rFonts w:hint="cs"/>
          <w:rtl/>
        </w:rPr>
        <w:t xml:space="preserve">ב. </w:t>
      </w:r>
      <w:r w:rsidR="00FF3740" w:rsidRPr="00681E45">
        <w:rPr>
          <w:rStyle w:val="a4"/>
          <w:rtl/>
        </w:rPr>
        <w:t>ת"ר:</w:t>
      </w:r>
      <w:r w:rsidR="00FF3740" w:rsidRPr="006F178A">
        <w:rPr>
          <w:rtl/>
        </w:rPr>
        <w:t xml:space="preserve"> הריני נזיר ואחת מונה שתים, ועוד מונה שלש, ושוב מונה ארבע.</w:t>
      </w:r>
      <w:r w:rsidR="00FF3740" w:rsidRPr="006F178A">
        <w:rPr>
          <w:rFonts w:hint="cs"/>
          <w:rtl/>
        </w:rPr>
        <w:t xml:space="preserve"> -וקמ</w:t>
      </w:r>
      <w:r w:rsidR="00FF3740" w:rsidRPr="006F178A">
        <w:rPr>
          <w:rtl/>
        </w:rPr>
        <w:t>"</w:t>
      </w:r>
      <w:r w:rsidR="00FF3740" w:rsidRPr="006F178A">
        <w:rPr>
          <w:rFonts w:hint="cs"/>
          <w:rtl/>
        </w:rPr>
        <w:t>ל דלא להוי ושוב ככולהו והוי שש</w:t>
      </w:r>
      <w:r w:rsidR="00FF3740" w:rsidRPr="006F178A">
        <w:rPr>
          <w:rtl/>
        </w:rPr>
        <w:t>.</w:t>
      </w:r>
    </w:p>
    <w:p w14:paraId="5FB2DF76" w14:textId="61BE872C" w:rsidR="00681E45" w:rsidRDefault="0086157D" w:rsidP="00FF3740">
      <w:pPr>
        <w:rPr>
          <w:rtl/>
        </w:rPr>
      </w:pPr>
      <w:r>
        <w:rPr>
          <w:rStyle w:val="a4"/>
          <w:rFonts w:hint="cs"/>
          <w:rtl/>
        </w:rPr>
        <w:t xml:space="preserve">ג. </w:t>
      </w:r>
      <w:r w:rsidR="00FF3740" w:rsidRPr="00681E45">
        <w:rPr>
          <w:rStyle w:val="a4"/>
          <w:rtl/>
        </w:rPr>
        <w:t xml:space="preserve">ת"ר: </w:t>
      </w:r>
      <w:r w:rsidR="00FF3740" w:rsidRPr="006F178A">
        <w:rPr>
          <w:rtl/>
        </w:rPr>
        <w:t xml:space="preserve">הריני נזיר, </w:t>
      </w:r>
      <w:r w:rsidR="00FF3740" w:rsidRPr="00681E45">
        <w:rPr>
          <w:rStyle w:val="a4"/>
          <w:rtl/>
        </w:rPr>
        <w:t>סומכוס</w:t>
      </w:r>
      <w:r w:rsidR="00681E45">
        <w:rPr>
          <w:rStyle w:val="a4"/>
          <w:rFonts w:hint="cs"/>
          <w:rtl/>
        </w:rPr>
        <w:t>:</w:t>
      </w:r>
      <w:r w:rsidR="00FF3740" w:rsidRPr="006F178A">
        <w:rPr>
          <w:rtl/>
        </w:rPr>
        <w:t xml:space="preserve"> הן - אחת, דיגון - שתים, </w:t>
      </w:r>
    </w:p>
    <w:p w14:paraId="64D04213" w14:textId="6C33A794" w:rsidR="00FF3740" w:rsidRPr="006F178A" w:rsidRDefault="00681E45" w:rsidP="00681E45">
      <w:pPr>
        <w:ind w:firstLine="113"/>
        <w:rPr>
          <w:rtl/>
        </w:rPr>
      </w:pPr>
      <w:r>
        <w:rPr>
          <w:rStyle w:val="a4"/>
          <w:rFonts w:hint="cs"/>
          <w:rtl/>
        </w:rPr>
        <w:t xml:space="preserve"> </w:t>
      </w:r>
      <w:r w:rsidR="00FF3740" w:rsidRPr="006F178A">
        <w:rPr>
          <w:rtl/>
        </w:rPr>
        <w:t>טריגון - שלש, טטרגון - ארבע, פונטיגון - חמש.</w:t>
      </w:r>
    </w:p>
    <w:p w14:paraId="43D0272E" w14:textId="77777777" w:rsidR="0086157D" w:rsidRDefault="0086157D" w:rsidP="00FF3740">
      <w:pPr>
        <w:rPr>
          <w:rtl/>
        </w:rPr>
      </w:pPr>
      <w:r>
        <w:rPr>
          <w:rStyle w:val="a4"/>
          <w:rFonts w:hint="cs"/>
          <w:rtl/>
        </w:rPr>
        <w:t xml:space="preserve">ד. </w:t>
      </w:r>
      <w:r w:rsidR="00FF3740" w:rsidRPr="00681E45">
        <w:rPr>
          <w:rStyle w:val="a4"/>
          <w:rtl/>
        </w:rPr>
        <w:t>ת"ר:</w:t>
      </w:r>
      <w:r w:rsidR="00FF3740" w:rsidRPr="006F178A">
        <w:rPr>
          <w:rtl/>
        </w:rPr>
        <w:t xml:space="preserve"> בית עגול, דיגון, טריגון, פונטיגון </w:t>
      </w:r>
      <w:r>
        <w:rPr>
          <w:rFonts w:hint="cs"/>
          <w:rtl/>
        </w:rPr>
        <w:t>-</w:t>
      </w:r>
      <w:r w:rsidR="00FF3740" w:rsidRPr="006F178A">
        <w:rPr>
          <w:rtl/>
        </w:rPr>
        <w:t>אי</w:t>
      </w:r>
      <w:r>
        <w:rPr>
          <w:rFonts w:hint="cs"/>
          <w:rtl/>
        </w:rPr>
        <w:t>ן</w:t>
      </w:r>
      <w:r w:rsidR="00FF3740" w:rsidRPr="006F178A">
        <w:rPr>
          <w:rtl/>
        </w:rPr>
        <w:t xml:space="preserve"> מטמא בנגעים, </w:t>
      </w:r>
    </w:p>
    <w:p w14:paraId="6B55BD62" w14:textId="736122A1" w:rsidR="00FF3740" w:rsidRPr="006F178A" w:rsidRDefault="0086157D" w:rsidP="0086157D">
      <w:pPr>
        <w:ind w:left="1921"/>
        <w:rPr>
          <w:rtl/>
        </w:rPr>
      </w:pPr>
      <w:r>
        <w:rPr>
          <w:rStyle w:val="a4"/>
          <w:rFonts w:hint="cs"/>
          <w:rtl/>
        </w:rPr>
        <w:t xml:space="preserve">   </w:t>
      </w:r>
      <w:r w:rsidR="00FF3740" w:rsidRPr="006F178A">
        <w:rPr>
          <w:rtl/>
        </w:rPr>
        <w:t>טטרגון - מטמא בנגעים</w:t>
      </w:r>
      <w:r w:rsidR="001A7DD4">
        <w:rPr>
          <w:rtl/>
        </w:rPr>
        <w:t>.</w:t>
      </w:r>
    </w:p>
    <w:p w14:paraId="534F3C2E" w14:textId="7E17ECE4" w:rsidR="00FF3740" w:rsidRPr="006F178A" w:rsidRDefault="00681E45" w:rsidP="00FF3740">
      <w:pPr>
        <w:rPr>
          <w:rtl/>
        </w:rPr>
      </w:pPr>
      <w:r>
        <w:rPr>
          <w:rFonts w:hint="cs"/>
          <w:rtl/>
        </w:rPr>
        <w:t>ד</w:t>
      </w:r>
      <w:r w:rsidR="00FF3740" w:rsidRPr="006F178A">
        <w:rPr>
          <w:rtl/>
        </w:rPr>
        <w:t>למטה אומר:</w:t>
      </w:r>
      <w:r w:rsidR="00FF3740" w:rsidRPr="00AF76D0">
        <w:rPr>
          <w:rStyle w:val="afffffe"/>
          <w:rtl/>
        </w:rPr>
        <w:t xml:space="preserve"> </w:t>
      </w:r>
      <w:r w:rsidR="00FF3740" w:rsidRPr="00AF76D0">
        <w:rPr>
          <w:rStyle w:val="afffffe"/>
          <w:rFonts w:hint="cs"/>
          <w:rtl/>
        </w:rPr>
        <w:t>'</w:t>
      </w:r>
      <w:r w:rsidR="00FF3740" w:rsidRPr="00AF76D0">
        <w:rPr>
          <w:rStyle w:val="afffffe"/>
          <w:rtl/>
        </w:rPr>
        <w:t>קיר קירות</w:t>
      </w:r>
      <w:r w:rsidR="00FF3740" w:rsidRPr="00AF76D0">
        <w:rPr>
          <w:rStyle w:val="afffffe"/>
          <w:rFonts w:hint="cs"/>
          <w:rtl/>
        </w:rPr>
        <w:t>'</w:t>
      </w:r>
      <w:r w:rsidR="00FF3740" w:rsidRPr="00AF76D0">
        <w:rPr>
          <w:rStyle w:val="afffffe"/>
          <w:rtl/>
        </w:rPr>
        <w:t>,</w:t>
      </w:r>
      <w:r w:rsidR="00FF3740" w:rsidRPr="006F178A">
        <w:rPr>
          <w:rtl/>
        </w:rPr>
        <w:t xml:space="preserve"> למעלה אומר:</w:t>
      </w:r>
      <w:r w:rsidR="00FF3740" w:rsidRPr="00AF76D0">
        <w:rPr>
          <w:rStyle w:val="afffffe"/>
          <w:rtl/>
        </w:rPr>
        <w:t xml:space="preserve"> </w:t>
      </w:r>
      <w:r w:rsidR="00FF3740" w:rsidRPr="00AF76D0">
        <w:rPr>
          <w:rStyle w:val="afffffe"/>
          <w:rFonts w:hint="cs"/>
          <w:rtl/>
        </w:rPr>
        <w:t>'</w:t>
      </w:r>
      <w:r w:rsidR="00FF3740" w:rsidRPr="00AF76D0">
        <w:rPr>
          <w:rStyle w:val="afffffe"/>
          <w:rtl/>
        </w:rPr>
        <w:t>קיר קירות</w:t>
      </w:r>
      <w:r w:rsidR="00FF3740" w:rsidRPr="00AF76D0">
        <w:rPr>
          <w:rStyle w:val="afffffe"/>
          <w:rFonts w:hint="cs"/>
          <w:rtl/>
        </w:rPr>
        <w:t>'</w:t>
      </w:r>
      <w:r w:rsidR="00FF3740" w:rsidRPr="00AF76D0">
        <w:rPr>
          <w:rStyle w:val="afffffe"/>
          <w:rtl/>
        </w:rPr>
        <w:t xml:space="preserve"> </w:t>
      </w:r>
      <w:r w:rsidR="00FF3740" w:rsidRPr="006F178A">
        <w:rPr>
          <w:rtl/>
        </w:rPr>
        <w:t>- הרי כאן ארבע.</w:t>
      </w:r>
    </w:p>
    <w:p w14:paraId="21C499FD" w14:textId="77777777" w:rsidR="00FF3740" w:rsidRPr="00766B62" w:rsidRDefault="00FF3740" w:rsidP="00FF3740">
      <w:pPr>
        <w:pStyle w:val="afffff1"/>
        <w:rPr>
          <w:rFonts w:cs="BA Vilna Bold"/>
          <w:bCs w:val="0"/>
          <w:sz w:val="20"/>
          <w:rtl/>
        </w:rPr>
        <w:sectPr w:rsidR="00FF3740" w:rsidRPr="00766B62" w:rsidSect="008450B4">
          <w:headerReference w:type="default" r:id="rId8"/>
          <w:pgSz w:w="5103" w:h="16840" w:code="9"/>
          <w:pgMar w:top="567" w:right="1134" w:bottom="567"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284"/>
          <w:bidi/>
          <w:rtlGutter/>
          <w:docGrid w:linePitch="360"/>
        </w:sectPr>
      </w:pPr>
    </w:p>
    <w:p w14:paraId="0E543A42" w14:textId="77777777" w:rsidR="00FF3740" w:rsidRPr="00766B62" w:rsidRDefault="00FF3740" w:rsidP="00FF3740">
      <w:pPr>
        <w:pStyle w:val="Hadran"/>
        <w:rPr>
          <w:rFonts w:cs="BA Vilna Bold"/>
          <w:bCs w:val="0"/>
          <w:sz w:val="20"/>
          <w:rtl/>
        </w:rPr>
        <w:sectPr w:rsidR="00FF3740" w:rsidRPr="00766B62" w:rsidSect="008450B4">
          <w:type w:val="continuous"/>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720"/>
          <w:titlePg/>
          <w:bidi/>
          <w:rtlGutter/>
          <w:docGrid w:linePitch="360"/>
        </w:sectPr>
        <w:pPrChange w:id="91041" w:author="Claude" w:date="2026-10-08T08:35:28Z">
          <w:pPr>
            <w:pStyle w:val="afffff1"/>
            <w:rPr>
              <w:rFonts w:cs="BA Vilna Bold"/>
              <w:bCs w:val="0"/>
              <w:sz w:val="20"/>
              <w:rtl/>
            </w:rPr>
            <w:sectPr w:rsidR="00FF3740" w:rsidRPr="00766B62" w:rsidSect="008450B4">
              <w:type w:val="continuous"/>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720"/>
              <w:titlePg/>
              <w:bidi/>
              <w:rtlGutter/>
              <w:docGrid w:linePitch="360"/>
            </w:sectPr>
          </w:pPr>
        </w:pPrChange>
      </w:pPr>
      <w:r w:rsidRPr="00766B62">
        <w:rPr>
          <w:rFonts w:cs="BA Vilna Bold"/>
          <w:bCs w:val="0"/>
          <w:sz w:val="20"/>
          <w:rtl/>
        </w:rPr>
        <w:t>הדרן עלך כל כנויי</w:t>
      </w:r>
    </w:p>
    <w:p w14:paraId="504BA40F" w14:textId="77777777" w:rsidR="00FF3740" w:rsidRPr="00766B62" w:rsidRDefault="00FF3740" w:rsidP="00FF3740">
      <w:pPr>
        <w:pStyle w:val="afffff1"/>
        <w:rPr>
          <w:rFonts w:cs="BA Vilna Bold"/>
          <w:bCs w:val="0"/>
          <w:sz w:val="20"/>
          <w:rtl/>
        </w:rPr>
      </w:pPr>
    </w:p>
    <w:p w14:paraId="00E1A221" w14:textId="77777777" w:rsidR="00FF3740" w:rsidRPr="006F178A" w:rsidRDefault="00FF3740" w:rsidP="00FF3740">
      <w:r w:rsidRPr="006F178A">
        <w:rPr>
          <w:rFonts w:ascii="FontbitDavid" w:hAnsi="FontbitDavid"/>
        </w:rPr>
        <w:br w:type="page"/>
      </w:r>
    </w:p>
    <w:p w14:paraId="6B1574D2" w14:textId="77777777" w:rsidR="00FF3740" w:rsidRPr="006F178A" w:rsidRDefault="00FF3740" w:rsidP="00FF3740">
      <w:pPr>
        <w:pStyle w:val="affff8"/>
        <w:framePr w:wrap="around"/>
        <w:spacing w:line="276" w:lineRule="auto"/>
        <w:rPr>
          <w:del w:id="41101" w:author="Claude" w:date="2026-10-07T09:25:01Z"/>
          <w:sz w:val="20"/>
          <w:rtl/>
        </w:rPr>
      </w:pPr>
      <w:del w:id="41100" w:author="Claude" w:date="2026-10-07T09:25:01Z">
        <w:r w:rsidRPr="006F178A">
          <w:rPr>
            <w:rFonts w:hint="cs"/>
            <w:sz w:val="20"/>
            <w:rtl/>
          </w:rPr>
          <w:lastRenderedPageBreak/>
          <w:delText xml:space="preserve">פרק שני</w:delText>
        </w:r>
      </w:del>
    </w:p>
    <w:p w14:paraId="312F9C45" w14:textId="77777777" w:rsidR="00FF3740" w:rsidRPr="00766B62" w:rsidRDefault="00FF3740" w:rsidP="00FF3740">
      <w:pPr>
        <w:pStyle w:val="affff9"/>
        <w:framePr w:wrap="around"/>
        <w:spacing w:line="276" w:lineRule="auto"/>
        <w:rPr>
          <w:del w:id="41103" w:author="Claude" w:date="2026-10-07T09:25:01Z"/>
          <w:rFonts w:cs="BA Vilna Bold"/>
          <w:sz w:val="20"/>
          <w:rtl/>
        </w:rPr>
      </w:pPr>
      <w:del w:id="41102" w:author="Claude" w:date="2026-10-07T09:25:01Z">
        <w:r w:rsidRPr="006F178A">
          <w:rPr>
            <w:rFonts w:hint="cs"/>
            <w:sz w:val="20"/>
            <w:rtl/>
          </w:rPr>
          <w:delText xml:space="preserve">הריני נזיר</w:delText>
        </w:r>
      </w:del>
    </w:p>
    <w:p w14:paraId="0A8ACB60" w14:textId="77777777" w:rsidR="00FF3740" w:rsidRPr="006F178A" w:rsidRDefault="00FF3740" w:rsidP="00FF3740">
      <w:pPr>
        <w:pStyle w:val="affffa"/>
        <w:framePr w:wrap="around"/>
        <w:spacing w:after="0" w:line="276" w:lineRule="auto"/>
        <w:rPr>
          <w:rtl/>
        </w:rPr>
      </w:pPr>
      <w:r w:rsidRPr="00766B62">
        <w:rPr>
          <w:rFonts w:cs="BA Vilna Bold" w:hint="cs"/>
          <w:rtl/>
        </w:rPr>
        <w:t>ט.</w:t>
      </w:r>
      <w:r w:rsidRPr="006F178A">
        <w:rPr>
          <w:rFonts w:hint="cs"/>
          <w:rtl/>
        </w:rPr>
        <w:t>-טז.</w:t>
      </w:r>
    </w:p>
    <w:p>
      <w:pPr>
        <w:pStyle w:val="PetichatPerek"/>
        <w:rPr>
          <w:ins w:id="41099" w:author="Claude" w:date="2026-10-07T09:25:01Z"/>
        </w:rPr>
      </w:pPr>
      <w:ins w:id="41098" w:author="Claude" w:date="2026-10-07T09:25:01Z">
        <w:r>
          <w:rPr>
            <w:rFonts w:hint="cs"/>
            <w:sz w:val="20"/>
            <w:rtl/>
          </w:rPr>
          <w:t xml:space="preserve">פרק שני</w:t>
        </w:r>
        <w:r>
          <w:rPr>
            <w:rFonts w:hint="cs"/>
            <w:sz w:val="20"/>
            <w:rtl/>
          </w:rPr>
          <w:t xml:space="preserve"> - </w:t>
        </w:r>
        <w:r>
          <w:rPr>
            <w:rFonts w:hint="cs"/>
            <w:sz w:val="20"/>
            <w:rtl/>
          </w:rPr>
          <w:t xml:space="preserve">הריני נזיר</w:t>
        </w:r>
      </w:ins>
    </w:p>
    <w:p>
      <w:pPr>
        <w:pStyle w:val="affffff2"/>
        <w:rPr>
          <w:ins w:id="20266" w:author="קלוד" w:date="2026-10-06T10:09:33Z"/>
        </w:rPr>
      </w:pPr>
      <w:ins w:id="20265" w:author="קלוד" w:date="2026-10-06T10:09:33Z">
        <w:r>
          <w:t xml:space="preserve">משנה א</w:t>
        </w:r>
      </w:ins>
    </w:p>
    <w:p w14:paraId="441A95FA" w14:textId="77777777" w:rsidR="00EE1D33" w:rsidRDefault="00FF3740" w:rsidP="00EE1D33">
      <w:pPr>
        <w:pStyle w:val="affffb"/>
        <w:spacing w:before="120"/>
        <w:jc w:val="center"/>
        <w:rPr>
          <w:rtl/>
        </w:rPr>
        <w:pPrChange w:id="90010" w:author="קלוד" w:date="2026-10-08T12:08:16Z">
          <w:pPr>
            <w:pStyle w:val="affffb"/>
            <w:jc w:val="center"/>
          </w:pPr>
        </w:pPrChange>
      </w:pPr>
      <w:r w:rsidRPr="006F178A">
        <w:rPr>
          <w:rtl/>
        </w:rPr>
        <w:t>הריני נזיר מן הגרוגרות ומן הדבילה</w:t>
      </w:r>
    </w:p>
    <w:p w14:paraId="2EAE7C9E" w14:textId="2609E078" w:rsidR="00FF3740" w:rsidRPr="006F178A" w:rsidRDefault="00EE1D33" w:rsidP="00EE1D33">
      <w:pPr>
        <w:pStyle w:val="affffb"/>
        <w:jc w:val="center"/>
        <w:rPr>
          <w:rtl/>
        </w:rPr>
      </w:pPr>
      <w:r>
        <w:rPr>
          <w:rStyle w:val="TanaimMishna"/>
          <w:rFonts w:hint="cs"/>
          <w:rtl/>
          <w:rPrChange w:id="20012" w:author="קלוד" w:date="2026-10-06T10:09:33Z">
            <w:rPr>
              <w:rStyle w:val="a4"/>
              <w:rFonts w:hint="cs"/>
              <w:rtl/>
            </w:rPr>
          </w:rPrChange>
        </w:rPr>
        <w:t>ל</w:t>
      </w:r>
      <w:r w:rsidR="00FF3740" w:rsidRPr="007455F5">
        <w:rPr>
          <w:rStyle w:val="TanaimMishna"/>
          <w:rtl/>
          <w:rPrChange w:id="20013" w:author="קלוד" w:date="2026-10-06T10:09:33Z">
            <w:rPr>
              <w:rStyle w:val="a4"/>
              <w:rtl/>
            </w:rPr>
          </w:rPrChange>
        </w:rPr>
        <w:t>ב</w:t>
      </w:r>
      <w:r w:rsidR="005426B3">
        <w:rPr>
          <w:rStyle w:val="TanaimMishna"/>
          <w:rFonts w:hint="cs"/>
          <w:rtl/>
          <w:rPrChange w:id="20014" w:author="קלוד" w:date="2026-10-06T10:09:33Z">
            <w:rPr>
              <w:rStyle w:val="a4"/>
              <w:rFonts w:hint="cs"/>
              <w:rtl/>
            </w:rPr>
          </w:rPrChange>
        </w:rPr>
        <w:t>''</w:t>
      </w:r>
      <w:r w:rsidR="00FF3740" w:rsidRPr="007455F5">
        <w:rPr>
          <w:rStyle w:val="TanaimMishna"/>
          <w:rtl/>
          <w:rPrChange w:id="20015" w:author="קלוד" w:date="2026-10-06T10:09:33Z">
            <w:rPr>
              <w:rStyle w:val="a4"/>
              <w:rtl/>
            </w:rPr>
          </w:rPrChange>
        </w:rPr>
        <w:t xml:space="preserve">ש </w:t>
      </w:r>
      <w:r w:rsidR="00FF3740" w:rsidRPr="006F178A">
        <w:rPr>
          <w:rtl/>
        </w:rPr>
        <w:t>נזיר,</w:t>
      </w:r>
      <w:r w:rsidR="00FF3740" w:rsidRPr="007455F5">
        <w:rPr>
          <w:rStyle w:val="TanaimMishna"/>
          <w:rtl/>
          <w:rPrChange w:id="20016" w:author="קלוד" w:date="2026-10-06T10:09:33Z">
            <w:rPr>
              <w:rStyle w:val="a4"/>
              <w:rtl/>
            </w:rPr>
          </w:rPrChange>
        </w:rPr>
        <w:t xml:space="preserve"> </w:t>
      </w:r>
      <w:r w:rsidR="005426B3">
        <w:rPr>
          <w:rStyle w:val="TanaimMishna"/>
          <w:rFonts w:hint="cs"/>
          <w:rtl/>
          <w:rPrChange w:id="20017" w:author="קלוד" w:date="2026-10-06T10:09:33Z">
            <w:rPr>
              <w:rStyle w:val="a4"/>
              <w:rFonts w:hint="cs"/>
              <w:rtl/>
            </w:rPr>
          </w:rPrChange>
        </w:rPr>
        <w:t>לב''ה</w:t>
      </w:r>
      <w:r w:rsidR="00FF3740" w:rsidRPr="007455F5">
        <w:rPr>
          <w:rStyle w:val="TanaimMishna"/>
          <w:rtl/>
          <w:rPrChange w:id="20018" w:author="קלוד" w:date="2026-10-06T10:09:33Z">
            <w:rPr>
              <w:rStyle w:val="a4"/>
              <w:rtl/>
            </w:rPr>
          </w:rPrChange>
        </w:rPr>
        <w:t>:</w:t>
      </w:r>
      <w:r w:rsidR="00FF3740" w:rsidRPr="006F178A">
        <w:rPr>
          <w:rtl/>
        </w:rPr>
        <w:t xml:space="preserve"> אינו נזיר.</w:t>
      </w:r>
    </w:p>
    <w:p w14:paraId="76EF7CAE" w14:textId="77F2E77F" w:rsidR="00FF3740" w:rsidRPr="009C1970" w:rsidRDefault="005426B3" w:rsidP="00FF3740">
      <w:pPr>
        <w:pStyle w:val="affffb"/>
        <w:rPr>
          <w:rtl/>
        </w:rPr>
      </w:pPr>
      <w:r>
        <w:rPr>
          <w:rStyle w:val="TanaimMishna"/>
          <w:rFonts w:hint="cs"/>
          <w:rtl/>
          <w:rPrChange w:id="20019" w:author="קלוד" w:date="2026-10-06T10:09:33Z">
            <w:rPr>
              <w:rStyle w:val="a4"/>
              <w:rFonts w:hint="cs"/>
              <w:rtl/>
            </w:rPr>
          </w:rPrChange>
        </w:rPr>
        <w:t>ר''י</w:t>
      </w:r>
      <w:r w:rsidR="00FF3740" w:rsidRPr="007455F5">
        <w:rPr>
          <w:rStyle w:val="TanaimMishna"/>
          <w:rtl/>
          <w:rPrChange w:id="20020" w:author="קלוד" w:date="2026-10-06T10:09:33Z">
            <w:rPr>
              <w:rStyle w:val="a4"/>
              <w:rtl/>
            </w:rPr>
          </w:rPrChange>
        </w:rPr>
        <w:t>:</w:t>
      </w:r>
      <w:r w:rsidR="00FF3740" w:rsidRPr="00392931">
        <w:rPr>
          <w:rtl/>
        </w:rPr>
        <w:t xml:space="preserve"> אף </w:t>
      </w:r>
      <w:r w:rsidR="00FF3740" w:rsidRPr="007455F5">
        <w:rPr>
          <w:rStyle w:val="TanaimMishna"/>
          <w:rtl/>
          <w:rPrChange w:id="20021" w:author="קלוד" w:date="2026-10-06T10:09:33Z">
            <w:rPr>
              <w:rStyle w:val="a4"/>
              <w:rtl/>
            </w:rPr>
          </w:rPrChange>
        </w:rPr>
        <w:t>כשאמרו ב"ש,</w:t>
      </w:r>
      <w:r w:rsidR="007455F5">
        <w:rPr>
          <w:rFonts w:hint="cs"/>
          <w:rtl/>
        </w:rPr>
        <w:t xml:space="preserve">רק </w:t>
      </w:r>
      <w:r w:rsidR="00FF3740" w:rsidRPr="00392931">
        <w:rPr>
          <w:rtl/>
        </w:rPr>
        <w:t>באומר הרי הן עלי קרבן.</w:t>
      </w:r>
    </w:p>
    <w:p w14:paraId="5C8F23C2" w14:textId="54B6521F" w:rsidR="00FF3740" w:rsidRPr="009425D0" w:rsidRDefault="009425D0" w:rsidP="00BA44EB">
      <w:pPr>
        <w:pStyle w:val="a7"/>
        <w:rPr>
          <w:rtl/>
        </w:rPr>
      </w:pPr>
      <w:r w:rsidRPr="009425D0">
        <w:rPr>
          <w:rtl/>
        </w:rPr>
        <w:t>יסוד מחלוקתם של ב''ש וב''ה</w:t>
      </w:r>
    </w:p>
    <w:p w14:paraId="3AE088DE" w14:textId="64035D90" w:rsidR="0007465B" w:rsidRPr="0064311F" w:rsidRDefault="00FF3740" w:rsidP="00A5184B">
      <w:pPr>
        <w:pStyle w:val="36"/>
        <w:framePr w:wrap="notBeside"/>
        <w:rPr>
          <w:rtl/>
        </w:rPr>
      </w:pPr>
      <w:r w:rsidRPr="0064311F">
        <w:rPr>
          <w:rStyle w:val="a4"/>
          <w:rtl/>
        </w:rPr>
        <w:t>ב"ש ס"</w:t>
      </w:r>
      <w:r w:rsidRPr="0064311F">
        <w:rPr>
          <w:rStyle w:val="a4"/>
          <w:rFonts w:hint="cs"/>
          <w:rtl/>
        </w:rPr>
        <w:t>ל כר</w:t>
      </w:r>
      <w:r w:rsidRPr="0064311F">
        <w:rPr>
          <w:rStyle w:val="a4"/>
          <w:rtl/>
        </w:rPr>
        <w:t>"</w:t>
      </w:r>
      <w:r w:rsidRPr="0064311F">
        <w:rPr>
          <w:rStyle w:val="a4"/>
          <w:rFonts w:hint="cs"/>
          <w:rtl/>
        </w:rPr>
        <w:t>מ</w:t>
      </w:r>
      <w:r w:rsidR="0064311F">
        <w:rPr>
          <w:rStyle w:val="a4"/>
          <w:rFonts w:hint="cs"/>
          <w:rtl/>
        </w:rPr>
        <w:t xml:space="preserve"> </w:t>
      </w:r>
      <w:r w:rsidRPr="0064311F">
        <w:rPr>
          <w:rStyle w:val="a4"/>
          <w:rFonts w:hint="cs"/>
          <w:rtl/>
        </w:rPr>
        <w:t xml:space="preserve"> </w:t>
      </w:r>
    </w:p>
    <w:p w14:paraId="142FF530" w14:textId="77777777" w:rsidR="007857C9" w:rsidRDefault="0064311F" w:rsidP="00FF3740">
      <w:pPr>
        <w:rPr>
          <w:rtl/>
        </w:rPr>
      </w:pPr>
      <w:r>
        <w:rPr>
          <w:rFonts w:hint="cs"/>
          <w:rtl/>
        </w:rPr>
        <w:t xml:space="preserve">: </w:t>
      </w:r>
      <w:r w:rsidR="00FF3740" w:rsidRPr="006F178A">
        <w:rPr>
          <w:rFonts w:hint="cs"/>
          <w:rtl/>
        </w:rPr>
        <w:t>ד</w:t>
      </w:r>
      <w:r w:rsidR="00FF3740" w:rsidRPr="006F178A">
        <w:rPr>
          <w:rtl/>
        </w:rPr>
        <w:t xml:space="preserve">אין אדם מוציא דבריו לבטלה, </w:t>
      </w:r>
    </w:p>
    <w:p w14:paraId="60432110" w14:textId="77777777" w:rsidR="007857C9" w:rsidRDefault="00FF3740" w:rsidP="007857C9">
      <w:pPr>
        <w:ind w:firstLine="113"/>
        <w:rPr>
          <w:rtl/>
        </w:rPr>
      </w:pPr>
      <w:r w:rsidRPr="006F178A">
        <w:rPr>
          <w:rtl/>
        </w:rPr>
        <w:t>וכ</w:t>
      </w:r>
      <w:r w:rsidR="007857C9">
        <w:rPr>
          <w:rFonts w:hint="cs"/>
          <w:rtl/>
        </w:rPr>
        <w:t>ש</w:t>
      </w:r>
      <w:r w:rsidRPr="006F178A">
        <w:rPr>
          <w:rtl/>
        </w:rPr>
        <w:t>אמר הריני נזיר הו"</w:t>
      </w:r>
      <w:r w:rsidRPr="006F178A">
        <w:rPr>
          <w:rFonts w:hint="cs"/>
          <w:rtl/>
        </w:rPr>
        <w:t xml:space="preserve">ל </w:t>
      </w:r>
      <w:r w:rsidRPr="006F178A">
        <w:rPr>
          <w:rtl/>
        </w:rPr>
        <w:t xml:space="preserve">נזיר, </w:t>
      </w:r>
    </w:p>
    <w:p w14:paraId="7A5BAFC0" w14:textId="471A8A94" w:rsidR="00FF3740" w:rsidRPr="006F178A" w:rsidRDefault="00FF3740" w:rsidP="007857C9">
      <w:pPr>
        <w:ind w:left="678" w:firstLine="113"/>
        <w:rPr>
          <w:rtl/>
        </w:rPr>
      </w:pPr>
      <w:r w:rsidRPr="006F178A">
        <w:rPr>
          <w:rFonts w:hint="cs"/>
          <w:rtl/>
        </w:rPr>
        <w:t xml:space="preserve">וכשאמר </w:t>
      </w:r>
      <w:r w:rsidRPr="006F178A">
        <w:rPr>
          <w:rtl/>
        </w:rPr>
        <w:t>מגרוגרות ומדבילה ל</w:t>
      </w:r>
      <w:r w:rsidRPr="006F178A">
        <w:rPr>
          <w:rFonts w:hint="cs"/>
          <w:rtl/>
        </w:rPr>
        <w:t>השאל הוא בא</w:t>
      </w:r>
      <w:r w:rsidRPr="006F178A">
        <w:rPr>
          <w:rtl/>
        </w:rPr>
        <w:t xml:space="preserve">, </w:t>
      </w:r>
    </w:p>
    <w:p w14:paraId="189FDC79" w14:textId="04E3D4D5" w:rsidR="00E104F0" w:rsidRDefault="00FF3740" w:rsidP="00E104F0">
      <w:pPr>
        <w:rPr>
          <w:rtl/>
        </w:rPr>
      </w:pPr>
      <w:r w:rsidRPr="00E104F0">
        <w:rPr>
          <w:rStyle w:val="a4"/>
          <w:rtl/>
        </w:rPr>
        <w:t>וב"ש לטעמ</w:t>
      </w:r>
      <w:r w:rsidR="00E104F0" w:rsidRPr="00E104F0">
        <w:rPr>
          <w:rStyle w:val="a4"/>
          <w:rFonts w:hint="cs"/>
          <w:rtl/>
        </w:rPr>
        <w:t xml:space="preserve">ם: </w:t>
      </w:r>
      <w:r w:rsidRPr="006F178A">
        <w:rPr>
          <w:rtl/>
        </w:rPr>
        <w:t>ד</w:t>
      </w:r>
      <w:r w:rsidR="00E104F0">
        <w:rPr>
          <w:rFonts w:hint="cs"/>
          <w:rtl/>
        </w:rPr>
        <w:t>כיון דאי</w:t>
      </w:r>
      <w:r w:rsidRPr="006F178A">
        <w:rPr>
          <w:rtl/>
        </w:rPr>
        <w:t>ן שאלה בהקדש, אין שאלה בנזירות</w:t>
      </w:r>
      <w:r w:rsidR="001A7DD4">
        <w:rPr>
          <w:rtl/>
        </w:rPr>
        <w:t>.</w:t>
      </w:r>
    </w:p>
    <w:p w14:paraId="7F723E51" w14:textId="04590856" w:rsidR="00FF3740" w:rsidRPr="006F178A" w:rsidRDefault="00E104F0" w:rsidP="00E104F0">
      <w:pPr>
        <w:rPr>
          <w:rtl/>
        </w:rPr>
      </w:pPr>
      <w:r w:rsidRPr="00E104F0">
        <w:rPr>
          <w:rStyle w:val="a4"/>
          <w:rFonts w:hint="cs"/>
          <w:rtl/>
        </w:rPr>
        <w:t xml:space="preserve">וב''ה כר''ש </w:t>
      </w:r>
      <w:r w:rsidR="00FF3740" w:rsidRPr="00E104F0">
        <w:rPr>
          <w:rStyle w:val="a4"/>
          <w:rtl/>
        </w:rPr>
        <w:t xml:space="preserve">דתנן: ור"ש </w:t>
      </w:r>
      <w:r w:rsidR="00FF3740" w:rsidRPr="006F178A">
        <w:rPr>
          <w:rtl/>
        </w:rPr>
        <w:t>פוטר, שלא התנדב כדרך המתנדבים.</w:t>
      </w:r>
    </w:p>
    <w:p w14:paraId="5CCDB5D7" w14:textId="77777777" w:rsidR="00FF3740" w:rsidRPr="006F178A" w:rsidRDefault="00FF3740" w:rsidP="00516202">
      <w:pPr>
        <w:pStyle w:val="affff5"/>
        <w:framePr w:wrap="around"/>
        <w:rPr>
          <w:rtl/>
        </w:rPr>
      </w:pPr>
      <w:r w:rsidRPr="006F178A">
        <w:rPr>
          <w:rFonts w:hint="cs"/>
          <w:rtl/>
        </w:rPr>
        <w:t>ט:</w:t>
      </w:r>
    </w:p>
    <w:p w14:paraId="5AC5E23B" w14:textId="4B170F6E" w:rsidR="00FF3740" w:rsidRPr="006F178A" w:rsidRDefault="005903A0" w:rsidP="00FF3740">
      <w:pPr>
        <w:rPr>
          <w:rtl/>
        </w:rPr>
      </w:pPr>
      <w:r w:rsidRPr="006F178A">
        <w:rPr>
          <w:rtl/>
        </w:rPr>
        <w:t xml:space="preserve">• </w:t>
      </w:r>
      <w:r w:rsidR="00FF3740" w:rsidRPr="005903A0">
        <w:rPr>
          <w:rStyle w:val="a4"/>
          <w:rtl/>
        </w:rPr>
        <w:t xml:space="preserve">מתני' דלא </w:t>
      </w:r>
      <w:r w:rsidR="00FF3740" w:rsidRPr="005903A0">
        <w:rPr>
          <w:rStyle w:val="a4"/>
          <w:rFonts w:hint="cs"/>
          <w:rtl/>
        </w:rPr>
        <w:t>כ</w:t>
      </w:r>
      <w:r w:rsidR="00FF3740" w:rsidRPr="005903A0">
        <w:rPr>
          <w:rStyle w:val="a4"/>
          <w:rtl/>
        </w:rPr>
        <w:t>ר</w:t>
      </w:r>
      <w:r w:rsidR="00E104F0" w:rsidRPr="005903A0">
        <w:rPr>
          <w:rStyle w:val="a4"/>
          <w:rFonts w:hint="cs"/>
          <w:rtl/>
        </w:rPr>
        <w:t>''נ</w:t>
      </w:r>
      <w:r w:rsidR="00FF3740" w:rsidRPr="006F178A">
        <w:rPr>
          <w:rFonts w:ascii="FontbitDavid" w:hAnsi="FontbitDavid"/>
          <w:rtl/>
        </w:rPr>
        <w:t xml:space="preserve"> </w:t>
      </w:r>
      <w:r w:rsidR="00FF3740" w:rsidRPr="00E104F0">
        <w:rPr>
          <w:rStyle w:val="a4"/>
          <w:rFonts w:hint="cs"/>
          <w:rtl/>
        </w:rPr>
        <w:t>ד</w:t>
      </w:r>
      <w:r w:rsidR="00FF3740" w:rsidRPr="00E104F0">
        <w:rPr>
          <w:rStyle w:val="a4"/>
          <w:rtl/>
        </w:rPr>
        <w:t xml:space="preserve">בש"א: </w:t>
      </w:r>
      <w:r w:rsidR="00FF3740" w:rsidRPr="006F178A">
        <w:rPr>
          <w:rFonts w:ascii="FontbitDavid" w:hAnsi="FontbitDavid"/>
          <w:rtl/>
        </w:rPr>
        <w:t xml:space="preserve">נדור ונזיר, </w:t>
      </w:r>
      <w:r w:rsidR="00FF3740" w:rsidRPr="00E104F0">
        <w:rPr>
          <w:rStyle w:val="a4"/>
          <w:rtl/>
        </w:rPr>
        <w:t>ו</w:t>
      </w:r>
      <w:r w:rsidR="00E104F0">
        <w:rPr>
          <w:rStyle w:val="a4"/>
          <w:rFonts w:hint="cs"/>
          <w:rtl/>
        </w:rPr>
        <w:t>ל</w:t>
      </w:r>
      <w:r w:rsidR="00FF3740" w:rsidRPr="00E104F0">
        <w:rPr>
          <w:rStyle w:val="a4"/>
          <w:rtl/>
        </w:rPr>
        <w:t xml:space="preserve">ב"ה: </w:t>
      </w:r>
      <w:r w:rsidR="00FF3740" w:rsidRPr="006F178A">
        <w:rPr>
          <w:rFonts w:ascii="FontbitDavid" w:hAnsi="FontbitDavid"/>
          <w:rtl/>
        </w:rPr>
        <w:t>נדור ואין נזיר</w:t>
      </w:r>
      <w:r w:rsidR="001A7DD4">
        <w:rPr>
          <w:rFonts w:ascii="FontbitDavid" w:hAnsi="FontbitDavid"/>
          <w:rtl/>
        </w:rPr>
        <w:t>.</w:t>
      </w:r>
    </w:p>
    <w:p w14:paraId="7484C533" w14:textId="18601622" w:rsidR="00FF3740" w:rsidRPr="006F178A" w:rsidRDefault="00FF3740" w:rsidP="00E104F0">
      <w:pPr>
        <w:ind w:left="791" w:firstLine="113"/>
        <w:rPr>
          <w:rtl/>
        </w:rPr>
      </w:pPr>
      <w:r w:rsidRPr="00E104F0">
        <w:rPr>
          <w:rStyle w:val="a4"/>
          <w:rtl/>
        </w:rPr>
        <w:t xml:space="preserve">ב"ש </w:t>
      </w:r>
      <w:r w:rsidR="00E104F0">
        <w:rPr>
          <w:rStyle w:val="a4"/>
          <w:rFonts w:hint="cs"/>
          <w:rtl/>
        </w:rPr>
        <w:t>כר''מ וכר''י וב''ה כרבי יוסי.</w:t>
      </w:r>
    </w:p>
    <w:p w14:paraId="2739E5D0" w14:textId="7DDF86B2" w:rsidR="003E6A06" w:rsidRPr="00D01F26" w:rsidRDefault="005903A0" w:rsidP="005903A0">
      <w:pPr>
        <w:ind w:left="565" w:firstLine="113"/>
        <w:rPr>
          <w:spacing w:val="-2"/>
          <w:rtl/>
        </w:rPr>
      </w:pPr>
      <w:r w:rsidRPr="00D01F26">
        <w:rPr>
          <w:rStyle w:val="a4"/>
          <w:rFonts w:hint="cs"/>
          <w:spacing w:val="-2"/>
          <w:rtl/>
        </w:rPr>
        <w:t xml:space="preserve">ב. </w:t>
      </w:r>
      <w:r w:rsidR="003E6A06" w:rsidRPr="00D01F26">
        <w:rPr>
          <w:rStyle w:val="a4"/>
          <w:rFonts w:hint="cs"/>
          <w:spacing w:val="-2"/>
          <w:rtl/>
        </w:rPr>
        <w:t>לב''ש</w:t>
      </w:r>
      <w:r w:rsidR="00FF3740" w:rsidRPr="00D01F26">
        <w:rPr>
          <w:rStyle w:val="a4"/>
          <w:spacing w:val="-2"/>
          <w:rtl/>
        </w:rPr>
        <w:t xml:space="preserve">: </w:t>
      </w:r>
      <w:r w:rsidR="00FF3740" w:rsidRPr="00D01F26">
        <w:rPr>
          <w:spacing w:val="-2"/>
          <w:rtl/>
        </w:rPr>
        <w:t xml:space="preserve">נדור ואינו נזיר, </w:t>
      </w:r>
      <w:r w:rsidR="00FF3740" w:rsidRPr="00D01F26">
        <w:rPr>
          <w:rStyle w:val="a4"/>
          <w:rFonts w:hint="cs"/>
          <w:spacing w:val="-2"/>
          <w:rtl/>
        </w:rPr>
        <w:t>ולב</w:t>
      </w:r>
      <w:r w:rsidR="00FF3740" w:rsidRPr="00D01F26">
        <w:rPr>
          <w:rStyle w:val="a4"/>
          <w:spacing w:val="-2"/>
          <w:rtl/>
        </w:rPr>
        <w:t>"</w:t>
      </w:r>
      <w:r w:rsidR="00FF3740" w:rsidRPr="00D01F26">
        <w:rPr>
          <w:rStyle w:val="a4"/>
          <w:rFonts w:hint="cs"/>
          <w:spacing w:val="-2"/>
          <w:rtl/>
        </w:rPr>
        <w:t>ה</w:t>
      </w:r>
      <w:r w:rsidR="00FF3740" w:rsidRPr="00D01F26">
        <w:rPr>
          <w:rStyle w:val="a4"/>
          <w:spacing w:val="-2"/>
          <w:rtl/>
        </w:rPr>
        <w:t xml:space="preserve">: </w:t>
      </w:r>
      <w:r w:rsidR="00FF3740" w:rsidRPr="00D01F26">
        <w:rPr>
          <w:spacing w:val="-2"/>
          <w:rtl/>
        </w:rPr>
        <w:t>לא נדור ולא נזיר</w:t>
      </w:r>
      <w:r w:rsidR="001A7DD4" w:rsidRPr="00D01F26">
        <w:rPr>
          <w:spacing w:val="-2"/>
          <w:rtl/>
        </w:rPr>
        <w:t>.</w:t>
      </w:r>
      <w:r w:rsidR="00FF3740" w:rsidRPr="00D01F26">
        <w:rPr>
          <w:rFonts w:hint="cs"/>
          <w:spacing w:val="-2"/>
          <w:rtl/>
        </w:rPr>
        <w:t xml:space="preserve"> </w:t>
      </w:r>
    </w:p>
    <w:p w14:paraId="7F1D53C3" w14:textId="3D227B7E" w:rsidR="00FF3740" w:rsidRDefault="00D01F26" w:rsidP="0073466F">
      <w:pPr>
        <w:pStyle w:val="a3"/>
        <w:rPr>
          <w:rtl/>
        </w:rPr>
      </w:pPr>
      <w:r>
        <w:rPr>
          <w:rFonts w:hint="cs"/>
          <w:rtl/>
        </w:rPr>
        <w:t xml:space="preserve"> </w:t>
      </w:r>
      <w:r>
        <w:rPr>
          <w:rtl/>
        </w:rPr>
        <w:t xml:space="preserve">ב"ש כרבי יהודה, וב"ה </w:t>
      </w:r>
      <w:r>
        <w:rPr>
          <w:rStyle w:val="a4"/>
          <w:rtl/>
          <w:rPrChange w:id="9015" w:author="מנוע אמוראים" w:date="2026-10-05T16:41:46Z">
            <w:rPr>
              <w:rtl/>
            </w:rPr>
          </w:rPrChange>
        </w:rPr>
        <w:t xml:space="preserve">כר"ש</w:t>
      </w:r>
      <w:r>
        <w:rPr>
          <w:rtl/>
        </w:rPr>
        <w:t xml:space="preserve">.</w:t>
      </w:r>
    </w:p>
    <w:p w14:paraId="12FC8C28" w14:textId="77777777" w:rsidR="00576D1E" w:rsidRPr="008037B6" w:rsidRDefault="00576D1E" w:rsidP="00BA44EB">
      <w:pPr>
        <w:pStyle w:val="a7"/>
        <w:rPr>
          <w:rtl/>
        </w:rPr>
      </w:pPr>
      <w:r w:rsidRPr="008037B6">
        <w:rPr>
          <w:rtl/>
        </w:rPr>
        <w:t>מאן תנא להך</w:t>
      </w:r>
    </w:p>
    <w:p w14:paraId="0600D4AE" w14:textId="77777777" w:rsidR="00575E82" w:rsidRDefault="00FF3740" w:rsidP="00FF3740">
      <w:pPr>
        <w:rPr>
          <w:rtl/>
        </w:rPr>
      </w:pPr>
      <w:r w:rsidRPr="005903A0">
        <w:rPr>
          <w:rStyle w:val="a4"/>
          <w:rFonts w:hint="cs"/>
          <w:rtl/>
        </w:rPr>
        <w:t>ד</w:t>
      </w:r>
      <w:r w:rsidRPr="005903A0">
        <w:rPr>
          <w:rStyle w:val="a4"/>
          <w:rtl/>
        </w:rPr>
        <w:t>תנן:</w:t>
      </w:r>
      <w:r w:rsidRPr="006F178A">
        <w:rPr>
          <w:rtl/>
        </w:rPr>
        <w:t xml:space="preserve"> האומר הרי עלי מנחה להביא משעורים - יביא מחיטים, </w:t>
      </w:r>
    </w:p>
    <w:p w14:paraId="4C18B197" w14:textId="385DEAAE" w:rsidR="00FF3740" w:rsidRPr="006F178A" w:rsidRDefault="00FF3740" w:rsidP="00575E82">
      <w:pPr>
        <w:ind w:left="226" w:firstLine="113"/>
        <w:rPr>
          <w:rtl/>
        </w:rPr>
      </w:pPr>
      <w:r w:rsidRPr="006F178A">
        <w:rPr>
          <w:rtl/>
        </w:rPr>
        <w:t xml:space="preserve">קמח - יביא סולת, </w:t>
      </w:r>
    </w:p>
    <w:p w14:paraId="56D90EF7" w14:textId="345E737C" w:rsidR="00575E82" w:rsidRDefault="00FF3740" w:rsidP="00575E82">
      <w:pPr>
        <w:ind w:left="226" w:firstLine="113"/>
        <w:rPr>
          <w:rtl/>
        </w:rPr>
      </w:pPr>
      <w:r w:rsidRPr="00575E82">
        <w:rPr>
          <w:rtl/>
        </w:rPr>
        <w:t xml:space="preserve">שלא בשמן ולבונה </w:t>
      </w:r>
      <w:r w:rsidR="00D91918">
        <w:rPr>
          <w:rFonts w:hint="cs"/>
          <w:rtl/>
        </w:rPr>
        <w:t xml:space="preserve">- </w:t>
      </w:r>
      <w:r w:rsidRPr="00575E82">
        <w:rPr>
          <w:rtl/>
        </w:rPr>
        <w:t xml:space="preserve">יביאנה בשמן ולבונה, </w:t>
      </w:r>
    </w:p>
    <w:p w14:paraId="6A61CCF0" w14:textId="57399369" w:rsidR="00FF3740" w:rsidRPr="00575E82" w:rsidRDefault="00FF3740" w:rsidP="00575E82">
      <w:pPr>
        <w:ind w:left="226" w:firstLine="113"/>
        <w:rPr>
          <w:rtl/>
        </w:rPr>
      </w:pPr>
      <w:r w:rsidRPr="00575E82">
        <w:rPr>
          <w:rtl/>
        </w:rPr>
        <w:t>חצי עשרון יביא עשרון שלם, עשרון ומחצה יביא שנים</w:t>
      </w:r>
    </w:p>
    <w:p w14:paraId="45000048" w14:textId="49E53E80" w:rsidR="00FF3740" w:rsidRPr="006F178A" w:rsidRDefault="00FF3740" w:rsidP="00575E82">
      <w:pPr>
        <w:ind w:left="226" w:firstLine="113"/>
        <w:rPr>
          <w:rtl/>
        </w:rPr>
      </w:pPr>
      <w:r w:rsidRPr="00575E82">
        <w:rPr>
          <w:rStyle w:val="a4"/>
          <w:rtl/>
        </w:rPr>
        <w:t>ר"ש</w:t>
      </w:r>
      <w:r w:rsidR="00575E82">
        <w:rPr>
          <w:rStyle w:val="a4"/>
          <w:rFonts w:hint="cs"/>
          <w:rtl/>
        </w:rPr>
        <w:t>:</w:t>
      </w:r>
      <w:r w:rsidRPr="00575E82">
        <w:rPr>
          <w:rStyle w:val="a4"/>
          <w:rtl/>
        </w:rPr>
        <w:t xml:space="preserve"> </w:t>
      </w:r>
      <w:r w:rsidRPr="006F178A">
        <w:rPr>
          <w:rtl/>
        </w:rPr>
        <w:t>פוטר, שלא התנדב כדרך המתנדבים.</w:t>
      </w:r>
    </w:p>
    <w:p w14:paraId="42837734" w14:textId="77777777" w:rsidR="000B1038" w:rsidRDefault="00FF3740" w:rsidP="00FF3740">
      <w:pPr>
        <w:rPr>
          <w:rtl/>
        </w:rPr>
      </w:pPr>
      <w:r w:rsidRPr="00D91918">
        <w:rPr>
          <w:rStyle w:val="a4"/>
          <w:rtl/>
        </w:rPr>
        <w:t>חזקיה:</w:t>
      </w:r>
      <w:r w:rsidRPr="006F178A">
        <w:rPr>
          <w:rtl/>
        </w:rPr>
        <w:t xml:space="preserve"> </w:t>
      </w:r>
      <w:r w:rsidR="00D91918" w:rsidRPr="00D91918">
        <w:rPr>
          <w:rStyle w:val="a4"/>
          <w:rFonts w:hint="cs"/>
          <w:rtl/>
        </w:rPr>
        <w:t>כ</w:t>
      </w:r>
      <w:r w:rsidRPr="00D91918">
        <w:rPr>
          <w:rStyle w:val="a4"/>
          <w:rtl/>
        </w:rPr>
        <w:t>ב"ש היא</w:t>
      </w:r>
      <w:r w:rsidRPr="006F178A">
        <w:rPr>
          <w:rFonts w:hint="cs"/>
          <w:rtl/>
        </w:rPr>
        <w:t xml:space="preserve"> ד</w:t>
      </w:r>
      <w:r w:rsidRPr="006F178A">
        <w:rPr>
          <w:rtl/>
        </w:rPr>
        <w:t>כ</w:t>
      </w:r>
      <w:r w:rsidRPr="006F178A">
        <w:rPr>
          <w:rFonts w:hint="cs"/>
          <w:rtl/>
        </w:rPr>
        <w:t>ש</w:t>
      </w:r>
      <w:r w:rsidRPr="006F178A">
        <w:rPr>
          <w:rtl/>
        </w:rPr>
        <w:t xml:space="preserve">אמר מגרוגרות ומדבילה הוי נזיר? </w:t>
      </w:r>
    </w:p>
    <w:p w14:paraId="2C17B5FB" w14:textId="5825F060" w:rsidR="00FF3740" w:rsidRPr="006F178A" w:rsidRDefault="00FF3740" w:rsidP="000B1038">
      <w:pPr>
        <w:ind w:left="565" w:firstLine="113"/>
        <w:rPr>
          <w:rtl/>
        </w:rPr>
      </w:pPr>
      <w:r w:rsidRPr="006F178A">
        <w:rPr>
          <w:rFonts w:hint="cs"/>
          <w:rtl/>
        </w:rPr>
        <w:t>ה</w:t>
      </w:r>
      <w:r w:rsidRPr="006F178A">
        <w:rPr>
          <w:rtl/>
        </w:rPr>
        <w:t>"</w:t>
      </w:r>
      <w:r w:rsidRPr="006F178A">
        <w:rPr>
          <w:rFonts w:hint="cs"/>
          <w:rtl/>
        </w:rPr>
        <w:t>נ</w:t>
      </w:r>
      <w:r w:rsidRPr="006F178A">
        <w:rPr>
          <w:rtl/>
        </w:rPr>
        <w:t xml:space="preserve"> כ</w:t>
      </w:r>
      <w:r w:rsidRPr="006F178A">
        <w:rPr>
          <w:rFonts w:hint="cs"/>
          <w:rtl/>
        </w:rPr>
        <w:t>ש</w:t>
      </w:r>
      <w:r w:rsidRPr="006F178A">
        <w:rPr>
          <w:rtl/>
        </w:rPr>
        <w:t>אמר משעורין מביא מחיטים</w:t>
      </w:r>
      <w:r w:rsidR="001A7DD4">
        <w:rPr>
          <w:rtl/>
        </w:rPr>
        <w:t>.</w:t>
      </w:r>
    </w:p>
    <w:p w14:paraId="20BBD8DA" w14:textId="74A18525" w:rsidR="00FF3740" w:rsidRPr="00D01F26" w:rsidRDefault="00FF3740" w:rsidP="00CC170E">
      <w:pPr>
        <w:rPr>
          <w:spacing w:val="-2"/>
          <w:rtl/>
        </w:rPr>
      </w:pPr>
      <w:r w:rsidRPr="00D01F26">
        <w:rPr>
          <w:rStyle w:val="a4"/>
          <w:rFonts w:hint="cs"/>
          <w:spacing w:val="-2"/>
          <w:rtl/>
        </w:rPr>
        <w:t>ורי</w:t>
      </w:r>
      <w:r w:rsidRPr="00D01F26">
        <w:rPr>
          <w:rStyle w:val="a4"/>
          <w:spacing w:val="-2"/>
          <w:rtl/>
        </w:rPr>
        <w:t>"</w:t>
      </w:r>
      <w:r w:rsidRPr="00D01F26">
        <w:rPr>
          <w:rStyle w:val="a4"/>
          <w:rFonts w:hint="cs"/>
          <w:spacing w:val="-2"/>
          <w:rtl/>
        </w:rPr>
        <w:t>ו</w:t>
      </w:r>
      <w:r w:rsidRPr="00D01F26">
        <w:rPr>
          <w:rStyle w:val="a4"/>
          <w:spacing w:val="-2"/>
          <w:rtl/>
        </w:rPr>
        <w:t xml:space="preserve">: </w:t>
      </w:r>
      <w:r w:rsidRPr="00D01F26">
        <w:rPr>
          <w:rStyle w:val="a4"/>
          <w:rFonts w:hint="cs"/>
          <w:spacing w:val="-2"/>
          <w:rtl/>
        </w:rPr>
        <w:t>לכו</w:t>
      </w:r>
      <w:r w:rsidRPr="00D01F26">
        <w:rPr>
          <w:rStyle w:val="a4"/>
          <w:spacing w:val="-2"/>
          <w:rtl/>
        </w:rPr>
        <w:t>"</w:t>
      </w:r>
      <w:r w:rsidRPr="00D01F26">
        <w:rPr>
          <w:rStyle w:val="a4"/>
          <w:rFonts w:hint="cs"/>
          <w:spacing w:val="-2"/>
          <w:rtl/>
        </w:rPr>
        <w:t xml:space="preserve">ע </w:t>
      </w:r>
      <w:r w:rsidRPr="00D01F26">
        <w:rPr>
          <w:rStyle w:val="a6"/>
          <w:rFonts w:hint="cs"/>
          <w:spacing w:val="-2"/>
          <w:rtl/>
        </w:rPr>
        <w:t>ו</w:t>
      </w:r>
      <w:r w:rsidR="007929D1" w:rsidRPr="00D01F26">
        <w:rPr>
          <w:rStyle w:val="a6"/>
          <w:rFonts w:hint="cs"/>
          <w:spacing w:val="-2"/>
          <w:rtl/>
        </w:rPr>
        <w:t xml:space="preserve">כאן אומר </w:t>
      </w:r>
      <w:r w:rsidR="007929D1" w:rsidRPr="00D01F26">
        <w:rPr>
          <w:rFonts w:hint="cs"/>
          <w:spacing w:val="-2"/>
          <w:rtl/>
        </w:rPr>
        <w:t>אילו ידע שאין נודרין כך</w:t>
      </w:r>
      <w:r w:rsidRPr="00D01F26">
        <w:rPr>
          <w:spacing w:val="-2"/>
          <w:rtl/>
        </w:rPr>
        <w:t>.</w:t>
      </w:r>
      <w:r w:rsidR="007929D1" w:rsidRPr="00D01F26">
        <w:rPr>
          <w:rFonts w:hint="cs"/>
          <w:spacing w:val="-2"/>
          <w:rtl/>
        </w:rPr>
        <w:t xml:space="preserve"> לא היה נודר כך</w:t>
      </w:r>
      <w:r w:rsidR="00CC170E" w:rsidRPr="00D01F26">
        <w:rPr>
          <w:rFonts w:hint="cs"/>
          <w:spacing w:val="-2"/>
          <w:rtl/>
        </w:rPr>
        <w:t>.</w:t>
      </w:r>
    </w:p>
    <w:p w14:paraId="617AD83E" w14:textId="0293BB0D" w:rsidR="00FF3740" w:rsidRPr="006F178A" w:rsidRDefault="00FF3740" w:rsidP="00FF3740">
      <w:pPr>
        <w:rPr>
          <w:rtl/>
        </w:rPr>
      </w:pPr>
      <w:r w:rsidRPr="00C278A8">
        <w:rPr>
          <w:rStyle w:val="a4"/>
          <w:rtl/>
        </w:rPr>
        <w:t xml:space="preserve">חזקיה: </w:t>
      </w:r>
      <w:r>
        <w:rPr>
          <w:rFonts w:hint="cs"/>
          <w:rtl/>
        </w:rPr>
        <w:t xml:space="preserve">דווקא </w:t>
      </w:r>
      <w:r w:rsidRPr="006F178A">
        <w:rPr>
          <w:rtl/>
        </w:rPr>
        <w:t xml:space="preserve">שאמר משעורים, אבל אמר מעדשים </w:t>
      </w:r>
      <w:r w:rsidR="00C278A8">
        <w:rPr>
          <w:rFonts w:hint="cs"/>
          <w:rtl/>
        </w:rPr>
        <w:t>ל</w:t>
      </w:r>
      <w:r w:rsidRPr="006F178A">
        <w:rPr>
          <w:rtl/>
        </w:rPr>
        <w:t>א מ</w:t>
      </w:r>
      <w:r w:rsidR="00AD4F16">
        <w:rPr>
          <w:rFonts w:hint="cs"/>
          <w:rtl/>
        </w:rPr>
        <w:t>ביא</w:t>
      </w:r>
      <w:r w:rsidRPr="006F178A">
        <w:rPr>
          <w:rtl/>
        </w:rPr>
        <w:t>.</w:t>
      </w:r>
    </w:p>
    <w:p w14:paraId="21DEC5A0" w14:textId="12B87231" w:rsidR="00FF3740" w:rsidRPr="006F178A" w:rsidRDefault="00FF3740" w:rsidP="00AD4F16">
      <w:pPr>
        <w:rPr>
          <w:rtl/>
        </w:rPr>
      </w:pPr>
      <w:r w:rsidRPr="00AD4F16">
        <w:rPr>
          <w:rStyle w:val="a4"/>
          <w:rFonts w:hint="cs"/>
          <w:rtl/>
        </w:rPr>
        <w:t>וא</w:t>
      </w:r>
      <w:r w:rsidR="00AD4F16">
        <w:rPr>
          <w:rStyle w:val="a4"/>
          <w:rFonts w:hint="cs"/>
          <w:rtl/>
        </w:rPr>
        <w:t>ף</w:t>
      </w:r>
      <w:r w:rsidRPr="00AD4F16">
        <w:rPr>
          <w:rStyle w:val="a4"/>
          <w:rFonts w:hint="cs"/>
          <w:rtl/>
        </w:rPr>
        <w:t xml:space="preserve"> דחזקיה מ</w:t>
      </w:r>
      <w:r w:rsidR="00AD4F16">
        <w:rPr>
          <w:rStyle w:val="a4"/>
          <w:rFonts w:hint="cs"/>
          <w:rtl/>
        </w:rPr>
        <w:t xml:space="preserve">עמיד המשנה </w:t>
      </w:r>
      <w:r w:rsidRPr="00AD4F16">
        <w:rPr>
          <w:rStyle w:val="a4"/>
          <w:rFonts w:hint="cs"/>
          <w:rtl/>
        </w:rPr>
        <w:t>כב</w:t>
      </w:r>
      <w:r w:rsidRPr="00AD4F16">
        <w:rPr>
          <w:rStyle w:val="a4"/>
          <w:rtl/>
        </w:rPr>
        <w:t>"</w:t>
      </w:r>
      <w:r w:rsidRPr="00AD4F16">
        <w:rPr>
          <w:rStyle w:val="a4"/>
          <w:rFonts w:hint="cs"/>
          <w:rtl/>
        </w:rPr>
        <w:t>ש</w:t>
      </w:r>
      <w:r w:rsidRPr="006F178A">
        <w:rPr>
          <w:rFonts w:hint="cs"/>
          <w:rtl/>
        </w:rPr>
        <w:t xml:space="preserve"> ועדשים לגבי מנחה כגרוגרות לגבי נזיר ולב</w:t>
      </w:r>
      <w:r w:rsidRPr="006F178A">
        <w:rPr>
          <w:rtl/>
        </w:rPr>
        <w:t>"</w:t>
      </w:r>
      <w:r w:rsidRPr="006F178A">
        <w:rPr>
          <w:rFonts w:hint="cs"/>
          <w:rtl/>
        </w:rPr>
        <w:t>ש הוי נזיר,</w:t>
      </w:r>
      <w:r w:rsidR="00AD4F16">
        <w:rPr>
          <w:rFonts w:hint="cs"/>
          <w:rtl/>
        </w:rPr>
        <w:t xml:space="preserve"> </w:t>
      </w:r>
      <w:r w:rsidRPr="006F178A">
        <w:rPr>
          <w:rFonts w:ascii="FontbitDavid" w:hAnsi="FontbitDavid" w:hint="cs"/>
          <w:rtl/>
        </w:rPr>
        <w:t xml:space="preserve">- </w:t>
      </w:r>
      <w:r w:rsidRPr="006F178A">
        <w:rPr>
          <w:rFonts w:ascii="FontbitDavid" w:hAnsi="FontbitDavid"/>
          <w:rtl/>
        </w:rPr>
        <w:t>חזקיה</w:t>
      </w:r>
      <w:r w:rsidR="00AD4F16">
        <w:rPr>
          <w:rFonts w:ascii="FontbitDavid" w:hAnsi="FontbitDavid" w:hint="cs"/>
          <w:rtl/>
        </w:rPr>
        <w:t xml:space="preserve"> חזר בו</w:t>
      </w:r>
      <w:r w:rsidRPr="006F178A">
        <w:rPr>
          <w:rFonts w:ascii="FontbitDavid" w:hAnsi="FontbitDavid"/>
          <w:rtl/>
        </w:rPr>
        <w:t>.</w:t>
      </w:r>
    </w:p>
    <w:p w14:paraId="7A506137" w14:textId="18A7C994" w:rsidR="00FF3740" w:rsidRPr="00D33752" w:rsidRDefault="00FF3740" w:rsidP="00FF3740">
      <w:pPr>
        <w:rPr>
          <w:spacing w:val="-6"/>
        </w:rPr>
      </w:pPr>
      <w:r w:rsidRPr="00D33752">
        <w:rPr>
          <w:rStyle w:val="a4"/>
          <w:spacing w:val="-6"/>
          <w:rtl/>
        </w:rPr>
        <w:t xml:space="preserve">רבא: </w:t>
      </w:r>
      <w:r w:rsidRPr="00D33752">
        <w:rPr>
          <w:rFonts w:hint="cs"/>
          <w:spacing w:val="-6"/>
          <w:rtl/>
        </w:rPr>
        <w:t>ד</w:t>
      </w:r>
      <w:r w:rsidR="00AD4F16" w:rsidRPr="00D33752">
        <w:rPr>
          <w:rFonts w:hint="cs"/>
          <w:spacing w:val="-6"/>
          <w:rtl/>
        </w:rPr>
        <w:t>המשנה קשה ד</w:t>
      </w:r>
      <w:r w:rsidRPr="00D33752">
        <w:rPr>
          <w:spacing w:val="-6"/>
          <w:rtl/>
        </w:rPr>
        <w:t xml:space="preserve">מאי איריא דתני משעורים? ליתני מעדשים! </w:t>
      </w:r>
    </w:p>
    <w:p w14:paraId="78AE6FDE" w14:textId="0B967C37" w:rsidR="00FF3740" w:rsidRPr="006F178A" w:rsidRDefault="00FF3740" w:rsidP="00D33752">
      <w:pPr>
        <w:ind w:left="113" w:firstLine="113"/>
        <w:rPr>
          <w:rtl/>
        </w:rPr>
      </w:pPr>
      <w:r w:rsidRPr="00AD4F16">
        <w:rPr>
          <w:rStyle w:val="a4"/>
          <w:rtl/>
        </w:rPr>
        <w:t xml:space="preserve">אלא </w:t>
      </w:r>
      <w:r w:rsidR="00AD4F16">
        <w:rPr>
          <w:rStyle w:val="a4"/>
          <w:rFonts w:hint="cs"/>
          <w:rtl/>
        </w:rPr>
        <w:t>ל</w:t>
      </w:r>
      <w:r w:rsidRPr="00AD4F16">
        <w:rPr>
          <w:rStyle w:val="a4"/>
          <w:rtl/>
        </w:rPr>
        <w:t>חזקיה:</w:t>
      </w:r>
      <w:r w:rsidRPr="006F178A">
        <w:rPr>
          <w:rtl/>
        </w:rPr>
        <w:t xml:space="preserve"> ב"ש </w:t>
      </w:r>
      <w:r w:rsidR="00AD4F16">
        <w:rPr>
          <w:rFonts w:hint="cs"/>
          <w:rtl/>
        </w:rPr>
        <w:t>ש</w:t>
      </w:r>
      <w:r w:rsidRPr="006F178A">
        <w:rPr>
          <w:rtl/>
        </w:rPr>
        <w:t>ם -</w:t>
      </w:r>
      <w:r w:rsidR="00AD4F16">
        <w:rPr>
          <w:rFonts w:hint="cs"/>
          <w:rtl/>
        </w:rPr>
        <w:t>כר''י</w:t>
      </w:r>
      <w:r w:rsidRPr="006F178A">
        <w:rPr>
          <w:rtl/>
        </w:rPr>
        <w:t>.</w:t>
      </w:r>
    </w:p>
    <w:p w14:paraId="28BA081D" w14:textId="77777777" w:rsidR="00D4348F" w:rsidRDefault="00AD4F16" w:rsidP="00AD4F16">
      <w:pPr>
        <w:rPr>
          <w:rStyle w:val="a4"/>
          <w:rtl/>
        </w:rPr>
      </w:pPr>
      <w:r w:rsidRPr="00AD4F16">
        <w:rPr>
          <w:rStyle w:val="a4"/>
          <w:rFonts w:hint="cs"/>
          <w:rtl/>
        </w:rPr>
        <w:t>ולרי''ו</w:t>
      </w:r>
      <w:r w:rsidR="00FF3740" w:rsidRPr="00AD4F16">
        <w:rPr>
          <w:rStyle w:val="a4"/>
          <w:rtl/>
        </w:rPr>
        <w:t>:</w:t>
      </w:r>
      <w:r w:rsidR="00FF3740" w:rsidRPr="006F178A">
        <w:rPr>
          <w:rFonts w:ascii="FontbitDavid" w:hAnsi="FontbitDavid"/>
          <w:rtl/>
        </w:rPr>
        <w:t xml:space="preserve"> אפילו מעדשים.</w:t>
      </w:r>
      <w:r>
        <w:rPr>
          <w:rFonts w:ascii="FontbitDavid" w:hAnsi="FontbitDavid" w:hint="cs"/>
          <w:rtl/>
        </w:rPr>
        <w:t xml:space="preserve"> </w:t>
      </w:r>
    </w:p>
    <w:p w14:paraId="423888F2" w14:textId="7C88D756" w:rsidR="00B5075D" w:rsidRDefault="00FF3740" w:rsidP="00D4348F">
      <w:pPr>
        <w:pStyle w:val="a5"/>
        <w:rPr>
          <w:rtl/>
        </w:rPr>
      </w:pPr>
      <w:r w:rsidRPr="00D4348F">
        <w:rPr>
          <w:rStyle w:val="a4"/>
          <w:rtl/>
        </w:rPr>
        <w:t>וה</w:t>
      </w:r>
      <w:r w:rsidRPr="00D4348F">
        <w:rPr>
          <w:rStyle w:val="a4"/>
          <w:rFonts w:hint="cs"/>
          <w:rtl/>
        </w:rPr>
        <w:t xml:space="preserve">ך </w:t>
      </w:r>
      <w:r w:rsidRPr="006F178A">
        <w:rPr>
          <w:rFonts w:hint="cs"/>
          <w:rtl/>
        </w:rPr>
        <w:t>ד</w:t>
      </w:r>
      <w:r w:rsidRPr="006F178A">
        <w:rPr>
          <w:rtl/>
        </w:rPr>
        <w:t xml:space="preserve">באומר אילו הייתי יודע שאין נודרין כך, לא נדרתי כך אלא כך! </w:t>
      </w:r>
      <w:r w:rsidRPr="00AD4F16">
        <w:rPr>
          <w:rStyle w:val="a4"/>
          <w:rtl/>
        </w:rPr>
        <w:t>לדברי חזקיה אמר:</w:t>
      </w:r>
      <w:r w:rsidRPr="006F178A">
        <w:rPr>
          <w:rtl/>
        </w:rPr>
        <w:t xml:space="preserve"> </w:t>
      </w:r>
      <w:r w:rsidR="00AD4F16">
        <w:rPr>
          <w:rFonts w:hint="cs"/>
          <w:rtl/>
        </w:rPr>
        <w:t>ד</w:t>
      </w:r>
      <w:r w:rsidRPr="006F178A">
        <w:rPr>
          <w:rtl/>
        </w:rPr>
        <w:t xml:space="preserve">מ"ט </w:t>
      </w:r>
      <w:r w:rsidRPr="006F178A">
        <w:rPr>
          <w:rFonts w:hint="cs"/>
          <w:rtl/>
        </w:rPr>
        <w:t>חזרת בך?</w:t>
      </w:r>
      <w:r w:rsidRPr="006F178A">
        <w:rPr>
          <w:rtl/>
        </w:rPr>
        <w:t xml:space="preserve"> משום דלא תני מעדשים, </w:t>
      </w:r>
      <w:r>
        <w:rPr>
          <w:rtl/>
        </w:rPr>
        <w:t>שמא</w:t>
      </w:r>
      <w:r w:rsidRPr="006F178A">
        <w:rPr>
          <w:rtl/>
        </w:rPr>
        <w:t xml:space="preserve"> </w:t>
      </w:r>
      <w:r w:rsidRPr="006F178A">
        <w:rPr>
          <w:rFonts w:hint="cs"/>
          <w:rtl/>
        </w:rPr>
        <w:t>לא</w:t>
      </w:r>
      <w:r w:rsidRPr="006F178A">
        <w:rPr>
          <w:rtl/>
        </w:rPr>
        <w:t xml:space="preserve"> מיבעי' כ</w:t>
      </w:r>
      <w:r w:rsidRPr="006F178A">
        <w:rPr>
          <w:rFonts w:hint="cs"/>
          <w:rtl/>
        </w:rPr>
        <w:t>ש</w:t>
      </w:r>
      <w:r w:rsidRPr="006F178A">
        <w:rPr>
          <w:rtl/>
        </w:rPr>
        <w:t>אמר מעדשים דמייתי מנחה מעלייתא, ד</w:t>
      </w:r>
      <w:r w:rsidR="00B5075D">
        <w:rPr>
          <w:rFonts w:hint="cs"/>
          <w:rtl/>
        </w:rPr>
        <w:t>אפשר דחזר בו</w:t>
      </w:r>
      <w:r w:rsidRPr="006F178A">
        <w:rPr>
          <w:rtl/>
        </w:rPr>
        <w:t xml:space="preserve">, ותפוס לשון ראשון </w:t>
      </w:r>
    </w:p>
    <w:p w14:paraId="2F4D825D" w14:textId="726E063C" w:rsidR="00FF3740" w:rsidRPr="006F178A" w:rsidRDefault="00FF3740" w:rsidP="00AD4F16">
      <w:pPr>
        <w:rPr>
          <w:rtl/>
        </w:rPr>
      </w:pPr>
      <w:r w:rsidRPr="006F178A">
        <w:rPr>
          <w:rtl/>
        </w:rPr>
        <w:t>אלא כ</w:t>
      </w:r>
      <w:r w:rsidRPr="006F178A">
        <w:rPr>
          <w:rFonts w:hint="cs"/>
          <w:rtl/>
        </w:rPr>
        <w:t>ש</w:t>
      </w:r>
      <w:r w:rsidRPr="006F178A">
        <w:rPr>
          <w:rtl/>
        </w:rPr>
        <w:t xml:space="preserve">אמר מן השעורין </w:t>
      </w:r>
      <w:r w:rsidRPr="00B27753">
        <w:rPr>
          <w:rStyle w:val="a4"/>
          <w:rFonts w:hint="cs"/>
          <w:rtl/>
        </w:rPr>
        <w:t>ה</w:t>
      </w:r>
      <w:r w:rsidRPr="00B27753">
        <w:rPr>
          <w:rStyle w:val="a4"/>
          <w:rtl/>
        </w:rPr>
        <w:t>"</w:t>
      </w:r>
      <w:r w:rsidRPr="00B27753">
        <w:rPr>
          <w:rStyle w:val="a4"/>
          <w:rFonts w:hint="cs"/>
          <w:rtl/>
        </w:rPr>
        <w:t>ק</w:t>
      </w:r>
      <w:r w:rsidRPr="00B27753">
        <w:rPr>
          <w:rStyle w:val="a4"/>
          <w:rtl/>
        </w:rPr>
        <w:t xml:space="preserve">: </w:t>
      </w:r>
      <w:r w:rsidRPr="006F178A">
        <w:rPr>
          <w:rtl/>
        </w:rPr>
        <w:t xml:space="preserve">אי קדשה כמנחת העומר או כמנחת סוטה - תקדוש, אי לא - לא, קמ"ל </w:t>
      </w:r>
      <w:r w:rsidR="00D4348F">
        <w:rPr>
          <w:rFonts w:hint="cs"/>
          <w:rtl/>
        </w:rPr>
        <w:t xml:space="preserve">שמביא </w:t>
      </w:r>
      <w:r w:rsidRPr="006F178A">
        <w:rPr>
          <w:rtl/>
        </w:rPr>
        <w:t>מחטים.</w:t>
      </w:r>
    </w:p>
    <w:p w14:paraId="4B8EECC5" w14:textId="77777777" w:rsidR="00FF3740" w:rsidRPr="006F178A" w:rsidRDefault="00FF3740" w:rsidP="000F6CD2">
      <w:pPr>
        <w:pStyle w:val="afffffb"/>
        <w:rPr>
          <w:rtl/>
        </w:rPr>
      </w:pPr>
      <w:r>
        <w:rPr>
          <w:rtl/>
        </w:rPr>
        <w:t>׹</w:t>
      </w:r>
    </w:p>
    <w:p w14:paraId="451E2A3E" w14:textId="77777777" w:rsidR="00FF3740" w:rsidRPr="006F178A" w:rsidRDefault="00FF3740" w:rsidP="00516202">
      <w:pPr>
        <w:pStyle w:val="affff5"/>
        <w:framePr w:wrap="around"/>
        <w:rPr>
          <w:rtl/>
        </w:rPr>
      </w:pPr>
      <w:r w:rsidRPr="006F178A">
        <w:rPr>
          <w:rFonts w:hint="cs"/>
          <w:rtl/>
        </w:rPr>
        <w:t>י.</w:t>
      </w:r>
    </w:p>
    <w:p>
      <w:pPr>
        <w:pStyle w:val="affffff2"/>
        <w:rPr>
          <w:ins w:id="20268" w:author="קלוד" w:date="2026-10-06T10:09:33Z"/>
        </w:rPr>
      </w:pPr>
      <w:ins w:id="20267" w:author="קלוד" w:date="2026-10-06T10:09:33Z">
        <w:r>
          <w:t xml:space="preserve">משנה ב</w:t>
        </w:r>
      </w:ins>
    </w:p>
    <w:p w14:paraId="543174A8" w14:textId="77777777" w:rsidR="00D8037A" w:rsidRDefault="00FF3740" w:rsidP="00FF3740">
      <w:pPr>
        <w:pStyle w:val="affffb"/>
        <w:spacing w:before="120"/>
        <w:rPr>
          <w:rtl/>
        </w:rPr>
        <w:pPrChange w:id="90011" w:author="קלוד" w:date="2026-10-08T12:08:16Z">
          <w:pPr>
            <w:pStyle w:val="affffb"/>
          </w:pPr>
        </w:pPrChange>
      </w:pPr>
      <w:r w:rsidRPr="006F178A">
        <w:rPr>
          <w:rtl/>
        </w:rPr>
        <w:t xml:space="preserve">אמר: אמרה פרה זו הריני נזירה אם עומדת אני, </w:t>
      </w:r>
    </w:p>
    <w:p w14:paraId="19C1BFE2" w14:textId="5044653C" w:rsidR="00FF3740" w:rsidRPr="006F178A" w:rsidRDefault="00FF3740" w:rsidP="00FF3740">
      <w:pPr>
        <w:pStyle w:val="affffb"/>
        <w:rPr>
          <w:rtl/>
        </w:rPr>
      </w:pPr>
      <w:r w:rsidRPr="006F178A">
        <w:rPr>
          <w:rtl/>
        </w:rPr>
        <w:t>אומר</w:t>
      </w:r>
      <w:r w:rsidR="00EF6F3B">
        <w:rPr>
          <w:rFonts w:hint="cs"/>
          <w:rtl/>
        </w:rPr>
        <w:t>:</w:t>
      </w:r>
      <w:r w:rsidRPr="006F178A">
        <w:rPr>
          <w:rtl/>
        </w:rPr>
        <w:t xml:space="preserve"> הדלת הזה הריני נזירה אם נפתח אני, </w:t>
      </w:r>
    </w:p>
    <w:p w14:paraId="38EB0CC8" w14:textId="77777777" w:rsidR="00FF3740" w:rsidRPr="006F178A" w:rsidRDefault="00FF3740" w:rsidP="00D33752">
      <w:pPr>
        <w:pStyle w:val="affffb"/>
        <w:jc w:val="center"/>
        <w:rPr>
          <w:rtl/>
        </w:rPr>
      </w:pPr>
      <w:r w:rsidRPr="00DF6188">
        <w:rPr>
          <w:rStyle w:val="TanaimMishna"/>
          <w:rtl/>
          <w:rPrChange w:id="20022" w:author="קלוד" w:date="2026-10-06T10:09:33Z">
            <w:rPr>
              <w:rStyle w:val="a4"/>
              <w:rtl/>
            </w:rPr>
          </w:rPrChange>
        </w:rPr>
        <w:t>בש"א:</w:t>
      </w:r>
      <w:r w:rsidRPr="006F178A">
        <w:rPr>
          <w:rtl/>
        </w:rPr>
        <w:t xml:space="preserve"> נזיר, </w:t>
      </w:r>
      <w:r w:rsidRPr="00DF6188">
        <w:rPr>
          <w:rStyle w:val="TanaimMishna"/>
          <w:rtl/>
          <w:rPrChange w:id="20023" w:author="קלוד" w:date="2026-10-06T10:09:33Z">
            <w:rPr>
              <w:rStyle w:val="a4"/>
              <w:rtl/>
            </w:rPr>
          </w:rPrChange>
        </w:rPr>
        <w:t xml:space="preserve">ובה"א: </w:t>
      </w:r>
      <w:r w:rsidRPr="006F178A">
        <w:rPr>
          <w:rtl/>
        </w:rPr>
        <w:t>אינו נזיר.</w:t>
      </w:r>
    </w:p>
    <w:p w14:paraId="2C5619AB" w14:textId="44C7CD50" w:rsidR="00FF3740" w:rsidRPr="006F178A" w:rsidRDefault="00DE7DF5" w:rsidP="00FF3740">
      <w:pPr>
        <w:pStyle w:val="affffb"/>
        <w:rPr>
          <w:rtl/>
        </w:rPr>
      </w:pPr>
      <w:r>
        <w:rPr>
          <w:rStyle w:val="TanaimMishna"/>
          <w:rFonts w:hint="cs"/>
          <w:rtl/>
          <w:rPrChange w:id="20024" w:author="קלוד" w:date="2026-10-06T10:09:33Z">
            <w:rPr>
              <w:rStyle w:val="a4"/>
              <w:rFonts w:hint="cs"/>
              <w:rtl/>
            </w:rPr>
          </w:rPrChange>
        </w:rPr>
        <w:t>ר''י</w:t>
      </w:r>
      <w:r w:rsidR="00FF3740" w:rsidRPr="0069138A">
        <w:rPr>
          <w:rStyle w:val="TanaimMishna"/>
          <w:rtl/>
          <w:rPrChange w:id="20025" w:author="קלוד" w:date="2026-10-06T10:09:33Z">
            <w:rPr>
              <w:rStyle w:val="a4"/>
              <w:rtl/>
            </w:rPr>
          </w:rPrChange>
        </w:rPr>
        <w:t xml:space="preserve">: </w:t>
      </w:r>
      <w:r w:rsidR="00FF3740" w:rsidRPr="006F178A">
        <w:rPr>
          <w:rtl/>
        </w:rPr>
        <w:t xml:space="preserve">אף כשאמרו ב"ש, </w:t>
      </w:r>
      <w:r>
        <w:rPr>
          <w:rFonts w:hint="cs"/>
          <w:rtl/>
        </w:rPr>
        <w:t>רק</w:t>
      </w:r>
      <w:r w:rsidR="00FF3740" w:rsidRPr="006F178A">
        <w:rPr>
          <w:rtl/>
        </w:rPr>
        <w:t xml:space="preserve"> באומר הרי פרה זו עלי קרבן אם עומדת היא.</w:t>
      </w:r>
    </w:p>
    <w:p w14:paraId="7E2373C2" w14:textId="71D1F035" w:rsidR="00FF3740" w:rsidRPr="004F4788" w:rsidRDefault="006F347D" w:rsidP="006F347D">
      <w:pPr>
        <w:jc w:val="center"/>
        <w:rPr>
          <w:rFonts w:ascii="BA Esthetic Border" w:hAnsi="BA Esthetic Border" w:cs="BA Esthetic Border"/>
          <w:sz w:val="16"/>
          <w:rtl/>
        </w:rPr>
      </w:pPr>
      <w:r w:rsidRPr="004F4788">
        <w:rPr>
          <w:rFonts w:ascii="BA Esthetic Border" w:hAnsi="BA Esthetic Border" w:cs="BA Esthetic Border"/>
          <w:sz w:val="16"/>
          <w:rtl/>
        </w:rPr>
        <w:t>ב' ה''ת במעשה דפרה רבוצה לפניו</w:t>
      </w:r>
    </w:p>
    <w:p w14:paraId="24EC0958" w14:textId="4010F980" w:rsidR="00D7723F" w:rsidRDefault="00E27796" w:rsidP="00A5184B">
      <w:pPr>
        <w:pStyle w:val="36"/>
        <w:framePr w:wrap="notBeside"/>
        <w:rPr>
          <w:rtl/>
        </w:rPr>
      </w:pPr>
      <w:r>
        <w:rPr>
          <w:rFonts w:hint="cs"/>
          <w:rtl/>
        </w:rPr>
        <w:t xml:space="preserve">א. </w:t>
      </w:r>
      <w:r w:rsidR="00FF3740" w:rsidRPr="00D7723F">
        <w:rPr>
          <w:rFonts w:hint="cs"/>
          <w:rtl/>
        </w:rPr>
        <w:t>רב</w:t>
      </w:r>
      <w:r w:rsidR="00FF3740" w:rsidRPr="00D7723F">
        <w:rPr>
          <w:rtl/>
        </w:rPr>
        <w:t>"</w:t>
      </w:r>
      <w:r w:rsidR="00FF3740" w:rsidRPr="00D7723F">
        <w:rPr>
          <w:rFonts w:hint="cs"/>
          <w:rtl/>
        </w:rPr>
        <w:t>ח:</w:t>
      </w:r>
    </w:p>
    <w:p w14:paraId="311CD3FC" w14:textId="79FB42ED" w:rsidR="00FF3740" w:rsidRPr="006F178A" w:rsidRDefault="002C2CFE" w:rsidP="00E27796">
      <w:pPr>
        <w:ind w:left="452"/>
        <w:rPr>
          <w:rtl/>
        </w:rPr>
      </w:pPr>
      <w:r>
        <w:rPr>
          <w:rFonts w:hint="cs"/>
          <w:rtl/>
        </w:rPr>
        <w:t>כ</w:t>
      </w:r>
      <w:r w:rsidR="00FF3740" w:rsidRPr="006F178A">
        <w:rPr>
          <w:rtl/>
        </w:rPr>
        <w:t xml:space="preserve">שהיתה פרה רבוצה לפניו, ואמר: כסבורה פרה זו אינה עומדת, הריני נזיר מבשרה אם </w:t>
      </w:r>
      <w:r w:rsidR="00FF3740" w:rsidRPr="00867038">
        <w:rPr>
          <w:spacing w:val="-4"/>
          <w:rtl/>
        </w:rPr>
        <w:t xml:space="preserve">עמדה מאליה ועמדה מאליה, </w:t>
      </w:r>
    </w:p>
    <w:p w14:paraId="710A0D13" w14:textId="4AE8EF2A" w:rsidR="00595D46" w:rsidRDefault="00E27796" w:rsidP="00010631">
      <w:pPr>
        <w:ind w:firstLine="113"/>
        <w:rPr>
          <w:rtl/>
        </w:rPr>
      </w:pPr>
      <w:r>
        <w:rPr>
          <w:rStyle w:val="a4"/>
          <w:rFonts w:hint="cs"/>
          <w:rtl/>
        </w:rPr>
        <w:t>ל</w:t>
      </w:r>
      <w:r w:rsidR="00FF3740" w:rsidRPr="00F72C74">
        <w:rPr>
          <w:rStyle w:val="a4"/>
          <w:rFonts w:hint="cs"/>
          <w:rtl/>
        </w:rPr>
        <w:t>ב</w:t>
      </w:r>
      <w:r w:rsidR="00FF3740" w:rsidRPr="00F72C74">
        <w:rPr>
          <w:rStyle w:val="a4"/>
          <w:rtl/>
        </w:rPr>
        <w:t>"</w:t>
      </w:r>
      <w:r w:rsidR="00FF3740" w:rsidRPr="003E7268">
        <w:rPr>
          <w:rStyle w:val="a4"/>
          <w:rFonts w:hint="cs"/>
          <w:rtl/>
        </w:rPr>
        <w:t>ש</w:t>
      </w:r>
      <w:r w:rsidR="00FF3740" w:rsidRPr="006F178A">
        <w:rPr>
          <w:rtl/>
        </w:rPr>
        <w:t>:</w:t>
      </w:r>
      <w:r w:rsidR="00517F9D">
        <w:rPr>
          <w:rFonts w:hint="cs"/>
          <w:rtl/>
        </w:rPr>
        <w:t xml:space="preserve"> </w:t>
      </w:r>
      <w:r w:rsidR="00D64056">
        <w:rPr>
          <w:rFonts w:hint="cs"/>
          <w:rtl/>
        </w:rPr>
        <w:t>ד</w:t>
      </w:r>
      <w:r w:rsidR="00FF3740" w:rsidRPr="006F178A">
        <w:rPr>
          <w:rtl/>
        </w:rPr>
        <w:t>מגרוגרות ומדבילה</w:t>
      </w:r>
      <w:r w:rsidR="00595D46">
        <w:rPr>
          <w:rFonts w:hint="cs"/>
          <w:rtl/>
        </w:rPr>
        <w:t xml:space="preserve"> </w:t>
      </w:r>
      <w:r w:rsidR="00FF3740" w:rsidRPr="006F178A">
        <w:rPr>
          <w:rtl/>
        </w:rPr>
        <w:t xml:space="preserve">הוי נזיר, </w:t>
      </w:r>
      <w:r w:rsidR="00FF3740" w:rsidRPr="006F178A">
        <w:rPr>
          <w:rFonts w:hint="cs"/>
          <w:rtl/>
        </w:rPr>
        <w:t>ה</w:t>
      </w:r>
      <w:r w:rsidR="00FF3740" w:rsidRPr="006F178A">
        <w:rPr>
          <w:rtl/>
        </w:rPr>
        <w:t>"</w:t>
      </w:r>
      <w:r w:rsidR="00FF3740" w:rsidRPr="006F178A">
        <w:rPr>
          <w:rFonts w:hint="cs"/>
          <w:rtl/>
        </w:rPr>
        <w:t>נ</w:t>
      </w:r>
      <w:r w:rsidR="00D64056">
        <w:rPr>
          <w:rFonts w:hint="cs"/>
          <w:rtl/>
        </w:rPr>
        <w:t xml:space="preserve"> </w:t>
      </w:r>
      <w:r w:rsidR="00FF3740" w:rsidRPr="006F178A">
        <w:rPr>
          <w:rtl/>
        </w:rPr>
        <w:t>כ</w:t>
      </w:r>
      <w:r w:rsidR="00D64056">
        <w:rPr>
          <w:rFonts w:hint="cs"/>
          <w:rtl/>
        </w:rPr>
        <w:t>ש</w:t>
      </w:r>
      <w:r w:rsidR="00FF3740" w:rsidRPr="006F178A">
        <w:rPr>
          <w:rtl/>
        </w:rPr>
        <w:t>אמר מבשרה</w:t>
      </w:r>
      <w:r w:rsidR="00D64056">
        <w:rPr>
          <w:rFonts w:hint="cs"/>
          <w:rtl/>
        </w:rPr>
        <w:t>.</w:t>
      </w:r>
      <w:r w:rsidR="00FF3740" w:rsidRPr="006F178A">
        <w:rPr>
          <w:rtl/>
        </w:rPr>
        <w:t xml:space="preserve"> </w:t>
      </w:r>
    </w:p>
    <w:p w14:paraId="39FD43CA" w14:textId="2D190F55" w:rsidR="00FF3740" w:rsidRPr="006F178A" w:rsidRDefault="00FF3740" w:rsidP="00010631">
      <w:pPr>
        <w:ind w:firstLine="113"/>
        <w:rPr>
          <w:rtl/>
        </w:rPr>
      </w:pPr>
      <w:r w:rsidRPr="00F72C74">
        <w:rPr>
          <w:rStyle w:val="a4"/>
          <w:rtl/>
        </w:rPr>
        <w:t>ו</w:t>
      </w:r>
      <w:r w:rsidR="00010631">
        <w:rPr>
          <w:rStyle w:val="a4"/>
          <w:rFonts w:hint="cs"/>
          <w:rtl/>
        </w:rPr>
        <w:t>ל</w:t>
      </w:r>
      <w:r w:rsidRPr="00F72C74">
        <w:rPr>
          <w:rStyle w:val="a4"/>
          <w:rtl/>
        </w:rPr>
        <w:t>ב"</w:t>
      </w:r>
      <w:r w:rsidRPr="00595D46">
        <w:rPr>
          <w:rStyle w:val="a4"/>
          <w:rtl/>
        </w:rPr>
        <w:t>ה</w:t>
      </w:r>
      <w:r w:rsidR="00595D46" w:rsidRPr="00595D46">
        <w:rPr>
          <w:rStyle w:val="a4"/>
          <w:rFonts w:hint="cs"/>
          <w:rtl/>
        </w:rPr>
        <w:t xml:space="preserve"> לשיטתם</w:t>
      </w:r>
      <w:r w:rsidRPr="00595D46">
        <w:rPr>
          <w:rStyle w:val="a4"/>
          <w:rtl/>
        </w:rPr>
        <w:t>:</w:t>
      </w:r>
      <w:r w:rsidRPr="006F178A">
        <w:rPr>
          <w:rtl/>
        </w:rPr>
        <w:t xml:space="preserve"> לא הוי נזיר.</w:t>
      </w:r>
    </w:p>
    <w:p w14:paraId="441E5CAC" w14:textId="7A742C45" w:rsidR="00FF3740" w:rsidRPr="006F178A" w:rsidRDefault="00FF3740" w:rsidP="002C2CFE">
      <w:pPr>
        <w:jc w:val="center"/>
        <w:rPr>
          <w:rtl/>
        </w:rPr>
      </w:pPr>
      <w:r w:rsidRPr="004F4788">
        <w:rPr>
          <w:rStyle w:val="a4"/>
          <w:rFonts w:ascii="BA Esthetic Border" w:hAnsi="BA Esthetic Border" w:cs="BA Esthetic Border"/>
          <w:b/>
          <w:sz w:val="22"/>
          <w:szCs w:val="16"/>
          <w:rtl/>
        </w:rPr>
        <w:t>ו</w:t>
      </w:r>
      <w:r w:rsidR="00D64056" w:rsidRPr="004F4788">
        <w:rPr>
          <w:rStyle w:val="a4"/>
          <w:rFonts w:ascii="BA Esthetic Border" w:hAnsi="BA Esthetic Border" w:cs="BA Esthetic Border"/>
          <w:b/>
          <w:sz w:val="22"/>
          <w:szCs w:val="16"/>
          <w:rtl/>
        </w:rPr>
        <w:t>אף ד</w:t>
      </w:r>
      <w:r w:rsidR="00BE6B3F">
        <w:rPr>
          <w:rStyle w:val="a4"/>
          <w:rFonts w:ascii="BA Esthetic Border" w:hAnsi="BA Esthetic Border" w:cs="BA Esthetic Border" w:hint="cs"/>
          <w:b/>
          <w:sz w:val="22"/>
          <w:szCs w:val="16"/>
          <w:rtl/>
        </w:rPr>
        <w:t>כבר נחלקו ב''ש וב''ה ג' פעמים</w:t>
      </w:r>
    </w:p>
    <w:p w14:paraId="16ADE95D" w14:textId="77777777" w:rsidR="00585A64" w:rsidRPr="00D7723F" w:rsidRDefault="00FF3740" w:rsidP="00A5184B">
      <w:pPr>
        <w:pStyle w:val="36"/>
        <w:framePr w:wrap="notBeside"/>
        <w:rPr>
          <w:rtl/>
        </w:rPr>
      </w:pPr>
      <w:r w:rsidRPr="00D7723F">
        <w:rPr>
          <w:rtl/>
        </w:rPr>
        <w:t>וצריכי</w:t>
      </w:r>
    </w:p>
    <w:p w14:paraId="5BD6067A" w14:textId="0B47C268" w:rsidR="00FF3740" w:rsidRPr="005D3008" w:rsidRDefault="00FF3740" w:rsidP="00FF3740">
      <w:pPr>
        <w:rPr>
          <w:spacing w:val="-4"/>
          <w:rtl/>
        </w:rPr>
      </w:pPr>
      <w:r w:rsidRPr="005D3008">
        <w:rPr>
          <w:rFonts w:hint="cs"/>
          <w:spacing w:val="-4"/>
          <w:rtl/>
        </w:rPr>
        <w:t xml:space="preserve"> </w:t>
      </w:r>
      <w:r w:rsidRPr="00766B62">
        <w:rPr>
          <w:rFonts w:cs="BA Vilna Bold" w:hint="cs"/>
          <w:spacing w:val="-4"/>
          <w:rtl/>
        </w:rPr>
        <w:t>בשר בענבים</w:t>
      </w:r>
      <w:r w:rsidRPr="005D3008">
        <w:rPr>
          <w:rFonts w:hint="cs"/>
          <w:spacing w:val="-4"/>
          <w:rtl/>
        </w:rPr>
        <w:t xml:space="preserve"> </w:t>
      </w:r>
      <w:r w:rsidR="00670252" w:rsidRPr="005D3008">
        <w:rPr>
          <w:rFonts w:hint="cs"/>
          <w:spacing w:val="-4"/>
          <w:rtl/>
        </w:rPr>
        <w:t xml:space="preserve">פחות מיחלף מאשר ביין, ודלת פחות מיחלף </w:t>
      </w:r>
    </w:p>
    <w:p w14:paraId="2F763D92" w14:textId="69EDA8CC" w:rsidR="00FF3740" w:rsidRPr="006F178A" w:rsidRDefault="00670252" w:rsidP="00AB0DA9">
      <w:pPr>
        <w:rPr>
          <w:rtl/>
        </w:rPr>
      </w:pPr>
      <w:r w:rsidRPr="00766B62">
        <w:rPr>
          <w:rFonts w:cs="BA Vilna Bold" w:hint="cs"/>
          <w:rtl/>
        </w:rPr>
        <w:t xml:space="preserve">קמ''ל </w:t>
      </w:r>
      <w:r w:rsidR="00AB0DA9">
        <w:rPr>
          <w:rFonts w:hint="cs"/>
          <w:rtl/>
        </w:rPr>
        <w:t xml:space="preserve">שבכל כה''ג חלקו </w:t>
      </w:r>
    </w:p>
    <w:p w14:paraId="2FE824AE" w14:textId="61434DA0" w:rsidR="00FF3740" w:rsidRPr="006F178A" w:rsidRDefault="00FF3740" w:rsidP="00FF3740">
      <w:pPr>
        <w:rPr>
          <w:rtl/>
        </w:rPr>
      </w:pPr>
      <w:r w:rsidRPr="00585A64">
        <w:rPr>
          <w:rStyle w:val="a4"/>
          <w:rtl/>
        </w:rPr>
        <w:t xml:space="preserve">רבא: </w:t>
      </w:r>
      <w:r w:rsidRPr="006F178A">
        <w:rPr>
          <w:rtl/>
        </w:rPr>
        <w:t xml:space="preserve">מי קתני אם עמדה מאליה? </w:t>
      </w:r>
    </w:p>
    <w:p w14:paraId="284C01D5" w14:textId="25D2EDED" w:rsidR="00585A64" w:rsidRDefault="00AB0DA9" w:rsidP="00A5184B">
      <w:pPr>
        <w:pStyle w:val="36"/>
        <w:framePr w:wrap="notBeside"/>
        <w:rPr>
          <w:rtl/>
        </w:rPr>
      </w:pPr>
      <w:r>
        <w:rPr>
          <w:rFonts w:hint="cs"/>
          <w:rtl/>
        </w:rPr>
        <w:t>ב</w:t>
      </w:r>
      <w:r w:rsidR="002C2CFE">
        <w:rPr>
          <w:rFonts w:hint="cs"/>
          <w:rtl/>
        </w:rPr>
        <w:t xml:space="preserve">. </w:t>
      </w:r>
      <w:r w:rsidR="00FF3740" w:rsidRPr="00585A64">
        <w:rPr>
          <w:rFonts w:hint="cs"/>
          <w:rtl/>
        </w:rPr>
        <w:t>א</w:t>
      </w:r>
      <w:r w:rsidR="00FF3740" w:rsidRPr="00585A64">
        <w:rPr>
          <w:rtl/>
        </w:rPr>
        <w:t>לא רבא:</w:t>
      </w:r>
    </w:p>
    <w:p w14:paraId="77D3EF24" w14:textId="69E583B2" w:rsidR="00FF3740" w:rsidRPr="00585A64" w:rsidRDefault="00FF3740" w:rsidP="00FF3740">
      <w:pPr>
        <w:rPr>
          <w:rtl/>
        </w:rPr>
      </w:pPr>
      <w:r w:rsidRPr="00585A64">
        <w:rPr>
          <w:rtl/>
        </w:rPr>
        <w:t xml:space="preserve"> כגון שהיתה פרה רבוצה לפניו,</w:t>
      </w:r>
      <w:r w:rsidRPr="00585A64">
        <w:rPr>
          <w:rFonts w:hint="cs"/>
          <w:rtl/>
        </w:rPr>
        <w:t xml:space="preserve"> ואמר הריני נזיר מבשרה אם </w:t>
      </w:r>
      <w:r w:rsidRPr="00766B62">
        <w:rPr>
          <w:rFonts w:cs="BA Vilna Bold" w:hint="cs"/>
          <w:rtl/>
        </w:rPr>
        <w:t>לא</w:t>
      </w:r>
      <w:r w:rsidRPr="00585A64">
        <w:rPr>
          <w:rFonts w:hint="cs"/>
          <w:rtl/>
        </w:rPr>
        <w:t xml:space="preserve"> עמדה</w:t>
      </w:r>
      <w:r w:rsidR="00E27796">
        <w:rPr>
          <w:rFonts w:hint="cs"/>
          <w:rtl/>
        </w:rPr>
        <w:t>,</w:t>
      </w:r>
      <w:r w:rsidRPr="00585A64">
        <w:rPr>
          <w:rFonts w:hint="cs"/>
          <w:rtl/>
        </w:rPr>
        <w:t xml:space="preserve"> ועמדה מאליה</w:t>
      </w:r>
      <w:r w:rsidR="00E27796">
        <w:rPr>
          <w:rFonts w:hint="cs"/>
          <w:rtl/>
        </w:rPr>
        <w:t>.</w:t>
      </w:r>
      <w:r w:rsidRPr="00585A64">
        <w:rPr>
          <w:rFonts w:hint="cs"/>
          <w:rtl/>
        </w:rPr>
        <w:t xml:space="preserve"> </w:t>
      </w:r>
    </w:p>
    <w:p w14:paraId="188A204E" w14:textId="77777777" w:rsidR="00FF3740" w:rsidRPr="00585A64" w:rsidRDefault="00FF3740" w:rsidP="00516202">
      <w:pPr>
        <w:pStyle w:val="affff5"/>
        <w:framePr w:wrap="around"/>
        <w:rPr>
          <w:rtl/>
        </w:rPr>
      </w:pPr>
      <w:r w:rsidRPr="00585A64">
        <w:rPr>
          <w:rFonts w:hint="cs"/>
          <w:rtl/>
        </w:rPr>
        <w:t>י:</w:t>
      </w:r>
    </w:p>
    <w:p w14:paraId="06061D4B" w14:textId="04EFFE34" w:rsidR="00FF3740" w:rsidRPr="006F178A" w:rsidRDefault="00FF3740" w:rsidP="00010631">
      <w:pPr>
        <w:ind w:firstLine="113"/>
        <w:rPr>
          <w:rtl/>
        </w:rPr>
      </w:pPr>
      <w:r w:rsidRPr="00A97698">
        <w:rPr>
          <w:rStyle w:val="a4"/>
          <w:rFonts w:hint="cs"/>
          <w:rtl/>
        </w:rPr>
        <w:t>לב</w:t>
      </w:r>
      <w:r w:rsidRPr="00A97698">
        <w:rPr>
          <w:rStyle w:val="a4"/>
          <w:rtl/>
        </w:rPr>
        <w:t>"</w:t>
      </w:r>
      <w:r w:rsidRPr="00A97698">
        <w:rPr>
          <w:rStyle w:val="a4"/>
          <w:rFonts w:hint="cs"/>
          <w:rtl/>
        </w:rPr>
        <w:t>ש</w:t>
      </w:r>
      <w:r w:rsidRPr="00A97698">
        <w:rPr>
          <w:rStyle w:val="a4"/>
          <w:rtl/>
        </w:rPr>
        <w:t>:</w:t>
      </w:r>
      <w:r w:rsidRPr="006F178A">
        <w:rPr>
          <w:rFonts w:ascii="FontbitDavid" w:hAnsi="FontbitDavid"/>
          <w:rtl/>
        </w:rPr>
        <w:t xml:space="preserve"> </w:t>
      </w:r>
      <w:r w:rsidRPr="006F178A">
        <w:rPr>
          <w:rFonts w:ascii="FontbitDavid" w:hAnsi="FontbitDavid" w:hint="cs"/>
          <w:rtl/>
        </w:rPr>
        <w:t xml:space="preserve">דעיקר רצונו </w:t>
      </w:r>
      <w:r w:rsidR="00A97698">
        <w:rPr>
          <w:rFonts w:ascii="FontbitDavid" w:hAnsi="FontbitDavid" w:hint="cs"/>
          <w:rtl/>
        </w:rPr>
        <w:t>להעמיד בידו</w:t>
      </w:r>
      <w:r w:rsidRPr="006F178A">
        <w:rPr>
          <w:rFonts w:ascii="FontbitDavid" w:hAnsi="FontbitDavid"/>
          <w:rtl/>
        </w:rPr>
        <w:t xml:space="preserve">, והא לא </w:t>
      </w:r>
      <w:r w:rsidR="00A97698">
        <w:rPr>
          <w:rFonts w:ascii="FontbitDavid" w:hAnsi="FontbitDavid" w:hint="cs"/>
          <w:rtl/>
        </w:rPr>
        <w:t>העמיד</w:t>
      </w:r>
      <w:r w:rsidRPr="006F178A">
        <w:rPr>
          <w:rFonts w:ascii="FontbitDavid" w:hAnsi="FontbitDavid"/>
          <w:rtl/>
        </w:rPr>
        <w:t xml:space="preserve"> </w:t>
      </w:r>
    </w:p>
    <w:p w14:paraId="339E6844" w14:textId="77777777" w:rsidR="00FF3740" w:rsidRPr="006F178A" w:rsidRDefault="00FF3740" w:rsidP="00010631">
      <w:pPr>
        <w:ind w:firstLine="113"/>
        <w:rPr>
          <w:rtl/>
        </w:rPr>
      </w:pPr>
      <w:r w:rsidRPr="00A97698">
        <w:rPr>
          <w:rStyle w:val="a4"/>
          <w:rtl/>
        </w:rPr>
        <w:t>ו</w:t>
      </w:r>
      <w:r w:rsidRPr="00A97698">
        <w:rPr>
          <w:rStyle w:val="a4"/>
          <w:rFonts w:hint="cs"/>
          <w:rtl/>
        </w:rPr>
        <w:t>לב</w:t>
      </w:r>
      <w:r w:rsidRPr="00A97698">
        <w:rPr>
          <w:rStyle w:val="a4"/>
          <w:rtl/>
        </w:rPr>
        <w:t>"</w:t>
      </w:r>
      <w:r w:rsidRPr="00A97698">
        <w:rPr>
          <w:rStyle w:val="a4"/>
          <w:rFonts w:hint="cs"/>
          <w:rtl/>
        </w:rPr>
        <w:t>ה</w:t>
      </w:r>
      <w:r w:rsidRPr="00A97698">
        <w:rPr>
          <w:rStyle w:val="a4"/>
          <w:rtl/>
        </w:rPr>
        <w:t>:</w:t>
      </w:r>
      <w:r w:rsidRPr="006F178A">
        <w:rPr>
          <w:rtl/>
        </w:rPr>
        <w:t xml:space="preserve"> </w:t>
      </w:r>
      <w:r w:rsidRPr="006F178A">
        <w:rPr>
          <w:rFonts w:hint="cs"/>
          <w:rtl/>
        </w:rPr>
        <w:t xml:space="preserve">דעיקר רצונו </w:t>
      </w:r>
      <w:r w:rsidRPr="006F178A">
        <w:rPr>
          <w:rtl/>
        </w:rPr>
        <w:t xml:space="preserve">משום </w:t>
      </w:r>
      <w:r w:rsidRPr="006F178A">
        <w:rPr>
          <w:rFonts w:hint="cs"/>
          <w:rtl/>
        </w:rPr>
        <w:t>שרובצת, והיא קמה</w:t>
      </w:r>
      <w:r w:rsidRPr="006F178A">
        <w:rPr>
          <w:rtl/>
        </w:rPr>
        <w:t>.</w:t>
      </w:r>
    </w:p>
    <w:p w14:paraId="0EAC8EAE" w14:textId="568CDE05" w:rsidR="00DF293F" w:rsidRDefault="00FF3740" w:rsidP="00A5184B">
      <w:pPr>
        <w:pStyle w:val="36"/>
        <w:framePr w:wrap="notBeside"/>
        <w:rPr>
          <w:rtl/>
        </w:rPr>
      </w:pPr>
      <w:r w:rsidRPr="00DF293F">
        <w:rPr>
          <w:rFonts w:hint="cs"/>
          <w:rtl/>
        </w:rPr>
        <w:t>והך דב</w:t>
      </w:r>
      <w:r w:rsidRPr="00DF293F">
        <w:rPr>
          <w:rtl/>
        </w:rPr>
        <w:t>"</w:t>
      </w:r>
      <w:r w:rsidRPr="00DF293F">
        <w:rPr>
          <w:rFonts w:hint="cs"/>
          <w:rtl/>
        </w:rPr>
        <w:t>ה</w:t>
      </w:r>
      <w:r w:rsidR="00504DD8">
        <w:rPr>
          <w:rFonts w:hint="cs"/>
          <w:rtl/>
        </w:rPr>
        <w:t>:</w:t>
      </w:r>
    </w:p>
    <w:p w14:paraId="61068DE6" w14:textId="226F479F" w:rsidR="00504DD8" w:rsidRDefault="004F4788" w:rsidP="004F4788">
      <w:pPr>
        <w:rPr>
          <w:rtl/>
        </w:rPr>
      </w:pPr>
      <w:r>
        <w:rPr>
          <w:rFonts w:hint="cs"/>
          <w:rtl/>
        </w:rPr>
        <w:t xml:space="preserve">  </w:t>
      </w:r>
      <w:r w:rsidR="00FF3740" w:rsidRPr="006F178A">
        <w:rPr>
          <w:rFonts w:hint="cs"/>
          <w:rtl/>
        </w:rPr>
        <w:t xml:space="preserve">דמבשרה לא הוי נזיר - </w:t>
      </w:r>
      <w:r w:rsidR="00FF3740" w:rsidRPr="00A97698">
        <w:rPr>
          <w:rStyle w:val="a4"/>
          <w:rtl/>
        </w:rPr>
        <w:t>לטע</w:t>
      </w:r>
      <w:r w:rsidR="00FF3740" w:rsidRPr="00A97698">
        <w:rPr>
          <w:rStyle w:val="a4"/>
          <w:rFonts w:hint="cs"/>
          <w:rtl/>
        </w:rPr>
        <w:t>ם ב</w:t>
      </w:r>
      <w:r w:rsidR="00FF3740" w:rsidRPr="00A97698">
        <w:rPr>
          <w:rStyle w:val="a4"/>
          <w:rtl/>
        </w:rPr>
        <w:t>"</w:t>
      </w:r>
      <w:r w:rsidR="00FF3740" w:rsidRPr="00A97698">
        <w:rPr>
          <w:rStyle w:val="a4"/>
          <w:rFonts w:hint="cs"/>
          <w:rtl/>
        </w:rPr>
        <w:t>ש א</w:t>
      </w:r>
      <w:r w:rsidR="00FF3740" w:rsidRPr="00A97698">
        <w:rPr>
          <w:rStyle w:val="a4"/>
          <w:rtl/>
        </w:rPr>
        <w:t>מר:</w:t>
      </w:r>
      <w:r w:rsidR="00FF3740" w:rsidRPr="006F178A">
        <w:rPr>
          <w:rtl/>
        </w:rPr>
        <w:t xml:space="preserve"> </w:t>
      </w:r>
      <w:r w:rsidR="00FF3740" w:rsidRPr="006F178A">
        <w:rPr>
          <w:rFonts w:hint="cs"/>
          <w:rtl/>
        </w:rPr>
        <w:t>ד</w:t>
      </w:r>
      <w:r w:rsidR="00FF3740" w:rsidRPr="006F178A">
        <w:rPr>
          <w:rtl/>
        </w:rPr>
        <w:t xml:space="preserve">לדידן </w:t>
      </w:r>
      <w:r w:rsidR="00585A64">
        <w:rPr>
          <w:rtl/>
        </w:rPr>
        <w:t>אף</w:t>
      </w:r>
      <w:r w:rsidR="00FF3740" w:rsidRPr="006F178A">
        <w:rPr>
          <w:rtl/>
        </w:rPr>
        <w:t xml:space="preserve"> </w:t>
      </w:r>
    </w:p>
    <w:p w14:paraId="5F12BE03" w14:textId="603D1512" w:rsidR="00FF3740" w:rsidRPr="006F178A" w:rsidRDefault="00FF3740" w:rsidP="004F4788">
      <w:pPr>
        <w:ind w:left="565"/>
        <w:rPr>
          <w:rtl/>
        </w:rPr>
      </w:pPr>
      <w:r w:rsidRPr="00D57421">
        <w:rPr>
          <w:spacing w:val="-2"/>
          <w:rtl/>
        </w:rPr>
        <w:t>לא קמ</w:t>
      </w:r>
      <w:r w:rsidR="00B451B8" w:rsidRPr="00D57421">
        <w:rPr>
          <w:rFonts w:hint="cs"/>
          <w:spacing w:val="-2"/>
          <w:rtl/>
        </w:rPr>
        <w:t>ה</w:t>
      </w:r>
      <w:r w:rsidRPr="00D57421">
        <w:rPr>
          <w:spacing w:val="-2"/>
          <w:rtl/>
        </w:rPr>
        <w:t xml:space="preserve"> לא הוי נזיר, </w:t>
      </w:r>
      <w:r w:rsidRPr="00D57421">
        <w:rPr>
          <w:rFonts w:hint="cs"/>
          <w:spacing w:val="-2"/>
          <w:rtl/>
        </w:rPr>
        <w:t xml:space="preserve">אבל </w:t>
      </w:r>
      <w:r w:rsidRPr="00D57421">
        <w:rPr>
          <w:spacing w:val="-2"/>
          <w:rtl/>
        </w:rPr>
        <w:t>ל</w:t>
      </w:r>
      <w:r w:rsidR="00A97698" w:rsidRPr="00D57421">
        <w:rPr>
          <w:rFonts w:hint="cs"/>
          <w:spacing w:val="-2"/>
          <w:rtl/>
        </w:rPr>
        <w:t>שיטתכם</w:t>
      </w:r>
      <w:r w:rsidRPr="00D57421">
        <w:rPr>
          <w:spacing w:val="-2"/>
          <w:rtl/>
        </w:rPr>
        <w:t xml:space="preserve"> </w:t>
      </w:r>
      <w:r w:rsidR="00A97698" w:rsidRPr="00D57421">
        <w:rPr>
          <w:rFonts w:hint="cs"/>
          <w:spacing w:val="-2"/>
          <w:rtl/>
        </w:rPr>
        <w:t>ש</w:t>
      </w:r>
      <w:r w:rsidR="006B70D1">
        <w:rPr>
          <w:rFonts w:hint="cs"/>
          <w:spacing w:val="-2"/>
          <w:rtl/>
        </w:rPr>
        <w:t>הוא</w:t>
      </w:r>
      <w:r w:rsidRPr="00D57421">
        <w:rPr>
          <w:spacing w:val="-2"/>
          <w:rtl/>
        </w:rPr>
        <w:t xml:space="preserve"> נזיר,</w:t>
      </w:r>
      <w:r w:rsidR="004F4788">
        <w:rPr>
          <w:spacing w:val="-2"/>
          <w:rtl/>
        </w:rPr>
        <w:br/>
      </w:r>
      <w:r w:rsidR="006B70D1">
        <w:rPr>
          <w:rFonts w:hint="cs"/>
          <w:rtl/>
        </w:rPr>
        <w:t>ה</w:t>
      </w:r>
      <w:r w:rsidRPr="006F178A">
        <w:rPr>
          <w:rtl/>
        </w:rPr>
        <w:t>ודו ל</w:t>
      </w:r>
      <w:r w:rsidR="00A97698">
        <w:rPr>
          <w:rFonts w:hint="cs"/>
          <w:rtl/>
        </w:rPr>
        <w:t>י</w:t>
      </w:r>
      <w:r w:rsidRPr="006F178A">
        <w:rPr>
          <w:rtl/>
        </w:rPr>
        <w:t xml:space="preserve"> </w:t>
      </w:r>
      <w:r w:rsidR="00B451B8">
        <w:rPr>
          <w:rFonts w:hint="cs"/>
          <w:rtl/>
        </w:rPr>
        <w:t>דעיקר רצונו</w:t>
      </w:r>
      <w:r w:rsidRPr="006F178A">
        <w:rPr>
          <w:rtl/>
        </w:rPr>
        <w:t xml:space="preserve"> </w:t>
      </w:r>
      <w:r w:rsidRPr="006F178A">
        <w:rPr>
          <w:rFonts w:hint="cs"/>
          <w:rtl/>
        </w:rPr>
        <w:t>משום שרובצת</w:t>
      </w:r>
      <w:r w:rsidR="00B451B8">
        <w:rPr>
          <w:rFonts w:hint="cs"/>
          <w:rtl/>
        </w:rPr>
        <w:t>,</w:t>
      </w:r>
      <w:r w:rsidRPr="006F178A">
        <w:rPr>
          <w:rFonts w:hint="cs"/>
          <w:rtl/>
        </w:rPr>
        <w:t xml:space="preserve"> והא קמה</w:t>
      </w:r>
      <w:r w:rsidRPr="006F178A">
        <w:rPr>
          <w:rtl/>
        </w:rPr>
        <w:t>.</w:t>
      </w:r>
    </w:p>
    <w:p w14:paraId="6D10539A" w14:textId="381DE728" w:rsidR="00FF3740" w:rsidRPr="006F178A" w:rsidRDefault="00504DD8" w:rsidP="00504DD8">
      <w:pPr>
        <w:rPr>
          <w:rtl/>
        </w:rPr>
      </w:pPr>
      <w:r>
        <w:rPr>
          <w:rStyle w:val="a4"/>
          <w:rFonts w:hint="cs"/>
          <w:rtl/>
        </w:rPr>
        <w:t xml:space="preserve">    </w:t>
      </w:r>
      <w:r w:rsidR="00FF3740" w:rsidRPr="00A97698">
        <w:rPr>
          <w:rStyle w:val="a4"/>
          <w:rFonts w:hint="cs"/>
          <w:rtl/>
        </w:rPr>
        <w:t>ולב</w:t>
      </w:r>
      <w:r w:rsidR="00FF3740" w:rsidRPr="00A97698">
        <w:rPr>
          <w:rStyle w:val="a4"/>
          <w:rtl/>
        </w:rPr>
        <w:t>"</w:t>
      </w:r>
      <w:r w:rsidR="00FF3740" w:rsidRPr="00A97698">
        <w:rPr>
          <w:rStyle w:val="a4"/>
          <w:rFonts w:hint="cs"/>
          <w:rtl/>
        </w:rPr>
        <w:t>ש</w:t>
      </w:r>
      <w:r w:rsidR="00D57421">
        <w:rPr>
          <w:rStyle w:val="a4"/>
          <w:rFonts w:hint="cs"/>
          <w:rtl/>
        </w:rPr>
        <w:t>:</w:t>
      </w:r>
      <w:r w:rsidR="00FF3740" w:rsidRPr="00A97698">
        <w:rPr>
          <w:rStyle w:val="a4"/>
          <w:rFonts w:hint="cs"/>
          <w:rtl/>
        </w:rPr>
        <w:t xml:space="preserve"> </w:t>
      </w:r>
      <w:r w:rsidR="00FF3740" w:rsidRPr="006F178A">
        <w:rPr>
          <w:rFonts w:hint="cs"/>
          <w:rtl/>
        </w:rPr>
        <w:t xml:space="preserve">רצונו </w:t>
      </w:r>
      <w:r w:rsidR="00222F12">
        <w:rPr>
          <w:rFonts w:hint="cs"/>
          <w:rtl/>
        </w:rPr>
        <w:t>להעמיד</w:t>
      </w:r>
      <w:r w:rsidR="00B451B8">
        <w:rPr>
          <w:rFonts w:hint="cs"/>
          <w:rtl/>
        </w:rPr>
        <w:t>ה</w:t>
      </w:r>
      <w:r w:rsidR="00FF3740" w:rsidRPr="006F178A">
        <w:rPr>
          <w:rtl/>
        </w:rPr>
        <w:t xml:space="preserve"> </w:t>
      </w:r>
      <w:r w:rsidR="00FF3740" w:rsidRPr="00766B62">
        <w:rPr>
          <w:rFonts w:cs="BA Vilna Bold"/>
          <w:rtl/>
        </w:rPr>
        <w:t>ביד</w:t>
      </w:r>
      <w:r w:rsidR="00FF3740" w:rsidRPr="00766B62">
        <w:rPr>
          <w:rFonts w:cs="BA Vilna Bold" w:hint="cs"/>
          <w:rtl/>
        </w:rPr>
        <w:t>יו</w:t>
      </w:r>
      <w:r w:rsidR="00222F12">
        <w:rPr>
          <w:rFonts w:hint="cs"/>
          <w:rtl/>
        </w:rPr>
        <w:t>,</w:t>
      </w:r>
      <w:r w:rsidR="00FF3740" w:rsidRPr="006F178A">
        <w:rPr>
          <w:rtl/>
        </w:rPr>
        <w:t xml:space="preserve"> והא לא </w:t>
      </w:r>
      <w:r w:rsidR="00222F12">
        <w:rPr>
          <w:rFonts w:hint="cs"/>
          <w:rtl/>
        </w:rPr>
        <w:t>עמדה</w:t>
      </w:r>
      <w:r w:rsidR="00FF3740" w:rsidRPr="006F178A">
        <w:rPr>
          <w:rtl/>
        </w:rPr>
        <w:t>.</w:t>
      </w:r>
    </w:p>
    <w:p w14:paraId="266424F9" w14:textId="77777777" w:rsidR="00FF3740" w:rsidRPr="006F178A" w:rsidRDefault="00FF3740" w:rsidP="000F6CD2">
      <w:pPr>
        <w:pStyle w:val="afffffb"/>
        <w:rPr>
          <w:rtl/>
        </w:rPr>
      </w:pPr>
      <w:r>
        <w:rPr>
          <w:rtl/>
        </w:rPr>
        <w:t>׹</w:t>
      </w:r>
    </w:p>
    <w:p w14:paraId="6AEB18D4" w14:textId="77777777" w:rsidR="00FF3740" w:rsidRPr="006F178A" w:rsidRDefault="00FF3740" w:rsidP="00516202">
      <w:pPr>
        <w:pStyle w:val="affff5"/>
        <w:framePr w:wrap="around"/>
        <w:rPr>
          <w:rFonts w:cs="FontbitDavid"/>
          <w:rtl/>
        </w:rPr>
      </w:pPr>
      <w:r w:rsidRPr="006F178A">
        <w:rPr>
          <w:rFonts w:hint="cs"/>
          <w:rtl/>
        </w:rPr>
        <w:t>יא</w:t>
      </w:r>
      <w:r w:rsidRPr="006F178A">
        <w:rPr>
          <w:rFonts w:cs="FontbitDavid" w:hint="cs"/>
          <w:rtl/>
        </w:rPr>
        <w:t>.</w:t>
      </w:r>
    </w:p>
    <w:p>
      <w:pPr>
        <w:pStyle w:val="affffff2"/>
        <w:rPr>
          <w:ins w:id="20270" w:author="קלוד" w:date="2026-10-06T10:09:33Z"/>
        </w:rPr>
      </w:pPr>
      <w:ins w:id="20269" w:author="קלוד" w:date="2026-10-06T10:09:33Z">
        <w:r>
          <w:t xml:space="preserve">משנה ג</w:t>
        </w:r>
      </w:ins>
    </w:p>
    <w:p w14:paraId="0AB3C15E" w14:textId="77777777" w:rsidR="00FF3740" w:rsidRPr="006F178A" w:rsidRDefault="00FF3740" w:rsidP="00FF3740">
      <w:pPr>
        <w:pStyle w:val="affffb"/>
        <w:spacing w:before="120"/>
        <w:rPr>
          <w:rtl/>
        </w:rPr>
        <w:pPrChange w:id="90012" w:author="קלוד" w:date="2026-10-08T12:08:16Z">
          <w:pPr>
            <w:pStyle w:val="affffb"/>
          </w:pPr>
        </w:pPrChange>
      </w:pPr>
      <w:r w:rsidRPr="006F178A">
        <w:rPr>
          <w:rtl/>
        </w:rPr>
        <w:t>מזגו לו את הכוס, ואמר הריני נזיר ממנו - ה"ז נזיר.</w:t>
      </w:r>
    </w:p>
    <w:p w14:paraId="2D0DED72" w14:textId="77777777" w:rsidR="00FF3740" w:rsidRPr="006F178A" w:rsidRDefault="00FF3740" w:rsidP="00FF3740">
      <w:pPr>
        <w:pStyle w:val="affffb"/>
        <w:rPr>
          <w:rtl/>
        </w:rPr>
      </w:pPr>
      <w:r w:rsidRPr="006F178A">
        <w:rPr>
          <w:rtl/>
        </w:rPr>
        <w:t xml:space="preserve">מעשה באשה אחת שהיתה שיכורה, ומזגו לה את הכוס, ואמרה הריני נזירה ממנו, </w:t>
      </w:r>
    </w:p>
    <w:p w14:paraId="5D6A648C" w14:textId="3DBF1F07" w:rsidR="00FF3740" w:rsidRPr="006F178A" w:rsidRDefault="00FF3740" w:rsidP="00263A1A">
      <w:pPr>
        <w:pStyle w:val="affffb"/>
        <w:rPr>
          <w:rtl/>
        </w:rPr>
      </w:pPr>
      <w:r w:rsidRPr="00D57421">
        <w:rPr>
          <w:rStyle w:val="TanaimMishna"/>
          <w:rtl/>
          <w:rPrChange w:id="20026" w:author="קלוד" w:date="2026-10-06T10:09:33Z">
            <w:rPr>
              <w:rStyle w:val="a4"/>
              <w:rtl/>
            </w:rPr>
          </w:rPrChange>
        </w:rPr>
        <w:t xml:space="preserve">אמרו חכמים: </w:t>
      </w:r>
      <w:r w:rsidRPr="006F178A">
        <w:rPr>
          <w:rtl/>
        </w:rPr>
        <w:t>לא נתכוונה זו אלא לומר הרי הוא עלי קרבן.</w:t>
      </w:r>
    </w:p>
    <w:p w14:paraId="29A601DF" w14:textId="77777777" w:rsidR="00B91F3D" w:rsidRDefault="00FF3740" w:rsidP="00A5184B">
      <w:pPr>
        <w:pStyle w:val="36"/>
        <w:framePr w:wrap="notBeside"/>
        <w:rPr>
          <w:rtl/>
        </w:rPr>
      </w:pPr>
      <w:r w:rsidRPr="00B91F3D">
        <w:rPr>
          <w:rtl/>
        </w:rPr>
        <w:t>ה"</w:t>
      </w:r>
      <w:r w:rsidRPr="00B91F3D">
        <w:rPr>
          <w:rFonts w:hint="cs"/>
          <w:rtl/>
        </w:rPr>
        <w:t>ק</w:t>
      </w:r>
      <w:r w:rsidRPr="00B91F3D">
        <w:rPr>
          <w:rtl/>
        </w:rPr>
        <w:t>:</w:t>
      </w:r>
    </w:p>
    <w:p w14:paraId="55A03F2D" w14:textId="18CA72E2" w:rsidR="00FF3740" w:rsidRPr="006F178A" w:rsidRDefault="00FF3740" w:rsidP="00FF3740">
      <w:pPr>
        <w:rPr>
          <w:rtl/>
        </w:rPr>
      </w:pPr>
      <w:r w:rsidRPr="00B91F3D">
        <w:rPr>
          <w:rtl/>
        </w:rPr>
        <w:t xml:space="preserve"> </w:t>
      </w:r>
      <w:r w:rsidRPr="006F178A">
        <w:rPr>
          <w:rtl/>
        </w:rPr>
        <w:t>מזגו לו את הכוס, ואמר הריני נזיר ממנו - הרי זה נזיר,</w:t>
      </w:r>
    </w:p>
    <w:p w14:paraId="6F10DC00" w14:textId="4D7A7310" w:rsidR="00FF3740" w:rsidRPr="006F178A" w:rsidRDefault="00FF3740" w:rsidP="00940CFC">
      <w:pPr>
        <w:ind w:left="226"/>
        <w:rPr>
          <w:rtl/>
        </w:rPr>
      </w:pPr>
      <w:r w:rsidRPr="006F178A">
        <w:rPr>
          <w:rtl/>
        </w:rPr>
        <w:t xml:space="preserve"> ואם שיכור הוא, ואמר הריני נזיר ממנו - אינו נזיר, </w:t>
      </w:r>
      <w:r w:rsidR="00160D82">
        <w:rPr>
          <w:rFonts w:hint="cs"/>
          <w:rtl/>
        </w:rPr>
        <w:t>ד</w:t>
      </w:r>
      <w:r w:rsidRPr="006F178A">
        <w:rPr>
          <w:rtl/>
        </w:rPr>
        <w:t>כמאן דאמר הרי עלי קרבן הוא</w:t>
      </w:r>
      <w:r w:rsidR="001A7DD4">
        <w:rPr>
          <w:rtl/>
        </w:rPr>
        <w:t>.</w:t>
      </w:r>
      <w:r w:rsidR="00160D82">
        <w:rPr>
          <w:rFonts w:hint="cs"/>
          <w:rtl/>
        </w:rPr>
        <w:t xml:space="preserve"> ומה שלא אמר כן שסבור שיביאו לו כוס אחרת ויצערוהו</w:t>
      </w:r>
      <w:r w:rsidR="00940CFC">
        <w:rPr>
          <w:rFonts w:hint="cs"/>
          <w:rtl/>
        </w:rPr>
        <w:t xml:space="preserve">, אומר לשון מוחלטת. וכן </w:t>
      </w:r>
      <w:r w:rsidRPr="006F178A">
        <w:rPr>
          <w:rtl/>
        </w:rPr>
        <w:t>מעשה באשה אחת</w:t>
      </w:r>
      <w:r w:rsidR="00940CFC">
        <w:rPr>
          <w:rFonts w:hint="cs"/>
          <w:rtl/>
        </w:rPr>
        <w:t xml:space="preserve"> וכו' </w:t>
      </w:r>
      <w:r w:rsidRPr="006F178A">
        <w:rPr>
          <w:rtl/>
        </w:rPr>
        <w:t>.</w:t>
      </w:r>
    </w:p>
    <w:p w14:paraId="74D4D067" w14:textId="77777777" w:rsidR="00FF3740" w:rsidRPr="006F178A" w:rsidRDefault="00FF3740" w:rsidP="000F6CD2">
      <w:pPr>
        <w:pStyle w:val="afffffb"/>
        <w:rPr>
          <w:rtl/>
        </w:rPr>
      </w:pPr>
      <w:r>
        <w:rPr>
          <w:rtl/>
        </w:rPr>
        <w:t>׹</w:t>
      </w:r>
    </w:p>
    <w:p>
      <w:pPr>
        <w:pStyle w:val="affffff2"/>
        <w:rPr>
          <w:ins w:id="20272" w:author="קלוד" w:date="2026-10-06T10:09:33Z"/>
        </w:rPr>
      </w:pPr>
      <w:ins w:id="20271" w:author="קלוד" w:date="2026-10-06T10:09:33Z">
        <w:r>
          <w:t xml:space="preserve">משנה ד</w:t>
        </w:r>
      </w:ins>
    </w:p>
    <w:p w14:paraId="3224F058" w14:textId="006E6E68" w:rsidR="00FF3740" w:rsidRPr="009C1970" w:rsidRDefault="00FF3740" w:rsidP="00FF3740">
      <w:pPr>
        <w:pStyle w:val="affffb"/>
        <w:spacing w:before="120"/>
        <w:rPr>
          <w:rtl/>
        </w:rPr>
        <w:pPrChange w:id="90013" w:author="קלוד" w:date="2026-10-08T12:08:16Z">
          <w:pPr>
            <w:pStyle w:val="affffb"/>
          </w:pPr>
        </w:pPrChange>
      </w:pPr>
      <w:r w:rsidRPr="00392931">
        <w:rPr>
          <w:rtl/>
        </w:rPr>
        <w:t>הריני נזיר ע</w:t>
      </w:r>
      <w:r w:rsidR="0029212D">
        <w:rPr>
          <w:rFonts w:hint="cs"/>
          <w:rtl/>
        </w:rPr>
        <w:t>"מ</w:t>
      </w:r>
      <w:r w:rsidRPr="00392931">
        <w:rPr>
          <w:rtl/>
        </w:rPr>
        <w:t xml:space="preserve"> שא</w:t>
      </w:r>
      <w:r w:rsidR="0029212D">
        <w:rPr>
          <w:rFonts w:hint="cs"/>
          <w:rtl/>
        </w:rPr>
        <w:t>ש</w:t>
      </w:r>
      <w:r w:rsidRPr="00392931">
        <w:rPr>
          <w:rtl/>
        </w:rPr>
        <w:t>תה יין ו</w:t>
      </w:r>
      <w:r w:rsidR="0029212D">
        <w:rPr>
          <w:rFonts w:hint="cs"/>
          <w:rtl/>
        </w:rPr>
        <w:t>א</w:t>
      </w:r>
      <w:r w:rsidRPr="00392931">
        <w:rPr>
          <w:rtl/>
        </w:rPr>
        <w:t xml:space="preserve">טמא למתים </w:t>
      </w:r>
      <w:r w:rsidR="0029212D">
        <w:rPr>
          <w:rtl/>
        </w:rPr>
        <w:t>–</w:t>
      </w:r>
      <w:r w:rsidRPr="00392931">
        <w:rPr>
          <w:rtl/>
        </w:rPr>
        <w:t xml:space="preserve"> </w:t>
      </w:r>
      <w:r w:rsidR="0029212D">
        <w:rPr>
          <w:rFonts w:hint="cs"/>
          <w:rtl/>
        </w:rPr>
        <w:t>הר''ז</w:t>
      </w:r>
      <w:r w:rsidRPr="00392931">
        <w:rPr>
          <w:rtl/>
        </w:rPr>
        <w:t xml:space="preserve"> נזיר ואסור בכולן.</w:t>
      </w:r>
    </w:p>
    <w:p w14:paraId="052293D8" w14:textId="7B7EEFFD" w:rsidR="00F44D47" w:rsidRPr="00B96F74" w:rsidRDefault="00FF3740" w:rsidP="00FF3740">
      <w:pPr>
        <w:pStyle w:val="affffb"/>
        <w:rPr>
          <w:spacing w:val="0"/>
          <w:rtl/>
        </w:rPr>
      </w:pPr>
      <w:r w:rsidRPr="00B96F74">
        <w:rPr>
          <w:spacing w:val="0"/>
          <w:rtl/>
        </w:rPr>
        <w:t>יודעני שיש נזירות, אבל איני יודע שהנזיר אסור ביין</w:t>
      </w:r>
      <w:r w:rsidR="00F44D47" w:rsidRPr="00B96F74">
        <w:rPr>
          <w:rFonts w:hint="cs"/>
          <w:spacing w:val="0"/>
          <w:rtl/>
        </w:rPr>
        <w:t>-</w:t>
      </w:r>
      <w:r w:rsidR="003804A0">
        <w:rPr>
          <w:rFonts w:hint="cs"/>
          <w:spacing w:val="0"/>
          <w:rtl/>
        </w:rPr>
        <w:t xml:space="preserve"> </w:t>
      </w:r>
      <w:r w:rsidRPr="00B96F74">
        <w:rPr>
          <w:spacing w:val="0"/>
          <w:rtl/>
        </w:rPr>
        <w:t>הר</w:t>
      </w:r>
      <w:r w:rsidR="00F44D47" w:rsidRPr="00B96F74">
        <w:rPr>
          <w:rFonts w:hint="cs"/>
          <w:spacing w:val="0"/>
          <w:rtl/>
        </w:rPr>
        <w:t xml:space="preserve">"ז </w:t>
      </w:r>
      <w:r w:rsidRPr="00B96F74">
        <w:rPr>
          <w:spacing w:val="0"/>
          <w:rtl/>
        </w:rPr>
        <w:t>אסור</w:t>
      </w:r>
    </w:p>
    <w:p w14:paraId="4E251D42" w14:textId="37D25528" w:rsidR="00FF3740" w:rsidRPr="00625DCC" w:rsidRDefault="00F44D47" w:rsidP="00FF3740">
      <w:pPr>
        <w:pStyle w:val="affffb"/>
        <w:rPr>
          <w:spacing w:val="0"/>
          <w:rtl/>
        </w:rPr>
      </w:pPr>
      <w:r>
        <w:rPr>
          <w:rFonts w:hint="cs"/>
          <w:spacing w:val="0"/>
          <w:rtl/>
        </w:rPr>
        <w:t xml:space="preserve"> </w:t>
      </w:r>
      <w:r>
        <w:rPr>
          <w:spacing w:val="0"/>
          <w:rtl/>
        </w:rPr>
        <w:tab/>
      </w:r>
      <w:r w:rsidR="00FF3740" w:rsidRPr="00F44D47">
        <w:rPr>
          <w:rStyle w:val="TanaimMishna"/>
          <w:rtl/>
          <w:rPrChange w:id="20027" w:author="קלוד" w:date="2026-10-06T10:09:33Z">
            <w:rPr>
              <w:rStyle w:val="a4"/>
              <w:rtl/>
            </w:rPr>
          </w:rPrChange>
        </w:rPr>
        <w:t>ור</w:t>
      </w:r>
      <w:r>
        <w:rPr>
          <w:rStyle w:val="TanaimMishna"/>
          <w:rFonts w:hint="cs"/>
          <w:rtl/>
          <w:rPrChange w:id="20028" w:author="קלוד" w:date="2026-10-06T10:09:33Z">
            <w:rPr>
              <w:rStyle w:val="a4"/>
              <w:rFonts w:hint="cs"/>
              <w:rtl/>
            </w:rPr>
          </w:rPrChange>
        </w:rPr>
        <w:t>"ש:</w:t>
      </w:r>
      <w:r w:rsidR="00FF3740" w:rsidRPr="00625DCC">
        <w:rPr>
          <w:spacing w:val="0"/>
          <w:rtl/>
        </w:rPr>
        <w:t xml:space="preserve"> מתיר.</w:t>
      </w:r>
    </w:p>
    <w:p w14:paraId="00E05D26" w14:textId="4FC464D7" w:rsidR="00FF3740" w:rsidRPr="006F178A" w:rsidRDefault="00FF3740" w:rsidP="00FF3740">
      <w:pPr>
        <w:pStyle w:val="affffb"/>
        <w:rPr>
          <w:rtl/>
        </w:rPr>
      </w:pPr>
      <w:r>
        <w:rPr>
          <w:rtl/>
        </w:rPr>
        <w:t xml:space="preserve">יודע אני שהנזיר אסור ביין, אבל סבור הייתי ש</w:t>
      </w:r>
      <w:r>
        <w:rPr>
          <w:rStyle w:val="TanaimMishna"/>
          <w:rtl/>
          <w:rPrChange w:id="20032" w:author="קלוד" w:date="2026-10-06T10:09:33Z">
            <w:rPr>
              <w:rtl/>
            </w:rPr>
          </w:rPrChange>
        </w:rPr>
        <w:t xml:space="preserve">חכמים</w:t>
      </w:r>
      <w:r>
        <w:rPr>
          <w:rtl/>
        </w:rPr>
        <w:t xml:space="preserve"> מתירין לי, מפני שאין אני יכול לחיות אלא ביין, או מפני שאני קובר את המתים - הרי זה מותר, </w:t>
      </w:r>
      <w:r w:rsidRPr="0029212D">
        <w:rPr>
          <w:rStyle w:val="TanaimMishna"/>
          <w:rtl/>
          <w:rPrChange w:id="20029" w:author="קלוד" w:date="2026-10-06T10:09:33Z">
            <w:rPr>
              <w:rStyle w:val="a4"/>
              <w:rtl/>
            </w:rPr>
          </w:rPrChange>
        </w:rPr>
        <w:t>ור</w:t>
      </w:r>
      <w:r w:rsidR="0029212D">
        <w:rPr>
          <w:rStyle w:val="TanaimMishna"/>
          <w:rFonts w:hint="cs"/>
          <w:rtl/>
          <w:rPrChange w:id="20030" w:author="קלוד" w:date="2026-10-06T10:09:33Z">
            <w:rPr>
              <w:rStyle w:val="a4"/>
              <w:rFonts w:hint="cs"/>
              <w:rtl/>
            </w:rPr>
          </w:rPrChange>
        </w:rPr>
        <w:t>"ש:</w:t>
      </w:r>
      <w:r w:rsidRPr="0029212D">
        <w:rPr>
          <w:rStyle w:val="TanaimMishna"/>
          <w:rtl/>
          <w:rPrChange w:id="20031" w:author="קלוד" w:date="2026-10-06T10:09:33Z">
            <w:rPr>
              <w:rStyle w:val="a4"/>
              <w:rtl/>
            </w:rPr>
          </w:rPrChange>
        </w:rPr>
        <w:t xml:space="preserve"> </w:t>
      </w:r>
      <w:r w:rsidRPr="006F178A">
        <w:rPr>
          <w:rtl/>
        </w:rPr>
        <w:t>אוסר.</w:t>
      </w:r>
    </w:p>
    <w:p w14:paraId="3A622B0F" w14:textId="55226217" w:rsidR="00FF3740" w:rsidRPr="007B3F60" w:rsidRDefault="001B72D3" w:rsidP="007B3F60">
      <w:pPr>
        <w:jc w:val="center"/>
        <w:rPr>
          <w:rFonts w:ascii="BA Esthetic Border" w:hAnsi="BA Esthetic Border" w:cs="BA Esthetic Border"/>
          <w:sz w:val="16"/>
          <w:rtl/>
        </w:rPr>
      </w:pPr>
      <w:r w:rsidRPr="007B3F60">
        <w:rPr>
          <w:rFonts w:ascii="BA Esthetic Border" w:hAnsi="BA Esthetic Border" w:cs="BA Esthetic Border"/>
          <w:sz w:val="16"/>
          <w:rtl/>
        </w:rPr>
        <w:t>המחלוקת אם חלק ר''ש</w:t>
      </w:r>
      <w:r w:rsidR="007B3F60">
        <w:rPr>
          <w:rFonts w:ascii="BA Esthetic Border" w:hAnsi="BA Esthetic Border" w:cs="BA Esthetic Border" w:hint="cs"/>
          <w:sz w:val="16"/>
          <w:rtl/>
        </w:rPr>
        <w:t>,</w:t>
      </w:r>
      <w:r w:rsidRPr="007B3F60">
        <w:rPr>
          <w:rFonts w:ascii="BA Esthetic Border" w:hAnsi="BA Esthetic Border" w:cs="BA Esthetic Border"/>
          <w:sz w:val="16"/>
          <w:rtl/>
        </w:rPr>
        <w:t xml:space="preserve"> גם ברישא</w:t>
      </w:r>
    </w:p>
    <w:p w14:paraId="631AB763" w14:textId="27526CA8" w:rsidR="00FF3740" w:rsidRPr="006F178A" w:rsidRDefault="00FF3740" w:rsidP="00FF3740">
      <w:pPr>
        <w:rPr>
          <w:rtl/>
        </w:rPr>
      </w:pPr>
      <w:r w:rsidRPr="00313BED">
        <w:rPr>
          <w:rStyle w:val="a4"/>
          <w:rtl/>
        </w:rPr>
        <w:t xml:space="preserve">ריב"ל: </w:t>
      </w:r>
      <w:r w:rsidR="00313BED">
        <w:rPr>
          <w:rStyle w:val="a4"/>
          <w:rFonts w:hint="cs"/>
          <w:rtl/>
        </w:rPr>
        <w:t xml:space="preserve">ר''ש </w:t>
      </w:r>
      <w:r w:rsidRPr="006F178A">
        <w:rPr>
          <w:rtl/>
        </w:rPr>
        <w:t xml:space="preserve">חלוק היה </w:t>
      </w:r>
      <w:r w:rsidR="00313BED">
        <w:rPr>
          <w:rFonts w:hint="cs"/>
          <w:rtl/>
        </w:rPr>
        <w:t>א</w:t>
      </w:r>
      <w:r w:rsidRPr="006F178A">
        <w:rPr>
          <w:rtl/>
        </w:rPr>
        <w:t>ף ברישא</w:t>
      </w:r>
      <w:r w:rsidR="000477D5">
        <w:rPr>
          <w:rFonts w:hint="cs"/>
          <w:rtl/>
        </w:rPr>
        <w:t xml:space="preserve"> </w:t>
      </w:r>
      <w:r w:rsidR="000477D5" w:rsidRPr="000477D5">
        <w:rPr>
          <w:rStyle w:val="a6"/>
          <w:rFonts w:hint="cs"/>
          <w:rtl/>
        </w:rPr>
        <w:t>[בעל מנת שאשתה יין]</w:t>
      </w:r>
      <w:r w:rsidRPr="000477D5">
        <w:rPr>
          <w:rStyle w:val="a6"/>
          <w:rtl/>
        </w:rPr>
        <w:t>.</w:t>
      </w:r>
    </w:p>
    <w:p w14:paraId="12FA4D93" w14:textId="3253918F" w:rsidR="00FF3740" w:rsidRPr="00D33752" w:rsidRDefault="00FF3740" w:rsidP="00FF3740">
      <w:pPr>
        <w:rPr>
          <w:spacing w:val="-6"/>
          <w:rtl/>
        </w:rPr>
      </w:pPr>
      <w:r w:rsidRPr="00D33752">
        <w:rPr>
          <w:rStyle w:val="a4"/>
          <w:spacing w:val="-6"/>
          <w:rtl/>
        </w:rPr>
        <w:t>רבינא:</w:t>
      </w:r>
      <w:r w:rsidR="000477D5" w:rsidRPr="00D33752">
        <w:rPr>
          <w:rFonts w:hint="cs"/>
          <w:spacing w:val="-6"/>
          <w:rtl/>
        </w:rPr>
        <w:t xml:space="preserve"> </w:t>
      </w:r>
      <w:r w:rsidR="000477D5" w:rsidRPr="00D33752">
        <w:rPr>
          <w:rStyle w:val="a4"/>
          <w:rFonts w:hint="cs"/>
          <w:spacing w:val="-6"/>
          <w:rtl/>
        </w:rPr>
        <w:t xml:space="preserve">ר''ש </w:t>
      </w:r>
      <w:r w:rsidR="000477D5" w:rsidRPr="00D33752">
        <w:rPr>
          <w:rFonts w:hint="cs"/>
          <w:spacing w:val="-6"/>
          <w:rtl/>
        </w:rPr>
        <w:t>לא חלק ב</w:t>
      </w:r>
      <w:r w:rsidRPr="00D33752">
        <w:rPr>
          <w:spacing w:val="-6"/>
          <w:rtl/>
        </w:rPr>
        <w:t>רישא</w:t>
      </w:r>
      <w:r w:rsidR="000477D5" w:rsidRPr="00D33752">
        <w:rPr>
          <w:rFonts w:hint="cs"/>
          <w:spacing w:val="-6"/>
          <w:rtl/>
        </w:rPr>
        <w:t>-</w:t>
      </w:r>
      <w:r w:rsidRPr="00D33752">
        <w:rPr>
          <w:rFonts w:hint="cs"/>
          <w:spacing w:val="-6"/>
          <w:rtl/>
        </w:rPr>
        <w:t xml:space="preserve"> דמתנה ע</w:t>
      </w:r>
      <w:r w:rsidR="00146068" w:rsidRPr="00D33752">
        <w:rPr>
          <w:rFonts w:hint="cs"/>
          <w:spacing w:val="-6"/>
          <w:rtl/>
        </w:rPr>
        <w:t xml:space="preserve">"מ </w:t>
      </w:r>
      <w:r w:rsidR="000477D5" w:rsidRPr="00D33752">
        <w:rPr>
          <w:rFonts w:hint="cs"/>
          <w:spacing w:val="-6"/>
          <w:rtl/>
        </w:rPr>
        <w:t>שכתוב</w:t>
      </w:r>
      <w:r w:rsidRPr="00D33752">
        <w:rPr>
          <w:spacing w:val="-6"/>
          <w:rtl/>
        </w:rPr>
        <w:t xml:space="preserve"> בתורה תנאו בטל.</w:t>
      </w:r>
    </w:p>
    <w:p w14:paraId="277EB681" w14:textId="13DEFA5C" w:rsidR="00FF3740" w:rsidRPr="006F178A" w:rsidRDefault="00FF3740" w:rsidP="00FF3740">
      <w:pPr>
        <w:rPr>
          <w:rtl/>
        </w:rPr>
      </w:pPr>
      <w:r w:rsidRPr="00146068">
        <w:rPr>
          <w:rStyle w:val="a4"/>
          <w:rFonts w:hint="cs"/>
          <w:rtl/>
        </w:rPr>
        <w:t>ור</w:t>
      </w:r>
      <w:r w:rsidR="00146068">
        <w:rPr>
          <w:rStyle w:val="a4"/>
          <w:rFonts w:hint="cs"/>
          <w:rtl/>
        </w:rPr>
        <w:t>י</w:t>
      </w:r>
      <w:r w:rsidRPr="00146068">
        <w:rPr>
          <w:rStyle w:val="a4"/>
          <w:rFonts w:hint="cs"/>
          <w:rtl/>
        </w:rPr>
        <w:t>ב</w:t>
      </w:r>
      <w:r w:rsidRPr="00146068">
        <w:rPr>
          <w:rStyle w:val="a4"/>
          <w:rtl/>
        </w:rPr>
        <w:t>"</w:t>
      </w:r>
      <w:r w:rsidRPr="00146068">
        <w:rPr>
          <w:rStyle w:val="a4"/>
          <w:rFonts w:hint="cs"/>
          <w:rtl/>
        </w:rPr>
        <w:t>ל</w:t>
      </w:r>
      <w:r w:rsidR="00146068">
        <w:rPr>
          <w:rStyle w:val="a4"/>
          <w:rFonts w:hint="cs"/>
          <w:rtl/>
        </w:rPr>
        <w:t>:</w:t>
      </w:r>
      <w:r w:rsidRPr="006F178A">
        <w:rPr>
          <w:rFonts w:hint="cs"/>
          <w:rtl/>
        </w:rPr>
        <w:t xml:space="preserve"> האי על מנת כחוץ דמי</w:t>
      </w:r>
      <w:r w:rsidR="00146068">
        <w:rPr>
          <w:rFonts w:hint="cs"/>
          <w:rtl/>
        </w:rPr>
        <w:t>.</w:t>
      </w:r>
      <w:r w:rsidRPr="006F178A">
        <w:rPr>
          <w:rFonts w:hint="cs"/>
          <w:rtl/>
        </w:rPr>
        <w:t xml:space="preserve"> </w:t>
      </w:r>
    </w:p>
    <w:p w14:paraId="432C2BE2" w14:textId="6A74567A" w:rsidR="00FF3740" w:rsidRPr="006F178A" w:rsidRDefault="00FF3740" w:rsidP="00FF3740">
      <w:pPr>
        <w:rPr>
          <w:rtl/>
        </w:rPr>
      </w:pPr>
      <w:r w:rsidRPr="00146068">
        <w:rPr>
          <w:rStyle w:val="a4"/>
          <w:rFonts w:hint="cs"/>
          <w:rtl/>
        </w:rPr>
        <w:t>ת</w:t>
      </w:r>
      <w:r w:rsidRPr="00146068">
        <w:rPr>
          <w:rStyle w:val="a4"/>
          <w:rtl/>
        </w:rPr>
        <w:t>"</w:t>
      </w:r>
      <w:r w:rsidRPr="00146068">
        <w:rPr>
          <w:rStyle w:val="a4"/>
          <w:rFonts w:hint="cs"/>
          <w:rtl/>
        </w:rPr>
        <w:t xml:space="preserve">כ </w:t>
      </w:r>
      <w:r w:rsidRPr="00146068">
        <w:rPr>
          <w:rStyle w:val="a4"/>
          <w:rtl/>
        </w:rPr>
        <w:t>דרבינא:</w:t>
      </w:r>
      <w:r w:rsidRPr="006F178A">
        <w:rPr>
          <w:rtl/>
        </w:rPr>
        <w:t xml:space="preserve"> אמר הריני נזיר </w:t>
      </w:r>
      <w:r w:rsidR="004A4A43">
        <w:rPr>
          <w:rFonts w:hint="cs"/>
          <w:rtl/>
        </w:rPr>
        <w:t>ע''מ</w:t>
      </w:r>
      <w:r w:rsidRPr="006F178A">
        <w:rPr>
          <w:rtl/>
        </w:rPr>
        <w:t xml:space="preserve"> שאשתה יין ו</w:t>
      </w:r>
      <w:r w:rsidR="004A4A43">
        <w:rPr>
          <w:rFonts w:hint="cs"/>
          <w:rtl/>
        </w:rPr>
        <w:t>א</w:t>
      </w:r>
      <w:r w:rsidRPr="006F178A">
        <w:rPr>
          <w:rtl/>
        </w:rPr>
        <w:t xml:space="preserve">טמא למתים - ה"ז נזיר ואסור בכולן, מפני שהוא מתנה </w:t>
      </w:r>
      <w:r w:rsidR="00146068">
        <w:rPr>
          <w:rFonts w:hint="cs"/>
          <w:rtl/>
        </w:rPr>
        <w:t>ע''מ</w:t>
      </w:r>
      <w:r w:rsidRPr="006F178A">
        <w:rPr>
          <w:rtl/>
        </w:rPr>
        <w:t xml:space="preserve"> שכתוב בתורה, </w:t>
      </w:r>
      <w:r w:rsidR="00146068">
        <w:rPr>
          <w:rFonts w:hint="cs"/>
          <w:rtl/>
        </w:rPr>
        <w:t>ו</w:t>
      </w:r>
      <w:r w:rsidRPr="006F178A">
        <w:rPr>
          <w:rtl/>
        </w:rPr>
        <w:t>תנאו בטל.</w:t>
      </w:r>
    </w:p>
    <w:p w14:paraId="5A107E17" w14:textId="77777777" w:rsidR="00FF3740" w:rsidRPr="006F178A" w:rsidRDefault="00FF3740" w:rsidP="00FF3740">
      <w:pPr>
        <w:pStyle w:val="afffff3"/>
        <w:rPr>
          <w:b/>
          <w:sz w:val="20"/>
          <w:rtl/>
        </w:rPr>
      </w:pPr>
      <w:ins w:id="9817" w:author="מספור קטעי משנה" w:date="2026-10-06T06:45:37Z">
        <w:r>
          <w:rPr>
            <w:rStyle w:val="MisparKeta"/>
          </w:rPr>
          <w:t xml:space="preserve">ה. </w:t>
        </w:r>
      </w:ins>
      <w:r w:rsidRPr="006F178A">
        <w:rPr>
          <w:b/>
          <w:rtl/>
          <w:rPrChange w:id="40017" w:author="Claude" w:date="2026-10-06T13:34:43Z">
            <w:rPr>
              <w:b/>
              <w:sz w:val="20"/>
              <w:rtl/>
            </w:rPr>
          </w:rPrChange>
        </w:rPr>
        <w:t>יודע אני שהנזיר אסור ביין.</w:t>
      </w:r>
    </w:p>
    <w:p w14:paraId="45C2224E" w14:textId="78FB8CCC" w:rsidR="00FF3740" w:rsidRPr="006F178A" w:rsidRDefault="00FF3740" w:rsidP="00FF3740">
      <w:pPr>
        <w:rPr>
          <w:rtl/>
        </w:rPr>
      </w:pPr>
      <w:r w:rsidRPr="004A4A43">
        <w:rPr>
          <w:rStyle w:val="a4"/>
          <w:rFonts w:hint="cs"/>
          <w:rtl/>
        </w:rPr>
        <w:t>רישא</w:t>
      </w:r>
      <w:r>
        <w:rPr>
          <w:rFonts w:ascii="FontbitDavid" w:hAnsi="FontbitDavid" w:hint="cs"/>
          <w:rtl/>
        </w:rPr>
        <w:t xml:space="preserve"> </w:t>
      </w:r>
      <w:r>
        <w:rPr>
          <w:rStyle w:val="a4"/>
          <w:rFonts w:ascii="FontbitDavid" w:hAnsi="FontbitDavid" w:hint="cs"/>
          <w:rtl/>
          <w:rPrChange w:id="9016" w:author="מנוע אמוראים" w:date="2026-10-05T16:41:46Z">
            <w:rPr>
              <w:rFonts w:ascii="FontbitDavid" w:hAnsi="FontbitDavid" w:hint="cs"/>
              <w:rtl/>
            </w:rPr>
          </w:rPrChange>
        </w:rPr>
        <w:t xml:space="preserve">דר</w:t>
      </w:r>
      <w:r>
        <w:rPr>
          <w:rStyle w:val="a4"/>
          <w:rFonts w:ascii="FontbitDavid" w:hAnsi="FontbitDavid"/>
          <w:rtl/>
          <w:rPrChange w:id="9017" w:author="מנוע אמוראים" w:date="2026-10-05T16:41:46Z">
            <w:rPr>
              <w:rFonts w:ascii="FontbitDavid" w:hAnsi="FontbitDavid"/>
              <w:rtl/>
            </w:rPr>
          </w:rPrChange>
        </w:rPr>
        <w:t xml:space="preserve">"</w:t>
      </w:r>
      <w:r>
        <w:rPr>
          <w:rStyle w:val="a4"/>
          <w:rFonts w:ascii="FontbitDavid" w:hAnsi="FontbitDavid" w:hint="cs"/>
          <w:rtl/>
          <w:rPrChange w:id="9018" w:author="מנוע אמוראים" w:date="2026-10-05T16:41:46Z">
            <w:rPr>
              <w:rFonts w:ascii="FontbitDavid" w:hAnsi="FontbitDavid" w:hint="cs"/>
              <w:rtl/>
            </w:rPr>
          </w:rPrChange>
        </w:rPr>
        <w:t xml:space="preserve">ש</w:t>
      </w:r>
      <w:r>
        <w:rPr>
          <w:rFonts w:ascii="FontbitDavid" w:hAnsi="FontbitDavid" w:hint="cs"/>
          <w:rtl/>
        </w:rPr>
        <w:t xml:space="preserve"> מתיר אימא הר</w:t>
      </w:r>
      <w:r w:rsidRPr="004A4A43">
        <w:rPr>
          <w:rFonts w:ascii="FontbitDavid" w:hAnsi="FontbitDavid"/>
          <w:rtl/>
        </w:rPr>
        <w:t>"</w:t>
      </w:r>
      <w:r w:rsidRPr="004A4A43">
        <w:rPr>
          <w:rFonts w:ascii="FontbitDavid" w:hAnsi="FontbitDavid" w:hint="cs"/>
          <w:rtl/>
        </w:rPr>
        <w:t>ז</w:t>
      </w:r>
      <w:r w:rsidR="00634B8B">
        <w:rPr>
          <w:rFonts w:ascii="FontbitDavid" w:hAnsi="FontbitDavid" w:hint="cs"/>
          <w:rtl/>
        </w:rPr>
        <w:t xml:space="preserve"> נזיר,</w:t>
      </w:r>
      <w:r w:rsidRPr="004A4A43">
        <w:rPr>
          <w:rFonts w:ascii="FontbitDavid" w:hAnsi="FontbitDavid" w:hint="cs"/>
          <w:rtl/>
        </w:rPr>
        <w:t xml:space="preserve"> </w:t>
      </w:r>
      <w:r w:rsidRPr="00634B8B">
        <w:rPr>
          <w:rStyle w:val="a4"/>
          <w:rFonts w:hint="cs"/>
          <w:rtl/>
        </w:rPr>
        <w:t>ור</w:t>
      </w:r>
      <w:r w:rsidRPr="00634B8B">
        <w:rPr>
          <w:rStyle w:val="a4"/>
          <w:rtl/>
        </w:rPr>
        <w:t>"</w:t>
      </w:r>
      <w:r w:rsidRPr="00634B8B">
        <w:rPr>
          <w:rStyle w:val="a4"/>
          <w:rFonts w:hint="cs"/>
          <w:rtl/>
        </w:rPr>
        <w:t xml:space="preserve">ש </w:t>
      </w:r>
      <w:r w:rsidRPr="004A4A43">
        <w:rPr>
          <w:rFonts w:ascii="FontbitDavid" w:hAnsi="FontbitDavid" w:hint="cs"/>
          <w:rtl/>
        </w:rPr>
        <w:t>מתיר</w:t>
      </w:r>
      <w:r w:rsidR="00F11CEC">
        <w:rPr>
          <w:rFonts w:ascii="FontbitDavid" w:hAnsi="FontbitDavid" w:hint="cs"/>
          <w:rtl/>
        </w:rPr>
        <w:t>.</w:t>
      </w:r>
    </w:p>
    <w:p w14:paraId="43AADE08" w14:textId="77777777" w:rsidR="00FF3740" w:rsidRPr="006F178A" w:rsidRDefault="00FF3740" w:rsidP="00516202">
      <w:pPr>
        <w:pStyle w:val="affff5"/>
        <w:framePr w:wrap="around"/>
        <w:rPr>
          <w:rtl/>
        </w:rPr>
      </w:pPr>
      <w:r w:rsidRPr="006F178A">
        <w:rPr>
          <w:rFonts w:hint="cs"/>
          <w:rtl/>
        </w:rPr>
        <w:t xml:space="preserve">יא: </w:t>
      </w:r>
    </w:p>
    <w:p w14:paraId="0D14AEA1" w14:textId="72BF8A08" w:rsidR="00FF3740" w:rsidRPr="006F178A" w:rsidRDefault="00FF3740" w:rsidP="00FF3740">
      <w:r w:rsidRPr="00630B39">
        <w:rPr>
          <w:rStyle w:val="a4"/>
          <w:rtl/>
        </w:rPr>
        <w:t xml:space="preserve">רישא </w:t>
      </w:r>
      <w:r w:rsidRPr="004A4A43">
        <w:rPr>
          <w:rFonts w:ascii="FontbitDavid" w:hAnsi="FontbitDavid"/>
          <w:rtl/>
        </w:rPr>
        <w:t xml:space="preserve">דנזר מחד, </w:t>
      </w:r>
      <w:r w:rsidR="00291EC0">
        <w:rPr>
          <w:rStyle w:val="a4"/>
          <w:rtl/>
        </w:rPr>
        <w:tab/>
      </w:r>
      <w:r w:rsidRPr="00634B8B">
        <w:rPr>
          <w:rStyle w:val="a4"/>
          <w:rtl/>
        </w:rPr>
        <w:t>לרבנן</w:t>
      </w:r>
      <w:r w:rsidR="00291EC0">
        <w:rPr>
          <w:rStyle w:val="a4"/>
          <w:rFonts w:hint="cs"/>
          <w:rtl/>
        </w:rPr>
        <w:t>:</w:t>
      </w:r>
      <w:r w:rsidRPr="00634B8B">
        <w:rPr>
          <w:rStyle w:val="a4"/>
          <w:rtl/>
        </w:rPr>
        <w:t xml:space="preserve"> </w:t>
      </w:r>
      <w:r w:rsidRPr="004A4A43">
        <w:rPr>
          <w:rFonts w:ascii="FontbitDavid" w:hAnsi="FontbitDavid"/>
          <w:rtl/>
        </w:rPr>
        <w:t>ד</w:t>
      </w:r>
      <w:r w:rsidR="00585A64" w:rsidRPr="004A4A43">
        <w:rPr>
          <w:rFonts w:ascii="FontbitDavid" w:hAnsi="FontbitDavid"/>
          <w:rtl/>
        </w:rPr>
        <w:t>אף</w:t>
      </w:r>
      <w:r w:rsidRPr="004A4A43">
        <w:rPr>
          <w:rFonts w:ascii="FontbitDavid" w:hAnsi="FontbitDavid"/>
          <w:rtl/>
        </w:rPr>
        <w:t xml:space="preserve"> נזר מאחת מהן הוי נזיר ואסור</w:t>
      </w:r>
      <w:r w:rsidR="004D5069">
        <w:rPr>
          <w:rFonts w:ascii="FontbitDavid" w:hAnsi="FontbitDavid" w:hint="cs"/>
          <w:rtl/>
        </w:rPr>
        <w:t>.</w:t>
      </w:r>
    </w:p>
    <w:p w14:paraId="6D7C022B" w14:textId="3E281E55" w:rsidR="00FF3740" w:rsidRPr="006F178A" w:rsidRDefault="00FF3740" w:rsidP="00FF3740">
      <w:pPr>
        <w:rPr>
          <w:rtl/>
        </w:rPr>
      </w:pPr>
      <w:r w:rsidRPr="006F178A">
        <w:rPr>
          <w:rFonts w:ascii="FontbitDavid" w:hAnsi="FontbitDavid" w:hint="cs"/>
          <w:rtl/>
        </w:rPr>
        <w:t xml:space="preserve">      </w:t>
      </w:r>
      <w:r w:rsidRPr="00F11CEC">
        <w:rPr>
          <w:rStyle w:val="a4"/>
          <w:rFonts w:hint="cs"/>
          <w:rtl/>
        </w:rPr>
        <w:t xml:space="preserve"> </w:t>
      </w:r>
      <w:r w:rsidR="00291EC0">
        <w:rPr>
          <w:rStyle w:val="a4"/>
          <w:rtl/>
        </w:rPr>
        <w:tab/>
      </w:r>
      <w:r w:rsidR="00291EC0">
        <w:rPr>
          <w:rStyle w:val="a4"/>
          <w:rtl/>
        </w:rPr>
        <w:tab/>
      </w:r>
      <w:r w:rsidR="00291EC0">
        <w:rPr>
          <w:rStyle w:val="a4"/>
          <w:rtl/>
        </w:rPr>
        <w:tab/>
      </w:r>
      <w:r w:rsidR="00291EC0">
        <w:rPr>
          <w:rStyle w:val="a4"/>
          <w:rtl/>
        </w:rPr>
        <w:tab/>
      </w:r>
      <w:r w:rsidR="00291EC0">
        <w:rPr>
          <w:rStyle w:val="a4"/>
          <w:rtl/>
        </w:rPr>
        <w:tab/>
      </w:r>
      <w:r w:rsidR="00291EC0">
        <w:rPr>
          <w:rStyle w:val="a4"/>
          <w:rtl/>
        </w:rPr>
        <w:tab/>
      </w:r>
      <w:r w:rsidRPr="00F11CEC">
        <w:rPr>
          <w:rStyle w:val="a4"/>
          <w:rFonts w:hint="cs"/>
          <w:rtl/>
        </w:rPr>
        <w:t>לר</w:t>
      </w:r>
      <w:r w:rsidRPr="00F11CEC">
        <w:rPr>
          <w:rStyle w:val="a4"/>
          <w:rtl/>
        </w:rPr>
        <w:t>"</w:t>
      </w:r>
      <w:r w:rsidRPr="00F11CEC">
        <w:rPr>
          <w:rStyle w:val="a4"/>
          <w:rFonts w:hint="cs"/>
          <w:rtl/>
        </w:rPr>
        <w:t>ש</w:t>
      </w:r>
      <w:r w:rsidR="00113581">
        <w:rPr>
          <w:rStyle w:val="a4"/>
          <w:rFonts w:hint="cs"/>
          <w:rtl/>
        </w:rPr>
        <w:t>:</w:t>
      </w:r>
      <w:r w:rsidRPr="00F11CEC">
        <w:rPr>
          <w:rStyle w:val="a4"/>
          <w:rtl/>
        </w:rPr>
        <w:t xml:space="preserve"> </w:t>
      </w:r>
      <w:r w:rsidRPr="006F178A">
        <w:rPr>
          <w:rFonts w:ascii="FontbitDavid" w:hAnsi="FontbitDavid"/>
          <w:rtl/>
        </w:rPr>
        <w:t>דאמר עד שיזיר מכולם - מותר</w:t>
      </w:r>
      <w:r w:rsidR="001A7DD4">
        <w:rPr>
          <w:rFonts w:ascii="FontbitDavid" w:hAnsi="FontbitDavid"/>
          <w:rtl/>
        </w:rPr>
        <w:t>.</w:t>
      </w:r>
    </w:p>
    <w:p w14:paraId="004E0FEE" w14:textId="36CF23C5" w:rsidR="005E66AE" w:rsidRPr="00E035B4" w:rsidRDefault="00FF3740" w:rsidP="00BA44EB">
      <w:pPr>
        <w:pStyle w:val="a7"/>
        <w:rPr>
          <w:rStyle w:val="a4"/>
          <w:rFonts w:ascii="BA Esthetic Border" w:hAnsi="BA Esthetic Border" w:cs="BA Esthetic Border"/>
          <w:b/>
          <w:bCs/>
          <w:rtl/>
        </w:rPr>
      </w:pPr>
      <w:r w:rsidRPr="00E035B4">
        <w:rPr>
          <w:rStyle w:val="a4"/>
          <w:rFonts w:ascii="BA Esthetic Border" w:hAnsi="BA Esthetic Border" w:cs="BA Esthetic Border"/>
          <w:b/>
          <w:rtl/>
        </w:rPr>
        <w:t>סיפא</w:t>
      </w:r>
      <w:r w:rsidR="00291EC0" w:rsidRPr="00E035B4">
        <w:rPr>
          <w:rtl/>
        </w:rPr>
        <w:t>:</w:t>
      </w:r>
      <w:r w:rsidRPr="00E035B4">
        <w:rPr>
          <w:rtl/>
        </w:rPr>
        <w:t xml:space="preserve"> דנדר מהכל נשאל מאחד</w:t>
      </w:r>
      <w:r w:rsidR="00E9239E" w:rsidRPr="00E035B4">
        <w:rPr>
          <w:rtl/>
        </w:rPr>
        <w:t>,</w:t>
      </w:r>
      <w:r w:rsidRPr="00E035B4">
        <w:rPr>
          <w:rtl/>
        </w:rPr>
        <w:t xml:space="preserve"> </w:t>
      </w:r>
    </w:p>
    <w:p w14:paraId="496C27DA" w14:textId="02B7E834" w:rsidR="00FF3740" w:rsidRPr="006F178A" w:rsidRDefault="00FF3740" w:rsidP="00660C11">
      <w:pPr>
        <w:rPr>
          <w:rtl/>
        </w:rPr>
      </w:pPr>
      <w:r w:rsidRPr="00E81893">
        <w:rPr>
          <w:rStyle w:val="a4"/>
          <w:rFonts w:hint="cs"/>
          <w:rtl/>
        </w:rPr>
        <w:t>לר</w:t>
      </w:r>
      <w:r w:rsidRPr="00E81893">
        <w:rPr>
          <w:rStyle w:val="a4"/>
          <w:rtl/>
        </w:rPr>
        <w:t>בנן</w:t>
      </w:r>
      <w:r w:rsidR="00373DFA">
        <w:rPr>
          <w:rStyle w:val="a4"/>
          <w:rFonts w:hint="cs"/>
          <w:rtl/>
        </w:rPr>
        <w:t>:</w:t>
      </w:r>
      <w:r w:rsidRPr="00E81893">
        <w:rPr>
          <w:rStyle w:val="a4"/>
          <w:rtl/>
        </w:rPr>
        <w:t xml:space="preserve"> </w:t>
      </w:r>
      <w:r w:rsidR="00585A64">
        <w:rPr>
          <w:rFonts w:hint="cs"/>
          <w:rtl/>
        </w:rPr>
        <w:t>אף</w:t>
      </w:r>
      <w:r w:rsidRPr="006F178A">
        <w:rPr>
          <w:rFonts w:hint="cs"/>
          <w:rtl/>
        </w:rPr>
        <w:t xml:space="preserve"> </w:t>
      </w:r>
      <w:r w:rsidRPr="006F178A">
        <w:rPr>
          <w:rtl/>
        </w:rPr>
        <w:t xml:space="preserve">נזר אחת מהן הוי נזיר, </w:t>
      </w:r>
      <w:r w:rsidRPr="006F178A">
        <w:rPr>
          <w:rFonts w:hint="cs"/>
          <w:rtl/>
        </w:rPr>
        <w:t>וכשנשאל מחד מהם הותר</w:t>
      </w:r>
      <w:r w:rsidR="00E81893">
        <w:rPr>
          <w:rFonts w:hint="cs"/>
          <w:rtl/>
        </w:rPr>
        <w:t>.</w:t>
      </w:r>
      <w:r w:rsidRPr="006F178A">
        <w:rPr>
          <w:rFonts w:hint="cs"/>
          <w:rtl/>
        </w:rPr>
        <w:t xml:space="preserve"> </w:t>
      </w:r>
    </w:p>
    <w:p w14:paraId="43BFD69F" w14:textId="161AF75C" w:rsidR="00660C11" w:rsidRDefault="00FF3740" w:rsidP="00660C11">
      <w:pPr>
        <w:rPr>
          <w:spacing w:val="-6"/>
          <w:rtl/>
        </w:rPr>
      </w:pPr>
      <w:r w:rsidRPr="00660C11">
        <w:rPr>
          <w:rStyle w:val="a4"/>
          <w:rFonts w:hint="cs"/>
          <w:rtl/>
        </w:rPr>
        <w:t>ולר</w:t>
      </w:r>
      <w:r w:rsidRPr="00660C11">
        <w:rPr>
          <w:rStyle w:val="a4"/>
          <w:rtl/>
        </w:rPr>
        <w:t>"</w:t>
      </w:r>
      <w:r w:rsidRPr="00660C11">
        <w:rPr>
          <w:rStyle w:val="a4"/>
          <w:rFonts w:hint="eastAsia"/>
          <w:rtl/>
        </w:rPr>
        <w:t>ש</w:t>
      </w:r>
      <w:r w:rsidR="00791F7C" w:rsidRPr="00660C11">
        <w:rPr>
          <w:rStyle w:val="a4"/>
          <w:rFonts w:hint="cs"/>
          <w:rtl/>
        </w:rPr>
        <w:t>:</w:t>
      </w:r>
      <w:r w:rsidRPr="00660C11">
        <w:rPr>
          <w:rStyle w:val="a4"/>
          <w:rtl/>
        </w:rPr>
        <w:t xml:space="preserve"> </w:t>
      </w:r>
      <w:r w:rsidR="00791F7C" w:rsidRPr="00660C11">
        <w:rPr>
          <w:rFonts w:hint="cs"/>
          <w:rtl/>
        </w:rPr>
        <w:t>ד</w:t>
      </w:r>
      <w:r w:rsidRPr="00791F7C">
        <w:rPr>
          <w:rFonts w:hint="eastAsia"/>
          <w:rtl/>
        </w:rPr>
        <w:t>עד</w:t>
      </w:r>
      <w:r w:rsidRPr="00791F7C">
        <w:rPr>
          <w:rtl/>
        </w:rPr>
        <w:t xml:space="preserve"> </w:t>
      </w:r>
      <w:r w:rsidRPr="00791F7C">
        <w:rPr>
          <w:rFonts w:hint="eastAsia"/>
          <w:rtl/>
        </w:rPr>
        <w:t>שיזיר</w:t>
      </w:r>
      <w:r w:rsidRPr="00791F7C">
        <w:rPr>
          <w:rtl/>
        </w:rPr>
        <w:t xml:space="preserve"> </w:t>
      </w:r>
      <w:r w:rsidRPr="00791F7C">
        <w:rPr>
          <w:rFonts w:hint="eastAsia"/>
          <w:rtl/>
        </w:rPr>
        <w:t>מכולם</w:t>
      </w:r>
      <w:r w:rsidRPr="00791F7C">
        <w:rPr>
          <w:rtl/>
        </w:rPr>
        <w:t xml:space="preserve"> </w:t>
      </w:r>
      <w:r w:rsidRPr="00791F7C">
        <w:rPr>
          <w:rFonts w:hint="eastAsia"/>
          <w:rtl/>
        </w:rPr>
        <w:t>כשנשאל</w:t>
      </w:r>
      <w:r w:rsidRPr="00791F7C">
        <w:rPr>
          <w:rtl/>
        </w:rPr>
        <w:t xml:space="preserve"> </w:t>
      </w:r>
      <w:r w:rsidRPr="00791F7C">
        <w:rPr>
          <w:rFonts w:hint="eastAsia"/>
          <w:rtl/>
        </w:rPr>
        <w:t>גם</w:t>
      </w:r>
      <w:r w:rsidRPr="00791F7C">
        <w:rPr>
          <w:rtl/>
        </w:rPr>
        <w:t xml:space="preserve"> </w:t>
      </w:r>
      <w:r w:rsidR="00D80B43">
        <w:rPr>
          <w:rFonts w:hint="cs"/>
          <w:rtl/>
        </w:rPr>
        <w:t>ע</w:t>
      </w:r>
      <w:r w:rsidRPr="00791F7C">
        <w:rPr>
          <w:rtl/>
        </w:rPr>
        <w:t xml:space="preserve">ד </w:t>
      </w:r>
      <w:r w:rsidR="00D80B43">
        <w:rPr>
          <w:rFonts w:hint="cs"/>
          <w:rtl/>
        </w:rPr>
        <w:t>שישאל מכולם</w:t>
      </w:r>
      <w:r w:rsidR="00791F7C">
        <w:rPr>
          <w:rFonts w:hint="cs"/>
          <w:rtl/>
        </w:rPr>
        <w:t>.</w:t>
      </w:r>
      <w:r w:rsidRPr="00625DCC">
        <w:rPr>
          <w:spacing w:val="-6"/>
          <w:rtl/>
        </w:rPr>
        <w:t xml:space="preserve"> </w:t>
      </w:r>
    </w:p>
    <w:p w14:paraId="54FC9014" w14:textId="4769DFE9" w:rsidR="00FF3740" w:rsidRPr="00D8747D" w:rsidRDefault="0020452C" w:rsidP="00BA44EB">
      <w:pPr>
        <w:pStyle w:val="a7"/>
        <w:rPr>
          <w:spacing w:val="-6"/>
          <w:rtl/>
        </w:rPr>
      </w:pPr>
      <w:r w:rsidRPr="00D8747D">
        <w:rPr>
          <w:b/>
          <w:rtl/>
        </w:rPr>
        <w:t>ב.</w:t>
      </w:r>
      <w:r w:rsidR="00FF3740" w:rsidRPr="00D8747D">
        <w:rPr>
          <w:b/>
          <w:rtl/>
        </w:rPr>
        <w:t xml:space="preserve"> </w:t>
      </w:r>
      <w:r w:rsidR="00791F7C" w:rsidRPr="00D8747D">
        <w:rPr>
          <w:b/>
          <w:rtl/>
        </w:rPr>
        <w:t xml:space="preserve">חלקו </w:t>
      </w:r>
      <w:r w:rsidR="00FF3740" w:rsidRPr="00D8747D">
        <w:rPr>
          <w:b/>
          <w:rtl/>
        </w:rPr>
        <w:t>בנדרי אונסין</w:t>
      </w:r>
      <w:r w:rsidR="00FF3740" w:rsidRPr="00D8747D">
        <w:rPr>
          <w:rtl/>
        </w:rPr>
        <w:t xml:space="preserve">, </w:t>
      </w:r>
      <w:r w:rsidR="00FF3740" w:rsidRPr="00D8747D">
        <w:rPr>
          <w:rStyle w:val="a4"/>
          <w:rFonts w:ascii="BA Esthetic Border" w:hAnsi="BA Esthetic Border" w:cs="BA Esthetic Border"/>
          <w:rtl/>
        </w:rPr>
        <w:t>ו</w:t>
      </w:r>
      <w:r w:rsidR="00791F7C" w:rsidRPr="00D8747D">
        <w:rPr>
          <w:rStyle w:val="a4"/>
          <w:rFonts w:ascii="BA Esthetic Border" w:hAnsi="BA Esthetic Border" w:cs="BA Esthetic Border"/>
          <w:rtl/>
        </w:rPr>
        <w:t>במחלוקת</w:t>
      </w:r>
      <w:r w:rsidR="00FF3740" w:rsidRPr="00D8747D">
        <w:rPr>
          <w:rStyle w:val="a4"/>
          <w:rFonts w:ascii="BA Esthetic Border" w:hAnsi="BA Esthetic Border" w:cs="BA Esthetic Border"/>
          <w:rtl/>
        </w:rPr>
        <w:t xml:space="preserve"> דשמואל ורב אסי</w:t>
      </w:r>
      <w:r w:rsidR="001A7DD4" w:rsidRPr="00D8747D">
        <w:rPr>
          <w:rStyle w:val="a4"/>
          <w:rFonts w:ascii="BA Esthetic Border" w:hAnsi="BA Esthetic Border" w:cs="BA Esthetic Border"/>
          <w:rtl/>
        </w:rPr>
        <w:t>.</w:t>
      </w:r>
    </w:p>
    <w:p w14:paraId="3534A283" w14:textId="70657179" w:rsidR="00315D6B" w:rsidRDefault="00FF3740" w:rsidP="00A5184B">
      <w:pPr>
        <w:pStyle w:val="36"/>
        <w:framePr w:wrap="notBeside"/>
        <w:rPr>
          <w:rtl/>
        </w:rPr>
      </w:pPr>
      <w:r w:rsidRPr="00315D6B">
        <w:rPr>
          <w:rtl/>
        </w:rPr>
        <w:t>ד</w:t>
      </w:r>
      <w:r w:rsidR="00315D6B">
        <w:rPr>
          <w:rFonts w:hint="cs"/>
          <w:rtl/>
        </w:rPr>
        <w:t>תנן:</w:t>
      </w:r>
    </w:p>
    <w:p w14:paraId="739051DA" w14:textId="77777777" w:rsidR="004572F3" w:rsidRDefault="00A52FC5" w:rsidP="004572F3">
      <w:pPr>
        <w:rPr>
          <w:rFonts w:ascii="FontbitDavid" w:hAnsi="FontbitDavid"/>
          <w:rtl/>
        </w:rPr>
      </w:pPr>
      <w:r>
        <w:rPr>
          <w:rFonts w:ascii="FontbitDavid" w:hAnsi="FontbitDavid" w:hint="cs"/>
          <w:rtl/>
        </w:rPr>
        <w:t xml:space="preserve"> </w:t>
      </w:r>
      <w:r w:rsidR="00FF3740" w:rsidRPr="006F178A">
        <w:rPr>
          <w:rFonts w:ascii="FontbitDavid" w:hAnsi="FontbitDavid"/>
          <w:rtl/>
        </w:rPr>
        <w:t>זירוזין, הבאי, נדרי שגגות, נדרי אונסין</w:t>
      </w:r>
    </w:p>
    <w:p w14:paraId="6A7204CE" w14:textId="2610F4E9" w:rsidR="00FF3740" w:rsidRPr="004572F3" w:rsidRDefault="00FF3740" w:rsidP="004572F3">
      <w:pPr>
        <w:rPr>
          <w:rFonts w:ascii="FontbitDavid" w:hAnsi="FontbitDavid"/>
          <w:rtl/>
        </w:rPr>
      </w:pPr>
      <w:r w:rsidRPr="008118AF">
        <w:rPr>
          <w:rStyle w:val="a4"/>
          <w:rFonts w:hint="cs"/>
          <w:rtl/>
        </w:rPr>
        <w:t>ר</w:t>
      </w:r>
      <w:r w:rsidR="00900DA6">
        <w:rPr>
          <w:rStyle w:val="a4"/>
          <w:rFonts w:hint="cs"/>
          <w:rtl/>
        </w:rPr>
        <w:t>ב אסי</w:t>
      </w:r>
      <w:r w:rsidRPr="008118AF">
        <w:rPr>
          <w:rStyle w:val="a4"/>
          <w:rtl/>
        </w:rPr>
        <w:t>:</w:t>
      </w:r>
      <w:r w:rsidRPr="006F178A">
        <w:rPr>
          <w:rtl/>
        </w:rPr>
        <w:t xml:space="preserve"> ארבעה נדרים הללו צריכין שאלה לחכמים, </w:t>
      </w:r>
    </w:p>
    <w:p w14:paraId="332F500B" w14:textId="7F9393B9" w:rsidR="00FF3740" w:rsidRPr="00D33752" w:rsidRDefault="008118AF" w:rsidP="00900DA6">
      <w:pPr>
        <w:ind w:firstLine="113"/>
        <w:rPr>
          <w:spacing w:val="-2"/>
          <w:rtl/>
        </w:rPr>
      </w:pPr>
      <w:r w:rsidRPr="00D33752">
        <w:rPr>
          <w:rStyle w:val="a4"/>
          <w:rFonts w:hint="cs"/>
          <w:spacing w:val="-2"/>
          <w:rtl/>
        </w:rPr>
        <w:t xml:space="preserve">שמואל: </w:t>
      </w:r>
      <w:r w:rsidR="00FF3740" w:rsidRPr="00D33752">
        <w:rPr>
          <w:rStyle w:val="a4"/>
          <w:rFonts w:hint="cs"/>
          <w:spacing w:val="-2"/>
          <w:rtl/>
        </w:rPr>
        <w:t>תנ</w:t>
      </w:r>
      <w:r w:rsidR="00D03216" w:rsidRPr="00D33752">
        <w:rPr>
          <w:rStyle w:val="a4"/>
          <w:rFonts w:hint="cs"/>
          <w:spacing w:val="-2"/>
          <w:rtl/>
        </w:rPr>
        <w:t>א</w:t>
      </w:r>
      <w:r w:rsidR="00FF3740" w:rsidRPr="00D33752">
        <w:rPr>
          <w:rFonts w:hint="cs"/>
          <w:spacing w:val="-2"/>
          <w:rtl/>
        </w:rPr>
        <w:t xml:space="preserve"> התירו חכמים </w:t>
      </w:r>
      <w:r w:rsidR="00FF3740" w:rsidRPr="00D33752">
        <w:rPr>
          <w:rStyle w:val="a4"/>
          <w:rFonts w:hint="cs"/>
          <w:spacing w:val="-2"/>
          <w:rtl/>
        </w:rPr>
        <w:t>ואת אמרת</w:t>
      </w:r>
      <w:r w:rsidR="00FF3740" w:rsidRPr="00D33752">
        <w:rPr>
          <w:rFonts w:hint="cs"/>
          <w:spacing w:val="-2"/>
          <w:rtl/>
        </w:rPr>
        <w:t xml:space="preserve"> שצריכין שאלה לחכמים? </w:t>
      </w:r>
    </w:p>
    <w:p w14:paraId="391E7D7A" w14:textId="7FCFF0B8" w:rsidR="00FF3740" w:rsidRPr="006F178A" w:rsidRDefault="00FF3740" w:rsidP="0073466F">
      <w:pPr>
        <w:pStyle w:val="a3"/>
        <w:rPr>
          <w:rtl/>
        </w:rPr>
      </w:pPr>
      <w:r w:rsidRPr="004D5069">
        <w:rPr>
          <w:rtl/>
        </w:rPr>
        <w:t>רבנן סבר</w:t>
      </w:r>
      <w:r w:rsidR="004D5069" w:rsidRPr="004D5069">
        <w:rPr>
          <w:rFonts w:hint="cs"/>
          <w:rtl/>
        </w:rPr>
        <w:t>ו</w:t>
      </w:r>
      <w:r w:rsidRPr="004D5069">
        <w:rPr>
          <w:rStyle w:val="a4"/>
          <w:rtl/>
        </w:rPr>
        <w:t xml:space="preserve"> </w:t>
      </w:r>
      <w:r>
        <w:rPr>
          <w:rtl/>
        </w:rPr>
        <w:t xml:space="preserve">כשמואל, </w:t>
      </w:r>
      <w:r>
        <w:rPr>
          <w:rStyle w:val="a4"/>
          <w:rtl/>
          <w:rPrChange w:id="9019" w:author="מנוע אמוראים" w:date="2026-10-05T16:41:46Z">
            <w:rPr>
              <w:rtl/>
            </w:rPr>
          </w:rPrChange>
        </w:rPr>
        <w:t xml:space="preserve">ור"ש</w:t>
      </w:r>
      <w:r>
        <w:rPr>
          <w:rtl/>
        </w:rPr>
        <w:t xml:space="preserve"> כרב אסי.</w:t>
      </w:r>
    </w:p>
    <w:p w14:paraId="61C09619" w14:textId="77777777" w:rsidR="00FF3740" w:rsidRPr="006F178A" w:rsidRDefault="00FF3740" w:rsidP="000F6CD2">
      <w:pPr>
        <w:pStyle w:val="afffffb"/>
        <w:rPr>
          <w:rtl/>
        </w:rPr>
      </w:pPr>
      <w:r>
        <w:rPr>
          <w:rtl/>
        </w:rPr>
        <w:t>׹</w:t>
      </w:r>
    </w:p>
    <w:p>
      <w:pPr>
        <w:pStyle w:val="affffff2"/>
        <w:rPr>
          <w:ins w:id="20274" w:author="קלוד" w:date="2026-10-06T10:09:33Z"/>
        </w:rPr>
      </w:pPr>
      <w:ins w:id="20273" w:author="קלוד" w:date="2026-10-06T10:09:33Z">
        <w:r>
          <w:t xml:space="preserve">משנה ה</w:t>
        </w:r>
      </w:ins>
    </w:p>
    <w:p w14:paraId="417E791A" w14:textId="77777777" w:rsidR="00FF3740" w:rsidRPr="006F178A" w:rsidRDefault="00FF3740" w:rsidP="00FF3740">
      <w:pPr>
        <w:pStyle w:val="affffb"/>
        <w:spacing w:before="120"/>
        <w:rPr>
          <w:rtl/>
        </w:rPr>
        <w:pPrChange w:id="90014" w:author="קלוד" w:date="2026-10-08T12:08:16Z">
          <w:pPr>
            <w:pStyle w:val="affffb"/>
          </w:pPr>
        </w:pPrChange>
      </w:pPr>
      <w:r w:rsidRPr="006F178A">
        <w:rPr>
          <w:rtl/>
        </w:rPr>
        <w:t>הריני נזיר ועלי לגלח נזיר, ושמע חבירו ואמר ואני ועלי לגלח נזיר, אם היו פקחים - מגלחין זה את זה, ואם לאו - מגלחין נזירים אחרים.</w:t>
      </w:r>
    </w:p>
    <w:p w14:paraId="2CEA2271" w14:textId="35583CA3" w:rsidR="00AC3DFA" w:rsidRPr="00E035B4" w:rsidRDefault="00FF3740" w:rsidP="00BA44EB">
      <w:pPr>
        <w:pStyle w:val="a7"/>
        <w:rPr>
          <w:rtl/>
        </w:rPr>
      </w:pPr>
      <w:r w:rsidRPr="00E035B4">
        <w:rPr>
          <w:rStyle w:val="a4"/>
          <w:rFonts w:ascii="BA Esthetic Border" w:hAnsi="BA Esthetic Border" w:cs="BA Esthetic Border"/>
          <w:b/>
          <w:rtl/>
        </w:rPr>
        <w:t xml:space="preserve">איבעיא להו: </w:t>
      </w:r>
      <w:r w:rsidRPr="00E035B4">
        <w:rPr>
          <w:rtl/>
        </w:rPr>
        <w:t xml:space="preserve">שמע חבירו ואמר </w:t>
      </w:r>
      <w:r w:rsidR="00367C2F" w:rsidRPr="00E035B4">
        <w:rPr>
          <w:rtl/>
        </w:rPr>
        <w:t>'</w:t>
      </w:r>
      <w:r w:rsidRPr="00E035B4">
        <w:rPr>
          <w:rtl/>
        </w:rPr>
        <w:t>ואני</w:t>
      </w:r>
      <w:r w:rsidR="00367C2F" w:rsidRPr="00E035B4">
        <w:rPr>
          <w:rtl/>
        </w:rPr>
        <w:t>'</w:t>
      </w:r>
      <w:r w:rsidRPr="00E035B4">
        <w:rPr>
          <w:rtl/>
        </w:rPr>
        <w:t xml:space="preserve">, מהו? </w:t>
      </w:r>
    </w:p>
    <w:p w14:paraId="7FDE3E0A" w14:textId="7D8AC86A" w:rsidR="00FF3740" w:rsidRPr="00D33752" w:rsidRDefault="00AD181E" w:rsidP="00FF3740">
      <w:pPr>
        <w:rPr>
          <w:spacing w:val="-6"/>
          <w:rtl/>
        </w:rPr>
      </w:pPr>
      <w:r w:rsidRPr="00D33752">
        <w:rPr>
          <w:rFonts w:hint="cs"/>
          <w:spacing w:val="-6"/>
          <w:rtl/>
        </w:rPr>
        <w:t xml:space="preserve">על כל הדיבור או על חצי דיבור </w:t>
      </w:r>
      <w:r w:rsidRPr="00D33752">
        <w:rPr>
          <w:rStyle w:val="a4"/>
          <w:rFonts w:hint="cs"/>
          <w:spacing w:val="-6"/>
          <w:rtl/>
        </w:rPr>
        <w:t xml:space="preserve">ב. </w:t>
      </w:r>
      <w:r w:rsidRPr="00D33752">
        <w:rPr>
          <w:rFonts w:hint="cs"/>
          <w:spacing w:val="-6"/>
          <w:rtl/>
        </w:rPr>
        <w:t>אי על חצי הראשון או האחרון</w:t>
      </w:r>
      <w:r w:rsidR="00445975" w:rsidRPr="00D33752">
        <w:rPr>
          <w:rFonts w:hint="cs"/>
          <w:spacing w:val="-6"/>
          <w:rtl/>
        </w:rPr>
        <w:t>.</w:t>
      </w:r>
    </w:p>
    <w:p w14:paraId="2C69EFA4" w14:textId="77777777" w:rsidR="00367C2F" w:rsidRDefault="008377F7" w:rsidP="00A5184B">
      <w:pPr>
        <w:pStyle w:val="36"/>
        <w:framePr w:wrap="notBeside"/>
        <w:rPr>
          <w:rtl/>
        </w:rPr>
      </w:pPr>
      <w:r w:rsidRPr="00367C2F">
        <w:rPr>
          <w:rFonts w:hint="cs"/>
          <w:rtl/>
        </w:rPr>
        <w:t>ת''ש:</w:t>
      </w:r>
    </w:p>
    <w:p w14:paraId="24CAC923" w14:textId="5265F4B7" w:rsidR="00367C2F" w:rsidRDefault="00FF3740" w:rsidP="00FF3740">
      <w:pPr>
        <w:rPr>
          <w:rtl/>
        </w:rPr>
      </w:pPr>
      <w:r w:rsidRPr="00367C2F">
        <w:rPr>
          <w:rtl/>
        </w:rPr>
        <w:t xml:space="preserve"> </w:t>
      </w:r>
      <w:r w:rsidRPr="006F178A">
        <w:rPr>
          <w:rtl/>
        </w:rPr>
        <w:t>ואני ועלי לגלח נזיר, אם היו פקחים מגלחין זה את זה</w:t>
      </w:r>
      <w:r w:rsidR="001A7DD4">
        <w:rPr>
          <w:rtl/>
        </w:rPr>
        <w:t>.</w:t>
      </w:r>
      <w:r w:rsidRPr="006F178A">
        <w:rPr>
          <w:rFonts w:hint="cs"/>
          <w:rtl/>
        </w:rPr>
        <w:t xml:space="preserve"> </w:t>
      </w:r>
    </w:p>
    <w:p w14:paraId="0BFF0E4E" w14:textId="6D886655" w:rsidR="00FF3740" w:rsidRPr="006F178A" w:rsidRDefault="00FF3740" w:rsidP="00FF3740">
      <w:pPr>
        <w:rPr>
          <w:rtl/>
        </w:rPr>
      </w:pPr>
      <w:r w:rsidRPr="006F178A">
        <w:rPr>
          <w:rtl/>
        </w:rPr>
        <w:t>מ</w:t>
      </w:r>
      <w:r>
        <w:rPr>
          <w:rtl/>
        </w:rPr>
        <w:t>דאמר</w:t>
      </w:r>
      <w:r w:rsidRPr="006F178A">
        <w:rPr>
          <w:rtl/>
        </w:rPr>
        <w:t xml:space="preserve"> ואני ועלי, </w:t>
      </w:r>
      <w:r w:rsidRPr="008377F7">
        <w:rPr>
          <w:rStyle w:val="a4"/>
          <w:rtl/>
        </w:rPr>
        <w:t xml:space="preserve">ש"מ: </w:t>
      </w:r>
      <w:r w:rsidRPr="006F178A">
        <w:rPr>
          <w:rtl/>
        </w:rPr>
        <w:t>ואני אפלגיה דדיבורא.</w:t>
      </w:r>
    </w:p>
    <w:p w14:paraId="56B90019" w14:textId="77777777" w:rsidR="00722CA5" w:rsidRDefault="00722CA5" w:rsidP="00FF3740">
      <w:pPr>
        <w:rPr>
          <w:rtl/>
        </w:rPr>
      </w:pPr>
      <w:r>
        <w:rPr>
          <w:rStyle w:val="a4"/>
          <w:rFonts w:hint="cs"/>
          <w:rtl/>
        </w:rPr>
        <w:t>מוכח</w:t>
      </w:r>
      <w:r w:rsidR="00FF3740" w:rsidRPr="00445975">
        <w:rPr>
          <w:rStyle w:val="a4"/>
          <w:rtl/>
        </w:rPr>
        <w:t xml:space="preserve">: </w:t>
      </w:r>
      <w:r>
        <w:rPr>
          <w:rFonts w:hint="cs"/>
          <w:rtl/>
        </w:rPr>
        <w:t xml:space="preserve">דעל חצי </w:t>
      </w:r>
      <w:r w:rsidR="00FF3740" w:rsidRPr="00757D20">
        <w:rPr>
          <w:rtl/>
        </w:rPr>
        <w:t xml:space="preserve">דיבור משמע, </w:t>
      </w:r>
    </w:p>
    <w:p w14:paraId="3E1DDD8B" w14:textId="717BF874" w:rsidR="00FF3740" w:rsidRPr="006F178A" w:rsidRDefault="00FF3740" w:rsidP="003804A0">
      <w:pPr>
        <w:ind w:left="226" w:firstLine="113"/>
        <w:rPr>
          <w:rtl/>
        </w:rPr>
      </w:pPr>
      <w:r w:rsidRPr="00757D20">
        <w:rPr>
          <w:rtl/>
        </w:rPr>
        <w:t>מ</w:t>
      </w:r>
      <w:r>
        <w:rPr>
          <w:rtl/>
        </w:rPr>
        <w:t>דאמר</w:t>
      </w:r>
      <w:r w:rsidRPr="00757D20">
        <w:rPr>
          <w:rtl/>
        </w:rPr>
        <w:t xml:space="preserve"> ועלי לגל</w:t>
      </w:r>
      <w:r w:rsidR="007C6AEE">
        <w:rPr>
          <w:rFonts w:hint="cs"/>
          <w:rtl/>
        </w:rPr>
        <w:t xml:space="preserve">ח </w:t>
      </w:r>
      <w:r w:rsidR="00871C06">
        <w:rPr>
          <w:rtl/>
        </w:rPr>
        <w:t>–</w:t>
      </w:r>
      <w:r w:rsidR="007C6AEE">
        <w:rPr>
          <w:rFonts w:hint="cs"/>
          <w:rtl/>
        </w:rPr>
        <w:t xml:space="preserve"> </w:t>
      </w:r>
      <w:r w:rsidR="00871C06">
        <w:rPr>
          <w:rFonts w:hint="cs"/>
          <w:rtl/>
        </w:rPr>
        <w:t xml:space="preserve">ש''מ </w:t>
      </w:r>
      <w:r w:rsidR="007C6AEE">
        <w:rPr>
          <w:rFonts w:hint="cs"/>
          <w:rtl/>
        </w:rPr>
        <w:t>ד</w:t>
      </w:r>
      <w:r w:rsidRPr="00757D20">
        <w:rPr>
          <w:rtl/>
        </w:rPr>
        <w:t>על תחילת דיבור משמע</w:t>
      </w:r>
      <w:r w:rsidR="00871C06">
        <w:rPr>
          <w:rFonts w:hint="cs"/>
          <w:rtl/>
        </w:rPr>
        <w:t>.</w:t>
      </w:r>
    </w:p>
    <w:p w14:paraId="055BD861" w14:textId="77777777" w:rsidR="00D03216" w:rsidRPr="00D33752" w:rsidRDefault="00FF3740" w:rsidP="00FF3740">
      <w:pPr>
        <w:rPr>
          <w:rStyle w:val="a4"/>
          <w:spacing w:val="-6"/>
          <w:rtl/>
        </w:rPr>
      </w:pPr>
      <w:r w:rsidRPr="00D33752">
        <w:rPr>
          <w:rStyle w:val="a4"/>
          <w:spacing w:val="-6"/>
          <w:rtl/>
        </w:rPr>
        <w:t>ר</w:t>
      </w:r>
      <w:r w:rsidRPr="00D33752">
        <w:rPr>
          <w:rStyle w:val="a4"/>
          <w:rFonts w:hint="cs"/>
          <w:spacing w:val="-6"/>
          <w:rtl/>
        </w:rPr>
        <w:t>הבדר</w:t>
      </w:r>
      <w:r w:rsidRPr="00D33752">
        <w:rPr>
          <w:rStyle w:val="a4"/>
          <w:spacing w:val="-6"/>
          <w:rtl/>
        </w:rPr>
        <w:t>"</w:t>
      </w:r>
      <w:r w:rsidRPr="00D33752">
        <w:rPr>
          <w:rStyle w:val="a4"/>
          <w:rFonts w:hint="cs"/>
          <w:spacing w:val="-6"/>
          <w:rtl/>
        </w:rPr>
        <w:t>י לרבא</w:t>
      </w:r>
      <w:r w:rsidR="00FA26AE" w:rsidRPr="00D33752">
        <w:rPr>
          <w:rFonts w:hint="cs"/>
          <w:spacing w:val="-6"/>
          <w:rtl/>
        </w:rPr>
        <w:t xml:space="preserve">: </w:t>
      </w:r>
      <w:r w:rsidRPr="00D33752">
        <w:rPr>
          <w:spacing w:val="-6"/>
          <w:rtl/>
        </w:rPr>
        <w:t xml:space="preserve">לעולם: </w:t>
      </w:r>
      <w:r w:rsidR="007C6AEE" w:rsidRPr="00D33752">
        <w:rPr>
          <w:rFonts w:hint="cs"/>
          <w:spacing w:val="-6"/>
          <w:rtl/>
        </w:rPr>
        <w:t xml:space="preserve">על כל הדיבור, ומה שאמר </w:t>
      </w:r>
      <w:r w:rsidRPr="00D33752">
        <w:rPr>
          <w:spacing w:val="-6"/>
          <w:rtl/>
        </w:rPr>
        <w:t xml:space="preserve">ועלי </w:t>
      </w:r>
      <w:r w:rsidR="007C6AEE" w:rsidRPr="00D33752">
        <w:rPr>
          <w:rFonts w:hint="cs"/>
          <w:spacing w:val="-6"/>
          <w:rtl/>
        </w:rPr>
        <w:t>-</w:t>
      </w:r>
      <w:r w:rsidRPr="00D33752">
        <w:rPr>
          <w:spacing w:val="-6"/>
          <w:rtl/>
        </w:rPr>
        <w:t>ב</w:t>
      </w:r>
      <w:r w:rsidR="007C6AEE" w:rsidRPr="00D33752">
        <w:rPr>
          <w:rFonts w:hint="cs"/>
          <w:spacing w:val="-6"/>
          <w:rtl/>
        </w:rPr>
        <w:t>זה הדבר</w:t>
      </w:r>
      <w:r w:rsidR="00FA26AE" w:rsidRPr="00D33752">
        <w:rPr>
          <w:rFonts w:hint="cs"/>
          <w:spacing w:val="-6"/>
          <w:rtl/>
        </w:rPr>
        <w:t>.</w:t>
      </w:r>
      <w:r w:rsidR="007C6AEE" w:rsidRPr="00D33752">
        <w:rPr>
          <w:rFonts w:hint="cs"/>
          <w:spacing w:val="-6"/>
          <w:rtl/>
        </w:rPr>
        <w:t xml:space="preserve"> </w:t>
      </w:r>
    </w:p>
    <w:p w14:paraId="0EC430CD" w14:textId="77777777" w:rsidR="007A1E86" w:rsidRDefault="00FF3740" w:rsidP="00A5184B">
      <w:pPr>
        <w:pStyle w:val="36"/>
        <w:framePr w:wrap="notBeside"/>
        <w:rPr>
          <w:rtl/>
        </w:rPr>
      </w:pPr>
      <w:r w:rsidRPr="007A1E86">
        <w:rPr>
          <w:rtl/>
        </w:rPr>
        <w:t>דא</w:t>
      </w:r>
      <w:r w:rsidRPr="007A1E86">
        <w:rPr>
          <w:rFonts w:hint="cs"/>
          <w:rtl/>
        </w:rPr>
        <w:t>לת</w:t>
      </w:r>
      <w:r w:rsidRPr="007A1E86">
        <w:rPr>
          <w:rtl/>
        </w:rPr>
        <w:t>"</w:t>
      </w:r>
      <w:r w:rsidRPr="007A1E86">
        <w:rPr>
          <w:rFonts w:hint="cs"/>
          <w:rtl/>
        </w:rPr>
        <w:t>ה</w:t>
      </w:r>
      <w:r w:rsidRPr="007A1E86">
        <w:rPr>
          <w:rtl/>
        </w:rPr>
        <w:t xml:space="preserve"> דתני סיפא</w:t>
      </w:r>
    </w:p>
    <w:p w14:paraId="1AC8EFB2" w14:textId="62205E08" w:rsidR="00FF3740" w:rsidRPr="006F178A" w:rsidRDefault="00FF3740" w:rsidP="00FF3740">
      <w:pPr>
        <w:rPr>
          <w:rtl/>
        </w:rPr>
      </w:pPr>
      <w:r w:rsidRPr="007A1E86">
        <w:rPr>
          <w:rtl/>
        </w:rPr>
        <w:t>:</w:t>
      </w:r>
      <w:r w:rsidRPr="00FA26AE">
        <w:rPr>
          <w:rStyle w:val="a4"/>
          <w:rtl/>
        </w:rPr>
        <w:t xml:space="preserve"> </w:t>
      </w:r>
      <w:r w:rsidRPr="006F178A">
        <w:rPr>
          <w:rtl/>
        </w:rPr>
        <w:t xml:space="preserve">הרי עלי לגלח חצי נזיר, ושמע חבירו ואמר </w:t>
      </w:r>
      <w:r w:rsidRPr="007A1E86">
        <w:rPr>
          <w:spacing w:val="-2"/>
          <w:rtl/>
        </w:rPr>
        <w:t xml:space="preserve">ואני עלי לגלח חצי נזיר, </w:t>
      </w:r>
      <w:r w:rsidR="00585A64" w:rsidRPr="007A1E86">
        <w:rPr>
          <w:spacing w:val="-2"/>
          <w:rtl/>
        </w:rPr>
        <w:t>שם</w:t>
      </w:r>
      <w:r w:rsidRPr="007A1E86">
        <w:rPr>
          <w:spacing w:val="-2"/>
          <w:rtl/>
        </w:rPr>
        <w:t xml:space="preserve"> מי </w:t>
      </w:r>
      <w:r w:rsidR="00631DAF" w:rsidRPr="007A1E86">
        <w:rPr>
          <w:rFonts w:hint="cs"/>
          <w:spacing w:val="-2"/>
          <w:rtl/>
        </w:rPr>
        <w:t>יש ב'</w:t>
      </w:r>
      <w:r w:rsidRPr="007A1E86">
        <w:rPr>
          <w:spacing w:val="-2"/>
          <w:rtl/>
        </w:rPr>
        <w:t xml:space="preserve"> </w:t>
      </w:r>
      <w:r w:rsidR="008C765B" w:rsidRPr="007A1E86">
        <w:rPr>
          <w:rFonts w:hint="cs"/>
          <w:spacing w:val="-2"/>
          <w:rtl/>
        </w:rPr>
        <w:t>דברים</w:t>
      </w:r>
      <w:r w:rsidRPr="007A1E86">
        <w:rPr>
          <w:spacing w:val="-2"/>
          <w:rtl/>
        </w:rPr>
        <w:t xml:space="preserve">? </w:t>
      </w:r>
    </w:p>
    <w:p w14:paraId="063EE4DC" w14:textId="77777777" w:rsidR="007A1E86" w:rsidRDefault="00FF3740" w:rsidP="00A5184B">
      <w:pPr>
        <w:pStyle w:val="36"/>
        <w:framePr w:wrap="notBeside"/>
        <w:rPr>
          <w:rtl/>
        </w:rPr>
      </w:pPr>
      <w:r w:rsidRPr="007A1E86">
        <w:rPr>
          <w:rtl/>
        </w:rPr>
        <w:t>א"ל רבא:</w:t>
      </w:r>
    </w:p>
    <w:p w14:paraId="29A03D1B" w14:textId="124BEFE5" w:rsidR="00FF3740" w:rsidRPr="006F178A" w:rsidRDefault="00FF3740" w:rsidP="00FF3740">
      <w:pPr>
        <w:rPr>
          <w:rtl/>
        </w:rPr>
      </w:pPr>
      <w:r w:rsidRPr="006F178A">
        <w:rPr>
          <w:rtl/>
        </w:rPr>
        <w:t xml:space="preserve"> </w:t>
      </w:r>
      <w:r w:rsidR="007A0051">
        <w:rPr>
          <w:rFonts w:hint="cs"/>
          <w:rtl/>
        </w:rPr>
        <w:t>בשלמא</w:t>
      </w:r>
      <w:r w:rsidRPr="006F178A">
        <w:rPr>
          <w:rtl/>
        </w:rPr>
        <w:t xml:space="preserve"> תני סיפא דלא צריכא משום רישא דצריכא, </w:t>
      </w:r>
    </w:p>
    <w:p w14:paraId="03550C8E" w14:textId="3DB61505" w:rsidR="00FF3740" w:rsidRPr="00B84EC4" w:rsidRDefault="00FF3740" w:rsidP="007A0051">
      <w:pPr>
        <w:ind w:left="113"/>
        <w:rPr>
          <w:rtl/>
        </w:rPr>
      </w:pPr>
      <w:r w:rsidRPr="00B84EC4">
        <w:rPr>
          <w:rtl/>
        </w:rPr>
        <w:t xml:space="preserve">אלא </w:t>
      </w:r>
      <w:r w:rsidR="00B84EC4" w:rsidRPr="00B84EC4">
        <w:rPr>
          <w:rFonts w:hint="cs"/>
          <w:rtl/>
        </w:rPr>
        <w:t xml:space="preserve">אי רישא לא צריכא </w:t>
      </w:r>
      <w:r w:rsidRPr="00B84EC4">
        <w:rPr>
          <w:rtl/>
        </w:rPr>
        <w:t xml:space="preserve">תני </w:t>
      </w:r>
      <w:r w:rsidR="00B84EC4" w:rsidRPr="00B84EC4">
        <w:rPr>
          <w:rFonts w:hint="cs"/>
          <w:rtl/>
        </w:rPr>
        <w:t xml:space="preserve">גם </w:t>
      </w:r>
      <w:r w:rsidRPr="00B84EC4">
        <w:rPr>
          <w:rtl/>
        </w:rPr>
        <w:t>סיפא דל</w:t>
      </w:r>
      <w:r w:rsidR="007A0051" w:rsidRPr="00B84EC4">
        <w:rPr>
          <w:rFonts w:hint="cs"/>
          <w:rtl/>
        </w:rPr>
        <w:t>"צ</w:t>
      </w:r>
      <w:r w:rsidRPr="00B84EC4">
        <w:rPr>
          <w:rtl/>
        </w:rPr>
        <w:t xml:space="preserve">? </w:t>
      </w:r>
    </w:p>
    <w:p w14:paraId="6F4ACC84" w14:textId="77777777" w:rsidR="00263426" w:rsidRPr="006F178A" w:rsidRDefault="00263426" w:rsidP="007A0051">
      <w:pPr>
        <w:ind w:left="113"/>
        <w:rPr>
          <w:rtl/>
        </w:rPr>
      </w:pPr>
    </w:p>
    <w:p w14:paraId="70CF4B98" w14:textId="77777777" w:rsidR="00FF3740" w:rsidRPr="006F178A" w:rsidRDefault="00FF3740" w:rsidP="00516202">
      <w:pPr>
        <w:pStyle w:val="affff5"/>
        <w:framePr w:wrap="around"/>
        <w:rPr>
          <w:rtl/>
        </w:rPr>
      </w:pPr>
      <w:r w:rsidRPr="006F178A">
        <w:rPr>
          <w:rFonts w:hint="cs"/>
          <w:rtl/>
        </w:rPr>
        <w:t>יב.</w:t>
      </w:r>
    </w:p>
    <w:p w14:paraId="5B940646" w14:textId="21AED5AA" w:rsidR="00FF3740" w:rsidRPr="006F178A" w:rsidRDefault="00FF3740" w:rsidP="00FF3740">
      <w:pPr>
        <w:rPr>
          <w:rtl/>
        </w:rPr>
      </w:pPr>
      <w:r w:rsidRPr="00263426">
        <w:rPr>
          <w:rStyle w:val="a4"/>
          <w:rFonts w:hint="cs"/>
          <w:rtl/>
        </w:rPr>
        <w:t>מרי</w:t>
      </w:r>
      <w:r w:rsidRPr="00263426">
        <w:rPr>
          <w:rStyle w:val="a4"/>
          <w:rtl/>
        </w:rPr>
        <w:t>"</w:t>
      </w:r>
      <w:r w:rsidRPr="00263426">
        <w:rPr>
          <w:rStyle w:val="a4"/>
          <w:rFonts w:hint="cs"/>
          <w:rtl/>
        </w:rPr>
        <w:t>ו</w:t>
      </w:r>
      <w:r w:rsidRPr="00263426">
        <w:rPr>
          <w:rStyle w:val="a4"/>
          <w:rtl/>
        </w:rPr>
        <w:t xml:space="preserve">: </w:t>
      </w:r>
      <w:r w:rsidRPr="006F178A">
        <w:rPr>
          <w:rFonts w:ascii="FontbitDavid" w:hAnsi="FontbitDavid"/>
          <w:rtl/>
        </w:rPr>
        <w:t xml:space="preserve">האומר לשלוחו צא וקדש לי אשה סתם אסור בכל הנשים שבעולם, חזקה שליח עושה שליחותו, וכיון דלא </w:t>
      </w:r>
      <w:r w:rsidRPr="006F178A">
        <w:rPr>
          <w:rFonts w:ascii="FontbitDavid" w:hAnsi="FontbitDavid" w:hint="cs"/>
          <w:rtl/>
        </w:rPr>
        <w:t>פירש לו איזה אישה קידש לא יודע איזה קידש</w:t>
      </w:r>
      <w:r w:rsidR="004B15E8">
        <w:rPr>
          <w:rFonts w:ascii="FontbitDavid" w:hAnsi="FontbitDavid" w:hint="cs"/>
          <w:rtl/>
        </w:rPr>
        <w:t>.</w:t>
      </w:r>
      <w:r w:rsidRPr="006F178A">
        <w:rPr>
          <w:rFonts w:ascii="FontbitDavid" w:hAnsi="FontbitDavid" w:hint="cs"/>
          <w:rtl/>
        </w:rPr>
        <w:t xml:space="preserve"> </w:t>
      </w:r>
    </w:p>
    <w:p w14:paraId="1344F830" w14:textId="471F1EAD" w:rsidR="00FF3740" w:rsidRPr="006F178A" w:rsidRDefault="00FF3740" w:rsidP="004B15E8">
      <w:pPr>
        <w:rPr>
          <w:rtl/>
        </w:rPr>
      </w:pPr>
      <w:r w:rsidRPr="00263426">
        <w:rPr>
          <w:rStyle w:val="a4"/>
          <w:rtl/>
        </w:rPr>
        <w:t>איתיביה ר"ל לר</w:t>
      </w:r>
      <w:r w:rsidRPr="00263426">
        <w:rPr>
          <w:rStyle w:val="a4"/>
          <w:rFonts w:hint="cs"/>
          <w:rtl/>
        </w:rPr>
        <w:t>י</w:t>
      </w:r>
      <w:r w:rsidRPr="00263426">
        <w:rPr>
          <w:rStyle w:val="a4"/>
          <w:rtl/>
        </w:rPr>
        <w:t>"</w:t>
      </w:r>
      <w:r w:rsidRPr="00263426">
        <w:rPr>
          <w:rStyle w:val="a4"/>
          <w:rFonts w:hint="cs"/>
          <w:rtl/>
        </w:rPr>
        <w:t>ו</w:t>
      </w:r>
      <w:r w:rsidRPr="00263426">
        <w:rPr>
          <w:rStyle w:val="a4"/>
          <w:rtl/>
        </w:rPr>
        <w:t xml:space="preserve">: </w:t>
      </w:r>
      <w:r w:rsidRPr="006F178A">
        <w:rPr>
          <w:rtl/>
        </w:rPr>
        <w:t>קן סתומה</w:t>
      </w:r>
      <w:r w:rsidR="004D67D7">
        <w:rPr>
          <w:rFonts w:hint="cs"/>
          <w:rtl/>
        </w:rPr>
        <w:t xml:space="preserve"> [</w:t>
      </w:r>
      <w:r w:rsidR="004D67D7" w:rsidRPr="004D67D7">
        <w:rPr>
          <w:rStyle w:val="a6"/>
          <w:rFonts w:hint="cs"/>
          <w:rtl/>
        </w:rPr>
        <w:t>שלא מפורש איזו לחטאת ואיזו לעולה</w:t>
      </w:r>
      <w:r w:rsidR="004D67D7">
        <w:rPr>
          <w:rStyle w:val="a6"/>
          <w:rFonts w:hint="cs"/>
          <w:rtl/>
        </w:rPr>
        <w:t>]</w:t>
      </w:r>
      <w:r w:rsidRPr="006F178A">
        <w:rPr>
          <w:rtl/>
        </w:rPr>
        <w:t xml:space="preserve"> שפרחה גוזל אחד מהן לאויר העולם, או שפרחה לבין חטאות המתות, או שמת אחד מהן - יקח זוג לשני</w:t>
      </w:r>
      <w:r w:rsidR="001A7DD4">
        <w:rPr>
          <w:rtl/>
        </w:rPr>
        <w:t>.</w:t>
      </w:r>
      <w:r w:rsidR="004B15E8">
        <w:rPr>
          <w:rFonts w:hint="cs"/>
          <w:rtl/>
        </w:rPr>
        <w:t xml:space="preserve"> </w:t>
      </w:r>
      <w:r w:rsidRPr="006F178A">
        <w:rPr>
          <w:rtl/>
        </w:rPr>
        <w:t xml:space="preserve">ואילו קן מפורשת אין לו תקנה, ואילו שאר קינין בעלמא מיתקנן, </w:t>
      </w:r>
      <w:r w:rsidRPr="004B15E8">
        <w:rPr>
          <w:rStyle w:val="a4"/>
          <w:rtl/>
        </w:rPr>
        <w:t xml:space="preserve">ואמאי? </w:t>
      </w:r>
      <w:r w:rsidRPr="006F178A">
        <w:rPr>
          <w:rtl/>
        </w:rPr>
        <w:t>לימא: כל חד</w:t>
      </w:r>
      <w:r w:rsidRPr="006F178A">
        <w:rPr>
          <w:rFonts w:hint="cs"/>
          <w:rtl/>
        </w:rPr>
        <w:t xml:space="preserve"> וחד שמא זה הוא</w:t>
      </w:r>
      <w:r w:rsidR="00346903">
        <w:rPr>
          <w:rFonts w:hint="cs"/>
          <w:rtl/>
        </w:rPr>
        <w:t>.</w:t>
      </w:r>
    </w:p>
    <w:p w14:paraId="57F217BD" w14:textId="36A458E7" w:rsidR="00FF3740" w:rsidRPr="006F178A" w:rsidRDefault="00FF3740" w:rsidP="00FF3740">
      <w:pPr>
        <w:rPr>
          <w:rtl/>
        </w:rPr>
      </w:pPr>
      <w:r w:rsidRPr="00346903">
        <w:rPr>
          <w:rStyle w:val="a4"/>
          <w:rFonts w:hint="cs"/>
          <w:rtl/>
        </w:rPr>
        <w:t>א</w:t>
      </w:r>
      <w:r w:rsidRPr="00346903">
        <w:rPr>
          <w:rStyle w:val="a4"/>
          <w:rtl/>
        </w:rPr>
        <w:t>"</w:t>
      </w:r>
      <w:r w:rsidRPr="00346903">
        <w:rPr>
          <w:rStyle w:val="a4"/>
          <w:rFonts w:hint="cs"/>
          <w:rtl/>
        </w:rPr>
        <w:t>ל:</w:t>
      </w:r>
      <w:r w:rsidRPr="00346903">
        <w:rPr>
          <w:rStyle w:val="a4"/>
          <w:rtl/>
        </w:rPr>
        <w:t xml:space="preserve"> </w:t>
      </w:r>
      <w:r w:rsidRPr="006F178A">
        <w:rPr>
          <w:rFonts w:hint="cs"/>
          <w:rtl/>
        </w:rPr>
        <w:t xml:space="preserve">אשה </w:t>
      </w:r>
      <w:r w:rsidRPr="006F178A">
        <w:rPr>
          <w:rtl/>
        </w:rPr>
        <w:t>לא ניידא</w:t>
      </w:r>
      <w:r w:rsidR="00EA234E">
        <w:rPr>
          <w:rStyle w:val="a6"/>
          <w:rFonts w:hint="cs"/>
          <w:rtl/>
        </w:rPr>
        <w:t xml:space="preserve"> </w:t>
      </w:r>
      <w:r w:rsidR="00EA234E" w:rsidRPr="00EA234E">
        <w:rPr>
          <w:rStyle w:val="a6"/>
          <w:rFonts w:hint="cs"/>
          <w:rtl/>
        </w:rPr>
        <w:t>[כל קבוע]</w:t>
      </w:r>
      <w:r w:rsidRPr="006F178A">
        <w:rPr>
          <w:rtl/>
        </w:rPr>
        <w:t xml:space="preserve">, </w:t>
      </w:r>
      <w:r w:rsidRPr="00346903">
        <w:rPr>
          <w:rStyle w:val="a4"/>
          <w:rtl/>
        </w:rPr>
        <w:t>ואמרת לי את:</w:t>
      </w:r>
      <w:r w:rsidRPr="006F178A">
        <w:rPr>
          <w:rtl/>
        </w:rPr>
        <w:t xml:space="preserve"> איסורא דנייד</w:t>
      </w:r>
      <w:r w:rsidR="001A7DD4">
        <w:rPr>
          <w:rtl/>
        </w:rPr>
        <w:t>.</w:t>
      </w:r>
    </w:p>
    <w:p w14:paraId="7D858061" w14:textId="254802E2" w:rsidR="00FF3740" w:rsidRPr="006F178A" w:rsidRDefault="00FF3740" w:rsidP="00EA234E">
      <w:pPr>
        <w:ind w:firstLine="113"/>
        <w:rPr>
          <w:rtl/>
        </w:rPr>
      </w:pPr>
      <w:r w:rsidRPr="006F178A">
        <w:rPr>
          <w:rFonts w:hint="cs"/>
          <w:rtl/>
        </w:rPr>
        <w:t>ו</w:t>
      </w:r>
      <w:r w:rsidR="00585A64">
        <w:rPr>
          <w:rFonts w:hint="cs"/>
          <w:rtl/>
        </w:rPr>
        <w:t>אף</w:t>
      </w:r>
      <w:r w:rsidRPr="006F178A">
        <w:rPr>
          <w:rFonts w:hint="cs"/>
          <w:rtl/>
        </w:rPr>
        <w:t xml:space="preserve"> </w:t>
      </w:r>
      <w:r w:rsidR="005C651B">
        <w:rPr>
          <w:rFonts w:hint="cs"/>
          <w:rtl/>
        </w:rPr>
        <w:t xml:space="preserve">בקידשה </w:t>
      </w:r>
      <w:r w:rsidRPr="006F178A">
        <w:rPr>
          <w:rFonts w:hint="cs"/>
          <w:rtl/>
        </w:rPr>
        <w:t xml:space="preserve">בשוק </w:t>
      </w:r>
      <w:r w:rsidR="00EA234E">
        <w:rPr>
          <w:rFonts w:hint="cs"/>
          <w:rtl/>
        </w:rPr>
        <w:t>-</w:t>
      </w:r>
      <w:r w:rsidRPr="006F178A">
        <w:rPr>
          <w:rFonts w:hint="cs"/>
          <w:rtl/>
        </w:rPr>
        <w:t xml:space="preserve">לא נייד </w:t>
      </w:r>
      <w:r w:rsidR="00A056CA" w:rsidRPr="00C33C59">
        <w:rPr>
          <w:rStyle w:val="a6"/>
          <w:rFonts w:hint="cs"/>
          <w:rtl/>
        </w:rPr>
        <w:t>ד</w:t>
      </w:r>
      <w:r w:rsidRPr="005C651B">
        <w:rPr>
          <w:rStyle w:val="a6"/>
          <w:rFonts w:hint="cs"/>
          <w:rtl/>
        </w:rPr>
        <w:t>חוזר</w:t>
      </w:r>
      <w:r w:rsidR="005C651B" w:rsidRPr="005C651B">
        <w:rPr>
          <w:rStyle w:val="a6"/>
          <w:rFonts w:hint="cs"/>
          <w:rtl/>
        </w:rPr>
        <w:t>ת</w:t>
      </w:r>
      <w:r w:rsidRPr="005C651B">
        <w:rPr>
          <w:rStyle w:val="a6"/>
          <w:rFonts w:hint="cs"/>
          <w:rtl/>
        </w:rPr>
        <w:t xml:space="preserve"> למקומ</w:t>
      </w:r>
      <w:r w:rsidR="005C651B" w:rsidRPr="002D7488">
        <w:rPr>
          <w:rStyle w:val="a6"/>
          <w:rFonts w:hint="cs"/>
          <w:rtl/>
        </w:rPr>
        <w:t>ה</w:t>
      </w:r>
      <w:r w:rsidR="002D7488">
        <w:rPr>
          <w:rStyle w:val="a6"/>
          <w:rFonts w:hint="cs"/>
          <w:rtl/>
        </w:rPr>
        <w:t xml:space="preserve"> </w:t>
      </w:r>
      <w:r w:rsidR="002D7488" w:rsidRPr="002D7488">
        <w:rPr>
          <w:rStyle w:val="a6"/>
          <w:rFonts w:hint="cs"/>
          <w:rtl/>
        </w:rPr>
        <w:t>[קנס]</w:t>
      </w:r>
      <w:r w:rsidRPr="006F178A">
        <w:rPr>
          <w:rFonts w:hint="cs"/>
          <w:rtl/>
        </w:rPr>
        <w:t xml:space="preserve"> משא</w:t>
      </w:r>
      <w:r w:rsidRPr="006F178A">
        <w:rPr>
          <w:rtl/>
        </w:rPr>
        <w:t>"</w:t>
      </w:r>
      <w:r w:rsidRPr="006F178A">
        <w:rPr>
          <w:rFonts w:hint="cs"/>
          <w:rtl/>
        </w:rPr>
        <w:t>כ בקן</w:t>
      </w:r>
    </w:p>
    <w:p w14:paraId="251424D6" w14:textId="66B1F69D" w:rsidR="00FF3740" w:rsidRPr="006F178A" w:rsidRDefault="00FF3740" w:rsidP="00A056CA">
      <w:pPr>
        <w:rPr>
          <w:rtl/>
        </w:rPr>
      </w:pPr>
      <w:r w:rsidRPr="00A056CA">
        <w:rPr>
          <w:rStyle w:val="a4"/>
          <w:rtl/>
        </w:rPr>
        <w:t>רבא: ומודה ר</w:t>
      </w:r>
      <w:r w:rsidRPr="00A056CA">
        <w:rPr>
          <w:rStyle w:val="a4"/>
          <w:rFonts w:hint="cs"/>
          <w:rtl/>
        </w:rPr>
        <w:t>י</w:t>
      </w:r>
      <w:r w:rsidRPr="00A056CA">
        <w:rPr>
          <w:rStyle w:val="a4"/>
          <w:rtl/>
        </w:rPr>
        <w:t>"</w:t>
      </w:r>
      <w:r w:rsidRPr="00A056CA">
        <w:rPr>
          <w:rStyle w:val="a4"/>
          <w:rFonts w:hint="cs"/>
          <w:rtl/>
        </w:rPr>
        <w:t>ו</w:t>
      </w:r>
      <w:r w:rsidRPr="006F178A">
        <w:rPr>
          <w:rtl/>
        </w:rPr>
        <w:t xml:space="preserve"> באשה שאין לה לא בת ולא בת בת ולא בת בן, ולא אם ולא אם אם ולא אחות, וא</w:t>
      </w:r>
      <w:r w:rsidR="002B6DED">
        <w:rPr>
          <w:rFonts w:hint="cs"/>
          <w:rtl/>
        </w:rPr>
        <w:t>ף</w:t>
      </w:r>
      <w:r w:rsidRPr="006F178A">
        <w:rPr>
          <w:rtl/>
        </w:rPr>
        <w:t xml:space="preserve"> </w:t>
      </w:r>
      <w:r w:rsidRPr="006F178A">
        <w:rPr>
          <w:rFonts w:hint="cs"/>
          <w:rtl/>
        </w:rPr>
        <w:t>ש</w:t>
      </w:r>
      <w:r w:rsidRPr="006F178A">
        <w:rPr>
          <w:rtl/>
        </w:rPr>
        <w:t>היתה לה אחות ונתגרשה לאחר מכאן - דההיא שריא, ד</w:t>
      </w:r>
      <w:r w:rsidR="00C33C59">
        <w:rPr>
          <w:rFonts w:hint="cs"/>
          <w:rtl/>
        </w:rPr>
        <w:t>באותה שעה ש</w:t>
      </w:r>
      <w:r w:rsidRPr="006F178A">
        <w:rPr>
          <w:rtl/>
        </w:rPr>
        <w:t>א"ל ה</w:t>
      </w:r>
      <w:r w:rsidRPr="006F178A">
        <w:rPr>
          <w:rFonts w:hint="cs"/>
          <w:rtl/>
        </w:rPr>
        <w:t>יתה נשואה כשעושהו שליח בדבר שקיים לפניו ולא בדבר שאינו קיים לפניו</w:t>
      </w:r>
      <w:r w:rsidR="00A056CA">
        <w:rPr>
          <w:rFonts w:hint="cs"/>
          <w:rtl/>
        </w:rPr>
        <w:t>.</w:t>
      </w:r>
      <w:r w:rsidRPr="006F178A">
        <w:rPr>
          <w:rFonts w:hint="cs"/>
          <w:rtl/>
        </w:rPr>
        <w:t xml:space="preserve"> </w:t>
      </w:r>
    </w:p>
    <w:p w14:paraId="10D5FDB6" w14:textId="201F13F2" w:rsidR="00FF3740" w:rsidRPr="006F178A" w:rsidRDefault="00FF3740" w:rsidP="00FF3740">
      <w:pPr>
        <w:rPr>
          <w:rtl/>
        </w:rPr>
      </w:pPr>
      <w:r w:rsidRPr="00C33C59">
        <w:rPr>
          <w:rStyle w:val="a4"/>
          <w:rtl/>
        </w:rPr>
        <w:t xml:space="preserve">תנן: </w:t>
      </w:r>
      <w:r w:rsidRPr="006F178A">
        <w:rPr>
          <w:rtl/>
        </w:rPr>
        <w:t>הריני נזיר ועלי לגלח נזיר, ושמע חבירו ואמר ואני ועלי לגלח נזיר, אם היו פקחין מגלחין זה את זה, ואם לאו מגלחין נזירים אחרים</w:t>
      </w:r>
      <w:r w:rsidR="001A7DD4">
        <w:rPr>
          <w:rtl/>
        </w:rPr>
        <w:t>.</w:t>
      </w:r>
    </w:p>
    <w:p w14:paraId="7C72EC08" w14:textId="512019C5" w:rsidR="00FF3740" w:rsidRPr="006F178A" w:rsidRDefault="00FF3740" w:rsidP="00FF3740">
      <w:pPr>
        <w:rPr>
          <w:rtl/>
        </w:rPr>
      </w:pPr>
      <w:r w:rsidRPr="006F178A">
        <w:rPr>
          <w:rtl/>
        </w:rPr>
        <w:t xml:space="preserve">בשלמא </w:t>
      </w:r>
      <w:r w:rsidR="00795CB2">
        <w:rPr>
          <w:rFonts w:hint="cs"/>
          <w:rtl/>
        </w:rPr>
        <w:t>אחרון</w:t>
      </w:r>
      <w:r w:rsidRPr="006F178A">
        <w:rPr>
          <w:rtl/>
        </w:rPr>
        <w:t xml:space="preserve"> </w:t>
      </w:r>
      <w:r w:rsidR="00795CB2">
        <w:rPr>
          <w:rFonts w:hint="cs"/>
          <w:rtl/>
        </w:rPr>
        <w:t>יש ראשון לפניו</w:t>
      </w:r>
      <w:r w:rsidRPr="006F178A">
        <w:rPr>
          <w:rtl/>
        </w:rPr>
        <w:t xml:space="preserve">, </w:t>
      </w:r>
      <w:r w:rsidR="00800948">
        <w:rPr>
          <w:rFonts w:hint="cs"/>
          <w:rtl/>
        </w:rPr>
        <w:t>אבל ביחס ל</w:t>
      </w:r>
      <w:r w:rsidR="00795CB2">
        <w:rPr>
          <w:rFonts w:hint="cs"/>
          <w:rtl/>
        </w:rPr>
        <w:t>ראשון</w:t>
      </w:r>
      <w:r w:rsidRPr="006F178A">
        <w:rPr>
          <w:rtl/>
        </w:rPr>
        <w:t xml:space="preserve"> </w:t>
      </w:r>
      <w:r w:rsidR="00800948">
        <w:rPr>
          <w:rFonts w:hint="cs"/>
          <w:rtl/>
        </w:rPr>
        <w:t>השני עדיין לא היה נזיר</w:t>
      </w:r>
      <w:r w:rsidR="00795CB2">
        <w:rPr>
          <w:rFonts w:hint="cs"/>
          <w:rtl/>
        </w:rPr>
        <w:t xml:space="preserve"> ?</w:t>
      </w:r>
      <w:r w:rsidRPr="006F178A">
        <w:rPr>
          <w:rtl/>
        </w:rPr>
        <w:t xml:space="preserve"> </w:t>
      </w:r>
    </w:p>
    <w:p w14:paraId="5FD5E298" w14:textId="77777777" w:rsidR="00FF3740" w:rsidRPr="006F178A" w:rsidRDefault="00FF3740" w:rsidP="00516202">
      <w:pPr>
        <w:pStyle w:val="affff5"/>
        <w:framePr w:wrap="around"/>
        <w:rPr>
          <w:rtl/>
        </w:rPr>
      </w:pPr>
      <w:r w:rsidRPr="006F178A">
        <w:rPr>
          <w:rFonts w:hint="cs"/>
          <w:rtl/>
        </w:rPr>
        <w:t>יב:</w:t>
      </w:r>
    </w:p>
    <w:p w14:paraId="17C00252" w14:textId="77777777" w:rsidR="002E44F3" w:rsidRDefault="00FF3740" w:rsidP="00A5184B">
      <w:pPr>
        <w:pStyle w:val="36"/>
        <w:framePr w:wrap="notBeside"/>
        <w:rPr>
          <w:rtl/>
        </w:rPr>
      </w:pPr>
      <w:r w:rsidRPr="002E44F3">
        <w:rPr>
          <w:rFonts w:hint="cs"/>
          <w:rtl/>
        </w:rPr>
        <w:t>אלא ה</w:t>
      </w:r>
      <w:r w:rsidRPr="002E44F3">
        <w:rPr>
          <w:rtl/>
        </w:rPr>
        <w:t>"</w:t>
      </w:r>
      <w:r w:rsidRPr="002E44F3">
        <w:rPr>
          <w:rFonts w:hint="cs"/>
          <w:rtl/>
        </w:rPr>
        <w:t>ק</w:t>
      </w:r>
    </w:p>
    <w:p w14:paraId="2B62CC71" w14:textId="20FFFE00" w:rsidR="00FF3740" w:rsidRPr="006F178A" w:rsidRDefault="00FF3740" w:rsidP="00FF3740">
      <w:pPr>
        <w:rPr>
          <w:rtl/>
        </w:rPr>
      </w:pPr>
      <w:r w:rsidRPr="002E44F3">
        <w:rPr>
          <w:rtl/>
        </w:rPr>
        <w:t>:</w:t>
      </w:r>
      <w:r w:rsidRPr="00573137">
        <w:rPr>
          <w:rtl/>
        </w:rPr>
        <w:t xml:space="preserve"> </w:t>
      </w:r>
      <w:r w:rsidRPr="006F178A">
        <w:rPr>
          <w:rFonts w:ascii="FontbitDavid" w:hAnsi="FontbitDavid"/>
          <w:rtl/>
        </w:rPr>
        <w:t xml:space="preserve">אי </w:t>
      </w:r>
      <w:r w:rsidRPr="006F178A">
        <w:rPr>
          <w:rFonts w:ascii="FontbitDavid" w:hAnsi="FontbitDavid" w:hint="cs"/>
          <w:rtl/>
        </w:rPr>
        <w:t>אמצא שהוא נזיר אגלחו</w:t>
      </w:r>
      <w:r w:rsidRPr="006F178A">
        <w:rPr>
          <w:rFonts w:ascii="FontbitDavid" w:hAnsi="FontbitDavid"/>
          <w:rtl/>
        </w:rPr>
        <w:t xml:space="preserve"> </w:t>
      </w:r>
      <w:r w:rsidR="002E44F3">
        <w:rPr>
          <w:rFonts w:ascii="FontbitDavid" w:hAnsi="FontbitDavid" w:hint="cs"/>
          <w:rtl/>
        </w:rPr>
        <w:t xml:space="preserve">וא''כ ג''כ </w:t>
      </w:r>
      <w:r w:rsidR="00800948">
        <w:rPr>
          <w:rFonts w:ascii="FontbitDavid" w:hAnsi="FontbitDavid" w:hint="cs"/>
          <w:rtl/>
        </w:rPr>
        <w:t>ו</w:t>
      </w:r>
      <w:r w:rsidRPr="006F178A">
        <w:rPr>
          <w:rFonts w:ascii="FontbitDavid" w:hAnsi="FontbitDavid"/>
          <w:rtl/>
        </w:rPr>
        <w:t>ה"</w:t>
      </w:r>
      <w:r w:rsidRPr="006F178A">
        <w:rPr>
          <w:rFonts w:ascii="FontbitDavid" w:hAnsi="FontbitDavid" w:hint="cs"/>
          <w:rtl/>
        </w:rPr>
        <w:t xml:space="preserve">נ </w:t>
      </w:r>
      <w:r w:rsidR="00573137">
        <w:rPr>
          <w:rFonts w:ascii="FontbitDavid" w:hAnsi="FontbitDavid" w:hint="cs"/>
          <w:rtl/>
        </w:rPr>
        <w:t xml:space="preserve">באשה </w:t>
      </w:r>
      <w:r w:rsidRPr="006F178A">
        <w:rPr>
          <w:rFonts w:ascii="FontbitDavid" w:hAnsi="FontbitDavid"/>
          <w:rtl/>
        </w:rPr>
        <w:t xml:space="preserve">אי </w:t>
      </w:r>
      <w:r w:rsidRPr="006F178A">
        <w:rPr>
          <w:rFonts w:ascii="FontbitDavid" w:hAnsi="FontbitDavid" w:hint="cs"/>
          <w:rtl/>
        </w:rPr>
        <w:t>אמצא שנתגרשה אקדש אותה</w:t>
      </w:r>
      <w:r w:rsidR="002E44F3">
        <w:rPr>
          <w:rFonts w:ascii="FontbitDavid" w:hAnsi="FontbitDavid" w:hint="cs"/>
          <w:rtl/>
        </w:rPr>
        <w:t>!?</w:t>
      </w:r>
      <w:r w:rsidRPr="006F178A">
        <w:rPr>
          <w:rFonts w:ascii="FontbitDavid" w:hAnsi="FontbitDavid" w:hint="cs"/>
          <w:rtl/>
        </w:rPr>
        <w:t xml:space="preserve"> </w:t>
      </w:r>
    </w:p>
    <w:p w14:paraId="0849E21F" w14:textId="09C56FFA" w:rsidR="00FF3740" w:rsidRPr="002E44F3" w:rsidRDefault="00FF3740" w:rsidP="0073466F">
      <w:pPr>
        <w:pStyle w:val="a3"/>
        <w:rPr>
          <w:rtl/>
        </w:rPr>
      </w:pPr>
      <w:r w:rsidRPr="00991235">
        <w:rPr>
          <w:rtl/>
        </w:rPr>
        <w:t>אמרי:</w:t>
      </w:r>
      <w:r w:rsidRPr="002E44F3">
        <w:rPr>
          <w:rtl/>
        </w:rPr>
        <w:t xml:space="preserve"> לא </w:t>
      </w:r>
      <w:r w:rsidRPr="002E44F3">
        <w:rPr>
          <w:rFonts w:hint="cs"/>
          <w:rtl/>
        </w:rPr>
        <w:t>שולח אדם שליח אלא בדבר שיכול לעשות עכשיו</w:t>
      </w:r>
      <w:r w:rsidR="00991235">
        <w:rPr>
          <w:rFonts w:hint="cs"/>
          <w:rtl/>
        </w:rPr>
        <w:t>.</w:t>
      </w:r>
      <w:r w:rsidRPr="002E44F3">
        <w:rPr>
          <w:rFonts w:hint="cs"/>
          <w:rtl/>
        </w:rPr>
        <w:t xml:space="preserve"> </w:t>
      </w:r>
    </w:p>
    <w:p w14:paraId="1C5F9A69" w14:textId="77777777" w:rsidR="00991235" w:rsidRDefault="00FF3740" w:rsidP="00A5184B">
      <w:pPr>
        <w:pStyle w:val="36"/>
        <w:framePr w:wrap="notBeside"/>
        <w:rPr>
          <w:rtl/>
        </w:rPr>
      </w:pPr>
      <w:r w:rsidRPr="00991235">
        <w:rPr>
          <w:rtl/>
        </w:rPr>
        <w:t>ולא?</w:t>
      </w:r>
    </w:p>
    <w:p w14:paraId="555B5251" w14:textId="77777777" w:rsidR="003E3D14" w:rsidRDefault="00FF3740" w:rsidP="00FF3740">
      <w:pPr>
        <w:rPr>
          <w:rtl/>
        </w:rPr>
      </w:pPr>
      <w:r w:rsidRPr="00991235">
        <w:rPr>
          <w:rtl/>
        </w:rPr>
        <w:t xml:space="preserve"> </w:t>
      </w:r>
      <w:r w:rsidRPr="006F178A">
        <w:rPr>
          <w:rtl/>
        </w:rPr>
        <w:t xml:space="preserve">ת"ש האומר לאפוטרופוס שלו כל נדרים שתדור אשתי מכאן עד שאבוא ממקום פלוני הפר לה, והפר לה, </w:t>
      </w:r>
    </w:p>
    <w:p w14:paraId="2FC449F0" w14:textId="7A285746" w:rsidR="00FF3740" w:rsidRPr="006F178A" w:rsidRDefault="00FF3740" w:rsidP="003E3D14">
      <w:pPr>
        <w:ind w:left="113" w:firstLine="113"/>
        <w:rPr>
          <w:rtl/>
        </w:rPr>
      </w:pPr>
      <w:r w:rsidRPr="00991235">
        <w:rPr>
          <w:rStyle w:val="a4"/>
          <w:rFonts w:hint="cs"/>
          <w:rtl/>
        </w:rPr>
        <w:t xml:space="preserve">ר' יאשיה: </w:t>
      </w:r>
      <w:r w:rsidRPr="006F178A">
        <w:rPr>
          <w:rtl/>
        </w:rPr>
        <w:t>ת"ל:</w:t>
      </w:r>
      <w:r w:rsidRPr="00AF76D0">
        <w:rPr>
          <w:rStyle w:val="afffffe"/>
          <w:rtl/>
        </w:rPr>
        <w:t xml:space="preserve"> </w:t>
      </w:r>
      <w:r w:rsidRPr="00AF76D0">
        <w:rPr>
          <w:rStyle w:val="afffffe"/>
          <w:rFonts w:hint="cs"/>
          <w:rtl/>
        </w:rPr>
        <w:t>'</w:t>
      </w:r>
      <w:r w:rsidRPr="00AF76D0">
        <w:rPr>
          <w:rStyle w:val="afffffe"/>
          <w:rtl/>
        </w:rPr>
        <w:t>אישה יקימנו ואישה יפירנו</w:t>
      </w:r>
      <w:r w:rsidRPr="00AF76D0">
        <w:rPr>
          <w:rStyle w:val="afffffe"/>
          <w:rFonts w:hint="cs"/>
          <w:rtl/>
        </w:rPr>
        <w:t>'</w:t>
      </w:r>
      <w:r w:rsidRPr="00AF76D0">
        <w:rPr>
          <w:rStyle w:val="afffffe"/>
          <w:rtl/>
        </w:rPr>
        <w:t>,</w:t>
      </w:r>
      <w:r w:rsidRPr="006F178A">
        <w:rPr>
          <w:rtl/>
        </w:rPr>
        <w:t xml:space="preserve"> </w:t>
      </w:r>
      <w:r w:rsidR="003E3D14" w:rsidRPr="003E3D14">
        <w:rPr>
          <w:rStyle w:val="a6"/>
          <w:rFonts w:hint="cs"/>
          <w:rtl/>
        </w:rPr>
        <w:t>ולא אפוטרופוס</w:t>
      </w:r>
    </w:p>
    <w:p w14:paraId="18553C8E" w14:textId="464E7DAA" w:rsidR="00FF3740" w:rsidRPr="006F178A" w:rsidRDefault="00FF3740" w:rsidP="003E3D14">
      <w:pPr>
        <w:ind w:left="113" w:firstLine="113"/>
        <w:rPr>
          <w:rtl/>
        </w:rPr>
      </w:pPr>
      <w:r w:rsidRPr="00991235">
        <w:rPr>
          <w:rStyle w:val="a4"/>
          <w:rtl/>
        </w:rPr>
        <w:t>ור' יונתן</w:t>
      </w:r>
      <w:r w:rsidRPr="006F178A">
        <w:rPr>
          <w:rtl/>
        </w:rPr>
        <w:t>: מצינו בכל מקום ששלוחו של אדם כמותו</w:t>
      </w:r>
      <w:r w:rsidR="001A7DD4">
        <w:rPr>
          <w:rtl/>
        </w:rPr>
        <w:t>.</w:t>
      </w:r>
    </w:p>
    <w:p w14:paraId="1900C830" w14:textId="14A1A681" w:rsidR="00FF3740" w:rsidRPr="006F178A" w:rsidRDefault="00FF3740" w:rsidP="00FF3740">
      <w:pPr>
        <w:rPr>
          <w:rtl/>
        </w:rPr>
      </w:pPr>
      <w:r w:rsidRPr="006F178A">
        <w:rPr>
          <w:rtl/>
        </w:rPr>
        <w:t>טע</w:t>
      </w:r>
      <w:r w:rsidR="00991235">
        <w:rPr>
          <w:rFonts w:hint="cs"/>
          <w:rtl/>
        </w:rPr>
        <w:t>ם</w:t>
      </w:r>
      <w:r w:rsidRPr="00AF76D0">
        <w:rPr>
          <w:rStyle w:val="afffffe"/>
          <w:rtl/>
        </w:rPr>
        <w:t xml:space="preserve"> </w:t>
      </w:r>
      <w:r w:rsidR="00991235">
        <w:rPr>
          <w:rStyle w:val="afffffe"/>
          <w:rFonts w:hint="cs"/>
          <w:rtl/>
        </w:rPr>
        <w:t>ד</w:t>
      </w:r>
      <w:r w:rsidRPr="00AF76D0">
        <w:rPr>
          <w:rStyle w:val="afffffe"/>
          <w:rFonts w:hint="cs"/>
          <w:rtl/>
        </w:rPr>
        <w:t>'</w:t>
      </w:r>
      <w:r w:rsidRPr="00AF76D0">
        <w:rPr>
          <w:rStyle w:val="afffffe"/>
          <w:rtl/>
        </w:rPr>
        <w:t>אישה יקימנו ואישה יפירנו</w:t>
      </w:r>
      <w:r w:rsidRPr="00AF76D0">
        <w:rPr>
          <w:rStyle w:val="afffffe"/>
          <w:rFonts w:hint="cs"/>
          <w:rtl/>
        </w:rPr>
        <w:t>'</w:t>
      </w:r>
      <w:r w:rsidRPr="00AF76D0">
        <w:rPr>
          <w:rStyle w:val="afffffe"/>
          <w:rtl/>
        </w:rPr>
        <w:t>,</w:t>
      </w:r>
      <w:r w:rsidRPr="006F178A">
        <w:rPr>
          <w:rtl/>
        </w:rPr>
        <w:t xml:space="preserve"> הא לאו הכי אפוטרופוס מיפר, </w:t>
      </w:r>
    </w:p>
    <w:p w14:paraId="664B505C" w14:textId="67F32034" w:rsidR="00EF6852" w:rsidRDefault="00FF3740" w:rsidP="00FF3740">
      <w:pPr>
        <w:rPr>
          <w:rtl/>
        </w:rPr>
      </w:pPr>
      <w:r w:rsidRPr="00991235">
        <w:rPr>
          <w:rStyle w:val="a4"/>
          <w:rtl/>
        </w:rPr>
        <w:t>ו</w:t>
      </w:r>
      <w:r w:rsidR="00AD5549">
        <w:rPr>
          <w:rStyle w:val="a4"/>
          <w:rFonts w:hint="cs"/>
          <w:rtl/>
        </w:rPr>
        <w:t>לגבי</w:t>
      </w:r>
      <w:r w:rsidR="00194F1F">
        <w:rPr>
          <w:rStyle w:val="a4"/>
          <w:rFonts w:hint="cs"/>
          <w:rtl/>
        </w:rPr>
        <w:t xml:space="preserve"> בעל עצמו</w:t>
      </w:r>
      <w:r w:rsidRPr="00991235">
        <w:rPr>
          <w:rStyle w:val="a4"/>
          <w:rtl/>
        </w:rPr>
        <w:t>:</w:t>
      </w:r>
      <w:r w:rsidRPr="006F178A">
        <w:rPr>
          <w:rtl/>
        </w:rPr>
        <w:t xml:space="preserve"> </w:t>
      </w:r>
      <w:r w:rsidR="00AD5549">
        <w:rPr>
          <w:rFonts w:hint="cs"/>
          <w:rtl/>
        </w:rPr>
        <w:t xml:space="preserve">אם אמר </w:t>
      </w:r>
      <w:r w:rsidRPr="006F178A">
        <w:rPr>
          <w:rtl/>
        </w:rPr>
        <w:t xml:space="preserve">כל נדרים שתדורי מכאן ועד שאבא ממקום פלוני </w:t>
      </w:r>
      <w:r w:rsidRPr="00766B62">
        <w:rPr>
          <w:rFonts w:cs="BA Vilna Bold"/>
          <w:rtl/>
        </w:rPr>
        <w:t>יהו קיימין</w:t>
      </w:r>
      <w:r w:rsidRPr="006F178A">
        <w:rPr>
          <w:rtl/>
        </w:rPr>
        <w:t xml:space="preserve"> - לא אמר כלום, </w:t>
      </w:r>
    </w:p>
    <w:p w14:paraId="4E0CA08B" w14:textId="184852BA" w:rsidR="00FF3740" w:rsidRPr="006F178A" w:rsidRDefault="00FF3740" w:rsidP="00AD5549">
      <w:pPr>
        <w:ind w:left="226" w:firstLine="113"/>
        <w:rPr>
          <w:rtl/>
        </w:rPr>
      </w:pPr>
      <w:r w:rsidRPr="00766B62">
        <w:rPr>
          <w:rFonts w:cs="BA Vilna Bold"/>
          <w:rtl/>
        </w:rPr>
        <w:t>הרי הן מופרין</w:t>
      </w:r>
      <w:r w:rsidRPr="00EF6852">
        <w:rPr>
          <w:rStyle w:val="a4"/>
          <w:rtl/>
        </w:rPr>
        <w:t xml:space="preserve"> - ר"א</w:t>
      </w:r>
      <w:r w:rsidR="00EF6852">
        <w:rPr>
          <w:rStyle w:val="a4"/>
          <w:rFonts w:hint="cs"/>
          <w:rtl/>
        </w:rPr>
        <w:t>:</w:t>
      </w:r>
      <w:r w:rsidRPr="00EF6852">
        <w:rPr>
          <w:rStyle w:val="a4"/>
          <w:rtl/>
        </w:rPr>
        <w:t xml:space="preserve"> </w:t>
      </w:r>
      <w:r w:rsidRPr="006F178A">
        <w:rPr>
          <w:rtl/>
        </w:rPr>
        <w:t xml:space="preserve">מופר, </w:t>
      </w:r>
      <w:r w:rsidRPr="00EF6852">
        <w:rPr>
          <w:rStyle w:val="a4"/>
          <w:rtl/>
        </w:rPr>
        <w:t xml:space="preserve">וחכ"א: </w:t>
      </w:r>
      <w:r w:rsidRPr="006F178A">
        <w:rPr>
          <w:rtl/>
        </w:rPr>
        <w:t>אינו מופר</w:t>
      </w:r>
      <w:r w:rsidR="001A7DD4">
        <w:rPr>
          <w:rtl/>
        </w:rPr>
        <w:t>.</w:t>
      </w:r>
    </w:p>
    <w:p w14:paraId="5B0AD222" w14:textId="60462E50" w:rsidR="005A46BE" w:rsidRDefault="00FF3740" w:rsidP="00FF3740">
      <w:pPr>
        <w:rPr>
          <w:rtl/>
        </w:rPr>
      </w:pPr>
      <w:r w:rsidRPr="009A585B">
        <w:rPr>
          <w:rStyle w:val="a4"/>
          <w:rtl/>
        </w:rPr>
        <w:t>ס"ד</w:t>
      </w:r>
      <w:r w:rsidRPr="006F178A">
        <w:rPr>
          <w:rtl/>
        </w:rPr>
        <w:t xml:space="preserve"> </w:t>
      </w:r>
      <w:r w:rsidR="00194F1F">
        <w:rPr>
          <w:rStyle w:val="a4"/>
          <w:rFonts w:hint="cs"/>
          <w:rtl/>
        </w:rPr>
        <w:t>ד</w:t>
      </w:r>
      <w:r w:rsidRPr="005A46BE">
        <w:rPr>
          <w:rStyle w:val="a4"/>
          <w:rtl/>
        </w:rPr>
        <w:t>רבי יאשיה - אליבא דרבנן</w:t>
      </w:r>
      <w:r w:rsidRPr="006F178A">
        <w:rPr>
          <w:rtl/>
        </w:rPr>
        <w:t xml:space="preserve"> </w:t>
      </w:r>
      <w:r w:rsidR="005A46BE">
        <w:rPr>
          <w:rFonts w:hint="cs"/>
          <w:rtl/>
        </w:rPr>
        <w:t>דאינו יכול להפר</w:t>
      </w:r>
    </w:p>
    <w:p w14:paraId="5577DCCC" w14:textId="1A200FCC" w:rsidR="00FF3740" w:rsidRPr="006F178A" w:rsidRDefault="00FF3740" w:rsidP="00FF3740">
      <w:pPr>
        <w:rPr>
          <w:rtl/>
        </w:rPr>
      </w:pPr>
      <w:r w:rsidRPr="006F178A">
        <w:rPr>
          <w:rtl/>
        </w:rPr>
        <w:t xml:space="preserve">ואי לאו </w:t>
      </w:r>
      <w:r w:rsidR="009A585B">
        <w:rPr>
          <w:rFonts w:hint="cs"/>
          <w:rtl/>
        </w:rPr>
        <w:t>ד</w:t>
      </w:r>
      <w:r w:rsidRPr="00A346E3">
        <w:rPr>
          <w:rStyle w:val="afffffe"/>
          <w:rtl/>
        </w:rPr>
        <w:t>אישה יקימנו ואישה יפירנו</w:t>
      </w:r>
      <w:r w:rsidRPr="006F178A">
        <w:rPr>
          <w:rtl/>
        </w:rPr>
        <w:t xml:space="preserve">, אפוטרופוס מיפר! </w:t>
      </w:r>
    </w:p>
    <w:p w14:paraId="725E51F4" w14:textId="704B8BBD" w:rsidR="00FF3740" w:rsidRPr="005A46BE" w:rsidRDefault="00220455" w:rsidP="007B4B80">
      <w:pPr>
        <w:rPr>
          <w:rtl/>
        </w:rPr>
      </w:pPr>
      <w:r>
        <w:rPr>
          <w:rStyle w:val="a4"/>
          <w:rFonts w:hint="cs"/>
          <w:rtl/>
        </w:rPr>
        <w:t xml:space="preserve">לעולם: </w:t>
      </w:r>
      <w:r>
        <w:rPr>
          <w:rFonts w:hint="cs"/>
          <w:rtl/>
        </w:rPr>
        <w:t xml:space="preserve">בעל עצמו </w:t>
      </w:r>
      <w:r w:rsidR="00FF3740" w:rsidRPr="005A46BE">
        <w:rPr>
          <w:rFonts w:hint="eastAsia"/>
          <w:rtl/>
        </w:rPr>
        <w:t>יכול</w:t>
      </w:r>
      <w:r w:rsidR="00FF3740" w:rsidRPr="005A46BE">
        <w:rPr>
          <w:rtl/>
        </w:rPr>
        <w:t xml:space="preserve"> </w:t>
      </w:r>
      <w:r w:rsidR="00FF3740" w:rsidRPr="005A46BE">
        <w:rPr>
          <w:rFonts w:hint="eastAsia"/>
          <w:rtl/>
        </w:rPr>
        <w:t>להפר</w:t>
      </w:r>
      <w:r w:rsidR="00FF3740" w:rsidRPr="005A46BE">
        <w:rPr>
          <w:rtl/>
        </w:rPr>
        <w:t xml:space="preserve"> </w:t>
      </w:r>
      <w:r>
        <w:rPr>
          <w:rFonts w:hint="cs"/>
          <w:rtl/>
        </w:rPr>
        <w:t>ומ</w:t>
      </w:r>
      <w:r w:rsidR="0009354C">
        <w:rPr>
          <w:rFonts w:hint="cs"/>
          <w:rtl/>
        </w:rPr>
        <w:t>מנהו</w:t>
      </w:r>
      <w:r w:rsidR="00FF3740" w:rsidRPr="005A46BE">
        <w:rPr>
          <w:rtl/>
        </w:rPr>
        <w:t xml:space="preserve"> שליח שמא יש</w:t>
      </w:r>
      <w:r w:rsidR="0093574B">
        <w:rPr>
          <w:rFonts w:hint="cs"/>
          <w:rtl/>
        </w:rPr>
        <w:t>כח</w:t>
      </w:r>
      <w:r w:rsidR="00FF3740" w:rsidRPr="005A46BE">
        <w:rPr>
          <w:rtl/>
        </w:rPr>
        <w:t xml:space="preserve"> יכעס או יטרד</w:t>
      </w:r>
      <w:r w:rsidR="00A76142">
        <w:rPr>
          <w:rFonts w:hint="cs"/>
          <w:rtl/>
        </w:rPr>
        <w:t>.</w:t>
      </w:r>
      <w:r w:rsidR="00FF3740" w:rsidRPr="005A46BE">
        <w:rPr>
          <w:rtl/>
        </w:rPr>
        <w:t xml:space="preserve"> </w:t>
      </w:r>
    </w:p>
    <w:p w14:paraId="277AE14C" w14:textId="77777777" w:rsidR="00FF3740" w:rsidRPr="006F178A" w:rsidRDefault="00FF3740" w:rsidP="000F6CD2">
      <w:pPr>
        <w:pStyle w:val="afffffb"/>
        <w:rPr>
          <w:rtl/>
        </w:rPr>
      </w:pPr>
      <w:r>
        <w:rPr>
          <w:rtl/>
        </w:rPr>
        <w:t>׹</w:t>
      </w:r>
    </w:p>
    <w:p>
      <w:pPr>
        <w:pStyle w:val="affffff2"/>
        <w:rPr>
          <w:ins w:id="20276" w:author="קלוד" w:date="2026-10-06T10:09:33Z"/>
        </w:rPr>
      </w:pPr>
      <w:ins w:id="20275" w:author="קלוד" w:date="2026-10-06T10:09:33Z">
        <w:r>
          <w:t xml:space="preserve">משנה ו</w:t>
        </w:r>
      </w:ins>
    </w:p>
    <w:p w14:paraId="20307ADE" w14:textId="77777777" w:rsidR="00FF3740" w:rsidRPr="006F178A" w:rsidRDefault="00FF3740" w:rsidP="00FF3740">
      <w:pPr>
        <w:pStyle w:val="affffb"/>
        <w:spacing w:before="120"/>
        <w:rPr>
          <w:rtl/>
        </w:rPr>
        <w:pPrChange w:id="90015" w:author="קלוד" w:date="2026-10-08T12:08:16Z">
          <w:pPr>
            <w:pStyle w:val="affffb"/>
          </w:pPr>
        </w:pPrChange>
      </w:pPr>
      <w:r w:rsidRPr="006F178A">
        <w:rPr>
          <w:rtl/>
        </w:rPr>
        <w:t xml:space="preserve">הרי עלי לגלח חצי נזיר, ושמע חבירו ואמר ואני עלי לגלח חצי נזיר </w:t>
      </w:r>
    </w:p>
    <w:p w14:paraId="7EE66758" w14:textId="19325C34" w:rsidR="00FF3740" w:rsidRPr="006F178A" w:rsidRDefault="00FF3740" w:rsidP="00FF3740">
      <w:pPr>
        <w:pStyle w:val="affffb"/>
        <w:rPr>
          <w:rtl/>
        </w:rPr>
      </w:pPr>
      <w:r w:rsidRPr="00F52DF6">
        <w:rPr>
          <w:rStyle w:val="TanaimMishna"/>
          <w:rFonts w:hint="cs"/>
          <w:rtl/>
          <w:rPrChange w:id="20033" w:author="קלוד" w:date="2026-10-06T10:09:33Z">
            <w:rPr>
              <w:rStyle w:val="a4"/>
              <w:rFonts w:hint="cs"/>
              <w:rtl/>
            </w:rPr>
          </w:rPrChange>
        </w:rPr>
        <w:t xml:space="preserve"> </w:t>
      </w:r>
      <w:r w:rsidRPr="00F52DF6">
        <w:rPr>
          <w:rStyle w:val="TanaimMishna"/>
          <w:rFonts w:hint="cs"/>
          <w:rtl/>
          <w:rPrChange w:id="20034" w:author="קלוד" w:date="2026-10-06T10:09:33Z">
            <w:rPr>
              <w:rStyle w:val="a4"/>
              <w:rFonts w:hint="cs"/>
              <w:rtl/>
            </w:rPr>
          </w:rPrChange>
        </w:rPr>
        <w:tab/>
        <w:t>לר</w:t>
      </w:r>
      <w:r w:rsidRPr="00F52DF6">
        <w:rPr>
          <w:rStyle w:val="TanaimMishna"/>
          <w:rtl/>
          <w:rPrChange w:id="20035" w:author="קלוד" w:date="2026-10-06T10:09:33Z">
            <w:rPr>
              <w:rStyle w:val="a4"/>
              <w:rtl/>
            </w:rPr>
          </w:rPrChange>
        </w:rPr>
        <w:t>"</w:t>
      </w:r>
      <w:r w:rsidRPr="00F52DF6">
        <w:rPr>
          <w:rStyle w:val="TanaimMishna"/>
          <w:rFonts w:hint="cs"/>
          <w:rtl/>
          <w:rPrChange w:id="20036" w:author="קלוד" w:date="2026-10-06T10:09:33Z">
            <w:rPr>
              <w:rStyle w:val="a4"/>
              <w:rFonts w:hint="cs"/>
              <w:rtl/>
            </w:rPr>
          </w:rPrChange>
        </w:rPr>
        <w:t>מ</w:t>
      </w:r>
      <w:r>
        <w:rPr>
          <w:rStyle w:val="TanaimMishna"/>
          <w:rFonts w:hint="cs"/>
          <w:rtl/>
          <w:rPrChange w:id="41075" w:author="Claude" w:date="2026-10-07T09:25:01Z">
            <w:rPr>
              <w:rFonts w:hint="cs"/>
              <w:rtl/>
            </w:rPr>
          </w:rPrChange>
        </w:rPr>
        <w:t xml:space="preserve">:</w:t>
      </w:r>
      <w:r w:rsidRPr="006F178A">
        <w:rPr>
          <w:rtl/>
        </w:rPr>
        <w:t xml:space="preserve"> זה מגלח נזיר שלם, וזה מגלח נזיר שלם</w:t>
      </w:r>
      <w:r w:rsidR="001A7DD4">
        <w:rPr>
          <w:rtl/>
        </w:rPr>
        <w:t>.</w:t>
      </w:r>
    </w:p>
    <w:p w14:paraId="68178CDC" w14:textId="00600D23" w:rsidR="00FF3740" w:rsidRPr="006F178A" w:rsidRDefault="00FF3740" w:rsidP="00FF3740">
      <w:pPr>
        <w:pStyle w:val="affffb"/>
        <w:rPr>
          <w:rtl/>
        </w:rPr>
      </w:pPr>
      <w:r w:rsidRPr="006F178A">
        <w:rPr>
          <w:rFonts w:hint="cs"/>
          <w:rtl/>
        </w:rPr>
        <w:lastRenderedPageBreak/>
        <w:t xml:space="preserve"> </w:t>
      </w:r>
      <w:r w:rsidRPr="006F178A">
        <w:rPr>
          <w:rFonts w:hint="cs"/>
          <w:rtl/>
        </w:rPr>
        <w:tab/>
      </w:r>
      <w:r w:rsidRPr="00F52DF6">
        <w:rPr>
          <w:rStyle w:val="TanaimMishna"/>
          <w:rtl/>
          <w:rPrChange w:id="20037" w:author="קלוד" w:date="2026-10-06T10:09:33Z">
            <w:rPr>
              <w:rStyle w:val="a4"/>
              <w:rtl/>
            </w:rPr>
          </w:rPrChange>
        </w:rPr>
        <w:t>וחכ</w:t>
      </w:r>
      <w:r w:rsidR="002C6951">
        <w:rPr>
          <w:rStyle w:val="TanaimMishna"/>
          <w:rFonts w:hint="cs"/>
          <w:rtl/>
          <w:rPrChange w:id="20038" w:author="קלוד" w:date="2026-10-06T10:09:33Z">
            <w:rPr>
              <w:rStyle w:val="a4"/>
              <w:rFonts w:hint="cs"/>
              <w:rtl/>
            </w:rPr>
          </w:rPrChange>
        </w:rPr>
        <w:t>"א</w:t>
      </w:r>
      <w:r w:rsidRPr="00F52DF6">
        <w:rPr>
          <w:rStyle w:val="TanaimMishna"/>
          <w:rtl/>
          <w:rPrChange w:id="20039" w:author="קלוד" w:date="2026-10-06T10:09:33Z">
            <w:rPr>
              <w:rStyle w:val="a4"/>
              <w:rtl/>
            </w:rPr>
          </w:rPrChange>
        </w:rPr>
        <w:t>:</w:t>
      </w:r>
      <w:r w:rsidRPr="006F178A">
        <w:rPr>
          <w:rtl/>
        </w:rPr>
        <w:t xml:space="preserve"> זה מגלח חצי נזיר, וזה מגלח חצי נזיר.</w:t>
      </w:r>
    </w:p>
    <w:p w14:paraId="6A83B15B" w14:textId="181FA012" w:rsidR="00FF3740" w:rsidRPr="00AD2620" w:rsidRDefault="00AD2620" w:rsidP="00BA44EB">
      <w:pPr>
        <w:pStyle w:val="a7"/>
        <w:rPr>
          <w:rtl/>
        </w:rPr>
      </w:pPr>
      <w:r w:rsidRPr="00AD2620">
        <w:rPr>
          <w:rtl/>
        </w:rPr>
        <w:t>חצי קרבן או חצי נזיר</w:t>
      </w:r>
    </w:p>
    <w:p w14:paraId="0A8E9D6B" w14:textId="26A9EFAA" w:rsidR="00F52DF6" w:rsidRDefault="00FF3740" w:rsidP="00FF3740">
      <w:pPr>
        <w:rPr>
          <w:rtl/>
        </w:rPr>
      </w:pPr>
      <w:r w:rsidRPr="00F52DF6">
        <w:rPr>
          <w:rStyle w:val="a4"/>
          <w:rtl/>
        </w:rPr>
        <w:t xml:space="preserve">רבא: </w:t>
      </w:r>
      <w:r w:rsidR="00BD402C" w:rsidRPr="00AE59AE">
        <w:rPr>
          <w:rStyle w:val="a4"/>
          <w:rFonts w:hint="cs"/>
          <w:rtl/>
        </w:rPr>
        <w:t>לכו''ע</w:t>
      </w:r>
      <w:r w:rsidR="00BD402C" w:rsidRPr="00BD402C">
        <w:rPr>
          <w:rFonts w:hint="cs"/>
          <w:rtl/>
        </w:rPr>
        <w:t xml:space="preserve"> כשאמר</w:t>
      </w:r>
      <w:r w:rsidRPr="006F178A">
        <w:rPr>
          <w:rtl/>
        </w:rPr>
        <w:t xml:space="preserve"> חצי קרבנות נזיר עלי</w:t>
      </w:r>
      <w:r w:rsidR="00AE59AE">
        <w:rPr>
          <w:rFonts w:hint="cs"/>
          <w:rtl/>
        </w:rPr>
        <w:t>-</w:t>
      </w:r>
      <w:r w:rsidRPr="006F178A">
        <w:rPr>
          <w:rtl/>
        </w:rPr>
        <w:t xml:space="preserve"> </w:t>
      </w:r>
      <w:r w:rsidR="00BD402C">
        <w:rPr>
          <w:rFonts w:hint="cs"/>
          <w:rtl/>
        </w:rPr>
        <w:t xml:space="preserve">מביא </w:t>
      </w:r>
      <w:r w:rsidRPr="006F178A">
        <w:rPr>
          <w:rtl/>
        </w:rPr>
        <w:t>חצי קרבן קרבנות חצי נזיר עלי</w:t>
      </w:r>
      <w:r w:rsidR="00AE59AE">
        <w:rPr>
          <w:rFonts w:hint="cs"/>
          <w:rtl/>
        </w:rPr>
        <w:t>-</w:t>
      </w:r>
      <w:r w:rsidRPr="006F178A">
        <w:rPr>
          <w:rtl/>
        </w:rPr>
        <w:t xml:space="preserve"> </w:t>
      </w:r>
      <w:r w:rsidR="00AE59AE">
        <w:rPr>
          <w:rFonts w:hint="cs"/>
          <w:rtl/>
        </w:rPr>
        <w:t>מביא קרבן שלם שאין נזירות לחצאין.</w:t>
      </w:r>
    </w:p>
    <w:p w14:paraId="6B027E7C" w14:textId="75C653B4" w:rsidR="007004D5" w:rsidRPr="00B84EC4" w:rsidRDefault="00FF3740" w:rsidP="00FF3740">
      <w:pPr>
        <w:rPr>
          <w:spacing w:val="-4"/>
          <w:rtl/>
        </w:rPr>
      </w:pPr>
      <w:r w:rsidRPr="00B84EC4">
        <w:rPr>
          <w:rStyle w:val="a4"/>
          <w:spacing w:val="-4"/>
          <w:rtl/>
        </w:rPr>
        <w:t>ו</w:t>
      </w:r>
      <w:r w:rsidR="00585A64" w:rsidRPr="00B84EC4">
        <w:rPr>
          <w:rStyle w:val="a4"/>
          <w:spacing w:val="-4"/>
          <w:rtl/>
        </w:rPr>
        <w:t>חלקו</w:t>
      </w:r>
      <w:r w:rsidRPr="00B84EC4">
        <w:rPr>
          <w:spacing w:val="-4"/>
          <w:rtl/>
        </w:rPr>
        <w:t xml:space="preserve"> ב</w:t>
      </w:r>
      <w:r w:rsidR="007004D5" w:rsidRPr="00B84EC4">
        <w:rPr>
          <w:rFonts w:hint="cs"/>
          <w:spacing w:val="-4"/>
          <w:rtl/>
        </w:rPr>
        <w:t>כה''ג</w:t>
      </w:r>
      <w:r w:rsidRPr="00B84EC4">
        <w:rPr>
          <w:spacing w:val="-4"/>
          <w:rtl/>
        </w:rPr>
        <w:t xml:space="preserve"> דמתני', </w:t>
      </w:r>
      <w:r w:rsidR="00F52DF6" w:rsidRPr="00B84EC4">
        <w:rPr>
          <w:rStyle w:val="a4"/>
          <w:rFonts w:hint="cs"/>
          <w:spacing w:val="-4"/>
          <w:rtl/>
        </w:rPr>
        <w:t>ל</w:t>
      </w:r>
      <w:r w:rsidRPr="00B84EC4">
        <w:rPr>
          <w:rStyle w:val="a4"/>
          <w:spacing w:val="-4"/>
          <w:rtl/>
        </w:rPr>
        <w:t>ר"מ</w:t>
      </w:r>
      <w:r w:rsidR="00F52DF6" w:rsidRPr="00B84EC4">
        <w:rPr>
          <w:rFonts w:hint="cs"/>
          <w:spacing w:val="-4"/>
          <w:rtl/>
        </w:rPr>
        <w:t>:</w:t>
      </w:r>
      <w:r w:rsidR="00F52DF6" w:rsidRPr="00B84EC4">
        <w:rPr>
          <w:rFonts w:hint="cs"/>
          <w:spacing w:val="-4"/>
        </w:rPr>
        <w:t xml:space="preserve"> </w:t>
      </w:r>
      <w:r w:rsidRPr="00B84EC4">
        <w:rPr>
          <w:spacing w:val="-4"/>
          <w:rtl/>
        </w:rPr>
        <w:t xml:space="preserve">כיון </w:t>
      </w:r>
      <w:r w:rsidR="007004D5" w:rsidRPr="00B84EC4">
        <w:rPr>
          <w:rFonts w:hint="cs"/>
          <w:spacing w:val="-4"/>
          <w:rtl/>
        </w:rPr>
        <w:t>ש</w:t>
      </w:r>
      <w:r w:rsidRPr="00B84EC4">
        <w:rPr>
          <w:spacing w:val="-4"/>
          <w:rtl/>
        </w:rPr>
        <w:t>אמר הרי עלי</w:t>
      </w:r>
      <w:r w:rsidR="003B3B2F" w:rsidRPr="00B84EC4">
        <w:rPr>
          <w:rFonts w:hint="cs"/>
          <w:spacing w:val="-4"/>
          <w:rtl/>
        </w:rPr>
        <w:t xml:space="preserve"> -</w:t>
      </w:r>
      <w:r w:rsidR="007004D5" w:rsidRPr="00B84EC4">
        <w:rPr>
          <w:rFonts w:hint="cs"/>
          <w:spacing w:val="-4"/>
          <w:rtl/>
        </w:rPr>
        <w:t xml:space="preserve">התחייב בקרבן </w:t>
      </w:r>
    </w:p>
    <w:p w14:paraId="5937DD4E" w14:textId="28C4A87D" w:rsidR="00FF3740" w:rsidRPr="00B84EC4" w:rsidRDefault="00FF3740" w:rsidP="00FF3740">
      <w:pPr>
        <w:rPr>
          <w:spacing w:val="-6"/>
          <w:rtl/>
        </w:rPr>
      </w:pPr>
      <w:r w:rsidRPr="00B84EC4">
        <w:rPr>
          <w:spacing w:val="-6"/>
          <w:rtl/>
        </w:rPr>
        <w:t>וכ</w:t>
      </w:r>
      <w:r w:rsidRPr="00B84EC4">
        <w:rPr>
          <w:rFonts w:hint="cs"/>
          <w:spacing w:val="-6"/>
          <w:rtl/>
        </w:rPr>
        <w:t>ש</w:t>
      </w:r>
      <w:r w:rsidRPr="00B84EC4">
        <w:rPr>
          <w:spacing w:val="-6"/>
          <w:rtl/>
        </w:rPr>
        <w:t xml:space="preserve">אמר חצי נזירות </w:t>
      </w:r>
      <w:r w:rsidR="007004D5" w:rsidRPr="00B84EC4">
        <w:rPr>
          <w:rFonts w:hint="cs"/>
          <w:spacing w:val="-6"/>
          <w:rtl/>
        </w:rPr>
        <w:t>אין לזה משמעות</w:t>
      </w:r>
      <w:r w:rsidRPr="00B84EC4">
        <w:rPr>
          <w:spacing w:val="-6"/>
          <w:rtl/>
        </w:rPr>
        <w:t xml:space="preserve">, </w:t>
      </w:r>
      <w:r w:rsidRPr="00B84EC4">
        <w:rPr>
          <w:rStyle w:val="a4"/>
          <w:spacing w:val="-6"/>
          <w:rtl/>
        </w:rPr>
        <w:t>ו</w:t>
      </w:r>
      <w:r w:rsidR="007004D5" w:rsidRPr="00B84EC4">
        <w:rPr>
          <w:rStyle w:val="a4"/>
          <w:rFonts w:hint="cs"/>
          <w:spacing w:val="-6"/>
          <w:rtl/>
        </w:rPr>
        <w:t>ל</w:t>
      </w:r>
      <w:r w:rsidRPr="00B84EC4">
        <w:rPr>
          <w:rStyle w:val="a4"/>
          <w:spacing w:val="-6"/>
          <w:rtl/>
        </w:rPr>
        <w:t xml:space="preserve">רבנן: </w:t>
      </w:r>
      <w:r w:rsidRPr="00B84EC4">
        <w:rPr>
          <w:spacing w:val="-6"/>
          <w:rtl/>
        </w:rPr>
        <w:t>נדר ופתח עמו הוא.</w:t>
      </w:r>
    </w:p>
    <w:p w14:paraId="4F31CCBB" w14:textId="77777777" w:rsidR="00FF3740" w:rsidRPr="006F178A" w:rsidRDefault="00FF3740" w:rsidP="000F6CD2">
      <w:pPr>
        <w:pStyle w:val="afffffb"/>
        <w:rPr>
          <w:rtl/>
        </w:rPr>
      </w:pPr>
      <w:r>
        <w:rPr>
          <w:rtl/>
        </w:rPr>
        <w:t>׹</w:t>
      </w:r>
    </w:p>
    <w:p>
      <w:pPr>
        <w:pStyle w:val="affffff2"/>
        <w:rPr>
          <w:ins w:id="20278" w:author="קלוד" w:date="2026-10-06T10:09:33Z"/>
        </w:rPr>
      </w:pPr>
      <w:ins w:id="20277" w:author="קלוד" w:date="2026-10-06T10:09:33Z">
        <w:r>
          <w:t xml:space="preserve">משנה ז</w:t>
        </w:r>
      </w:ins>
    </w:p>
    <w:p w14:paraId="30C7019C" w14:textId="77777777" w:rsidR="00FF3740" w:rsidRPr="006F178A" w:rsidRDefault="00FF3740" w:rsidP="00FF3740">
      <w:pPr>
        <w:pStyle w:val="affffb"/>
        <w:spacing w:before="120"/>
        <w:rPr>
          <w:rtl/>
        </w:rPr>
        <w:pPrChange w:id="90016" w:author="קלוד" w:date="2026-10-08T12:08:16Z">
          <w:pPr>
            <w:pStyle w:val="affffb"/>
          </w:pPr>
        </w:pPrChange>
      </w:pPr>
      <w:r w:rsidRPr="006F178A">
        <w:rPr>
          <w:rtl/>
        </w:rPr>
        <w:t xml:space="preserve">הריני נזיר לכשיהיה לי בן, ונולד לו בן - הרי זה נזיר, </w:t>
      </w:r>
    </w:p>
    <w:p w14:paraId="5D95920A" w14:textId="262525AA" w:rsidR="00FF3740" w:rsidRPr="006F178A" w:rsidRDefault="00FF3740" w:rsidP="00FF3740">
      <w:pPr>
        <w:pStyle w:val="affffb"/>
        <w:rPr>
          <w:rtl/>
        </w:rPr>
      </w:pPr>
      <w:r w:rsidRPr="006F178A">
        <w:rPr>
          <w:rFonts w:hint="cs"/>
          <w:rtl/>
        </w:rPr>
        <w:t xml:space="preserve"> </w:t>
      </w:r>
      <w:r w:rsidRPr="006F178A">
        <w:rPr>
          <w:rFonts w:hint="cs"/>
          <w:rtl/>
        </w:rPr>
        <w:tab/>
      </w:r>
      <w:r w:rsidRPr="006F178A">
        <w:rPr>
          <w:rFonts w:hint="cs"/>
          <w:rtl/>
        </w:rPr>
        <w:tab/>
      </w:r>
      <w:r w:rsidRPr="006F178A">
        <w:rPr>
          <w:rFonts w:hint="cs"/>
          <w:rtl/>
        </w:rPr>
        <w:tab/>
        <w:t xml:space="preserve">     </w:t>
      </w:r>
      <w:r w:rsidRPr="006F178A">
        <w:rPr>
          <w:rtl/>
        </w:rPr>
        <w:t>נולד לו בת, טומטום ואנדרוגינוס - אינו נזיר</w:t>
      </w:r>
      <w:r w:rsidR="001A7DD4">
        <w:rPr>
          <w:rtl/>
        </w:rPr>
        <w:t>.</w:t>
      </w:r>
    </w:p>
    <w:p w14:paraId="4E1077B4" w14:textId="1F7E2774" w:rsidR="00FF3740" w:rsidRPr="006F178A" w:rsidRDefault="00FF3740" w:rsidP="003C3007">
      <w:pPr>
        <w:pStyle w:val="affffb"/>
        <w:rPr>
          <w:rtl/>
        </w:rPr>
      </w:pPr>
      <w:r w:rsidRPr="00C1664F">
        <w:rPr>
          <w:rStyle w:val="TanaimMishna"/>
          <w:rtl/>
          <w:rPrChange w:id="20040" w:author="קלוד" w:date="2026-10-06T10:09:33Z">
            <w:rPr>
              <w:rStyle w:val="a4"/>
              <w:rtl/>
            </w:rPr>
          </w:rPrChange>
        </w:rPr>
        <w:t>אם אמר</w:t>
      </w:r>
      <w:r w:rsidR="004337D4" w:rsidRPr="00C1664F">
        <w:rPr>
          <w:rStyle w:val="TanaimMishna"/>
          <w:rFonts w:hint="cs"/>
          <w:rtl/>
          <w:rPrChange w:id="20041" w:author="קלוד" w:date="2026-10-06T10:09:33Z">
            <w:rPr>
              <w:rStyle w:val="a4"/>
              <w:rFonts w:hint="cs"/>
              <w:rtl/>
            </w:rPr>
          </w:rPrChange>
        </w:rPr>
        <w:t>:</w:t>
      </w:r>
      <w:r w:rsidRPr="006F178A">
        <w:rPr>
          <w:rtl/>
        </w:rPr>
        <w:t xml:space="preserve"> כשיהיה לי ולד, א</w:t>
      </w:r>
      <w:r w:rsidR="0082624F">
        <w:rPr>
          <w:rFonts w:hint="cs"/>
          <w:rtl/>
        </w:rPr>
        <w:t>ף</w:t>
      </w:r>
      <w:r w:rsidRPr="006F178A">
        <w:rPr>
          <w:rtl/>
        </w:rPr>
        <w:t xml:space="preserve"> נולד לו בת,</w:t>
      </w:r>
      <w:r w:rsidR="0082624F">
        <w:rPr>
          <w:rFonts w:hint="cs"/>
          <w:rtl/>
        </w:rPr>
        <w:t xml:space="preserve"> </w:t>
      </w:r>
      <w:r w:rsidRPr="006F178A">
        <w:rPr>
          <w:rtl/>
        </w:rPr>
        <w:t xml:space="preserve">טומטום ואנדרוגינוס </w:t>
      </w:r>
      <w:r w:rsidR="0082624F">
        <w:rPr>
          <w:rtl/>
        </w:rPr>
        <w:t>–</w:t>
      </w:r>
      <w:r w:rsidRPr="006F178A">
        <w:rPr>
          <w:rtl/>
        </w:rPr>
        <w:t xml:space="preserve"> הר</w:t>
      </w:r>
      <w:r w:rsidR="0082624F">
        <w:rPr>
          <w:rFonts w:hint="cs"/>
          <w:rtl/>
        </w:rPr>
        <w:t>"ז</w:t>
      </w:r>
      <w:r w:rsidRPr="006F178A">
        <w:rPr>
          <w:rtl/>
        </w:rPr>
        <w:t xml:space="preserve"> נזיר.</w:t>
      </w:r>
      <w:r w:rsidR="00DF0341">
        <w:rPr>
          <w:rFonts w:hint="cs"/>
          <w:rtl/>
        </w:rPr>
        <w:t xml:space="preserve"> </w:t>
      </w:r>
      <w:r w:rsidR="00DF0341" w:rsidRPr="006F178A">
        <w:rPr>
          <w:rFonts w:hint="cs"/>
          <w:b/>
          <w:rtl/>
          <w:rPrChange w:id="40018" w:author="Claude" w:date="2026-10-06T13:34:43Z">
            <w:rPr>
              <w:rFonts w:hint="cs"/>
              <w:b/>
              <w:sz w:val="20"/>
              <w:rtl/>
            </w:rPr>
          </w:rPrChange>
        </w:rPr>
        <w:tab/>
        <w:t xml:space="preserve"> </w:t>
      </w:r>
      <w:r w:rsidR="00DF0341" w:rsidRPr="006F178A">
        <w:rPr>
          <w:b/>
          <w:rtl/>
          <w:rPrChange w:id="40019" w:author="Claude" w:date="2026-10-06T13:34:43Z">
            <w:rPr>
              <w:b/>
              <w:sz w:val="20"/>
              <w:rtl/>
            </w:rPr>
          </w:rPrChange>
        </w:rPr>
        <w:t>הפילה אשתו - אינו נזיר,</w:t>
      </w:r>
    </w:p>
    <w:p w14:paraId="68CD07B5" w14:textId="77777777" w:rsidR="00FF3740" w:rsidRPr="006F178A" w:rsidRDefault="00FF3740" w:rsidP="00516202">
      <w:pPr>
        <w:pStyle w:val="affff5"/>
        <w:framePr w:wrap="around"/>
        <w:rPr>
          <w:rtl/>
        </w:rPr>
      </w:pPr>
      <w:r w:rsidRPr="006F178A">
        <w:rPr>
          <w:rFonts w:hint="cs"/>
          <w:rtl/>
        </w:rPr>
        <w:t>יג.</w:t>
      </w:r>
    </w:p>
    <w:p>
      <w:pPr>
        <w:pStyle w:val="affffff2"/>
        <w:rPr>
          <w:ins w:id="20280" w:author="קלוד" w:date="2026-10-06T10:09:33Z"/>
        </w:rPr>
      </w:pPr>
      <w:ins w:id="20279" w:author="קלוד" w:date="2026-10-06T10:09:33Z">
        <w:r>
          <w:t xml:space="preserve">משנה ח</w:t>
        </w:r>
      </w:ins>
    </w:p>
    <w:p w14:paraId="7499D1FC" w14:textId="77777777" w:rsidR="00C1664F" w:rsidRDefault="00FF3740" w:rsidP="00FF3740">
      <w:pPr>
        <w:pStyle w:val="affffb"/>
        <w:rPr>
          <w:spacing w:val="6"/>
          <w:rtl/>
        </w:rPr>
      </w:pPr>
      <w:r w:rsidRPr="00270B43">
        <w:rPr>
          <w:rStyle w:val="TanaimMishna"/>
          <w:rtl/>
          <w:rPrChange w:id="20042" w:author="קלוד" w:date="2026-10-06T10:09:33Z">
            <w:rPr>
              <w:rStyle w:val="a4"/>
              <w:rtl/>
            </w:rPr>
          </w:rPrChange>
        </w:rPr>
        <w:t>ר"ש</w:t>
      </w:r>
      <w:r w:rsidR="00DF0341">
        <w:rPr>
          <w:rStyle w:val="TanaimMishna"/>
          <w:rFonts w:hint="cs"/>
          <w:rtl/>
          <w:rPrChange w:id="20043" w:author="קלוד" w:date="2026-10-06T10:09:33Z">
            <w:rPr>
              <w:rStyle w:val="a4"/>
              <w:rFonts w:hint="cs"/>
              <w:rtl/>
            </w:rPr>
          </w:rPrChange>
        </w:rPr>
        <w:t>:</w:t>
      </w:r>
      <w:r w:rsidRPr="00B15076">
        <w:rPr>
          <w:spacing w:val="2"/>
          <w:rtl/>
        </w:rPr>
        <w:t xml:space="preserve"> </w:t>
      </w:r>
      <w:r w:rsidRPr="00C1664F">
        <w:rPr>
          <w:spacing w:val="6"/>
          <w:rtl/>
        </w:rPr>
        <w:t xml:space="preserve">יאמר אם היה בן קיימא הריני נזיר חובה, </w:t>
      </w:r>
    </w:p>
    <w:p w14:paraId="4D6D4BB6" w14:textId="513D5C54" w:rsidR="00FF3740" w:rsidRPr="00B15076" w:rsidRDefault="00C1664F" w:rsidP="00C1664F">
      <w:pPr>
        <w:pStyle w:val="affffb"/>
        <w:rPr>
          <w:spacing w:val="2"/>
          <w:rtl/>
        </w:rPr>
      </w:pPr>
      <w:r>
        <w:rPr>
          <w:rFonts w:hint="cs"/>
          <w:spacing w:val="6"/>
          <w:rtl/>
        </w:rPr>
        <w:t xml:space="preserve"> </w:t>
      </w:r>
      <w:r>
        <w:rPr>
          <w:spacing w:val="6"/>
          <w:rtl/>
        </w:rPr>
        <w:tab/>
      </w:r>
      <w:r>
        <w:rPr>
          <w:spacing w:val="6"/>
          <w:rtl/>
        </w:rPr>
        <w:tab/>
      </w:r>
      <w:r>
        <w:rPr>
          <w:spacing w:val="6"/>
          <w:rtl/>
        </w:rPr>
        <w:tab/>
      </w:r>
      <w:r>
        <w:rPr>
          <w:spacing w:val="6"/>
          <w:rtl/>
        </w:rPr>
        <w:tab/>
      </w:r>
      <w:r>
        <w:rPr>
          <w:spacing w:val="6"/>
          <w:rtl/>
        </w:rPr>
        <w:tab/>
      </w:r>
      <w:r>
        <w:rPr>
          <w:spacing w:val="6"/>
          <w:rtl/>
        </w:rPr>
        <w:tab/>
      </w:r>
      <w:r w:rsidR="00FF3740" w:rsidRPr="00C1664F">
        <w:rPr>
          <w:spacing w:val="6"/>
          <w:rtl/>
        </w:rPr>
        <w:t>ואם לאו הריני נזיר נדבה</w:t>
      </w:r>
      <w:r w:rsidR="00FF3740" w:rsidRPr="00B15076">
        <w:rPr>
          <w:spacing w:val="2"/>
          <w:rtl/>
        </w:rPr>
        <w:t>.</w:t>
      </w:r>
    </w:p>
    <w:p w14:paraId="74FE591C" w14:textId="14E0F3E3" w:rsidR="00FF3740" w:rsidRPr="006F178A" w:rsidRDefault="00FF3740" w:rsidP="0068487D">
      <w:pPr>
        <w:pStyle w:val="affffb"/>
        <w:jc w:val="center"/>
        <w:rPr>
          <w:rtl/>
        </w:rPr>
      </w:pPr>
      <w:r w:rsidRPr="006F178A">
        <w:rPr>
          <w:rtl/>
        </w:rPr>
        <w:t>חזרה וילדה - ה"ז נזיר,</w:t>
      </w:r>
    </w:p>
    <w:p w14:paraId="0463AC1C" w14:textId="77777777" w:rsidR="00DF0341" w:rsidRDefault="00FF3740" w:rsidP="00FF3740">
      <w:pPr>
        <w:pStyle w:val="affffb"/>
        <w:rPr>
          <w:rtl/>
        </w:rPr>
      </w:pPr>
      <w:r w:rsidRPr="00270B43">
        <w:rPr>
          <w:rStyle w:val="TanaimMishna"/>
          <w:rtl/>
          <w:rPrChange w:id="20044" w:author="קלוד" w:date="2026-10-06T10:09:33Z">
            <w:rPr>
              <w:rStyle w:val="a4"/>
              <w:rtl/>
            </w:rPr>
          </w:rPrChange>
        </w:rPr>
        <w:t xml:space="preserve">ר"ש: </w:t>
      </w:r>
      <w:r w:rsidRPr="006F178A">
        <w:rPr>
          <w:rtl/>
        </w:rPr>
        <w:t xml:space="preserve">יאמר אם הראשון בן קיימא הראשון חובה וזו נדבה, </w:t>
      </w:r>
    </w:p>
    <w:p w14:paraId="5CAD78C3" w14:textId="77CD3DE7" w:rsidR="00FF3740" w:rsidRPr="006F178A" w:rsidRDefault="00DF0341" w:rsidP="00FF3740">
      <w:pPr>
        <w:pStyle w:val="affffb"/>
        <w:rPr>
          <w:rtl/>
        </w:rPr>
      </w:pPr>
      <w:r>
        <w:rPr>
          <w:rFonts w:hint="cs"/>
          <w:rtl/>
        </w:rPr>
        <w:t xml:space="preserve"> </w:t>
      </w:r>
      <w:r>
        <w:rPr>
          <w:rtl/>
        </w:rPr>
        <w:tab/>
      </w:r>
      <w:r>
        <w:rPr>
          <w:rtl/>
        </w:rPr>
        <w:tab/>
      </w:r>
      <w:r>
        <w:rPr>
          <w:rtl/>
        </w:rPr>
        <w:tab/>
      </w:r>
      <w:r w:rsidR="00FF3740" w:rsidRPr="006F178A">
        <w:rPr>
          <w:rtl/>
        </w:rPr>
        <w:t>ואם לאו הראשון נדבה וזו חובה.</w:t>
      </w:r>
    </w:p>
    <w:p w14:paraId="05FEB8C5" w14:textId="596E3F4A" w:rsidR="00FF3740" w:rsidRPr="002068E2" w:rsidRDefault="002068E2" w:rsidP="00BA44EB">
      <w:pPr>
        <w:pStyle w:val="a7"/>
        <w:rPr>
          <w:rtl/>
        </w:rPr>
      </w:pPr>
      <w:r w:rsidRPr="002068E2">
        <w:rPr>
          <w:rtl/>
        </w:rPr>
        <w:t>צריכותא</w:t>
      </w:r>
    </w:p>
    <w:p w14:paraId="18030E93" w14:textId="6EC50F7E" w:rsidR="00FF3740" w:rsidRPr="006F178A" w:rsidRDefault="005D0B8F" w:rsidP="00FF3740">
      <w:pPr>
        <w:rPr>
          <w:rtl/>
        </w:rPr>
      </w:pPr>
      <w:r>
        <w:rPr>
          <w:rFonts w:hint="cs"/>
          <w:rtl/>
        </w:rPr>
        <w:t xml:space="preserve">נולד לו בן </w:t>
      </w:r>
      <w:r w:rsidR="00FF3740" w:rsidRPr="005D0B8F">
        <w:rPr>
          <w:rStyle w:val="a4"/>
          <w:rtl/>
        </w:rPr>
        <w:t xml:space="preserve">משום סיפא: </w:t>
      </w:r>
      <w:r w:rsidR="00FF3740" w:rsidRPr="006F178A">
        <w:rPr>
          <w:rtl/>
        </w:rPr>
        <w:t>בת, טומטום ואנדרוגינוס - אינו נזיר.</w:t>
      </w:r>
    </w:p>
    <w:p w14:paraId="2AF3671F" w14:textId="6FFF7E29" w:rsidR="00FF3740" w:rsidRPr="006F178A" w:rsidRDefault="00C448F4" w:rsidP="00270B43">
      <w:pPr>
        <w:rPr>
          <w:rtl/>
        </w:rPr>
      </w:pPr>
      <w:r>
        <w:rPr>
          <w:rStyle w:val="a4"/>
          <w:rFonts w:hint="cs"/>
          <w:rtl/>
        </w:rPr>
        <w:t xml:space="preserve">קמ''ל </w:t>
      </w:r>
      <w:r w:rsidRPr="00C448F4">
        <w:rPr>
          <w:rFonts w:hint="cs"/>
          <w:rtl/>
        </w:rPr>
        <w:t xml:space="preserve">דלא אמרי' שאמר </w:t>
      </w:r>
      <w:r w:rsidR="00FF3740" w:rsidRPr="00C448F4">
        <w:rPr>
          <w:rtl/>
        </w:rPr>
        <w:t>ל</w:t>
      </w:r>
      <w:r w:rsidR="00FF3740" w:rsidRPr="006F178A">
        <w:rPr>
          <w:rtl/>
        </w:rPr>
        <w:t>כשאבנה</w:t>
      </w:r>
      <w:r>
        <w:rPr>
          <w:rFonts w:hint="cs"/>
          <w:rtl/>
        </w:rPr>
        <w:t>.</w:t>
      </w:r>
    </w:p>
    <w:p w14:paraId="56C7D21F" w14:textId="2AE8E868" w:rsidR="00FF3740" w:rsidRPr="00547A7D" w:rsidRDefault="00FF3740" w:rsidP="002068E2">
      <w:pPr>
        <w:rPr>
          <w:spacing w:val="-6"/>
          <w:rtl/>
        </w:rPr>
      </w:pPr>
      <w:r w:rsidRPr="00547A7D">
        <w:rPr>
          <w:rStyle w:val="afffff4"/>
          <w:b/>
          <w:spacing w:val="2"/>
          <w:sz w:val="20"/>
          <w:rtl/>
        </w:rPr>
        <w:t>ואם אמר כשיהיה לי ולד</w:t>
      </w:r>
      <w:r w:rsidRPr="00547A7D">
        <w:rPr>
          <w:rStyle w:val="afffff4"/>
          <w:b/>
          <w:spacing w:val="-6"/>
          <w:sz w:val="20"/>
          <w:rtl/>
        </w:rPr>
        <w:t xml:space="preserve"> </w:t>
      </w:r>
      <w:r w:rsidRPr="00547A7D">
        <w:rPr>
          <w:rStyle w:val="a4"/>
          <w:rFonts w:hint="cs"/>
          <w:spacing w:val="-6"/>
          <w:rtl/>
        </w:rPr>
        <w:t>וקמ</w:t>
      </w:r>
      <w:r w:rsidRPr="00547A7D">
        <w:rPr>
          <w:rStyle w:val="a4"/>
          <w:spacing w:val="-6"/>
          <w:rtl/>
        </w:rPr>
        <w:t>"</w:t>
      </w:r>
      <w:r w:rsidRPr="00547A7D">
        <w:rPr>
          <w:rStyle w:val="a4"/>
          <w:rFonts w:hint="cs"/>
          <w:spacing w:val="-6"/>
          <w:rtl/>
        </w:rPr>
        <w:t xml:space="preserve">ל </w:t>
      </w:r>
      <w:r w:rsidRPr="00547A7D">
        <w:rPr>
          <w:rFonts w:hint="cs"/>
          <w:spacing w:val="-6"/>
          <w:rtl/>
        </w:rPr>
        <w:t>דלא אמרי' ולד הנחשב בין אנשים</w:t>
      </w:r>
    </w:p>
    <w:p w14:paraId="64023046" w14:textId="59177CDA" w:rsidR="00FF3740" w:rsidRPr="0063602C" w:rsidRDefault="00FF3740" w:rsidP="00FF3740">
      <w:pPr>
        <w:rPr>
          <w:rtl/>
        </w:rPr>
      </w:pPr>
      <w:r w:rsidRPr="006F178A">
        <w:rPr>
          <w:rStyle w:val="afffff4"/>
          <w:b/>
          <w:sz w:val="20"/>
          <w:rtl/>
        </w:rPr>
        <w:t>הפילה אשתו - אינו נזיר.</w:t>
      </w:r>
      <w:r w:rsidRPr="006F178A">
        <w:rPr>
          <w:rFonts w:cs="Guttman Vilna" w:hint="cs"/>
          <w:b/>
          <w:bCs/>
          <w:rtl/>
        </w:rPr>
        <w:t xml:space="preserve"> </w:t>
      </w:r>
      <w:r>
        <w:rPr>
          <w:rStyle w:val="a4"/>
          <w:rFonts w:hint="cs"/>
          <w:rtl/>
          <w:rPrChange w:id="9020" w:author="מנוע אמוראים" w:date="2026-10-05T16:41:46Z">
            <w:rPr>
              <w:rFonts w:hint="cs"/>
              <w:rtl/>
            </w:rPr>
          </w:rPrChange>
        </w:rPr>
        <w:t xml:space="preserve">כר</w:t>
      </w:r>
      <w:r>
        <w:rPr>
          <w:rStyle w:val="a4"/>
          <w:rtl/>
          <w:rPrChange w:id="9021" w:author="מנוע אמוראים" w:date="2026-10-05T16:41:46Z">
            <w:rPr>
              <w:rtl/>
            </w:rPr>
          </w:rPrChange>
        </w:rPr>
        <w:t xml:space="preserve">"</w:t>
      </w:r>
      <w:r>
        <w:rPr>
          <w:rStyle w:val="a4"/>
          <w:rFonts w:hint="cs"/>
          <w:rtl/>
          <w:rPrChange w:id="9022" w:author="מנוע אמוראים" w:date="2026-10-05T16:41:46Z">
            <w:rPr>
              <w:rFonts w:hint="cs"/>
              <w:rtl/>
            </w:rPr>
          </w:rPrChange>
        </w:rPr>
        <w:t xml:space="preserve">י</w:t>
      </w:r>
      <w:r>
        <w:rPr>
          <w:rFonts w:hint="cs"/>
          <w:rtl/>
        </w:rPr>
        <w:t xml:space="preserve"> ד</w:t>
      </w:r>
      <w:r w:rsidRPr="0063602C">
        <w:rPr>
          <w:rtl/>
        </w:rPr>
        <w:t>כרי הוא.</w:t>
      </w:r>
    </w:p>
    <w:p w14:paraId="5FEDADD8" w14:textId="11290096" w:rsidR="00FF3740" w:rsidRPr="006F178A" w:rsidRDefault="00FF3740" w:rsidP="00C448F4">
      <w:pPr>
        <w:pStyle w:val="afffff3"/>
        <w:rPr>
          <w:rtl/>
        </w:rPr>
      </w:pPr>
      <w:ins w:id="9821" w:author="מספור קטעי משנה" w:date="2026-10-06T06:45:37Z">
        <w:r>
          <w:rPr>
            <w:rStyle w:val="MisparKeta"/>
          </w:rPr>
          <w:t xml:space="preserve">ג. </w:t>
        </w:r>
      </w:ins>
      <w:r w:rsidRPr="00F52DF6">
        <w:rPr>
          <w:rStyle w:val="a4"/>
          <w:rtl/>
        </w:rPr>
        <w:t>ר"ש:</w:t>
      </w:r>
      <w:r w:rsidRPr="006F178A">
        <w:rPr>
          <w:rtl/>
        </w:rPr>
        <w:t xml:space="preserve"> </w:t>
      </w:r>
      <w:r w:rsidR="00092C84">
        <w:rPr>
          <w:rFonts w:hint="cs"/>
          <w:rtl/>
        </w:rPr>
        <w:t xml:space="preserve">אם </w:t>
      </w:r>
      <w:r w:rsidRPr="006F178A">
        <w:rPr>
          <w:rtl/>
        </w:rPr>
        <w:t>בן קיימא הריני נזיר חובה, ואם לאו</w:t>
      </w:r>
      <w:r w:rsidR="00092C84">
        <w:rPr>
          <w:rFonts w:hint="cs"/>
          <w:rtl/>
        </w:rPr>
        <w:t>-</w:t>
      </w:r>
      <w:r w:rsidRPr="006F178A">
        <w:rPr>
          <w:rtl/>
        </w:rPr>
        <w:t xml:space="preserve"> נזיר נדבה.</w:t>
      </w:r>
    </w:p>
    <w:p w14:paraId="6D96D61A" w14:textId="017F1A87" w:rsidR="009C6712" w:rsidRPr="00627A0E" w:rsidRDefault="00995C47" w:rsidP="00BA44EB">
      <w:pPr>
        <w:pStyle w:val="a7"/>
        <w:rPr>
          <w:rtl/>
        </w:rPr>
      </w:pPr>
      <w:r>
        <w:rPr>
          <w:rStyle w:val="a6"/>
          <w:rFonts w:hint="cs"/>
          <w:rtl/>
        </w:rPr>
        <w:t xml:space="preserve">א. </w:t>
      </w:r>
      <w:r w:rsidR="00FF3740" w:rsidRPr="00627A0E">
        <w:rPr>
          <w:rStyle w:val="a6"/>
          <w:rtl/>
        </w:rPr>
        <w:t xml:space="preserve">בעא </w:t>
      </w:r>
      <w:r w:rsidR="00FF3740" w:rsidRPr="00627A0E">
        <w:rPr>
          <w:rStyle w:val="a6"/>
          <w:rFonts w:hint="cs"/>
          <w:rtl/>
        </w:rPr>
        <w:t>ר</w:t>
      </w:r>
      <w:r w:rsidR="00FF3740" w:rsidRPr="00627A0E">
        <w:rPr>
          <w:rStyle w:val="a6"/>
          <w:rtl/>
        </w:rPr>
        <w:t>"</w:t>
      </w:r>
      <w:r w:rsidR="00FF3740" w:rsidRPr="00627A0E">
        <w:rPr>
          <w:rStyle w:val="a6"/>
          <w:rFonts w:hint="cs"/>
          <w:rtl/>
        </w:rPr>
        <w:t>א</w:t>
      </w:r>
      <w:r w:rsidR="00627A0E" w:rsidRPr="00627A0E">
        <w:rPr>
          <w:rStyle w:val="a6"/>
          <w:rFonts w:hint="cs"/>
          <w:rtl/>
        </w:rPr>
        <w:t>:</w:t>
      </w:r>
      <w:r w:rsidR="00FF3740" w:rsidRPr="00627A0E">
        <w:rPr>
          <w:rtl/>
        </w:rPr>
        <w:t xml:space="preserve"> </w:t>
      </w:r>
      <w:r w:rsidR="00FF3740" w:rsidRPr="00E80B4E">
        <w:rPr>
          <w:rtl/>
        </w:rPr>
        <w:t xml:space="preserve">הריני נזיר לכשיהיה לי בן והפילה, </w:t>
      </w:r>
      <w:r w:rsidR="001D333B" w:rsidRPr="00E80B4E">
        <w:rPr>
          <w:rtl/>
        </w:rPr>
        <w:br/>
      </w:r>
      <w:r w:rsidR="00930BC6" w:rsidRPr="00E80B4E">
        <w:rPr>
          <w:rtl/>
        </w:rPr>
        <w:t xml:space="preserve">               </w:t>
      </w:r>
      <w:r w:rsidR="00FF3740" w:rsidRPr="00E80B4E">
        <w:rPr>
          <w:rtl/>
        </w:rPr>
        <w:t xml:space="preserve">והפריש קרבן וחזרה וילדה, מהו? </w:t>
      </w:r>
    </w:p>
    <w:p w14:paraId="432E85E2" w14:textId="77777777" w:rsidR="00B52CDA" w:rsidRDefault="007E4883" w:rsidP="00B52CDA">
      <w:pPr>
        <w:rPr>
          <w:rtl/>
        </w:rPr>
      </w:pPr>
      <w:r>
        <w:rPr>
          <w:rStyle w:val="a4"/>
          <w:rFonts w:hint="cs"/>
          <w:rtl/>
        </w:rPr>
        <w:t xml:space="preserve">לר''ש </w:t>
      </w:r>
      <w:r w:rsidR="009C6712">
        <w:rPr>
          <w:rStyle w:val="a4"/>
          <w:rFonts w:hint="cs"/>
          <w:rtl/>
        </w:rPr>
        <w:t>לא תיבעי</w:t>
      </w:r>
      <w:r w:rsidR="00FF3740" w:rsidRPr="00832A16">
        <w:rPr>
          <w:rStyle w:val="a4"/>
          <w:rtl/>
        </w:rPr>
        <w:t>:</w:t>
      </w:r>
      <w:r w:rsidR="00FF3740" w:rsidRPr="006F178A">
        <w:rPr>
          <w:rtl/>
        </w:rPr>
        <w:t xml:space="preserve"> </w:t>
      </w:r>
      <w:r w:rsidR="009D42AA">
        <w:rPr>
          <w:rFonts w:hint="cs"/>
          <w:rtl/>
        </w:rPr>
        <w:t>ד</w:t>
      </w:r>
      <w:r w:rsidR="00FF3740" w:rsidRPr="006F178A">
        <w:rPr>
          <w:rtl/>
        </w:rPr>
        <w:t xml:space="preserve">ספק נזירות להחמיר! </w:t>
      </w:r>
      <w:r w:rsidR="00B52CDA">
        <w:rPr>
          <w:rStyle w:val="a4"/>
          <w:rFonts w:hint="cs"/>
          <w:rtl/>
        </w:rPr>
        <w:t xml:space="preserve">תיבעי </w:t>
      </w:r>
      <w:r>
        <w:rPr>
          <w:rStyle w:val="a4"/>
          <w:rFonts w:hint="cs"/>
          <w:rtl/>
        </w:rPr>
        <w:t>לר''י</w:t>
      </w:r>
      <w:r w:rsidR="009C6712">
        <w:rPr>
          <w:rFonts w:hint="cs"/>
          <w:rtl/>
        </w:rPr>
        <w:t xml:space="preserve">: </w:t>
      </w:r>
      <w:r w:rsidR="00930BC6">
        <w:rPr>
          <w:rFonts w:hint="cs"/>
          <w:rtl/>
        </w:rPr>
        <w:t>ד</w:t>
      </w:r>
      <w:r w:rsidR="00FF3740" w:rsidRPr="006F178A">
        <w:rPr>
          <w:rtl/>
        </w:rPr>
        <w:t xml:space="preserve">להקל, </w:t>
      </w:r>
    </w:p>
    <w:p w14:paraId="0CFC4026" w14:textId="11C4BA5F" w:rsidR="00FF3740" w:rsidRPr="006F178A" w:rsidRDefault="00433AFF" w:rsidP="00B52CDA">
      <w:pPr>
        <w:ind w:left="339" w:firstLine="113"/>
        <w:rPr>
          <w:rtl/>
        </w:rPr>
      </w:pPr>
      <w:r>
        <w:rPr>
          <w:rFonts w:hint="cs"/>
          <w:rtl/>
        </w:rPr>
        <w:t>אם קדוש או לא</w:t>
      </w:r>
      <w:r w:rsidR="00B52CDA">
        <w:rPr>
          <w:rFonts w:hint="cs"/>
          <w:rtl/>
        </w:rPr>
        <w:t xml:space="preserve">. </w:t>
      </w:r>
      <w:r w:rsidRPr="0094336A">
        <w:rPr>
          <w:rStyle w:val="a4"/>
          <w:rFonts w:hint="cs"/>
          <w:rtl/>
        </w:rPr>
        <w:t>ונפק''מ</w:t>
      </w:r>
      <w:r w:rsidR="0094336A">
        <w:rPr>
          <w:rStyle w:val="a4"/>
          <w:rFonts w:hint="cs"/>
          <w:rtl/>
        </w:rPr>
        <w:t>:</w:t>
      </w:r>
      <w:r>
        <w:rPr>
          <w:rFonts w:hint="cs"/>
          <w:rtl/>
        </w:rPr>
        <w:t xml:space="preserve"> </w:t>
      </w:r>
      <w:r w:rsidR="00FF3740" w:rsidRPr="006F178A">
        <w:rPr>
          <w:rtl/>
        </w:rPr>
        <w:t xml:space="preserve">לגיזתו ולעבוד בו? </w:t>
      </w:r>
      <w:r w:rsidR="00FF3740" w:rsidRPr="00766B62">
        <w:rPr>
          <w:rFonts w:cs="BA Vilna Bold"/>
          <w:rtl/>
        </w:rPr>
        <w:t>תיקו</w:t>
      </w:r>
      <w:r w:rsidR="00FF3740" w:rsidRPr="006F178A">
        <w:rPr>
          <w:rtl/>
        </w:rPr>
        <w:t>.</w:t>
      </w:r>
    </w:p>
    <w:p w14:paraId="4435AF79" w14:textId="4C2ABA0B" w:rsidR="00FF3740" w:rsidRDefault="00995C47" w:rsidP="00BA44EB">
      <w:pPr>
        <w:pStyle w:val="a7"/>
        <w:rPr>
          <w:rtl/>
        </w:rPr>
      </w:pPr>
      <w:r>
        <w:rPr>
          <w:rStyle w:val="a4"/>
          <w:rFonts w:hint="cs"/>
          <w:rtl/>
        </w:rPr>
        <w:t xml:space="preserve">ב. </w:t>
      </w:r>
      <w:r w:rsidR="00FF3740" w:rsidRPr="00995C47">
        <w:rPr>
          <w:rStyle w:val="a4"/>
          <w:rtl/>
        </w:rPr>
        <w:t xml:space="preserve">בעא  </w:t>
      </w:r>
      <w:r w:rsidR="00DC6A4B" w:rsidRPr="00995C47">
        <w:rPr>
          <w:rStyle w:val="a4"/>
          <w:rFonts w:hint="cs"/>
          <w:rtl/>
        </w:rPr>
        <w:t>ב''ר</w:t>
      </w:r>
      <w:r w:rsidR="00FF3740" w:rsidRPr="00995C47">
        <w:rPr>
          <w:rStyle w:val="a4"/>
          <w:rtl/>
        </w:rPr>
        <w:t xml:space="preserve">: </w:t>
      </w:r>
      <w:r w:rsidR="00FF3740" w:rsidRPr="00E80B4E">
        <w:rPr>
          <w:rtl/>
        </w:rPr>
        <w:t>הריני נזיר לכשיהא לי בן, וחבירו אמר ועלי</w:t>
      </w:r>
      <w:r w:rsidR="00446651" w:rsidRPr="00E80B4E">
        <w:rPr>
          <w:rtl/>
        </w:rPr>
        <w:t>,</w:t>
      </w:r>
      <w:r w:rsidR="00FF3740" w:rsidRPr="00E80B4E">
        <w:rPr>
          <w:rtl/>
        </w:rPr>
        <w:t xml:space="preserve"> מהו?</w:t>
      </w:r>
      <w:r w:rsidR="00FF3740" w:rsidRPr="006F178A">
        <w:rPr>
          <w:rtl/>
        </w:rPr>
        <w:t xml:space="preserve"> </w:t>
      </w:r>
    </w:p>
    <w:p w14:paraId="5A997B3D" w14:textId="3BB299AB" w:rsidR="00FF3740" w:rsidRDefault="00E876B3" w:rsidP="009D11D5">
      <w:pPr>
        <w:ind w:firstLine="113"/>
        <w:rPr>
          <w:rtl/>
        </w:rPr>
      </w:pPr>
      <w:r>
        <w:rPr>
          <w:rFonts w:hint="cs"/>
          <w:rtl/>
        </w:rPr>
        <w:t>על דיבור או גוף משמע</w:t>
      </w:r>
      <w:r w:rsidR="00FF3740" w:rsidRPr="006F178A">
        <w:rPr>
          <w:rtl/>
        </w:rPr>
        <w:t xml:space="preserve">? </w:t>
      </w:r>
      <w:r w:rsidR="00FF3740" w:rsidRPr="00766B62">
        <w:rPr>
          <w:rFonts w:cs="BA Vilna Bold"/>
          <w:rtl/>
        </w:rPr>
        <w:t>את</w:t>
      </w:r>
      <w:r w:rsidR="00FF3740" w:rsidRPr="006F178A">
        <w:rPr>
          <w:rtl/>
        </w:rPr>
        <w:t xml:space="preserve">"ל </w:t>
      </w:r>
      <w:r>
        <w:rPr>
          <w:rFonts w:hint="cs"/>
          <w:rtl/>
        </w:rPr>
        <w:t>על גוף משמע</w:t>
      </w:r>
      <w:r w:rsidR="009D11D5">
        <w:rPr>
          <w:rFonts w:hint="cs"/>
          <w:rtl/>
        </w:rPr>
        <w:t>.</w:t>
      </w:r>
    </w:p>
    <w:p w14:paraId="1E298298" w14:textId="792DA22A" w:rsidR="001C0850" w:rsidRDefault="00995C47" w:rsidP="00BA44EB">
      <w:pPr>
        <w:pStyle w:val="a7"/>
        <w:rPr>
          <w:rtl/>
        </w:rPr>
      </w:pPr>
      <w:r w:rsidRPr="00995C47">
        <w:rPr>
          <w:rStyle w:val="a4"/>
          <w:rFonts w:hint="cs"/>
          <w:rtl/>
        </w:rPr>
        <w:t>ג.</w:t>
      </w:r>
      <w:r>
        <w:rPr>
          <w:rFonts w:hint="cs"/>
          <w:rtl/>
        </w:rPr>
        <w:t xml:space="preserve"> </w:t>
      </w:r>
      <w:r w:rsidR="00FF3740" w:rsidRPr="00E80B4E">
        <w:rPr>
          <w:rtl/>
        </w:rPr>
        <w:t>אמר הריני נזיר לכשיהא לי בן, ושמע חבירו ואמר ואני, מהו?</w:t>
      </w:r>
      <w:r w:rsidR="00FF3740" w:rsidRPr="006F178A">
        <w:rPr>
          <w:rtl/>
        </w:rPr>
        <w:t xml:space="preserve"> </w:t>
      </w:r>
    </w:p>
    <w:p w14:paraId="632FCAF3" w14:textId="77777777" w:rsidR="00E80B4E" w:rsidRDefault="001C0850" w:rsidP="004A69B5">
      <w:pPr>
        <w:rPr>
          <w:rStyle w:val="a4"/>
          <w:rtl/>
        </w:rPr>
      </w:pPr>
      <w:r>
        <w:rPr>
          <w:rFonts w:hint="cs"/>
          <w:rtl/>
        </w:rPr>
        <w:t>ע''ע</w:t>
      </w:r>
      <w:r w:rsidR="008A552F">
        <w:rPr>
          <w:rFonts w:hint="cs"/>
          <w:rtl/>
        </w:rPr>
        <w:t>,</w:t>
      </w:r>
      <w:r>
        <w:rPr>
          <w:rFonts w:hint="cs"/>
          <w:rtl/>
        </w:rPr>
        <w:t xml:space="preserve"> </w:t>
      </w:r>
      <w:r w:rsidR="00FF3740" w:rsidRPr="00766B62">
        <w:rPr>
          <w:rFonts w:cs="BA Vilna Bold"/>
          <w:rtl/>
        </w:rPr>
        <w:t>או</w:t>
      </w:r>
      <w:r w:rsidR="00FF3740" w:rsidRPr="006F178A">
        <w:rPr>
          <w:rtl/>
        </w:rPr>
        <w:t xml:space="preserve"> </w:t>
      </w:r>
      <w:r w:rsidR="00FF3740" w:rsidRPr="008A552F">
        <w:rPr>
          <w:rStyle w:val="a4"/>
          <w:rtl/>
        </w:rPr>
        <w:t xml:space="preserve">ה"ק: </w:t>
      </w:r>
      <w:r w:rsidR="008A552F">
        <w:rPr>
          <w:rFonts w:hint="cs"/>
          <w:rtl/>
        </w:rPr>
        <w:t>שאהוב עלי כמותי</w:t>
      </w:r>
      <w:r w:rsidR="00FF3740" w:rsidRPr="006F178A">
        <w:rPr>
          <w:rtl/>
        </w:rPr>
        <w:t xml:space="preserve">? </w:t>
      </w:r>
      <w:r w:rsidR="00FF3740" w:rsidRPr="004A69B5">
        <w:rPr>
          <w:rStyle w:val="a4"/>
          <w:rtl/>
        </w:rPr>
        <w:t>את"ל</w:t>
      </w:r>
      <w:r w:rsidR="00FF3740" w:rsidRPr="006F178A">
        <w:rPr>
          <w:rtl/>
        </w:rPr>
        <w:t xml:space="preserve"> כל </w:t>
      </w:r>
      <w:r w:rsidR="00FF3740" w:rsidRPr="006F178A">
        <w:rPr>
          <w:rFonts w:hint="cs"/>
          <w:rtl/>
        </w:rPr>
        <w:t>שבפניו מתבייש</w:t>
      </w:r>
      <w:r w:rsidR="004A69B5">
        <w:rPr>
          <w:rFonts w:hint="cs"/>
          <w:rtl/>
        </w:rPr>
        <w:t>.</w:t>
      </w:r>
      <w:r w:rsidR="00FF3740" w:rsidRPr="006F178A">
        <w:rPr>
          <w:rFonts w:hint="cs"/>
          <w:rtl/>
        </w:rPr>
        <w:t xml:space="preserve"> </w:t>
      </w:r>
    </w:p>
    <w:p w14:paraId="00FF6097" w14:textId="05BD38E9" w:rsidR="004A69B5" w:rsidRPr="00E80B4E" w:rsidRDefault="001D333B" w:rsidP="00BA44EB">
      <w:pPr>
        <w:pStyle w:val="a7"/>
        <w:rPr>
          <w:rtl/>
        </w:rPr>
      </w:pPr>
      <w:r w:rsidRPr="00FB57D5">
        <w:rPr>
          <w:rStyle w:val="a4"/>
          <w:rFonts w:hint="cs"/>
          <w:rtl/>
        </w:rPr>
        <w:t xml:space="preserve">ד. </w:t>
      </w:r>
      <w:r w:rsidR="00FF3740" w:rsidRPr="00E80B4E">
        <w:rPr>
          <w:rtl/>
        </w:rPr>
        <w:t xml:space="preserve">אמר הריני נזיר לכשיהא לפלוני בן ושמע חבירו ואמר ואני </w:t>
      </w:r>
    </w:p>
    <w:p w14:paraId="7812A0A9" w14:textId="456136EE" w:rsidR="00FF3740" w:rsidRPr="006F178A" w:rsidRDefault="00FF3740" w:rsidP="009D11D5">
      <w:pPr>
        <w:ind w:firstLine="113"/>
        <w:rPr>
          <w:rtl/>
        </w:rPr>
      </w:pPr>
      <w:r w:rsidRPr="006F178A">
        <w:rPr>
          <w:rFonts w:hint="cs"/>
          <w:rtl/>
        </w:rPr>
        <w:t>אי שלא בפניו ע</w:t>
      </w:r>
      <w:r w:rsidRPr="006F178A">
        <w:rPr>
          <w:rtl/>
        </w:rPr>
        <w:t>"</w:t>
      </w:r>
      <w:r w:rsidRPr="006F178A">
        <w:rPr>
          <w:rFonts w:hint="cs"/>
          <w:rtl/>
        </w:rPr>
        <w:t>ע אמר</w:t>
      </w:r>
      <w:r w:rsidR="004C3E8E">
        <w:rPr>
          <w:rFonts w:hint="cs"/>
          <w:rtl/>
        </w:rPr>
        <w:t>,</w:t>
      </w:r>
      <w:r w:rsidRPr="006F178A">
        <w:rPr>
          <w:rFonts w:hint="cs"/>
          <w:rtl/>
        </w:rPr>
        <w:t xml:space="preserve"> </w:t>
      </w:r>
      <w:r w:rsidR="00D112B2">
        <w:rPr>
          <w:rFonts w:hint="cs"/>
          <w:rtl/>
        </w:rPr>
        <w:t>או ש</w:t>
      </w:r>
      <w:r w:rsidR="004C3E8E">
        <w:rPr>
          <w:rFonts w:hint="cs"/>
          <w:rtl/>
        </w:rPr>
        <w:t>אהוב עלי כמותי.</w:t>
      </w:r>
      <w:r w:rsidR="00D112B2">
        <w:rPr>
          <w:rFonts w:hint="cs"/>
          <w:rtl/>
        </w:rPr>
        <w:t xml:space="preserve"> -</w:t>
      </w:r>
      <w:r w:rsidRPr="006F178A">
        <w:rPr>
          <w:rFonts w:hint="cs"/>
          <w:rtl/>
        </w:rPr>
        <w:t xml:space="preserve"> </w:t>
      </w:r>
      <w:r w:rsidRPr="00766B62">
        <w:rPr>
          <w:rFonts w:cs="BA Vilna Bold" w:hint="cs"/>
          <w:rtl/>
        </w:rPr>
        <w:t>תיבעי</w:t>
      </w:r>
      <w:r w:rsidRPr="006F178A">
        <w:rPr>
          <w:rFonts w:hint="cs"/>
          <w:rtl/>
        </w:rPr>
        <w:t xml:space="preserve"> </w:t>
      </w:r>
    </w:p>
    <w:p w14:paraId="7DAA6402" w14:textId="77777777" w:rsidR="00FF3740" w:rsidRPr="006F178A" w:rsidRDefault="00FF3740" w:rsidP="00516202">
      <w:pPr>
        <w:pStyle w:val="affff5"/>
        <w:framePr w:wrap="around"/>
        <w:rPr>
          <w:rtl/>
        </w:rPr>
      </w:pPr>
      <w:r w:rsidRPr="006F178A">
        <w:rPr>
          <w:rFonts w:hint="cs"/>
          <w:rtl/>
        </w:rPr>
        <w:t>יג:</w:t>
      </w:r>
    </w:p>
    <w:p w14:paraId="0CCBA13B" w14:textId="77777777" w:rsidR="00FF3740" w:rsidRPr="006F178A" w:rsidRDefault="00FF3740" w:rsidP="000F6CD2">
      <w:pPr>
        <w:pStyle w:val="afffffb"/>
        <w:rPr>
          <w:rtl/>
        </w:rPr>
      </w:pPr>
      <w:r>
        <w:rPr>
          <w:rtl/>
        </w:rPr>
        <w:t>׹</w:t>
      </w:r>
    </w:p>
    <w:p>
      <w:pPr>
        <w:pStyle w:val="affffff2"/>
        <w:rPr>
          <w:ins w:id="20282" w:author="קלוד" w:date="2026-10-06T10:09:33Z"/>
        </w:rPr>
      </w:pPr>
      <w:ins w:id="20281" w:author="קלוד" w:date="2026-10-06T10:09:33Z">
        <w:r>
          <w:t xml:space="preserve">משנה ט</w:t>
        </w:r>
      </w:ins>
    </w:p>
    <w:p w14:paraId="7382FB19" w14:textId="736534F2" w:rsidR="00FF3740" w:rsidRPr="005C0425" w:rsidRDefault="00FF3740" w:rsidP="003F4B99">
      <w:pPr>
        <w:pStyle w:val="affffb"/>
        <w:spacing w:before="120"/>
        <w:rPr>
          <w:rtl/>
        </w:rPr>
        <w:pPrChange w:id="90017" w:author="קלוד" w:date="2026-10-08T12:08:16Z">
          <w:pPr>
            <w:pStyle w:val="affffb"/>
          </w:pPr>
        </w:pPrChange>
      </w:pPr>
      <w:r w:rsidRPr="006F178A">
        <w:rPr>
          <w:rtl/>
        </w:rPr>
        <w:t xml:space="preserve">הריני נזיר ונזיר כשיהיה לי בן, התחיל מונה את שלו </w:t>
      </w:r>
      <w:r w:rsidRPr="005C0425">
        <w:rPr>
          <w:rtl/>
        </w:rPr>
        <w:t>ואח"כ נולד לו בן - משלים את שלו ואח"כ מונה את של בנו.</w:t>
      </w:r>
    </w:p>
    <w:p w14:paraId="14997045" w14:textId="526D30BB" w:rsidR="00FF3740" w:rsidRPr="006F178A" w:rsidRDefault="00FF3740" w:rsidP="003A6BB2">
      <w:pPr>
        <w:pStyle w:val="affffb"/>
        <w:rPr>
          <w:rtl/>
        </w:rPr>
      </w:pPr>
      <w:r w:rsidRPr="006F178A">
        <w:rPr>
          <w:rtl/>
        </w:rPr>
        <w:t>הריני נזיר כשיהיה לי בן ונזיר, התחיל מונה את שלו ואח"כ נולד לו בן - מניח את שלו ומונה את של בנו, ואח"כ משלים את שלו.</w:t>
      </w:r>
    </w:p>
    <w:p w14:paraId="0ABCEB16" w14:textId="75D5B812" w:rsidR="00A615CE" w:rsidRPr="005C0425" w:rsidRDefault="00C110B0" w:rsidP="00BA44EB">
      <w:pPr>
        <w:pStyle w:val="a7"/>
        <w:rPr>
          <w:rtl/>
        </w:rPr>
      </w:pPr>
      <w:r w:rsidRPr="00C8176D">
        <w:rPr>
          <w:rStyle w:val="a4"/>
          <w:rFonts w:hint="cs"/>
          <w:rtl/>
        </w:rPr>
        <w:t xml:space="preserve">א. </w:t>
      </w:r>
      <w:r w:rsidR="00FF3740" w:rsidRPr="00C8176D">
        <w:rPr>
          <w:rStyle w:val="a4"/>
          <w:rtl/>
        </w:rPr>
        <w:t xml:space="preserve">בעי רבא: </w:t>
      </w:r>
      <w:r w:rsidR="00FF3740" w:rsidRPr="005C0425">
        <w:rPr>
          <w:rtl/>
        </w:rPr>
        <w:t xml:space="preserve">אמר הריני נזיר לאחר </w:t>
      </w:r>
      <w:r w:rsidR="00FF3740" w:rsidRPr="005C0425">
        <w:rPr>
          <w:rFonts w:hint="cs"/>
          <w:rtl/>
        </w:rPr>
        <w:t xml:space="preserve">כ' </w:t>
      </w:r>
      <w:r w:rsidR="00FF3740" w:rsidRPr="005C0425">
        <w:rPr>
          <w:rtl/>
        </w:rPr>
        <w:t xml:space="preserve">יום ומעכשיו </w:t>
      </w:r>
      <w:r w:rsidR="00FF3740" w:rsidRPr="005C0425">
        <w:rPr>
          <w:rFonts w:hint="cs"/>
          <w:rtl/>
        </w:rPr>
        <w:t>ק'</w:t>
      </w:r>
      <w:r w:rsidR="00FF3740" w:rsidRPr="005C0425">
        <w:rPr>
          <w:rtl/>
        </w:rPr>
        <w:t xml:space="preserve"> יום, מהו? </w:t>
      </w:r>
    </w:p>
    <w:p w14:paraId="636FE04C" w14:textId="4F431867" w:rsidR="00FF3740" w:rsidRPr="006F178A" w:rsidRDefault="00FF3740" w:rsidP="00A615CE">
      <w:pPr>
        <w:rPr>
          <w:rtl/>
        </w:rPr>
      </w:pPr>
      <w:r w:rsidRPr="006F178A">
        <w:rPr>
          <w:rtl/>
        </w:rPr>
        <w:t xml:space="preserve">כיון </w:t>
      </w:r>
      <w:r w:rsidR="00A615CE">
        <w:rPr>
          <w:rFonts w:hint="cs"/>
          <w:rtl/>
        </w:rPr>
        <w:t>שאלו</w:t>
      </w:r>
      <w:r w:rsidRPr="006F178A">
        <w:rPr>
          <w:rtl/>
        </w:rPr>
        <w:t xml:space="preserve"> </w:t>
      </w:r>
      <w:r w:rsidR="00A615CE">
        <w:rPr>
          <w:rFonts w:hint="cs"/>
          <w:rtl/>
        </w:rPr>
        <w:t>ה</w:t>
      </w:r>
      <w:r w:rsidRPr="006F178A">
        <w:rPr>
          <w:rtl/>
        </w:rPr>
        <w:t xml:space="preserve">מאה בעשרין לא </w:t>
      </w:r>
      <w:r w:rsidR="00A615CE">
        <w:rPr>
          <w:rFonts w:hint="cs"/>
          <w:rtl/>
        </w:rPr>
        <w:t xml:space="preserve">יושלמו </w:t>
      </w:r>
      <w:r w:rsidR="00A615CE">
        <w:rPr>
          <w:rtl/>
        </w:rPr>
        <w:t>–</w:t>
      </w:r>
      <w:r w:rsidR="00A615CE">
        <w:rPr>
          <w:rFonts w:hint="cs"/>
          <w:rtl/>
        </w:rPr>
        <w:t xml:space="preserve"> לא חלין.</w:t>
      </w:r>
    </w:p>
    <w:p w14:paraId="55FCACBC" w14:textId="39B12A3D" w:rsidR="00FF3740" w:rsidRPr="006F178A" w:rsidRDefault="00FF3740" w:rsidP="00FF3740">
      <w:pPr>
        <w:rPr>
          <w:rtl/>
        </w:rPr>
      </w:pPr>
      <w:r w:rsidRPr="00766B62">
        <w:rPr>
          <w:rFonts w:cs="BA Vilna Bold" w:hint="cs"/>
          <w:rtl/>
        </w:rPr>
        <w:t>או</w:t>
      </w:r>
      <w:r w:rsidRPr="006F178A">
        <w:rPr>
          <w:rFonts w:hint="cs"/>
          <w:rtl/>
        </w:rPr>
        <w:t xml:space="preserve"> דיש </w:t>
      </w:r>
      <w:r w:rsidRPr="006F178A">
        <w:rPr>
          <w:rtl/>
        </w:rPr>
        <w:t xml:space="preserve"> גידול שער לבסוף - חיילין? </w:t>
      </w:r>
      <w:r w:rsidRPr="006F178A">
        <w:rPr>
          <w:rFonts w:hint="cs"/>
          <w:rtl/>
        </w:rPr>
        <w:t>ו</w:t>
      </w:r>
      <w:r w:rsidRPr="006F178A">
        <w:rPr>
          <w:rtl/>
        </w:rPr>
        <w:t>חדא מגו חדא מיבעיא</w:t>
      </w:r>
      <w:r w:rsidR="002546AD">
        <w:rPr>
          <w:rFonts w:hint="cs"/>
          <w:rtl/>
        </w:rPr>
        <w:t>.</w:t>
      </w:r>
    </w:p>
    <w:p w14:paraId="597B7C11" w14:textId="77777777" w:rsidR="00FF3740" w:rsidRPr="006F178A" w:rsidRDefault="00FF3740" w:rsidP="00516202">
      <w:pPr>
        <w:pStyle w:val="affff5"/>
        <w:framePr w:wrap="around"/>
        <w:rPr>
          <w:rtl/>
        </w:rPr>
      </w:pPr>
      <w:r w:rsidRPr="006F178A">
        <w:rPr>
          <w:rFonts w:hint="cs"/>
          <w:rtl/>
        </w:rPr>
        <w:t>יד.</w:t>
      </w:r>
    </w:p>
    <w:p w14:paraId="58D3FF90" w14:textId="77777777" w:rsidR="00C110B0" w:rsidRDefault="00FF3740" w:rsidP="00C110B0">
      <w:pPr>
        <w:rPr>
          <w:rtl/>
        </w:rPr>
      </w:pPr>
      <w:r w:rsidRPr="009A6D50">
        <w:rPr>
          <w:rStyle w:val="a4"/>
          <w:rtl/>
        </w:rPr>
        <w:t xml:space="preserve">את"ל </w:t>
      </w:r>
      <w:r w:rsidRPr="006F178A">
        <w:rPr>
          <w:rFonts w:ascii="FontbitDavid" w:hAnsi="FontbitDavid"/>
          <w:rtl/>
        </w:rPr>
        <w:t>נזירות מועטת כיון דעשרה יומין הוא דיתרין</w:t>
      </w:r>
      <w:r w:rsidR="00AF68AF">
        <w:rPr>
          <w:rFonts w:ascii="FontbitDavid" w:hAnsi="FontbitDavid" w:hint="cs"/>
          <w:rtl/>
        </w:rPr>
        <w:t>-</w:t>
      </w:r>
      <w:r w:rsidRPr="006F178A">
        <w:rPr>
          <w:rFonts w:ascii="FontbitDavid" w:hAnsi="FontbitDavid"/>
          <w:rtl/>
        </w:rPr>
        <w:t xml:space="preserve"> לא </w:t>
      </w:r>
      <w:r w:rsidR="002546AD">
        <w:rPr>
          <w:rFonts w:ascii="FontbitDavid" w:hAnsi="FontbitDavid" w:hint="cs"/>
          <w:rtl/>
        </w:rPr>
        <w:t>עולים לו אותם</w:t>
      </w:r>
      <w:r w:rsidRPr="006F178A">
        <w:rPr>
          <w:rFonts w:ascii="FontbitDavid" w:hAnsi="FontbitDavid"/>
          <w:rtl/>
        </w:rPr>
        <w:t xml:space="preserve"> עשרה, ודאי נזיר מאה יום כיון ד</w:t>
      </w:r>
      <w:r w:rsidR="002546AD">
        <w:rPr>
          <w:rFonts w:ascii="FontbitDavid" w:hAnsi="FontbitDavid" w:hint="cs"/>
          <w:rtl/>
        </w:rPr>
        <w:t>יש לו שמונים ימים לבסוף עולה לו או לא?</w:t>
      </w:r>
      <w:r w:rsidR="00C110B0">
        <w:rPr>
          <w:rFonts w:hint="cs"/>
          <w:rtl/>
        </w:rPr>
        <w:t xml:space="preserve"> </w:t>
      </w:r>
      <w:r w:rsidRPr="00766B62">
        <w:rPr>
          <w:rFonts w:cs="BA Vilna Bold"/>
          <w:rtl/>
        </w:rPr>
        <w:t>ואת</w:t>
      </w:r>
      <w:r w:rsidRPr="006F178A">
        <w:rPr>
          <w:rtl/>
        </w:rPr>
        <w:t xml:space="preserve">"ל חיילי, </w:t>
      </w:r>
    </w:p>
    <w:p w14:paraId="1CBCFE17" w14:textId="77777777" w:rsidR="00A04E99" w:rsidRDefault="00C110B0" w:rsidP="00BA44EB">
      <w:pPr>
        <w:pStyle w:val="a7"/>
        <w:rPr>
          <w:rtl/>
        </w:rPr>
      </w:pPr>
      <w:r w:rsidRPr="00A04E99">
        <w:rPr>
          <w:rStyle w:val="a4"/>
          <w:rFonts w:hint="cs"/>
          <w:rtl/>
        </w:rPr>
        <w:t xml:space="preserve">ב. </w:t>
      </w:r>
      <w:r w:rsidR="00FF3740" w:rsidRPr="006F178A">
        <w:rPr>
          <w:rtl/>
        </w:rPr>
        <w:t xml:space="preserve">אמר הריני נזיר לאחר כ' יום ומעכשיו נזיר עולם, מהו? </w:t>
      </w:r>
    </w:p>
    <w:p w14:paraId="66B1DC4E" w14:textId="504214E0" w:rsidR="004D5BBF" w:rsidRDefault="00FF3740" w:rsidP="00A04E99">
      <w:pPr>
        <w:rPr>
          <w:rtl/>
        </w:rPr>
      </w:pPr>
      <w:r w:rsidRPr="006F178A">
        <w:rPr>
          <w:rtl/>
        </w:rPr>
        <w:t>מי חיילא עליה או לא?</w:t>
      </w:r>
      <w:r w:rsidR="00A04E99">
        <w:rPr>
          <w:rFonts w:hint="cs"/>
          <w:rtl/>
        </w:rPr>
        <w:t xml:space="preserve"> </w:t>
      </w:r>
      <w:r w:rsidRPr="00766B62">
        <w:rPr>
          <w:rFonts w:cs="BA Vilna Bold"/>
          <w:rtl/>
        </w:rPr>
        <w:t>את</w:t>
      </w:r>
      <w:r w:rsidRPr="006F178A">
        <w:rPr>
          <w:rtl/>
        </w:rPr>
        <w:t xml:space="preserve">"ל </w:t>
      </w:r>
      <w:r w:rsidR="00585A64">
        <w:rPr>
          <w:rtl/>
        </w:rPr>
        <w:t>כאן</w:t>
      </w:r>
      <w:r w:rsidRPr="006F178A">
        <w:rPr>
          <w:rtl/>
        </w:rPr>
        <w:t xml:space="preserve"> כיון </w:t>
      </w:r>
      <w:r w:rsidR="002546AD">
        <w:rPr>
          <w:rFonts w:hint="cs"/>
          <w:rtl/>
        </w:rPr>
        <w:t>שיכול להישאל חל</w:t>
      </w:r>
      <w:r w:rsidRPr="006F178A">
        <w:rPr>
          <w:rtl/>
        </w:rPr>
        <w:t xml:space="preserve">, </w:t>
      </w:r>
    </w:p>
    <w:p w14:paraId="246FE696" w14:textId="05B90634" w:rsidR="00A04E99" w:rsidRDefault="00A04E99" w:rsidP="00BA44EB">
      <w:pPr>
        <w:pStyle w:val="a7"/>
        <w:rPr>
          <w:rtl/>
        </w:rPr>
      </w:pPr>
      <w:r w:rsidRPr="00A04E99">
        <w:rPr>
          <w:rStyle w:val="a4"/>
          <w:rFonts w:hint="cs"/>
          <w:rtl/>
        </w:rPr>
        <w:t xml:space="preserve">ג. </w:t>
      </w:r>
      <w:r w:rsidR="00FF3740" w:rsidRPr="006F178A">
        <w:rPr>
          <w:rtl/>
        </w:rPr>
        <w:t xml:space="preserve">אמר הריני נזיר שמשון לאחר </w:t>
      </w:r>
      <w:r w:rsidR="002546AD">
        <w:rPr>
          <w:rFonts w:hint="cs"/>
          <w:rtl/>
        </w:rPr>
        <w:t>כ'</w:t>
      </w:r>
      <w:r w:rsidR="00FF3740" w:rsidRPr="006F178A">
        <w:rPr>
          <w:rtl/>
        </w:rPr>
        <w:t xml:space="preserve"> יום ומעכשיו נזיר סתם? </w:t>
      </w:r>
    </w:p>
    <w:p w14:paraId="64817D62" w14:textId="15DEAF31" w:rsidR="00FF3740" w:rsidRPr="00D33752" w:rsidRDefault="00585A64" w:rsidP="00A04E99">
      <w:pPr>
        <w:rPr>
          <w:spacing w:val="-6"/>
          <w:rtl/>
        </w:rPr>
      </w:pPr>
      <w:r w:rsidRPr="00D33752">
        <w:rPr>
          <w:spacing w:val="-6"/>
          <w:rtl/>
        </w:rPr>
        <w:t>כאן</w:t>
      </w:r>
      <w:r w:rsidR="00FF3740" w:rsidRPr="00D33752">
        <w:rPr>
          <w:spacing w:val="-6"/>
          <w:rtl/>
        </w:rPr>
        <w:t xml:space="preserve"> </w:t>
      </w:r>
      <w:r w:rsidR="002546AD" w:rsidRPr="00D33752">
        <w:rPr>
          <w:rFonts w:hint="cs"/>
          <w:spacing w:val="-6"/>
          <w:rtl/>
        </w:rPr>
        <w:t>שא''א להישאל חל או לא</w:t>
      </w:r>
      <w:r w:rsidR="00FF3740" w:rsidRPr="00D33752">
        <w:rPr>
          <w:spacing w:val="-6"/>
          <w:rtl/>
        </w:rPr>
        <w:t xml:space="preserve">? </w:t>
      </w:r>
      <w:r w:rsidR="00FF3740" w:rsidRPr="00766B62">
        <w:rPr>
          <w:rFonts w:cs="BA Vilna Bold"/>
          <w:spacing w:val="-6"/>
          <w:rtl/>
        </w:rPr>
        <w:t>אמר</w:t>
      </w:r>
      <w:r w:rsidR="00FF3740" w:rsidRPr="00D33752">
        <w:rPr>
          <w:spacing w:val="-6"/>
          <w:rtl/>
        </w:rPr>
        <w:t xml:space="preserve"> כמשה בשבעה באדר, מאי? </w:t>
      </w:r>
    </w:p>
    <w:p w14:paraId="514320E5" w14:textId="526BB33D" w:rsidR="00FF3740" w:rsidRPr="006F178A" w:rsidRDefault="00FF3740" w:rsidP="00FF52EF">
      <w:pPr>
        <w:rPr>
          <w:rtl/>
        </w:rPr>
      </w:pPr>
      <w:r w:rsidRPr="004D5BBF">
        <w:rPr>
          <w:rStyle w:val="a4"/>
          <w:rtl/>
        </w:rPr>
        <w:t xml:space="preserve">פשוט קדמייתא: </w:t>
      </w:r>
      <w:r w:rsidRPr="00757D20">
        <w:rPr>
          <w:rtl/>
        </w:rPr>
        <w:t xml:space="preserve">הריני נזיר לאחר </w:t>
      </w:r>
      <w:r w:rsidRPr="00757D20">
        <w:rPr>
          <w:rFonts w:hint="cs"/>
          <w:rtl/>
        </w:rPr>
        <w:t>כ'</w:t>
      </w:r>
      <w:r w:rsidRPr="00757D20">
        <w:rPr>
          <w:rtl/>
        </w:rPr>
        <w:t xml:space="preserve">יום ומעכשיו </w:t>
      </w:r>
      <w:r w:rsidRPr="00757D20">
        <w:rPr>
          <w:rFonts w:hint="cs"/>
          <w:rtl/>
        </w:rPr>
        <w:t>ק'</w:t>
      </w:r>
      <w:r w:rsidRPr="00757D20">
        <w:rPr>
          <w:rtl/>
        </w:rPr>
        <w:t xml:space="preserve"> יום - מונה </w:t>
      </w:r>
      <w:r w:rsidRPr="00757D20">
        <w:rPr>
          <w:rFonts w:hint="cs"/>
          <w:rtl/>
        </w:rPr>
        <w:t xml:space="preserve">כ' </w:t>
      </w:r>
      <w:r w:rsidRPr="00757D20">
        <w:rPr>
          <w:rtl/>
        </w:rPr>
        <w:t xml:space="preserve">ואח"כ מונה </w:t>
      </w:r>
      <w:r w:rsidRPr="00757D20">
        <w:rPr>
          <w:rFonts w:hint="cs"/>
          <w:rtl/>
        </w:rPr>
        <w:t>ל'</w:t>
      </w:r>
      <w:r w:rsidRPr="00757D20">
        <w:rPr>
          <w:rtl/>
        </w:rPr>
        <w:t xml:space="preserve"> ואח"כ מונה </w:t>
      </w:r>
      <w:r w:rsidRPr="00757D20">
        <w:rPr>
          <w:rFonts w:hint="cs"/>
          <w:rtl/>
        </w:rPr>
        <w:t>פ'</w:t>
      </w:r>
      <w:r w:rsidRPr="00757D20">
        <w:rPr>
          <w:rtl/>
        </w:rPr>
        <w:t xml:space="preserve"> כדי להשלים נזירות ראשונה.</w:t>
      </w:r>
    </w:p>
    <w:p w14:paraId="1751C44A" w14:textId="7CE607AA" w:rsidR="00FF3740" w:rsidRPr="006F178A" w:rsidRDefault="00922C5B" w:rsidP="00FF3740">
      <w:pPr>
        <w:rPr>
          <w:rtl/>
        </w:rPr>
      </w:pPr>
      <w:r w:rsidRPr="006F178A">
        <w:rPr>
          <w:rFonts w:ascii="FontbitDavid" w:hAnsi="FontbitDavid"/>
          <w:rtl/>
        </w:rPr>
        <w:t xml:space="preserve">• </w:t>
      </w:r>
      <w:r w:rsidR="00FF3740" w:rsidRPr="006F178A">
        <w:rPr>
          <w:rtl/>
        </w:rPr>
        <w:t xml:space="preserve">נטמא בימי בנו </w:t>
      </w:r>
      <w:r w:rsidR="00FF3740" w:rsidRPr="00FF52EF">
        <w:rPr>
          <w:rStyle w:val="a4"/>
          <w:rtl/>
        </w:rPr>
        <w:t xml:space="preserve"> </w:t>
      </w:r>
      <w:r>
        <w:rPr>
          <w:rStyle w:val="a4"/>
          <w:rFonts w:hint="cs"/>
          <w:rtl/>
        </w:rPr>
        <w:t>ל</w:t>
      </w:r>
      <w:r w:rsidR="00FF3740" w:rsidRPr="00FF52EF">
        <w:rPr>
          <w:rStyle w:val="a4"/>
          <w:rFonts w:hint="cs"/>
          <w:rtl/>
        </w:rPr>
        <w:t>רי</w:t>
      </w:r>
      <w:r w:rsidR="00FF3740" w:rsidRPr="00FF52EF">
        <w:rPr>
          <w:rStyle w:val="a4"/>
          <w:rtl/>
        </w:rPr>
        <w:t>"</w:t>
      </w:r>
      <w:r w:rsidR="00FF3740" w:rsidRPr="00FF52EF">
        <w:rPr>
          <w:rStyle w:val="a4"/>
          <w:rFonts w:hint="cs"/>
          <w:rtl/>
        </w:rPr>
        <w:t>ו:</w:t>
      </w:r>
      <w:r w:rsidR="00FF3740" w:rsidRPr="006F178A">
        <w:rPr>
          <w:rtl/>
        </w:rPr>
        <w:t xml:space="preserve"> סותר, </w:t>
      </w:r>
      <w:r>
        <w:rPr>
          <w:rFonts w:hint="cs"/>
          <w:rtl/>
        </w:rPr>
        <w:t>נזירות ארוכה</w:t>
      </w:r>
      <w:r w:rsidR="00FF3740" w:rsidRPr="006F178A">
        <w:rPr>
          <w:rtl/>
        </w:rPr>
        <w:t xml:space="preserve"> היא</w:t>
      </w:r>
      <w:r w:rsidR="001A7DD4">
        <w:rPr>
          <w:rtl/>
        </w:rPr>
        <w:t>.</w:t>
      </w:r>
    </w:p>
    <w:p w14:paraId="49C46AEA" w14:textId="081D9750" w:rsidR="00922C5B" w:rsidRPr="006F178A" w:rsidRDefault="00FF3740" w:rsidP="00922C5B">
      <w:pPr>
        <w:rPr>
          <w:rtl/>
        </w:rPr>
      </w:pPr>
      <w:r w:rsidRPr="006F178A">
        <w:rPr>
          <w:rFonts w:hint="cs"/>
          <w:rtl/>
        </w:rPr>
        <w:t xml:space="preserve">     </w:t>
      </w:r>
      <w:r w:rsidR="00922C5B">
        <w:rPr>
          <w:rStyle w:val="a4"/>
          <w:rtl/>
        </w:rPr>
        <w:tab/>
      </w:r>
      <w:r w:rsidR="00922C5B">
        <w:rPr>
          <w:rStyle w:val="a4"/>
          <w:rtl/>
        </w:rPr>
        <w:tab/>
      </w:r>
      <w:r w:rsidR="00922C5B">
        <w:rPr>
          <w:rStyle w:val="a4"/>
          <w:rFonts w:hint="cs"/>
          <w:rtl/>
        </w:rPr>
        <w:t xml:space="preserve"> </w:t>
      </w:r>
      <w:r w:rsidR="00922C5B">
        <w:rPr>
          <w:rStyle w:val="a4"/>
          <w:rtl/>
        </w:rPr>
        <w:tab/>
      </w:r>
      <w:r w:rsidR="00922C5B">
        <w:rPr>
          <w:rStyle w:val="a4"/>
          <w:rtl/>
        </w:rPr>
        <w:tab/>
      </w:r>
      <w:r w:rsidR="00922C5B">
        <w:rPr>
          <w:rStyle w:val="a4"/>
          <w:rtl/>
        </w:rPr>
        <w:tab/>
      </w:r>
      <w:r w:rsidRPr="00922C5B">
        <w:rPr>
          <w:rStyle w:val="a4"/>
          <w:rFonts w:hint="cs"/>
          <w:rtl/>
        </w:rPr>
        <w:t>ר</w:t>
      </w:r>
      <w:r w:rsidRPr="00922C5B">
        <w:rPr>
          <w:rStyle w:val="a4"/>
          <w:rtl/>
        </w:rPr>
        <w:t>"</w:t>
      </w:r>
      <w:r w:rsidRPr="00922C5B">
        <w:rPr>
          <w:rStyle w:val="a4"/>
          <w:rFonts w:hint="cs"/>
          <w:rtl/>
        </w:rPr>
        <w:t xml:space="preserve">ל: </w:t>
      </w:r>
      <w:r w:rsidRPr="006F178A">
        <w:rPr>
          <w:rtl/>
        </w:rPr>
        <w:t xml:space="preserve">אינו סותר, נזירות </w:t>
      </w:r>
      <w:r w:rsidR="00922C5B">
        <w:rPr>
          <w:rFonts w:hint="cs"/>
          <w:rtl/>
        </w:rPr>
        <w:t>שלו לחוד ודבריה לחוד.</w:t>
      </w:r>
    </w:p>
    <w:p w14:paraId="6628A3FE" w14:textId="77777777" w:rsidR="00FF3740" w:rsidRPr="006F178A" w:rsidRDefault="00FF3740" w:rsidP="00516202">
      <w:pPr>
        <w:pStyle w:val="affff5"/>
        <w:framePr w:wrap="around"/>
        <w:rPr>
          <w:rtl/>
        </w:rPr>
      </w:pPr>
      <w:r w:rsidRPr="006F178A">
        <w:rPr>
          <w:rFonts w:hint="cs"/>
          <w:rtl/>
        </w:rPr>
        <w:t xml:space="preserve">יד: </w:t>
      </w:r>
    </w:p>
    <w:p w14:paraId="40284082" w14:textId="1BF65110" w:rsidR="00FF3740" w:rsidRPr="006F178A" w:rsidRDefault="00FF3740" w:rsidP="00FF3740">
      <w:pPr>
        <w:rPr>
          <w:rtl/>
        </w:rPr>
      </w:pPr>
      <w:r w:rsidRPr="006F178A">
        <w:rPr>
          <w:rFonts w:ascii="FontbitDavid" w:hAnsi="FontbitDavid"/>
          <w:rtl/>
        </w:rPr>
        <w:t>• נטמא בימי צרעתו</w:t>
      </w:r>
      <w:r w:rsidR="00922C5B">
        <w:rPr>
          <w:rFonts w:ascii="FontbitDavid" w:hAnsi="FontbitDavid" w:hint="cs"/>
          <w:rtl/>
        </w:rPr>
        <w:t>-</w:t>
      </w:r>
      <w:r w:rsidRPr="006F178A">
        <w:rPr>
          <w:rFonts w:ascii="FontbitDavid" w:hAnsi="FontbitDavid"/>
          <w:rtl/>
        </w:rPr>
        <w:t xml:space="preserve"> </w:t>
      </w:r>
      <w:r w:rsidRPr="00922C5B">
        <w:rPr>
          <w:rStyle w:val="a4"/>
          <w:rFonts w:hint="cs"/>
          <w:rtl/>
        </w:rPr>
        <w:t>לרי</w:t>
      </w:r>
      <w:r w:rsidRPr="00922C5B">
        <w:rPr>
          <w:rStyle w:val="a4"/>
          <w:rtl/>
        </w:rPr>
        <w:t>"</w:t>
      </w:r>
      <w:r w:rsidRPr="00922C5B">
        <w:rPr>
          <w:rStyle w:val="a4"/>
          <w:rFonts w:hint="cs"/>
          <w:rtl/>
        </w:rPr>
        <w:t>ו:</w:t>
      </w:r>
      <w:r w:rsidRPr="006F178A">
        <w:rPr>
          <w:rFonts w:ascii="FontbitDavid" w:hAnsi="FontbitDavid" w:hint="cs"/>
          <w:rtl/>
        </w:rPr>
        <w:t xml:space="preserve"> </w:t>
      </w:r>
      <w:r w:rsidRPr="006F178A">
        <w:rPr>
          <w:rFonts w:ascii="FontbitDavid" w:hAnsi="FontbitDavid"/>
          <w:rtl/>
        </w:rPr>
        <w:t>סותר, דהא בנזירות קאי</w:t>
      </w:r>
      <w:r w:rsidR="001A7DD4">
        <w:rPr>
          <w:rFonts w:ascii="FontbitDavid" w:hAnsi="FontbitDavid"/>
          <w:rtl/>
        </w:rPr>
        <w:t>.</w:t>
      </w:r>
    </w:p>
    <w:p w14:paraId="633F9105" w14:textId="77777777" w:rsidR="00FF3740" w:rsidRPr="006F178A" w:rsidRDefault="00FF3740" w:rsidP="00140037">
      <w:pPr>
        <w:ind w:left="678" w:firstLine="113"/>
        <w:rPr>
          <w:rtl/>
        </w:rPr>
      </w:pPr>
      <w:r w:rsidRPr="00140037">
        <w:rPr>
          <w:rStyle w:val="a4"/>
          <w:rFonts w:hint="cs"/>
          <w:rtl/>
        </w:rPr>
        <w:t>ולר</w:t>
      </w:r>
      <w:r w:rsidRPr="00140037">
        <w:rPr>
          <w:rStyle w:val="a4"/>
          <w:rtl/>
        </w:rPr>
        <w:t>"</w:t>
      </w:r>
      <w:r w:rsidRPr="00140037">
        <w:rPr>
          <w:rStyle w:val="a4"/>
          <w:rFonts w:hint="cs"/>
          <w:rtl/>
        </w:rPr>
        <w:t xml:space="preserve">ל: </w:t>
      </w:r>
      <w:r w:rsidRPr="006F178A">
        <w:rPr>
          <w:rFonts w:hint="cs"/>
          <w:rtl/>
        </w:rPr>
        <w:t>אינ</w:t>
      </w:r>
      <w:r w:rsidRPr="006F178A">
        <w:rPr>
          <w:rtl/>
        </w:rPr>
        <w:t>ו סותר, צרעת לחוד ונזירות לחוד.</w:t>
      </w:r>
    </w:p>
    <w:p w14:paraId="7DA2CE1F" w14:textId="3881ED30" w:rsidR="00FF3740" w:rsidRPr="006F178A" w:rsidRDefault="00FF3740" w:rsidP="00140037">
      <w:pPr>
        <w:ind w:firstLine="113"/>
        <w:rPr>
          <w:rtl/>
        </w:rPr>
      </w:pPr>
      <w:r w:rsidRPr="00140037">
        <w:rPr>
          <w:rStyle w:val="a4"/>
          <w:rtl/>
        </w:rPr>
        <w:t>וצריכא</w:t>
      </w:r>
      <w:r w:rsidR="001A7DD4" w:rsidRPr="00140037">
        <w:rPr>
          <w:rStyle w:val="a4"/>
          <w:rtl/>
        </w:rPr>
        <w:t>.</w:t>
      </w:r>
      <w:r w:rsidRPr="006F178A">
        <w:rPr>
          <w:rFonts w:hint="cs"/>
          <w:rtl/>
        </w:rPr>
        <w:t xml:space="preserve"> לתרוויהו דלא לימא דחד מודה לחבריה</w:t>
      </w:r>
      <w:r w:rsidR="00A83F24">
        <w:rPr>
          <w:rFonts w:hint="cs"/>
          <w:rtl/>
        </w:rPr>
        <w:t xml:space="preserve"> באידך</w:t>
      </w:r>
      <w:r w:rsidR="00140037">
        <w:rPr>
          <w:rFonts w:hint="cs"/>
          <w:rtl/>
        </w:rPr>
        <w:t>.</w:t>
      </w:r>
      <w:r w:rsidRPr="006F178A">
        <w:rPr>
          <w:rFonts w:hint="cs"/>
          <w:rtl/>
        </w:rPr>
        <w:t xml:space="preserve"> </w:t>
      </w:r>
    </w:p>
    <w:p w14:paraId="453F0515" w14:textId="70515976" w:rsidR="00140037" w:rsidRDefault="00FF3740" w:rsidP="00BA44EB">
      <w:pPr>
        <w:pStyle w:val="a7"/>
        <w:rPr>
          <w:rtl/>
        </w:rPr>
      </w:pPr>
      <w:r w:rsidRPr="006F178A">
        <w:rPr>
          <w:rtl/>
        </w:rPr>
        <w:t xml:space="preserve">נטמא ביום גידול שער </w:t>
      </w:r>
    </w:p>
    <w:p w14:paraId="4E3D2DCE" w14:textId="77777777" w:rsidR="00140037" w:rsidRDefault="00FF3740" w:rsidP="00A5184B">
      <w:pPr>
        <w:pStyle w:val="36"/>
        <w:framePr w:wrap="notBeside"/>
        <w:rPr>
          <w:rtl/>
        </w:rPr>
      </w:pPr>
      <w:r w:rsidRPr="00140037">
        <w:rPr>
          <w:rFonts w:hint="cs"/>
          <w:rtl/>
        </w:rPr>
        <w:t>לרב</w:t>
      </w:r>
      <w:r w:rsidRPr="00140037">
        <w:rPr>
          <w:rtl/>
        </w:rPr>
        <w:t>:</w:t>
      </w:r>
    </w:p>
    <w:p w14:paraId="05772D25" w14:textId="77777777" w:rsidR="00715ADE" w:rsidRDefault="00FF3740" w:rsidP="00FF3740">
      <w:pPr>
        <w:rPr>
          <w:rtl/>
        </w:rPr>
      </w:pPr>
      <w:r w:rsidRPr="00140037">
        <w:rPr>
          <w:rtl/>
        </w:rPr>
        <w:t xml:space="preserve"> </w:t>
      </w:r>
      <w:r w:rsidRPr="006F178A">
        <w:rPr>
          <w:rtl/>
        </w:rPr>
        <w:t xml:space="preserve">אינו סותר, </w:t>
      </w:r>
      <w:r w:rsidR="00585A64" w:rsidRPr="00140037">
        <w:rPr>
          <w:rStyle w:val="a4"/>
          <w:rtl/>
        </w:rPr>
        <w:t>אף</w:t>
      </w:r>
      <w:r w:rsidRPr="00140037">
        <w:rPr>
          <w:rStyle w:val="a4"/>
          <w:rtl/>
        </w:rPr>
        <w:t xml:space="preserve"> לר</w:t>
      </w:r>
      <w:r w:rsidRPr="00140037">
        <w:rPr>
          <w:rStyle w:val="a4"/>
          <w:rFonts w:hint="cs"/>
          <w:rtl/>
        </w:rPr>
        <w:t>י</w:t>
      </w:r>
      <w:r w:rsidRPr="00140037">
        <w:rPr>
          <w:rStyle w:val="a4"/>
          <w:rtl/>
        </w:rPr>
        <w:t>"</w:t>
      </w:r>
      <w:r w:rsidRPr="00140037">
        <w:rPr>
          <w:rStyle w:val="a4"/>
          <w:rFonts w:hint="cs"/>
          <w:rtl/>
        </w:rPr>
        <w:t xml:space="preserve">ו </w:t>
      </w:r>
      <w:r w:rsidRPr="006F178A">
        <w:rPr>
          <w:rFonts w:hint="cs"/>
          <w:rtl/>
        </w:rPr>
        <w:t>ד</w:t>
      </w:r>
      <w:r w:rsidRPr="006F178A">
        <w:rPr>
          <w:rtl/>
        </w:rPr>
        <w:t xml:space="preserve">סותר, </w:t>
      </w:r>
    </w:p>
    <w:p w14:paraId="69CA81FB" w14:textId="754F7CE4" w:rsidR="00FF3740" w:rsidRPr="006F178A" w:rsidRDefault="00FF3740" w:rsidP="00FF3740">
      <w:pPr>
        <w:rPr>
          <w:rtl/>
        </w:rPr>
      </w:pPr>
      <w:r w:rsidRPr="006F178A">
        <w:rPr>
          <w:rtl/>
        </w:rPr>
        <w:t>ה"</w:t>
      </w:r>
      <w:r w:rsidRPr="006F178A">
        <w:rPr>
          <w:rFonts w:hint="cs"/>
          <w:rtl/>
        </w:rPr>
        <w:t xml:space="preserve">מ </w:t>
      </w:r>
      <w:r w:rsidR="00140037">
        <w:rPr>
          <w:rFonts w:hint="cs"/>
          <w:rtl/>
        </w:rPr>
        <w:t xml:space="preserve">כשעומד </w:t>
      </w:r>
      <w:r w:rsidRPr="006F178A">
        <w:rPr>
          <w:rtl/>
        </w:rPr>
        <w:t>בנזירות, גידול שער מישלם נזירות הוא</w:t>
      </w:r>
      <w:r w:rsidR="001A7DD4">
        <w:rPr>
          <w:rtl/>
        </w:rPr>
        <w:t>.</w:t>
      </w:r>
    </w:p>
    <w:p w14:paraId="1C3EAC95" w14:textId="77777777" w:rsidR="00140037" w:rsidRDefault="00FF3740" w:rsidP="00A5184B">
      <w:pPr>
        <w:pStyle w:val="36"/>
        <w:framePr w:wrap="notBeside"/>
        <w:rPr>
          <w:rtl/>
        </w:rPr>
      </w:pPr>
      <w:r w:rsidRPr="00140037">
        <w:rPr>
          <w:rFonts w:hint="cs"/>
          <w:rtl/>
        </w:rPr>
        <w:t>ול</w:t>
      </w:r>
      <w:r w:rsidRPr="00140037">
        <w:rPr>
          <w:rtl/>
        </w:rPr>
        <w:t>שמואל:</w:t>
      </w:r>
    </w:p>
    <w:p w14:paraId="18E96ACE" w14:textId="6F7CA7CF" w:rsidR="00FF3740" w:rsidRPr="006F178A" w:rsidRDefault="00FF3740" w:rsidP="00FF3740">
      <w:pPr>
        <w:rPr>
          <w:rtl/>
        </w:rPr>
      </w:pPr>
      <w:r w:rsidRPr="00140037">
        <w:rPr>
          <w:rtl/>
        </w:rPr>
        <w:t xml:space="preserve"> </w:t>
      </w:r>
      <w:r w:rsidRPr="006F178A">
        <w:rPr>
          <w:rtl/>
        </w:rPr>
        <w:t xml:space="preserve">סותר, </w:t>
      </w:r>
      <w:r w:rsidR="00585A64" w:rsidRPr="00140037">
        <w:rPr>
          <w:rStyle w:val="a4"/>
          <w:rtl/>
        </w:rPr>
        <w:t>אף</w:t>
      </w:r>
      <w:r w:rsidRPr="00140037">
        <w:rPr>
          <w:rStyle w:val="a4"/>
          <w:rtl/>
        </w:rPr>
        <w:t xml:space="preserve"> לר"</w:t>
      </w:r>
      <w:r w:rsidRPr="00140037">
        <w:rPr>
          <w:rStyle w:val="a4"/>
          <w:rFonts w:hint="cs"/>
          <w:rtl/>
        </w:rPr>
        <w:t>ל</w:t>
      </w:r>
      <w:r w:rsidRPr="00140037">
        <w:rPr>
          <w:rStyle w:val="a4"/>
          <w:rtl/>
        </w:rPr>
        <w:t xml:space="preserve"> </w:t>
      </w:r>
      <w:r w:rsidRPr="006F178A">
        <w:rPr>
          <w:rFonts w:hint="cs"/>
          <w:rtl/>
        </w:rPr>
        <w:t>ד</w:t>
      </w:r>
      <w:r w:rsidRPr="006F178A">
        <w:rPr>
          <w:rtl/>
        </w:rPr>
        <w:t xml:space="preserve">אין סותר, </w:t>
      </w:r>
      <w:r w:rsidR="00585A64">
        <w:rPr>
          <w:rtl/>
        </w:rPr>
        <w:t>שם</w:t>
      </w:r>
      <w:r w:rsidRPr="006F178A">
        <w:rPr>
          <w:rtl/>
        </w:rPr>
        <w:t xml:space="preserve"> שתי נזירות, </w:t>
      </w:r>
      <w:r w:rsidR="00585A64">
        <w:rPr>
          <w:rtl/>
        </w:rPr>
        <w:t>כאן</w:t>
      </w:r>
      <w:r w:rsidRPr="006F178A">
        <w:rPr>
          <w:rtl/>
        </w:rPr>
        <w:t xml:space="preserve"> </w:t>
      </w:r>
      <w:r w:rsidR="00140037">
        <w:rPr>
          <w:rFonts w:hint="cs"/>
          <w:rtl/>
        </w:rPr>
        <w:t>נזירות אחת</w:t>
      </w:r>
      <w:r w:rsidRPr="006F178A">
        <w:rPr>
          <w:rtl/>
        </w:rPr>
        <w:t>.</w:t>
      </w:r>
    </w:p>
    <w:p w14:paraId="539D6CE7" w14:textId="00B15F92" w:rsidR="005D577C" w:rsidRDefault="00FF3740" w:rsidP="005D577C">
      <w:pPr>
        <w:ind w:firstLine="113"/>
        <w:rPr>
          <w:spacing w:val="-2"/>
          <w:rtl/>
        </w:rPr>
      </w:pPr>
      <w:r w:rsidRPr="005D577C">
        <w:rPr>
          <w:rStyle w:val="a4"/>
          <w:rFonts w:hint="cs"/>
          <w:rtl/>
        </w:rPr>
        <w:t>והך</w:t>
      </w:r>
      <w:r w:rsidR="005D577C">
        <w:rPr>
          <w:rStyle w:val="a4"/>
          <w:rFonts w:hint="cs"/>
          <w:rtl/>
        </w:rPr>
        <w:t>:</w:t>
      </w:r>
      <w:r w:rsidRPr="005D577C">
        <w:rPr>
          <w:rStyle w:val="a4"/>
          <w:rFonts w:hint="cs"/>
          <w:rtl/>
        </w:rPr>
        <w:t xml:space="preserve"> </w:t>
      </w:r>
      <w:r w:rsidRPr="00D454EC">
        <w:rPr>
          <w:rFonts w:hint="cs"/>
          <w:spacing w:val="-2"/>
          <w:rtl/>
        </w:rPr>
        <w:t>ד</w:t>
      </w:r>
      <w:r w:rsidRPr="00766B62">
        <w:rPr>
          <w:rFonts w:cs="BA Vilna Bold"/>
          <w:spacing w:val="-2"/>
          <w:rtl/>
        </w:rPr>
        <w:t>הכל מודים</w:t>
      </w:r>
      <w:r w:rsidRPr="00D454EC">
        <w:rPr>
          <w:spacing w:val="-2"/>
          <w:rtl/>
        </w:rPr>
        <w:t xml:space="preserve">, שאם קדש שער בדם </w:t>
      </w:r>
    </w:p>
    <w:p w14:paraId="6A27B258" w14:textId="1EC3ABAA" w:rsidR="00FF3740" w:rsidRPr="00140037" w:rsidRDefault="00FF3740" w:rsidP="005D577C">
      <w:pPr>
        <w:ind w:left="113" w:firstLine="113"/>
        <w:rPr>
          <w:spacing w:val="-2"/>
          <w:rtl/>
        </w:rPr>
      </w:pPr>
      <w:r w:rsidRPr="00D454EC">
        <w:rPr>
          <w:spacing w:val="-2"/>
          <w:rtl/>
        </w:rPr>
        <w:t xml:space="preserve">- אין לו תקנה אליבא דרבנן, </w:t>
      </w:r>
      <w:r w:rsidRPr="00D454EC">
        <w:rPr>
          <w:rFonts w:hint="eastAsia"/>
          <w:spacing w:val="-2"/>
          <w:rtl/>
        </w:rPr>
        <w:t>ו</w:t>
      </w:r>
      <w:r w:rsidRPr="00D454EC">
        <w:rPr>
          <w:spacing w:val="-2"/>
          <w:rtl/>
        </w:rPr>
        <w:t>אין לו תקנה למצות גילוח.</w:t>
      </w:r>
    </w:p>
    <w:p w14:paraId="5FBAA640" w14:textId="77777777" w:rsidR="00140037" w:rsidRDefault="00FF3740" w:rsidP="00A5184B">
      <w:pPr>
        <w:pStyle w:val="36"/>
        <w:framePr w:wrap="notBeside"/>
        <w:rPr>
          <w:rtl/>
        </w:rPr>
      </w:pPr>
      <w:r w:rsidRPr="00140037">
        <w:rPr>
          <w:rFonts w:hint="cs"/>
          <w:rtl/>
        </w:rPr>
        <w:t>ריב</w:t>
      </w:r>
      <w:r w:rsidRPr="00140037">
        <w:rPr>
          <w:rtl/>
        </w:rPr>
        <w:t>"</w:t>
      </w:r>
      <w:r w:rsidRPr="00140037">
        <w:rPr>
          <w:rFonts w:hint="cs"/>
          <w:rtl/>
        </w:rPr>
        <w:t>ח</w:t>
      </w:r>
      <w:r w:rsidRPr="00140037">
        <w:rPr>
          <w:rtl/>
        </w:rPr>
        <w:t>:</w:t>
      </w:r>
    </w:p>
    <w:p w14:paraId="4A6011C5" w14:textId="21500C28" w:rsidR="00FF3740" w:rsidRPr="00140037" w:rsidRDefault="00FF3740" w:rsidP="00140037">
      <w:pPr>
        <w:ind w:left="339"/>
        <w:rPr>
          <w:rtl/>
        </w:rPr>
      </w:pPr>
      <w:r w:rsidRPr="006F178A">
        <w:rPr>
          <w:rtl/>
        </w:rPr>
        <w:t xml:space="preserve">נזיר שכלו לו ימיו לוקה על הטומאה, </w:t>
      </w:r>
      <w:r w:rsidRPr="003215F9">
        <w:rPr>
          <w:rStyle w:val="afffffe"/>
          <w:rFonts w:hint="cs"/>
          <w:rtl/>
        </w:rPr>
        <w:t>ד'</w:t>
      </w:r>
      <w:r w:rsidRPr="003215F9">
        <w:rPr>
          <w:rStyle w:val="afffffe"/>
          <w:rtl/>
        </w:rPr>
        <w:t>כל ימי הזירו לה',</w:t>
      </w:r>
      <w:r w:rsidRPr="006F178A">
        <w:rPr>
          <w:rtl/>
        </w:rPr>
        <w:t xml:space="preserve"> לרבות ימים שלאחר מלאת כימים שלפני מלאת,</w:t>
      </w:r>
      <w:r w:rsidRPr="006F178A">
        <w:rPr>
          <w:rFonts w:hint="cs"/>
          <w:rtl/>
        </w:rPr>
        <w:t xml:space="preserve"> </w:t>
      </w:r>
      <w:r w:rsidR="00140037" w:rsidRPr="006F178A">
        <w:rPr>
          <w:rtl/>
        </w:rPr>
        <w:t>ו</w:t>
      </w:r>
      <w:r w:rsidR="00140037">
        <w:rPr>
          <w:rFonts w:hint="cs"/>
          <w:rtl/>
        </w:rPr>
        <w:t xml:space="preserve">לא </w:t>
      </w:r>
      <w:r w:rsidR="00140037" w:rsidRPr="006F178A">
        <w:rPr>
          <w:rtl/>
        </w:rPr>
        <w:t>על התגלחת ויין.</w:t>
      </w:r>
      <w:r w:rsidRPr="006F178A">
        <w:rPr>
          <w:rFonts w:hint="cs"/>
          <w:rtl/>
        </w:rPr>
        <w:t xml:space="preserve"> ד</w:t>
      </w:r>
      <w:r w:rsidRPr="00140037">
        <w:rPr>
          <w:rStyle w:val="afffffe"/>
          <w:rFonts w:hint="cs"/>
          <w:rtl/>
        </w:rPr>
        <w:t>'וטמא ראש נזרו</w:t>
      </w:r>
      <w:r w:rsidRPr="00140037">
        <w:rPr>
          <w:rFonts w:hint="cs"/>
          <w:rtl/>
        </w:rPr>
        <w:t xml:space="preserve"> </w:t>
      </w:r>
      <w:r w:rsidR="0012075F">
        <w:rPr>
          <w:rFonts w:hint="cs"/>
          <w:rtl/>
        </w:rPr>
        <w:t>-</w:t>
      </w:r>
      <w:r w:rsidRPr="00140037">
        <w:rPr>
          <w:rtl/>
        </w:rPr>
        <w:t>שנזרו תלוי בראשו.</w:t>
      </w:r>
    </w:p>
    <w:p w14:paraId="62969A1E" w14:textId="77777777" w:rsidR="00FF3740" w:rsidRPr="006F178A" w:rsidRDefault="00FF3740" w:rsidP="00516202">
      <w:pPr>
        <w:pStyle w:val="affff5"/>
        <w:framePr w:wrap="around"/>
        <w:rPr>
          <w:rtl/>
        </w:rPr>
      </w:pPr>
      <w:r w:rsidRPr="006F178A">
        <w:rPr>
          <w:rFonts w:hint="cs"/>
          <w:rtl/>
        </w:rPr>
        <w:t>טו.</w:t>
      </w:r>
    </w:p>
    <w:p w14:paraId="15771B55" w14:textId="6AD0F3A3" w:rsidR="0012075F" w:rsidRPr="00D33752" w:rsidRDefault="00FF3740" w:rsidP="00FF3740">
      <w:pPr>
        <w:rPr>
          <w:rFonts w:ascii="FontbitDavid" w:hAnsi="FontbitDavid"/>
          <w:spacing w:val="-4"/>
          <w:rtl/>
        </w:rPr>
      </w:pPr>
      <w:r w:rsidRPr="00D33752">
        <w:rPr>
          <w:rStyle w:val="a4"/>
          <w:spacing w:val="-4"/>
          <w:rtl/>
        </w:rPr>
        <w:t xml:space="preserve">מיתיבי: </w:t>
      </w:r>
      <w:r w:rsidRPr="00D33752">
        <w:rPr>
          <w:rFonts w:ascii="FontbitDavid" w:hAnsi="FontbitDavid"/>
          <w:spacing w:val="-4"/>
          <w:rtl/>
        </w:rPr>
        <w:t xml:space="preserve">נזיר שכלו לו ימיו אסור לגלח ולשתות יין ולטמא למתים, </w:t>
      </w:r>
    </w:p>
    <w:p w14:paraId="46A34BC9" w14:textId="19A7F94D" w:rsidR="00FF3740" w:rsidRPr="006F178A" w:rsidRDefault="00FF3740" w:rsidP="0012075F">
      <w:pPr>
        <w:ind w:firstLine="113"/>
        <w:rPr>
          <w:rtl/>
        </w:rPr>
      </w:pPr>
      <w:r w:rsidRPr="006F178A">
        <w:rPr>
          <w:rFonts w:ascii="FontbitDavid" w:hAnsi="FontbitDavid"/>
          <w:rtl/>
        </w:rPr>
        <w:t xml:space="preserve">ואם גילח ושתה יין ונטמא למתים סופג ארבעים! </w:t>
      </w:r>
      <w:r w:rsidRPr="00766B62">
        <w:rPr>
          <w:rFonts w:ascii="FontbitDavid" w:hAnsi="FontbitDavid" w:cs="BA Vilna Bold"/>
          <w:rtl/>
        </w:rPr>
        <w:t>תיובתא</w:t>
      </w:r>
      <w:r w:rsidRPr="006F178A">
        <w:rPr>
          <w:rFonts w:ascii="FontbitDavid" w:hAnsi="FontbitDavid"/>
          <w:rtl/>
        </w:rPr>
        <w:t>.</w:t>
      </w:r>
    </w:p>
    <w:p w14:paraId="019F4487" w14:textId="77777777" w:rsidR="00FF3740" w:rsidRPr="006F178A" w:rsidRDefault="00FF3740" w:rsidP="000F6CD2">
      <w:pPr>
        <w:pStyle w:val="afffffb"/>
        <w:rPr>
          <w:rtl/>
        </w:rPr>
      </w:pPr>
      <w:r>
        <w:rPr>
          <w:rtl/>
        </w:rPr>
        <w:t>׹</w:t>
      </w:r>
    </w:p>
    <w:p>
      <w:pPr>
        <w:pStyle w:val="affffff2"/>
        <w:rPr>
          <w:ins w:id="20284" w:author="קלוד" w:date="2026-10-06T10:09:33Z"/>
        </w:rPr>
      </w:pPr>
      <w:ins w:id="20283" w:author="קלוד" w:date="2026-10-06T10:09:33Z">
        <w:r>
          <w:t xml:space="preserve">משנה י</w:t>
        </w:r>
      </w:ins>
    </w:p>
    <w:p w14:paraId="49A230A1" w14:textId="5767954D" w:rsidR="00FF3740" w:rsidRPr="006F178A" w:rsidRDefault="00FF3740" w:rsidP="001B5E6C">
      <w:pPr>
        <w:pStyle w:val="affffb"/>
        <w:spacing w:before="120"/>
        <w:rPr>
          <w:rtl/>
        </w:rPr>
        <w:pPrChange w:id="90018" w:author="קלוד" w:date="2026-10-08T12:08:16Z">
          <w:pPr>
            <w:pStyle w:val="affffb"/>
          </w:pPr>
        </w:pPrChange>
      </w:pPr>
      <w:r w:rsidRPr="006F178A">
        <w:rPr>
          <w:rtl/>
        </w:rPr>
        <w:t>הריני נזיר לכשיהא לי בן ונזיר מאה יום, נולד לו בן עד שבעים - לא הפסיד כלום, לאחר שבעים - סותר שבעים, שאין תגלחת פחות מ</w:t>
      </w:r>
      <w:r w:rsidR="001B5E6C">
        <w:rPr>
          <w:rFonts w:hint="cs"/>
          <w:rtl/>
        </w:rPr>
        <w:t>ל'</w:t>
      </w:r>
      <w:r w:rsidRPr="006F178A">
        <w:rPr>
          <w:rtl/>
        </w:rPr>
        <w:t xml:space="preserve"> יום.</w:t>
      </w:r>
    </w:p>
    <w:p w14:paraId="6E306707" w14:textId="33B208BE" w:rsidR="00FF3740" w:rsidRPr="006F178A" w:rsidRDefault="00FF3740" w:rsidP="00BA44EB">
      <w:pPr>
        <w:pStyle w:val="a7"/>
        <w:rPr>
          <w:rtl/>
        </w:rPr>
      </w:pPr>
      <w:r w:rsidRPr="0009198C">
        <w:rPr>
          <w:rStyle w:val="a4"/>
          <w:rFonts w:ascii="BA Esthetic Regular" w:hAnsi="BA Esthetic Regular" w:cs="BA Esthetic Regular"/>
          <w:b/>
          <w:rtl/>
        </w:rPr>
        <w:t>רב:</w:t>
      </w:r>
      <w:r w:rsidRPr="0009198C">
        <w:rPr>
          <w:rStyle w:val="a4"/>
          <w:rtl/>
        </w:rPr>
        <w:t xml:space="preserve"> </w:t>
      </w:r>
      <w:r w:rsidRPr="006F178A">
        <w:rPr>
          <w:rtl/>
        </w:rPr>
        <w:t>יום שבעים עולה לכאן ולכאן.</w:t>
      </w:r>
    </w:p>
    <w:p w14:paraId="3DDADC98" w14:textId="77777777" w:rsidR="001B5E6C" w:rsidRDefault="00FF3740" w:rsidP="00A5184B">
      <w:pPr>
        <w:pStyle w:val="36"/>
        <w:framePr w:wrap="notBeside"/>
        <w:rPr>
          <w:rtl/>
        </w:rPr>
      </w:pPr>
      <w:r w:rsidRPr="001B5E6C">
        <w:rPr>
          <w:rtl/>
        </w:rPr>
        <w:lastRenderedPageBreak/>
        <w:t>תנן</w:t>
      </w:r>
    </w:p>
    <w:p w14:paraId="51ED6FE1" w14:textId="23458A64" w:rsidR="00FF3740" w:rsidRPr="006F178A" w:rsidRDefault="00FF3740" w:rsidP="00FF3740">
      <w:pPr>
        <w:rPr>
          <w:rtl/>
        </w:rPr>
      </w:pPr>
      <w:r w:rsidRPr="001B5E6C">
        <w:rPr>
          <w:rtl/>
        </w:rPr>
        <w:t>:</w:t>
      </w:r>
      <w:r w:rsidRPr="006F178A">
        <w:rPr>
          <w:rtl/>
        </w:rPr>
        <w:t xml:space="preserve"> נולד לו עד שבעים - לא הפסיד כלום</w:t>
      </w:r>
      <w:r w:rsidR="001A7DD4">
        <w:rPr>
          <w:rtl/>
        </w:rPr>
        <w:t>.</w:t>
      </w:r>
    </w:p>
    <w:p w14:paraId="1CE9D9CA" w14:textId="43FC0D7F" w:rsidR="00FF3740" w:rsidRPr="00766B62" w:rsidRDefault="00FF3740" w:rsidP="00FF3740">
      <w:pPr>
        <w:rPr>
          <w:rFonts w:cs="BA Vilna Bold"/>
          <w:rtl/>
        </w:rPr>
      </w:pPr>
      <w:r w:rsidRPr="006F178A">
        <w:rPr>
          <w:rtl/>
        </w:rPr>
        <w:t xml:space="preserve">ואי עולה לכאן ולכאן, </w:t>
      </w:r>
      <w:r w:rsidR="001B5E6C">
        <w:rPr>
          <w:rFonts w:hint="cs"/>
          <w:rtl/>
        </w:rPr>
        <w:t>נשכר</w:t>
      </w:r>
      <w:r w:rsidRPr="006F178A">
        <w:rPr>
          <w:rtl/>
        </w:rPr>
        <w:t>! אלא, בדין הוא דלא ליתני עד שבעים, ומשום דתני סיפא אחר שבעים - סותר שבעים, תני רישא שבעים.</w:t>
      </w:r>
    </w:p>
    <w:p w14:paraId="0F666225" w14:textId="77777777" w:rsidR="001B5E6C" w:rsidRDefault="00FF3740" w:rsidP="00A5184B">
      <w:pPr>
        <w:pStyle w:val="36"/>
        <w:framePr w:wrap="notBeside"/>
        <w:rPr>
          <w:rtl/>
        </w:rPr>
      </w:pPr>
      <w:r w:rsidRPr="001B5E6C">
        <w:rPr>
          <w:rtl/>
        </w:rPr>
        <w:t>ת"ש מסיפא</w:t>
      </w:r>
    </w:p>
    <w:p w14:paraId="36D94ADB" w14:textId="77777777" w:rsidR="009B1C56" w:rsidRDefault="00FF3740" w:rsidP="009B1C56">
      <w:pPr>
        <w:rPr>
          <w:rtl/>
        </w:rPr>
      </w:pPr>
      <w:r w:rsidRPr="001B5E6C">
        <w:rPr>
          <w:rtl/>
        </w:rPr>
        <w:t>:</w:t>
      </w:r>
      <w:r w:rsidRPr="006F178A">
        <w:rPr>
          <w:rtl/>
        </w:rPr>
        <w:t xml:space="preserve"> נולד אחר שבעים - סותר שבעים! </w:t>
      </w:r>
      <w:r w:rsidR="00DE58FD">
        <w:rPr>
          <w:rFonts w:hint="cs"/>
          <w:rtl/>
        </w:rPr>
        <w:t>-</w:t>
      </w:r>
      <w:r w:rsidRPr="006F178A">
        <w:rPr>
          <w:rtl/>
        </w:rPr>
        <w:t>אחר אחר</w:t>
      </w:r>
      <w:r w:rsidR="00DE58FD">
        <w:rPr>
          <w:rFonts w:hint="cs"/>
          <w:rtl/>
        </w:rPr>
        <w:t>.</w:t>
      </w:r>
    </w:p>
    <w:p w14:paraId="5254E60F" w14:textId="68C416E1" w:rsidR="00FF3740" w:rsidRPr="006F178A" w:rsidRDefault="001F5F30" w:rsidP="009B1C56">
      <w:pPr>
        <w:rPr>
          <w:rtl/>
        </w:rPr>
      </w:pPr>
      <w:r w:rsidRPr="009B1C56">
        <w:rPr>
          <w:rStyle w:val="a6"/>
          <w:rFonts w:hint="cs"/>
          <w:rtl/>
        </w:rPr>
        <w:t xml:space="preserve">א''ה </w:t>
      </w:r>
      <w:r w:rsidR="009B1C56" w:rsidRPr="009B1C56">
        <w:rPr>
          <w:rStyle w:val="a6"/>
          <w:rFonts w:hint="cs"/>
          <w:rtl/>
        </w:rPr>
        <w:t>רישא לתני אחר-</w:t>
      </w:r>
      <w:r w:rsidR="009B1C56">
        <w:rPr>
          <w:rFonts w:hint="cs"/>
          <w:rtl/>
        </w:rPr>
        <w:t xml:space="preserve"> </w:t>
      </w:r>
      <w:r w:rsidR="00FF3740" w:rsidRPr="00766B62">
        <w:rPr>
          <w:rFonts w:cs="BA Vilna Bold"/>
          <w:rtl/>
        </w:rPr>
        <w:t xml:space="preserve">ש"מ </w:t>
      </w:r>
      <w:r w:rsidR="00FF3740" w:rsidRPr="006F178A">
        <w:rPr>
          <w:rtl/>
        </w:rPr>
        <w:t>אחר ממש, וכן מתני' לרב!</w:t>
      </w:r>
    </w:p>
    <w:p w14:paraId="1E0AB8D3" w14:textId="74B4A57A" w:rsidR="00FF3740" w:rsidRPr="006F178A" w:rsidRDefault="00FF3740" w:rsidP="00FF3740">
      <w:pPr>
        <w:rPr>
          <w:rtl/>
        </w:rPr>
      </w:pPr>
      <w:r w:rsidRPr="00DE58FD">
        <w:rPr>
          <w:rStyle w:val="a4"/>
          <w:rFonts w:hint="cs"/>
          <w:rtl/>
        </w:rPr>
        <w:t>ואין להוכיח דרב כאבא שאול ד</w:t>
      </w:r>
      <w:r w:rsidRPr="00DE58FD">
        <w:rPr>
          <w:rStyle w:val="a4"/>
          <w:rtl/>
        </w:rPr>
        <w:t>תנן:</w:t>
      </w:r>
      <w:r w:rsidRPr="006F178A">
        <w:rPr>
          <w:rtl/>
        </w:rPr>
        <w:t xml:space="preserve"> הקובר את מתו שלשה ימים קודם לרגל - בטלה ממנו גזירת שבעה, שמנה ימים קודם לרגל - בטלה ממנו גזירת שלשים, ומותר לספר ערב הרגל, ואם לא סיפר ערב הרגל - אסור לספר אחר הרגל</w:t>
      </w:r>
      <w:r w:rsidR="001A7DD4">
        <w:rPr>
          <w:rtl/>
        </w:rPr>
        <w:t>.</w:t>
      </w:r>
    </w:p>
    <w:p w14:paraId="1C61354B" w14:textId="77777777" w:rsidR="00FF3740" w:rsidRPr="006F178A" w:rsidRDefault="00FF3740" w:rsidP="00516202">
      <w:pPr>
        <w:pStyle w:val="affff5"/>
        <w:framePr w:wrap="around"/>
        <w:rPr>
          <w:rtl/>
        </w:rPr>
      </w:pPr>
      <w:r w:rsidRPr="006F178A">
        <w:rPr>
          <w:rFonts w:hint="cs"/>
          <w:rtl/>
        </w:rPr>
        <w:t xml:space="preserve">טו: </w:t>
      </w:r>
    </w:p>
    <w:p w14:paraId="58465264" w14:textId="03D38A00" w:rsidR="00FF3740" w:rsidRPr="006F178A" w:rsidRDefault="00FF3740" w:rsidP="00FF3740">
      <w:pPr>
        <w:rPr>
          <w:rtl/>
        </w:rPr>
      </w:pPr>
      <w:r w:rsidRPr="00DE58FD">
        <w:rPr>
          <w:rStyle w:val="a4"/>
          <w:rtl/>
        </w:rPr>
        <w:t xml:space="preserve">אבא שאול: </w:t>
      </w:r>
      <w:r w:rsidR="00585A64">
        <w:rPr>
          <w:rFonts w:ascii="FontbitDavid" w:hAnsi="FontbitDavid"/>
          <w:rtl/>
        </w:rPr>
        <w:t>אף</w:t>
      </w:r>
      <w:r w:rsidRPr="006F178A">
        <w:rPr>
          <w:rFonts w:ascii="FontbitDavid" w:hAnsi="FontbitDavid"/>
          <w:rtl/>
        </w:rPr>
        <w:t xml:space="preserve"> לא סיפר קודם הרגל - מותר לספר אחר הרגל, שכשם שמצות שלשה מבטלת גזירת שבעה, כך מצות שבעה מבטלת גזירת ל'</w:t>
      </w:r>
      <w:r w:rsidR="001A7DD4">
        <w:rPr>
          <w:rFonts w:ascii="FontbitDavid" w:hAnsi="FontbitDavid"/>
          <w:rtl/>
        </w:rPr>
        <w:t>.</w:t>
      </w:r>
    </w:p>
    <w:p w14:paraId="23D63153" w14:textId="77777777" w:rsidR="00DE58FD" w:rsidRDefault="00FF3740" w:rsidP="00835362">
      <w:pPr>
        <w:ind w:left="226"/>
        <w:rPr>
          <w:rFonts w:ascii="FontbitDavid" w:hAnsi="FontbitDavid"/>
          <w:rtl/>
        </w:rPr>
      </w:pPr>
      <w:r w:rsidRPr="00DE58FD">
        <w:rPr>
          <w:rStyle w:val="a4"/>
          <w:rFonts w:hint="cs"/>
          <w:rtl/>
        </w:rPr>
        <w:t xml:space="preserve">דטעם דאבא שאול </w:t>
      </w:r>
      <w:r w:rsidRPr="00DE58FD">
        <w:rPr>
          <w:rFonts w:ascii="FontbitDavid" w:hAnsi="FontbitDavid" w:hint="cs"/>
          <w:rtl/>
        </w:rPr>
        <w:t>לא מצד דש</w:t>
      </w:r>
      <w:r w:rsidRPr="00DE58FD">
        <w:rPr>
          <w:rFonts w:ascii="FontbitDavid" w:hAnsi="FontbitDavid"/>
          <w:rtl/>
        </w:rPr>
        <w:t>ביעי עולה לכאן ולכאן</w:t>
      </w:r>
      <w:r w:rsidR="001A7DD4" w:rsidRPr="00DE58FD">
        <w:rPr>
          <w:rFonts w:ascii="FontbitDavid" w:hAnsi="FontbitDavid"/>
          <w:rtl/>
        </w:rPr>
        <w:t>.</w:t>
      </w:r>
      <w:r w:rsidRPr="00DE58FD">
        <w:rPr>
          <w:rFonts w:ascii="FontbitDavid" w:hAnsi="FontbitDavid" w:hint="cs"/>
          <w:rtl/>
        </w:rPr>
        <w:t xml:space="preserve"> </w:t>
      </w:r>
    </w:p>
    <w:p w14:paraId="1CD39F7F" w14:textId="083354DA" w:rsidR="00FF3740" w:rsidRPr="006F178A" w:rsidRDefault="00FF3740" w:rsidP="00835362">
      <w:pPr>
        <w:ind w:left="226"/>
        <w:rPr>
          <w:rtl/>
        </w:rPr>
      </w:pPr>
      <w:r w:rsidRPr="00DE58FD">
        <w:rPr>
          <w:rFonts w:ascii="FontbitDavid" w:hAnsi="FontbitDavid" w:hint="cs"/>
          <w:rtl/>
        </w:rPr>
        <w:t xml:space="preserve">דדווקא </w:t>
      </w:r>
      <w:r w:rsidR="00585A64" w:rsidRPr="00DE58FD">
        <w:rPr>
          <w:rFonts w:ascii="FontbitDavid" w:hAnsi="FontbitDavid" w:hint="cs"/>
          <w:rtl/>
        </w:rPr>
        <w:t>כאן</w:t>
      </w:r>
      <w:r w:rsidRPr="00DE58FD">
        <w:rPr>
          <w:rFonts w:ascii="FontbitDavid" w:hAnsi="FontbitDavid" w:hint="cs"/>
          <w:rtl/>
        </w:rPr>
        <w:t xml:space="preserve"> דאבילות ז' דרבנן אבל נזיר דאורי</w:t>
      </w:r>
      <w:r w:rsidR="00C40985">
        <w:rPr>
          <w:rFonts w:ascii="FontbitDavid" w:hAnsi="FontbitDavid" w:hint="cs"/>
          <w:rtl/>
        </w:rPr>
        <w:t>י</w:t>
      </w:r>
      <w:r w:rsidRPr="00DE58FD">
        <w:rPr>
          <w:rFonts w:ascii="FontbitDavid" w:hAnsi="FontbitDavid" w:hint="cs"/>
          <w:rtl/>
        </w:rPr>
        <w:t>תא לא</w:t>
      </w:r>
      <w:r w:rsidR="00C40985">
        <w:rPr>
          <w:rFonts w:hint="cs"/>
          <w:rtl/>
        </w:rPr>
        <w:t>.</w:t>
      </w:r>
    </w:p>
    <w:p w14:paraId="2E9CBA9A" w14:textId="77777777" w:rsidR="004B5F62" w:rsidRPr="00E7742F" w:rsidRDefault="00FF3740" w:rsidP="00204A92">
      <w:pPr>
        <w:rPr>
          <w:rStyle w:val="a4"/>
          <w:rtl/>
        </w:rPr>
      </w:pPr>
      <w:r w:rsidRPr="001F0031">
        <w:rPr>
          <w:rStyle w:val="a4"/>
          <w:spacing w:val="-4"/>
          <w:rtl/>
        </w:rPr>
        <w:t>אלא רב</w:t>
      </w:r>
      <w:r w:rsidR="00835362" w:rsidRPr="001F0031">
        <w:rPr>
          <w:rStyle w:val="a4"/>
          <w:rFonts w:hint="cs"/>
          <w:spacing w:val="-4"/>
          <w:rtl/>
        </w:rPr>
        <w:t xml:space="preserve"> כרבי יוסי</w:t>
      </w:r>
      <w:r w:rsidRPr="001F0031">
        <w:rPr>
          <w:spacing w:val="-4"/>
          <w:rtl/>
        </w:rPr>
        <w:t xml:space="preserve">: </w:t>
      </w:r>
      <w:r w:rsidR="00835362" w:rsidRPr="001F0031">
        <w:rPr>
          <w:rFonts w:hint="cs"/>
          <w:spacing w:val="-4"/>
          <w:rtl/>
        </w:rPr>
        <w:t>ד</w:t>
      </w:r>
      <w:r w:rsidRPr="001F0031">
        <w:rPr>
          <w:spacing w:val="-4"/>
          <w:rtl/>
        </w:rPr>
        <w:t xml:space="preserve">שומרת יום כנגד יום, ששחטו וזרקו עליה </w:t>
      </w:r>
      <w:r w:rsidRPr="00E7742F">
        <w:rPr>
          <w:rtl/>
        </w:rPr>
        <w:t>בשני שלה ואח"כ ראתה</w:t>
      </w:r>
      <w:r w:rsidRPr="00E7742F">
        <w:rPr>
          <w:spacing w:val="-6"/>
          <w:rtl/>
        </w:rPr>
        <w:t xml:space="preserve"> </w:t>
      </w:r>
      <w:r w:rsidRPr="00E7742F">
        <w:rPr>
          <w:rtl/>
        </w:rPr>
        <w:t>אינה אוכלת, ופטורה מלעשות פסח שני</w:t>
      </w:r>
      <w:r w:rsidR="001A7DD4" w:rsidRPr="00E7742F">
        <w:rPr>
          <w:rtl/>
        </w:rPr>
        <w:t>.</w:t>
      </w:r>
      <w:r w:rsidRPr="00E7742F">
        <w:rPr>
          <w:rFonts w:hint="cs"/>
          <w:rtl/>
        </w:rPr>
        <w:t xml:space="preserve">  </w:t>
      </w:r>
    </w:p>
    <w:p w14:paraId="2533229E" w14:textId="255E52D7" w:rsidR="00FF3740" w:rsidRPr="006F178A" w:rsidRDefault="00FF3740" w:rsidP="00204A92">
      <w:pPr>
        <w:rPr>
          <w:rtl/>
        </w:rPr>
      </w:pPr>
      <w:r w:rsidRPr="00204A92">
        <w:rPr>
          <w:rStyle w:val="a4"/>
          <w:rFonts w:hint="cs"/>
          <w:rtl/>
        </w:rPr>
        <w:t>וטעמו לכאו'</w:t>
      </w:r>
      <w:r w:rsidRPr="006F178A">
        <w:rPr>
          <w:rFonts w:hint="cs"/>
          <w:rtl/>
        </w:rPr>
        <w:t xml:space="preserve"> משום ד</w:t>
      </w:r>
      <w:r w:rsidRPr="006F178A">
        <w:rPr>
          <w:rtl/>
        </w:rPr>
        <w:t>מקצת היום ככולו.</w:t>
      </w:r>
    </w:p>
    <w:p w14:paraId="3AE30B5A" w14:textId="77777777" w:rsidR="00204A92" w:rsidRDefault="00FF3740" w:rsidP="00A5184B">
      <w:pPr>
        <w:pStyle w:val="36"/>
        <w:framePr w:wrap="notBeside"/>
        <w:rPr>
          <w:rtl/>
        </w:rPr>
      </w:pPr>
      <w:r w:rsidRPr="00204A92">
        <w:rPr>
          <w:rtl/>
        </w:rPr>
        <w:t>ממאי?</w:t>
      </w:r>
    </w:p>
    <w:p w14:paraId="35C3CC7C" w14:textId="78890072" w:rsidR="00FF3740" w:rsidRDefault="00FF3740" w:rsidP="00FF3740">
      <w:pPr>
        <w:rPr>
          <w:rtl/>
        </w:rPr>
      </w:pPr>
      <w:r w:rsidRPr="00204A92">
        <w:rPr>
          <w:rtl/>
        </w:rPr>
        <w:t xml:space="preserve"> </w:t>
      </w:r>
      <w:r w:rsidRPr="00204A92">
        <w:rPr>
          <w:rStyle w:val="a4"/>
          <w:rtl/>
        </w:rPr>
        <w:t>ושמא משום דסבר:</w:t>
      </w:r>
      <w:r w:rsidRPr="006F178A">
        <w:rPr>
          <w:rtl/>
        </w:rPr>
        <w:t xml:space="preserve"> מכאן ולהבא הוא מטמא! </w:t>
      </w:r>
    </w:p>
    <w:p w14:paraId="338876A8" w14:textId="56918E37" w:rsidR="00FF3740" w:rsidRPr="006F178A" w:rsidRDefault="00FF3740" w:rsidP="00FF3740">
      <w:pPr>
        <w:rPr>
          <w:rtl/>
        </w:rPr>
      </w:pPr>
      <w:r w:rsidRPr="00D2249D">
        <w:rPr>
          <w:rStyle w:val="a4"/>
          <w:rtl/>
        </w:rPr>
        <w:t>ומי סבר ר' יוסי</w:t>
      </w:r>
      <w:r w:rsidR="00D2249D">
        <w:rPr>
          <w:rStyle w:val="a4"/>
          <w:rFonts w:hint="cs"/>
          <w:rtl/>
        </w:rPr>
        <w:t xml:space="preserve"> כך</w:t>
      </w:r>
      <w:r w:rsidRPr="006F178A">
        <w:rPr>
          <w:rtl/>
        </w:rPr>
        <w:t xml:space="preserve">? </w:t>
      </w:r>
      <w:r w:rsidRPr="00D2249D">
        <w:rPr>
          <w:rStyle w:val="a4"/>
          <w:rtl/>
        </w:rPr>
        <w:t xml:space="preserve">והתניא, </w:t>
      </w:r>
      <w:r w:rsidR="00D2249D">
        <w:rPr>
          <w:rStyle w:val="a4"/>
          <w:rFonts w:hint="cs"/>
          <w:rtl/>
        </w:rPr>
        <w:t>ל</w:t>
      </w:r>
      <w:r w:rsidRPr="00D2249D">
        <w:rPr>
          <w:rStyle w:val="a4"/>
          <w:rtl/>
        </w:rPr>
        <w:t>ר' יוסי</w:t>
      </w:r>
      <w:r w:rsidRPr="006F178A">
        <w:rPr>
          <w:rtl/>
        </w:rPr>
        <w:t xml:space="preserve">: זב בעל שתי ראיות ששחטו וזרקו עליו בשביעי, וכן שומרת יום כנגד יום ששחטו וזרקו עליה, ואח"כ ראו, אע"פ שמטמאין משכב </w:t>
      </w:r>
      <w:r w:rsidRPr="00E7742F">
        <w:rPr>
          <w:spacing w:val="-6"/>
          <w:rtl/>
        </w:rPr>
        <w:t>ומושב למפרע - פטורין מלעשות פסח שני! מאי למפרע? מדרבנן</w:t>
      </w:r>
      <w:r w:rsidRPr="006F178A">
        <w:rPr>
          <w:rtl/>
        </w:rPr>
        <w:t>.</w:t>
      </w:r>
    </w:p>
    <w:p w14:paraId="5AAC81A0" w14:textId="6F85AC32" w:rsidR="00FF3740" w:rsidRPr="006F178A" w:rsidRDefault="00FF3740" w:rsidP="00D2249D">
      <w:pPr>
        <w:rPr>
          <w:rtl/>
        </w:rPr>
      </w:pPr>
      <w:r w:rsidRPr="00D2249D">
        <w:rPr>
          <w:rStyle w:val="a4"/>
          <w:rtl/>
        </w:rPr>
        <w:t>ה"</w:t>
      </w:r>
      <w:r w:rsidRPr="00D2249D">
        <w:rPr>
          <w:rStyle w:val="a4"/>
          <w:rFonts w:hint="cs"/>
          <w:rtl/>
        </w:rPr>
        <w:t xml:space="preserve">נ </w:t>
      </w:r>
      <w:r w:rsidRPr="006F178A">
        <w:rPr>
          <w:rFonts w:hint="cs"/>
          <w:rtl/>
        </w:rPr>
        <w:t>ד</w:t>
      </w:r>
      <w:r w:rsidRPr="006F178A">
        <w:rPr>
          <w:rtl/>
        </w:rPr>
        <w:t xml:space="preserve">אי ס"ד מדאורייתא, אמאי פטורין מלעשות פסח שני? </w:t>
      </w:r>
    </w:p>
    <w:p w14:paraId="26F5B34A" w14:textId="77777777" w:rsidR="00FF3740" w:rsidRPr="006F178A" w:rsidRDefault="00FF3740" w:rsidP="00FF3740">
      <w:pPr>
        <w:rPr>
          <w:rtl/>
        </w:rPr>
      </w:pPr>
      <w:r w:rsidRPr="00D2249D">
        <w:rPr>
          <w:rStyle w:val="a4"/>
          <w:rtl/>
        </w:rPr>
        <w:t>לעולם אימא לך:</w:t>
      </w:r>
      <w:r w:rsidRPr="006F178A">
        <w:rPr>
          <w:rtl/>
        </w:rPr>
        <w:t xml:space="preserve"> טומאה דאורייתא, תהום דזיבה התירו.</w:t>
      </w:r>
    </w:p>
    <w:p w14:paraId="3491C61C" w14:textId="77777777" w:rsidR="00127944" w:rsidRDefault="00FF3740" w:rsidP="008B7439">
      <w:pPr>
        <w:rPr>
          <w:rtl/>
        </w:rPr>
      </w:pPr>
      <w:r w:rsidRPr="00D2249D">
        <w:rPr>
          <w:rStyle w:val="a4"/>
          <w:rtl/>
        </w:rPr>
        <w:t xml:space="preserve">ואף </w:t>
      </w:r>
      <w:r w:rsidR="00D2249D">
        <w:rPr>
          <w:rStyle w:val="a4"/>
          <w:rFonts w:hint="cs"/>
          <w:rtl/>
        </w:rPr>
        <w:t>ל</w:t>
      </w:r>
      <w:r w:rsidRPr="00D2249D">
        <w:rPr>
          <w:rStyle w:val="a4"/>
          <w:rtl/>
        </w:rPr>
        <w:t xml:space="preserve">רבי אושעיא: </w:t>
      </w:r>
      <w:r w:rsidRPr="006F178A">
        <w:rPr>
          <w:rtl/>
        </w:rPr>
        <w:t>למפרע מדרבנן</w:t>
      </w:r>
      <w:r w:rsidRPr="006F178A">
        <w:rPr>
          <w:rFonts w:hint="cs"/>
          <w:rtl/>
        </w:rPr>
        <w:t xml:space="preserve"> דאמר ד</w:t>
      </w:r>
      <w:r w:rsidRPr="006F178A">
        <w:rPr>
          <w:rtl/>
        </w:rPr>
        <w:t>הרואה זב בשביעי שלו - סותר את שלפניו,</w:t>
      </w:r>
      <w:r w:rsidRPr="00D2249D">
        <w:rPr>
          <w:rStyle w:val="a4"/>
          <w:rtl/>
        </w:rPr>
        <w:t xml:space="preserve"> וא"</w:t>
      </w:r>
      <w:r w:rsidRPr="00D2249D">
        <w:rPr>
          <w:rStyle w:val="a4"/>
          <w:rFonts w:hint="cs"/>
          <w:rtl/>
        </w:rPr>
        <w:t>ל רי</w:t>
      </w:r>
      <w:r w:rsidRPr="00D2249D">
        <w:rPr>
          <w:rStyle w:val="a4"/>
          <w:rtl/>
        </w:rPr>
        <w:t>"</w:t>
      </w:r>
      <w:r w:rsidRPr="00D2249D">
        <w:rPr>
          <w:rStyle w:val="a4"/>
          <w:rFonts w:hint="cs"/>
          <w:rtl/>
        </w:rPr>
        <w:t xml:space="preserve">ו </w:t>
      </w:r>
      <w:r w:rsidRPr="006F178A">
        <w:rPr>
          <w:rtl/>
        </w:rPr>
        <w:t xml:space="preserve">לא נסתור </w:t>
      </w:r>
      <w:r w:rsidR="00127944">
        <w:rPr>
          <w:rFonts w:hint="cs"/>
          <w:rtl/>
        </w:rPr>
        <w:t xml:space="preserve">ולא </w:t>
      </w:r>
      <w:r w:rsidRPr="006F178A">
        <w:rPr>
          <w:rtl/>
        </w:rPr>
        <w:t>יומו.</w:t>
      </w:r>
      <w:r w:rsidR="008B7439">
        <w:rPr>
          <w:rFonts w:hint="cs"/>
          <w:rtl/>
        </w:rPr>
        <w:t xml:space="preserve"> </w:t>
      </w:r>
    </w:p>
    <w:p w14:paraId="610D5EB5" w14:textId="1126EFF1" w:rsidR="00FF3740" w:rsidRPr="006F178A" w:rsidRDefault="00FF3740" w:rsidP="00127944">
      <w:pPr>
        <w:ind w:left="226" w:firstLine="113"/>
        <w:rPr>
          <w:rtl/>
        </w:rPr>
      </w:pPr>
      <w:r w:rsidRPr="00127944">
        <w:rPr>
          <w:rStyle w:val="a6"/>
          <w:rFonts w:hint="cs"/>
          <w:rtl/>
        </w:rPr>
        <w:t>ד</w:t>
      </w:r>
      <w:r w:rsidR="008B7439" w:rsidRPr="00127944">
        <w:rPr>
          <w:rStyle w:val="a6"/>
          <w:rFonts w:hint="cs"/>
          <w:rtl/>
        </w:rPr>
        <w:t>מ</w:t>
      </w:r>
      <w:r w:rsidRPr="00127944">
        <w:rPr>
          <w:rStyle w:val="a6"/>
          <w:rFonts w:hint="cs"/>
          <w:rtl/>
        </w:rPr>
        <w:t>מ</w:t>
      </w:r>
      <w:r w:rsidRPr="00127944">
        <w:rPr>
          <w:rStyle w:val="a6"/>
          <w:rtl/>
        </w:rPr>
        <w:t>"</w:t>
      </w:r>
      <w:r w:rsidRPr="00127944">
        <w:rPr>
          <w:rStyle w:val="a6"/>
          <w:rFonts w:hint="cs"/>
          <w:rtl/>
        </w:rPr>
        <w:t>נ א</w:t>
      </w:r>
      <w:r w:rsidRPr="00127944">
        <w:rPr>
          <w:rStyle w:val="a6"/>
          <w:rtl/>
        </w:rPr>
        <w:t>י סתר,</w:t>
      </w:r>
      <w:r w:rsidR="008B7439" w:rsidRPr="00127944">
        <w:rPr>
          <w:rStyle w:val="a6"/>
          <w:rFonts w:hint="cs"/>
          <w:rtl/>
        </w:rPr>
        <w:t xml:space="preserve"> סתר הכל</w:t>
      </w:r>
      <w:r w:rsidRPr="00127944">
        <w:rPr>
          <w:rStyle w:val="a6"/>
          <w:rtl/>
        </w:rPr>
        <w:t xml:space="preserve">! אי לא סתר, לא נסתור </w:t>
      </w:r>
      <w:r w:rsidR="008B7439" w:rsidRPr="00127944">
        <w:rPr>
          <w:rStyle w:val="a6"/>
          <w:rFonts w:hint="cs"/>
          <w:rtl/>
        </w:rPr>
        <w:t>אף</w:t>
      </w:r>
      <w:r w:rsidRPr="00127944">
        <w:rPr>
          <w:rStyle w:val="a6"/>
          <w:rtl/>
        </w:rPr>
        <w:t xml:space="preserve"> יומו! </w:t>
      </w:r>
    </w:p>
    <w:p w14:paraId="58F73DCA" w14:textId="77777777" w:rsidR="00FF3740" w:rsidRPr="006F178A" w:rsidRDefault="00FF3740" w:rsidP="00516202">
      <w:pPr>
        <w:pStyle w:val="affff5"/>
        <w:framePr w:wrap="around"/>
        <w:rPr>
          <w:rFonts w:cs="FontbitDavid"/>
          <w:rtl/>
        </w:rPr>
      </w:pPr>
      <w:r w:rsidRPr="006F178A">
        <w:rPr>
          <w:rFonts w:hint="cs"/>
          <w:rtl/>
        </w:rPr>
        <w:t>טז</w:t>
      </w:r>
      <w:r w:rsidRPr="006F178A">
        <w:rPr>
          <w:rFonts w:cs="FontbitDavid" w:hint="cs"/>
          <w:rtl/>
        </w:rPr>
        <w:t>.</w:t>
      </w:r>
    </w:p>
    <w:p w14:paraId="45704528" w14:textId="06D86197" w:rsidR="00FF3740" w:rsidRPr="00781614" w:rsidRDefault="00FF3740" w:rsidP="00E44EC9">
      <w:pPr>
        <w:rPr>
          <w:spacing w:val="-6"/>
          <w:rtl/>
        </w:rPr>
      </w:pPr>
      <w:r w:rsidRPr="00781614">
        <w:rPr>
          <w:rStyle w:val="a4"/>
          <w:spacing w:val="-6"/>
          <w:rtl/>
        </w:rPr>
        <w:t>וא"ל:</w:t>
      </w:r>
      <w:r w:rsidRPr="00781614">
        <w:rPr>
          <w:rFonts w:ascii="FontbitDavid" w:hAnsi="FontbitDavid"/>
          <w:spacing w:val="-6"/>
          <w:rtl/>
        </w:rPr>
        <w:t xml:space="preserve"> </w:t>
      </w:r>
      <w:r w:rsidRPr="00781614">
        <w:rPr>
          <w:rStyle w:val="a4"/>
          <w:spacing w:val="-6"/>
          <w:rtl/>
        </w:rPr>
        <w:t xml:space="preserve">רבי יוסי </w:t>
      </w:r>
      <w:r w:rsidR="004E28BD" w:rsidRPr="00781614">
        <w:rPr>
          <w:rStyle w:val="a4"/>
          <w:rFonts w:hint="cs"/>
          <w:spacing w:val="-6"/>
          <w:rtl/>
        </w:rPr>
        <w:t>כמותך</w:t>
      </w:r>
      <w:r w:rsidRPr="00781614">
        <w:rPr>
          <w:rFonts w:ascii="FontbitDavid" w:hAnsi="FontbitDavid"/>
          <w:spacing w:val="-6"/>
          <w:rtl/>
        </w:rPr>
        <w:t xml:space="preserve"> </w:t>
      </w:r>
      <w:r w:rsidR="004E28BD" w:rsidRPr="00781614">
        <w:rPr>
          <w:rFonts w:ascii="FontbitDavid" w:hAnsi="FontbitDavid" w:hint="cs"/>
          <w:spacing w:val="-6"/>
          <w:rtl/>
        </w:rPr>
        <w:t>ד</w:t>
      </w:r>
      <w:r w:rsidRPr="00781614">
        <w:rPr>
          <w:rFonts w:ascii="FontbitDavid" w:hAnsi="FontbitDavid"/>
          <w:spacing w:val="-6"/>
          <w:rtl/>
        </w:rPr>
        <w:t>מכאן ולהבא מטמא</w:t>
      </w:r>
      <w:r w:rsidR="001A7DD4" w:rsidRPr="00781614">
        <w:rPr>
          <w:rFonts w:ascii="FontbitDavid" w:hAnsi="FontbitDavid"/>
          <w:spacing w:val="-6"/>
          <w:rtl/>
        </w:rPr>
        <w:t>.</w:t>
      </w:r>
      <w:r w:rsidR="00EA4BFA" w:rsidRPr="00781614">
        <w:rPr>
          <w:rFonts w:hint="cs"/>
          <w:spacing w:val="-6"/>
          <w:rtl/>
        </w:rPr>
        <w:t xml:space="preserve"> </w:t>
      </w:r>
      <w:r w:rsidRPr="00781614">
        <w:rPr>
          <w:rStyle w:val="a4"/>
          <w:rFonts w:hint="cs"/>
          <w:spacing w:val="-6"/>
          <w:rtl/>
        </w:rPr>
        <w:t xml:space="preserve">ורבי </w:t>
      </w:r>
      <w:r w:rsidRPr="00781614">
        <w:rPr>
          <w:rStyle w:val="a4"/>
          <w:spacing w:val="-6"/>
          <w:rtl/>
        </w:rPr>
        <w:t xml:space="preserve">יוסי </w:t>
      </w:r>
      <w:r w:rsidRPr="00781614">
        <w:rPr>
          <w:rFonts w:hint="cs"/>
          <w:spacing w:val="-6"/>
          <w:rtl/>
        </w:rPr>
        <w:t>ד</w:t>
      </w:r>
      <w:r w:rsidRPr="00781614">
        <w:rPr>
          <w:spacing w:val="-6"/>
          <w:rtl/>
        </w:rPr>
        <w:t>למפרע</w:t>
      </w:r>
      <w:r w:rsidRPr="00781614">
        <w:rPr>
          <w:rFonts w:hint="cs"/>
          <w:spacing w:val="-6"/>
          <w:rtl/>
        </w:rPr>
        <w:t xml:space="preserve"> מדרבנן </w:t>
      </w:r>
    </w:p>
    <w:p w14:paraId="7F19DB48" w14:textId="36E8C5CB" w:rsidR="00FF3740" w:rsidRPr="00766B62" w:rsidRDefault="00FF3740" w:rsidP="00FF3740">
      <w:pPr>
        <w:rPr>
          <w:rFonts w:cs="BA Vilna Bold"/>
          <w:rtl/>
        </w:rPr>
      </w:pPr>
      <w:r w:rsidRPr="004F0D39">
        <w:rPr>
          <w:rStyle w:val="a4"/>
          <w:rFonts w:hint="cs"/>
          <w:rtl/>
        </w:rPr>
        <w:t>ו</w:t>
      </w:r>
      <w:r w:rsidR="004F0D39" w:rsidRPr="004F0D39">
        <w:rPr>
          <w:rStyle w:val="a4"/>
          <w:rFonts w:hint="cs"/>
          <w:rtl/>
        </w:rPr>
        <w:t>לר''י</w:t>
      </w:r>
      <w:r w:rsidR="004F0D39">
        <w:rPr>
          <w:rStyle w:val="a4"/>
          <w:rFonts w:hint="cs"/>
          <w:rtl/>
        </w:rPr>
        <w:t>:</w:t>
      </w:r>
      <w:r w:rsidR="004F0D39">
        <w:rPr>
          <w:rFonts w:hint="cs"/>
          <w:rtl/>
        </w:rPr>
        <w:t xml:space="preserve"> </w:t>
      </w:r>
      <w:r w:rsidRPr="006F178A">
        <w:rPr>
          <w:rFonts w:hint="cs"/>
          <w:rtl/>
        </w:rPr>
        <w:t>זבה גמורה שמביאה קרבן משכח</w:t>
      </w:r>
      <w:r w:rsidRPr="006F178A">
        <w:rPr>
          <w:rtl/>
        </w:rPr>
        <w:t>"</w:t>
      </w:r>
      <w:r w:rsidRPr="006F178A">
        <w:rPr>
          <w:rFonts w:hint="cs"/>
          <w:rtl/>
        </w:rPr>
        <w:t>ל</w:t>
      </w:r>
      <w:r w:rsidR="00393518">
        <w:rPr>
          <w:rFonts w:hint="cs"/>
          <w:rtl/>
        </w:rPr>
        <w:t>.</w:t>
      </w:r>
      <w:r w:rsidRPr="006F178A">
        <w:rPr>
          <w:rFonts w:hint="cs"/>
          <w:rtl/>
        </w:rPr>
        <w:t xml:space="preserve"> </w:t>
      </w:r>
    </w:p>
    <w:p w14:paraId="1DFE4B80" w14:textId="34B2144C" w:rsidR="00FF3740" w:rsidRPr="00766B62" w:rsidRDefault="00FF3740" w:rsidP="00FF3740">
      <w:pPr>
        <w:rPr>
          <w:rFonts w:cs="BA Vilna Bold"/>
          <w:rtl/>
        </w:rPr>
      </w:pPr>
      <w:r w:rsidRPr="006F178A">
        <w:rPr>
          <w:rFonts w:hint="cs"/>
          <w:rtl/>
        </w:rPr>
        <w:t>כיוון דראתה בחצי היום החצי השני סליק לשימור</w:t>
      </w:r>
      <w:r w:rsidR="00393518">
        <w:rPr>
          <w:rFonts w:hint="cs"/>
          <w:rtl/>
        </w:rPr>
        <w:t>.</w:t>
      </w:r>
      <w:r w:rsidRPr="006F178A">
        <w:rPr>
          <w:rFonts w:hint="cs"/>
          <w:rtl/>
        </w:rPr>
        <w:t xml:space="preserve"> </w:t>
      </w:r>
    </w:p>
    <w:p w14:paraId="3FA3282B" w14:textId="2D034F2E" w:rsidR="00FF3740" w:rsidRPr="00766B62" w:rsidRDefault="00B44CC4" w:rsidP="00FF3740">
      <w:pPr>
        <w:rPr>
          <w:rFonts w:cs="BA Vilna Bold"/>
          <w:rtl/>
        </w:rPr>
      </w:pPr>
      <w:r>
        <w:rPr>
          <w:rStyle w:val="a4"/>
          <w:rFonts w:hint="cs"/>
          <w:rtl/>
        </w:rPr>
        <w:t>א</w:t>
      </w:r>
      <w:r w:rsidR="00FF3740" w:rsidRPr="00657CDD">
        <w:rPr>
          <w:rStyle w:val="a4"/>
          <w:rFonts w:hint="cs"/>
          <w:rtl/>
        </w:rPr>
        <w:t xml:space="preserve">. </w:t>
      </w:r>
      <w:r w:rsidR="00FF3740">
        <w:rPr>
          <w:rtl/>
        </w:rPr>
        <w:t>ד</w:t>
      </w:r>
      <w:r w:rsidR="00FF3740" w:rsidRPr="006F178A">
        <w:rPr>
          <w:rtl/>
        </w:rPr>
        <w:t xml:space="preserve">שפעה </w:t>
      </w:r>
      <w:r w:rsidR="00657CDD">
        <w:rPr>
          <w:rFonts w:hint="cs"/>
          <w:rtl/>
        </w:rPr>
        <w:t>ג' ג' ימים ביחד</w:t>
      </w:r>
      <w:r w:rsidR="001A7DD4">
        <w:rPr>
          <w:rtl/>
        </w:rPr>
        <w:t>.</w:t>
      </w:r>
    </w:p>
    <w:p w14:paraId="7148DC13" w14:textId="38E44666" w:rsidR="00FF3740" w:rsidRDefault="00B44CC4" w:rsidP="00FF3740">
      <w:pPr>
        <w:rPr>
          <w:spacing w:val="-6"/>
          <w:rtl/>
        </w:rPr>
      </w:pPr>
      <w:r>
        <w:rPr>
          <w:rStyle w:val="a4"/>
          <w:rFonts w:hint="cs"/>
          <w:spacing w:val="-6"/>
          <w:rtl/>
        </w:rPr>
        <w:t>ב.</w:t>
      </w:r>
      <w:r w:rsidR="00FF3740" w:rsidRPr="00E7742F">
        <w:rPr>
          <w:rFonts w:hint="cs"/>
          <w:spacing w:val="-6"/>
          <w:rtl/>
        </w:rPr>
        <w:t xml:space="preserve"> ראתה ג' ימים סמוך לשקיעה</w:t>
      </w:r>
      <w:r w:rsidR="00FF3740" w:rsidRPr="00E7742F">
        <w:rPr>
          <w:spacing w:val="-6"/>
          <w:rtl/>
        </w:rPr>
        <w:t>"</w:t>
      </w:r>
      <w:r w:rsidR="00FF3740" w:rsidRPr="00E7742F">
        <w:rPr>
          <w:rFonts w:hint="cs"/>
          <w:spacing w:val="-6"/>
          <w:rtl/>
        </w:rPr>
        <w:t>ח ולא היתה לה שהות ביום ל</w:t>
      </w:r>
      <w:r w:rsidR="00657CDD" w:rsidRPr="00E7742F">
        <w:rPr>
          <w:rFonts w:hint="cs"/>
          <w:spacing w:val="-6"/>
          <w:rtl/>
        </w:rPr>
        <w:t>ספור</w:t>
      </w:r>
      <w:r w:rsidR="00FF3740" w:rsidRPr="00E7742F">
        <w:rPr>
          <w:spacing w:val="-6"/>
          <w:rtl/>
        </w:rPr>
        <w:t>.</w:t>
      </w:r>
    </w:p>
    <w:p w14:paraId="28CC4406" w14:textId="7CE5B68E" w:rsidR="00FF3740" w:rsidRPr="006F178A" w:rsidRDefault="00C8176D" w:rsidP="00BA44EB">
      <w:pPr>
        <w:pStyle w:val="Hadran"/>
        <w:rPr>
          <w:sz w:val="20"/>
          <w:rtl/>
        </w:rPr>
        <w:sectPr w:rsidR="00FF3740" w:rsidRPr="006F178A" w:rsidSect="008450B4">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720"/>
          <w:titlePg/>
          <w:bidi/>
          <w:rtlGutter/>
          <w:docGrid w:linePitch="360"/>
        </w:sectPr>
        <w:pPrChange w:id="91042" w:author="Claude" w:date="2026-10-08T08:35:28Z">
          <w:pPr>
            <w:pStyle w:val="a7"/>
            <w:rPr>
              <w:sz w:val="20"/>
              <w:rtl/>
            </w:rPr>
            <w:sectPr w:rsidR="00FF3740" w:rsidRPr="006F178A" w:rsidSect="008450B4">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720"/>
              <w:titlePg/>
              <w:bidi/>
              <w:rtlGutter/>
              <w:docGrid w:linePitch="360"/>
            </w:sectPr>
          </w:pPr>
        </w:pPrChange>
      </w:pPr>
      <w:r>
        <w:rPr>
          <w:rFonts w:hint="cs"/>
          <w:rtl/>
        </w:rPr>
        <w:t xml:space="preserve">הדרן עלך הריני </w:t>
      </w:r>
      <w:r w:rsidR="00B563E3">
        <w:rPr>
          <w:rFonts w:hint="cs"/>
          <w:rtl/>
        </w:rPr>
        <w:t>נזיר.</w:t>
      </w:r>
    </w:p>
    <w:p w14:paraId="3F5A7418" w14:textId="77777777" w:rsidR="00FF3740" w:rsidRPr="00766B62" w:rsidRDefault="00FF3740" w:rsidP="00FF3740">
      <w:pPr>
        <w:pStyle w:val="afffff1"/>
        <w:rPr>
          <w:rFonts w:cs="BA Vilna Bold"/>
          <w:bCs w:val="0"/>
          <w:sz w:val="20"/>
          <w:rtl/>
        </w:rPr>
      </w:pPr>
    </w:p>
    <w:p w14:paraId="0C24955D" w14:textId="77777777" w:rsidR="00FF3740" w:rsidRPr="006F178A" w:rsidRDefault="00FF3740" w:rsidP="00FF3740">
      <w:r w:rsidRPr="006F178A">
        <w:rPr>
          <w:rFonts w:ascii="FontbitDavid" w:hAnsi="FontbitDavid"/>
        </w:rPr>
        <w:br w:type="page"/>
      </w:r>
    </w:p>
    <w:p w14:paraId="7282BFB0" w14:textId="77777777" w:rsidR="00FF3740" w:rsidRPr="006F178A" w:rsidRDefault="00FF3740" w:rsidP="00FF3740">
      <w:pPr>
        <w:pStyle w:val="affff8"/>
        <w:framePr w:wrap="around"/>
        <w:spacing w:line="276" w:lineRule="auto"/>
        <w:rPr>
          <w:del w:id="41107" w:author="Claude" w:date="2026-10-07T09:25:01Z"/>
          <w:sz w:val="20"/>
          <w:rtl/>
        </w:rPr>
      </w:pPr>
      <w:del w:id="41106" w:author="Claude" w:date="2026-10-07T09:25:01Z">
        <w:r w:rsidRPr="006F178A">
          <w:rPr>
            <w:rFonts w:hint="cs"/>
            <w:sz w:val="20"/>
            <w:rtl/>
          </w:rPr>
          <w:lastRenderedPageBreak/>
          <w:delText xml:space="preserve">פרק שלישי </w:delText>
        </w:r>
      </w:del>
    </w:p>
    <w:p w14:paraId="1D00B7E7" w14:textId="77777777" w:rsidR="00FF3740" w:rsidRPr="006F178A" w:rsidRDefault="00FF3740" w:rsidP="00FF3740">
      <w:pPr>
        <w:pStyle w:val="affff9"/>
        <w:framePr w:wrap="around"/>
        <w:spacing w:line="276" w:lineRule="auto"/>
        <w:rPr>
          <w:del w:id="41109" w:author="Claude" w:date="2026-10-07T09:25:01Z"/>
          <w:sz w:val="20"/>
          <w:rtl/>
        </w:rPr>
      </w:pPr>
      <w:del w:id="41108" w:author="Claude" w:date="2026-10-07T09:25:01Z">
        <w:r w:rsidRPr="006F178A">
          <w:rPr>
            <w:rFonts w:hint="cs"/>
            <w:sz w:val="20"/>
            <w:rtl/>
          </w:rPr>
          <w:delText xml:space="preserve">מי שאמר </w:delText>
        </w:r>
      </w:del>
    </w:p>
    <w:p w14:paraId="3F9BE139" w14:textId="77777777" w:rsidR="00FF3740" w:rsidRPr="006F178A" w:rsidRDefault="00FF3740" w:rsidP="00FF3740">
      <w:pPr>
        <w:pStyle w:val="affffa"/>
        <w:framePr w:wrap="around"/>
        <w:spacing w:after="0" w:line="276" w:lineRule="auto"/>
        <w:rPr>
          <w:rtl/>
        </w:rPr>
      </w:pPr>
      <w:r w:rsidRPr="006F178A">
        <w:rPr>
          <w:rFonts w:hint="cs"/>
          <w:rtl/>
        </w:rPr>
        <w:t>טז.- כ.</w:t>
      </w:r>
    </w:p>
    <w:p>
      <w:pPr>
        <w:pStyle w:val="PetichatPerek"/>
        <w:rPr>
          <w:ins w:id="41105" w:author="Claude" w:date="2026-10-07T09:25:01Z"/>
        </w:rPr>
      </w:pPr>
      <w:ins w:id="41104" w:author="Claude" w:date="2026-10-07T09:25:01Z">
        <w:r>
          <w:rPr>
            <w:rFonts w:hint="cs"/>
            <w:sz w:val="20"/>
            <w:rtl/>
          </w:rPr>
          <w:t xml:space="preserve">פרק שלישי</w:t>
        </w:r>
        <w:r>
          <w:rPr>
            <w:rFonts w:hint="cs"/>
            <w:sz w:val="20"/>
            <w:rtl/>
          </w:rPr>
          <w:t xml:space="preserve"> - </w:t>
        </w:r>
        <w:r>
          <w:rPr>
            <w:rFonts w:hint="cs"/>
            <w:sz w:val="20"/>
            <w:rtl/>
          </w:rPr>
          <w:t xml:space="preserve">מי שאמר</w:t>
        </w:r>
      </w:ins>
    </w:p>
    <w:p>
      <w:pPr>
        <w:pStyle w:val="affffff2"/>
        <w:rPr>
          <w:ins w:id="20286" w:author="קלוד" w:date="2026-10-06T10:09:33Z"/>
        </w:rPr>
      </w:pPr>
      <w:ins w:id="20285" w:author="קלוד" w:date="2026-10-06T10:09:33Z">
        <w:r>
          <w:t xml:space="preserve">משנה א</w:t>
        </w:r>
      </w:ins>
    </w:p>
    <w:p w14:paraId="6D0993BB" w14:textId="2E2BBAA6" w:rsidR="00173C89" w:rsidRDefault="00FF3740" w:rsidP="00173C89">
      <w:pPr>
        <w:pStyle w:val="affffb"/>
        <w:spacing w:before="120"/>
        <w:jc w:val="center"/>
        <w:rPr>
          <w:rtl/>
        </w:rPr>
        <w:pPrChange w:id="90019" w:author="קלוד" w:date="2026-10-08T12:08:16Z">
          <w:pPr>
            <w:pStyle w:val="affffb"/>
            <w:jc w:val="center"/>
          </w:pPr>
        </w:pPrChange>
      </w:pPr>
      <w:r w:rsidRPr="006F178A">
        <w:rPr>
          <w:rtl/>
        </w:rPr>
        <w:t>מי שאמר הריני נזיר</w:t>
      </w:r>
    </w:p>
    <w:p w14:paraId="05E096C8" w14:textId="3B01D669" w:rsidR="00FF3740" w:rsidRPr="006F178A" w:rsidRDefault="00173C89" w:rsidP="00173C89">
      <w:pPr>
        <w:pStyle w:val="affffb"/>
        <w:rPr>
          <w:rtl/>
        </w:rPr>
      </w:pPr>
      <w:r>
        <w:rPr>
          <w:rFonts w:hint="cs"/>
          <w:rtl/>
        </w:rPr>
        <w:t xml:space="preserve"> </w:t>
      </w:r>
      <w:r>
        <w:rPr>
          <w:rtl/>
        </w:rPr>
        <w:tab/>
      </w:r>
      <w:r w:rsidR="008D0EAD">
        <w:rPr>
          <w:rtl/>
        </w:rPr>
        <w:tab/>
      </w:r>
      <w:r w:rsidR="00FF3740" w:rsidRPr="006F178A">
        <w:rPr>
          <w:rtl/>
        </w:rPr>
        <w:t xml:space="preserve">- מגלח יום </w:t>
      </w:r>
      <w:r w:rsidR="005E44C5">
        <w:rPr>
          <w:rFonts w:hint="cs"/>
          <w:rtl/>
        </w:rPr>
        <w:t>ל''א</w:t>
      </w:r>
      <w:r w:rsidR="00FF3740" w:rsidRPr="006F178A">
        <w:rPr>
          <w:rtl/>
        </w:rPr>
        <w:t xml:space="preserve">, </w:t>
      </w:r>
      <w:r w:rsidR="00D73484">
        <w:rPr>
          <w:rtl/>
        </w:rPr>
        <w:tab/>
      </w:r>
      <w:r w:rsidR="00FF3740" w:rsidRPr="006F178A">
        <w:rPr>
          <w:rtl/>
        </w:rPr>
        <w:t>ואם גילח ליום שלשים - יצא</w:t>
      </w:r>
      <w:r w:rsidR="001A7DD4">
        <w:rPr>
          <w:rtl/>
        </w:rPr>
        <w:t>.</w:t>
      </w:r>
    </w:p>
    <w:p w14:paraId="41AD0871" w14:textId="1691C7F7" w:rsidR="008D0EAD" w:rsidRDefault="00FF3740" w:rsidP="008D0EAD">
      <w:pPr>
        <w:pStyle w:val="affffb"/>
        <w:jc w:val="center"/>
        <w:rPr>
          <w:rtl/>
        </w:rPr>
      </w:pPr>
      <w:r w:rsidRPr="006F178A">
        <w:rPr>
          <w:rtl/>
        </w:rPr>
        <w:t>הריני נזיר</w:t>
      </w:r>
      <w:r w:rsidR="00D73484">
        <w:rPr>
          <w:rFonts w:hint="cs"/>
          <w:rtl/>
        </w:rPr>
        <w:t xml:space="preserve"> ל'</w:t>
      </w:r>
      <w:r w:rsidRPr="006F178A">
        <w:rPr>
          <w:rtl/>
        </w:rPr>
        <w:t xml:space="preserve"> יום,</w:t>
      </w:r>
    </w:p>
    <w:p w14:paraId="140539F2" w14:textId="1E324AD8" w:rsidR="00FF3740" w:rsidRPr="006F178A" w:rsidRDefault="008D0EAD" w:rsidP="00FF3740">
      <w:pPr>
        <w:pStyle w:val="affffb"/>
        <w:rPr>
          <w:rtl/>
        </w:rPr>
      </w:pPr>
      <w:r>
        <w:rPr>
          <w:rFonts w:hint="cs"/>
          <w:rtl/>
        </w:rPr>
        <w:t xml:space="preserve"> </w:t>
      </w:r>
      <w:r>
        <w:rPr>
          <w:rtl/>
        </w:rPr>
        <w:tab/>
      </w:r>
      <w:r>
        <w:rPr>
          <w:rtl/>
        </w:rPr>
        <w:tab/>
      </w:r>
      <w:r>
        <w:rPr>
          <w:rFonts w:hint="cs"/>
          <w:rtl/>
        </w:rPr>
        <w:t xml:space="preserve">- </w:t>
      </w:r>
      <w:r w:rsidR="00FF3740" w:rsidRPr="006F178A">
        <w:rPr>
          <w:rtl/>
        </w:rPr>
        <w:t xml:space="preserve">אם גילח ליום </w:t>
      </w:r>
      <w:r>
        <w:rPr>
          <w:rFonts w:hint="cs"/>
          <w:rtl/>
        </w:rPr>
        <w:t>ל'</w:t>
      </w:r>
      <w:r w:rsidR="00FF3740" w:rsidRPr="006F178A">
        <w:rPr>
          <w:rtl/>
        </w:rPr>
        <w:t xml:space="preserve"> - לא יצא.</w:t>
      </w:r>
    </w:p>
    <w:p w14:paraId="3D2CB0E8" w14:textId="77777777" w:rsidR="00173C89" w:rsidRDefault="00173C89" w:rsidP="00FF3740">
      <w:pPr>
        <w:pStyle w:val="affffb"/>
        <w:rPr>
          <w:rtl/>
        </w:rPr>
      </w:pPr>
    </w:p>
    <w:p w14:paraId="4C5BA0AB" w14:textId="07CBDF57" w:rsidR="001A718F" w:rsidRDefault="00FF3740" w:rsidP="00173C89">
      <w:pPr>
        <w:pStyle w:val="affffb"/>
        <w:jc w:val="center"/>
        <w:rPr>
          <w:rtl/>
        </w:rPr>
      </w:pPr>
      <w:r w:rsidRPr="006F178A">
        <w:rPr>
          <w:rtl/>
        </w:rPr>
        <w:t>מי שנזר שתי נזירות</w:t>
      </w:r>
    </w:p>
    <w:p w14:paraId="6DF1D08F" w14:textId="4BE8CD09" w:rsidR="00D73484" w:rsidRDefault="00FF3740" w:rsidP="001A718F">
      <w:pPr>
        <w:pStyle w:val="affffb"/>
        <w:rPr>
          <w:rtl/>
        </w:rPr>
      </w:pPr>
      <w:r w:rsidRPr="006F178A">
        <w:rPr>
          <w:rtl/>
        </w:rPr>
        <w:t xml:space="preserve">- מגלח את הראשונה יום </w:t>
      </w:r>
      <w:r w:rsidR="00D73484">
        <w:rPr>
          <w:rFonts w:hint="cs"/>
          <w:rtl/>
        </w:rPr>
        <w:t>ל''א,</w:t>
      </w:r>
      <w:r w:rsidRPr="006F178A">
        <w:rPr>
          <w:rtl/>
        </w:rPr>
        <w:t xml:space="preserve"> </w:t>
      </w:r>
      <w:r w:rsidR="00D73484">
        <w:rPr>
          <w:rtl/>
        </w:rPr>
        <w:tab/>
      </w:r>
      <w:r w:rsidRPr="006F178A">
        <w:rPr>
          <w:rtl/>
        </w:rPr>
        <w:t xml:space="preserve">ואת השניה יום </w:t>
      </w:r>
      <w:r w:rsidR="008D0EAD">
        <w:rPr>
          <w:rFonts w:hint="cs"/>
          <w:rtl/>
        </w:rPr>
        <w:t>ס''א</w:t>
      </w:r>
      <w:r w:rsidRPr="006F178A">
        <w:rPr>
          <w:rtl/>
        </w:rPr>
        <w:t xml:space="preserve">, </w:t>
      </w:r>
    </w:p>
    <w:p w14:paraId="278CB0BD" w14:textId="6BE4C3F7" w:rsidR="00FF3740" w:rsidRPr="006F178A" w:rsidRDefault="00186FAC" w:rsidP="00FF3740">
      <w:pPr>
        <w:pStyle w:val="affffb"/>
        <w:rPr>
          <w:rtl/>
        </w:rPr>
      </w:pPr>
      <w:r>
        <w:rPr>
          <w:rFonts w:hint="cs"/>
          <w:rtl/>
        </w:rPr>
        <w:t xml:space="preserve"> </w:t>
      </w:r>
      <w:r>
        <w:rPr>
          <w:rtl/>
        </w:rPr>
        <w:tab/>
      </w:r>
      <w:r w:rsidR="00FF3740" w:rsidRPr="006F178A">
        <w:rPr>
          <w:rtl/>
        </w:rPr>
        <w:t xml:space="preserve">ואם גילח את הראשונה יום </w:t>
      </w:r>
      <w:r w:rsidR="00AF01B1">
        <w:rPr>
          <w:rFonts w:hint="cs"/>
          <w:rtl/>
        </w:rPr>
        <w:t>ל'</w:t>
      </w:r>
      <w:r w:rsidR="00FF3740" w:rsidRPr="006F178A">
        <w:rPr>
          <w:rtl/>
        </w:rPr>
        <w:t xml:space="preserve">- מגלח את השניה יום </w:t>
      </w:r>
      <w:r>
        <w:rPr>
          <w:rFonts w:hint="cs"/>
          <w:rtl/>
        </w:rPr>
        <w:t>ס'</w:t>
      </w:r>
      <w:r w:rsidR="00FF3740" w:rsidRPr="006F178A">
        <w:rPr>
          <w:rtl/>
        </w:rPr>
        <w:t xml:space="preserve">, </w:t>
      </w:r>
    </w:p>
    <w:p w14:paraId="5B65027F" w14:textId="754186C0" w:rsidR="00FF3740" w:rsidRPr="006F178A" w:rsidRDefault="00FF3740" w:rsidP="00FF3740">
      <w:pPr>
        <w:pStyle w:val="affffb"/>
        <w:rPr>
          <w:rtl/>
        </w:rPr>
      </w:pPr>
      <w:r w:rsidRPr="006F178A">
        <w:rPr>
          <w:rFonts w:hint="cs"/>
          <w:rtl/>
        </w:rPr>
        <w:t xml:space="preserve"> </w:t>
      </w:r>
      <w:r w:rsidRPr="006F178A">
        <w:rPr>
          <w:rFonts w:hint="cs"/>
          <w:rtl/>
        </w:rPr>
        <w:tab/>
      </w:r>
      <w:r w:rsidRPr="006F178A">
        <w:rPr>
          <w:rtl/>
        </w:rPr>
        <w:t xml:space="preserve">ואם גילח יום </w:t>
      </w:r>
      <w:r w:rsidR="00E00581">
        <w:rPr>
          <w:rFonts w:hint="cs"/>
          <w:rtl/>
        </w:rPr>
        <w:t>נ''ט</w:t>
      </w:r>
      <w:r w:rsidRPr="006F178A">
        <w:rPr>
          <w:rtl/>
        </w:rPr>
        <w:t xml:space="preserve"> - יצא</w:t>
      </w:r>
      <w:r w:rsidR="001A7DD4">
        <w:rPr>
          <w:rtl/>
        </w:rPr>
        <w:t>.</w:t>
      </w:r>
    </w:p>
    <w:p w14:paraId="4D1DB90C" w14:textId="77777777" w:rsidR="00FF3740" w:rsidRPr="006F178A" w:rsidRDefault="00FF3740" w:rsidP="00FF3740">
      <w:pPr>
        <w:pStyle w:val="affffb"/>
        <w:rPr>
          <w:rtl/>
        </w:rPr>
      </w:pPr>
      <w:r w:rsidRPr="006F178A">
        <w:rPr>
          <w:rtl/>
        </w:rPr>
        <w:t xml:space="preserve">וזו עדות העיד רבי פפייס: על מי שנזר שתי נזירות, </w:t>
      </w:r>
    </w:p>
    <w:p w14:paraId="0850E551" w14:textId="6A718B73" w:rsidR="00FF3740" w:rsidRPr="009C1970" w:rsidRDefault="00FF3740" w:rsidP="00FF3740">
      <w:pPr>
        <w:pStyle w:val="affffb"/>
        <w:rPr>
          <w:rtl/>
        </w:rPr>
      </w:pPr>
      <w:r w:rsidRPr="00392931">
        <w:rPr>
          <w:rFonts w:hint="cs"/>
          <w:rtl/>
        </w:rPr>
        <w:t xml:space="preserve"> </w:t>
      </w:r>
      <w:r w:rsidRPr="00392931">
        <w:rPr>
          <w:rFonts w:hint="cs"/>
          <w:rtl/>
        </w:rPr>
        <w:tab/>
      </w:r>
      <w:r w:rsidRPr="00392931">
        <w:rPr>
          <w:rtl/>
        </w:rPr>
        <w:t xml:space="preserve">שאם גילח את הראשונה יום </w:t>
      </w:r>
      <w:r w:rsidR="001A4109">
        <w:rPr>
          <w:rFonts w:hint="cs"/>
          <w:rtl/>
        </w:rPr>
        <w:t>ל'</w:t>
      </w:r>
      <w:r w:rsidRPr="00392931">
        <w:rPr>
          <w:rtl/>
        </w:rPr>
        <w:t xml:space="preserve"> </w:t>
      </w:r>
      <w:r w:rsidR="000675FE">
        <w:rPr>
          <w:rFonts w:hint="cs"/>
          <w:rtl/>
        </w:rPr>
        <w:t>-</w:t>
      </w:r>
      <w:r w:rsidRPr="00392931">
        <w:rPr>
          <w:rtl/>
        </w:rPr>
        <w:t>מגלח את השניה ליום</w:t>
      </w:r>
      <w:r w:rsidR="001A4109">
        <w:rPr>
          <w:rFonts w:hint="cs"/>
          <w:rtl/>
        </w:rPr>
        <w:t xml:space="preserve"> ס'</w:t>
      </w:r>
      <w:r w:rsidRPr="00392931">
        <w:rPr>
          <w:rtl/>
        </w:rPr>
        <w:t xml:space="preserve">, </w:t>
      </w:r>
    </w:p>
    <w:p w14:paraId="227A13BE" w14:textId="1633777A" w:rsidR="00FF3740" w:rsidRPr="006F178A" w:rsidRDefault="00FF3740" w:rsidP="00FF3740">
      <w:pPr>
        <w:pStyle w:val="affffb"/>
        <w:rPr>
          <w:rtl/>
        </w:rPr>
      </w:pPr>
      <w:r w:rsidRPr="006F178A">
        <w:rPr>
          <w:rFonts w:hint="cs"/>
          <w:rtl/>
        </w:rPr>
        <w:tab/>
      </w:r>
      <w:r w:rsidRPr="006F178A">
        <w:rPr>
          <w:rtl/>
        </w:rPr>
        <w:t xml:space="preserve">ואם גילח ליום </w:t>
      </w:r>
      <w:r w:rsidR="00CA3A0F">
        <w:rPr>
          <w:rFonts w:hint="cs"/>
          <w:rtl/>
        </w:rPr>
        <w:t>נ''ט</w:t>
      </w:r>
      <w:r w:rsidRPr="006F178A">
        <w:rPr>
          <w:rtl/>
        </w:rPr>
        <w:t xml:space="preserve"> - יצא, שיום </w:t>
      </w:r>
      <w:r w:rsidR="001A4109">
        <w:rPr>
          <w:rFonts w:hint="cs"/>
          <w:rtl/>
        </w:rPr>
        <w:t>ל'</w:t>
      </w:r>
      <w:r w:rsidRPr="006F178A">
        <w:rPr>
          <w:rtl/>
        </w:rPr>
        <w:t xml:space="preserve"> עולה לו מן המנין.</w:t>
      </w:r>
    </w:p>
    <w:p w14:paraId="4B476043" w14:textId="1ED0A5DF" w:rsidR="00CA3A0F" w:rsidRDefault="00CA3A0F" w:rsidP="00736E97">
      <w:pPr>
        <w:pStyle w:val="affffb"/>
        <w:jc w:val="center"/>
        <w:rPr>
          <w:rtl/>
        </w:rPr>
      </w:pPr>
      <w:r>
        <w:rPr>
          <w:rFonts w:hint="cs"/>
          <w:rtl/>
        </w:rPr>
        <w:t xml:space="preserve"> </w:t>
      </w:r>
      <w:r w:rsidR="00D22907">
        <w:rPr>
          <w:rFonts w:hint="cs"/>
          <w:rtl/>
        </w:rPr>
        <w:t xml:space="preserve"> </w:t>
      </w:r>
    </w:p>
    <w:p w14:paraId="18A479F4" w14:textId="77777777" w:rsidR="00CA3A0F" w:rsidRDefault="00FF3740" w:rsidP="00736E97">
      <w:pPr>
        <w:pStyle w:val="affffb"/>
        <w:jc w:val="center"/>
        <w:rPr>
          <w:rtl/>
        </w:rPr>
      </w:pPr>
      <w:r w:rsidRPr="00D348F8">
        <w:rPr>
          <w:rtl/>
        </w:rPr>
        <w:t xml:space="preserve">מי שאמר הריני נזיר, </w:t>
      </w:r>
    </w:p>
    <w:p w14:paraId="40542628" w14:textId="0C49BE60" w:rsidR="00FF3740" w:rsidRPr="00D348F8" w:rsidRDefault="00FF3740" w:rsidP="00CA3A0F">
      <w:pPr>
        <w:pStyle w:val="affffb"/>
        <w:jc w:val="center"/>
        <w:rPr>
          <w:rtl/>
        </w:rPr>
      </w:pPr>
      <w:r w:rsidRPr="00D348F8">
        <w:rPr>
          <w:rtl/>
        </w:rPr>
        <w:t xml:space="preserve">נטמא יום </w:t>
      </w:r>
      <w:r w:rsidR="00736E97">
        <w:rPr>
          <w:rFonts w:hint="cs"/>
          <w:rtl/>
        </w:rPr>
        <w:t>ל'</w:t>
      </w:r>
      <w:r w:rsidRPr="00D348F8">
        <w:rPr>
          <w:rtl/>
        </w:rPr>
        <w:t xml:space="preserve"> - סותר את הכל,</w:t>
      </w:r>
      <w:r w:rsidR="00CA3A0F">
        <w:rPr>
          <w:rStyle w:val="TanaimMishna"/>
          <w:rFonts w:hint="cs"/>
          <w:rtl/>
          <w:rPrChange w:id="20045" w:author="קלוד" w:date="2026-10-06T10:09:33Z">
            <w:rPr>
              <w:rStyle w:val="a4"/>
              <w:rFonts w:hint="cs"/>
              <w:rtl/>
            </w:rPr>
          </w:rPrChange>
        </w:rPr>
        <w:t xml:space="preserve"> </w:t>
      </w:r>
      <w:r w:rsidRPr="00D348F8">
        <w:rPr>
          <w:rStyle w:val="TanaimMishna"/>
          <w:rtl/>
          <w:rPrChange w:id="20046" w:author="קלוד" w:date="2026-10-06T10:09:33Z">
            <w:rPr>
              <w:rStyle w:val="a4"/>
              <w:rtl/>
            </w:rPr>
          </w:rPrChange>
        </w:rPr>
        <w:t>ר"</w:t>
      </w:r>
      <w:r w:rsidRPr="00D348F8">
        <w:rPr>
          <w:rStyle w:val="TanaimMishna"/>
          <w:rFonts w:hint="cs"/>
          <w:rtl/>
          <w:rPrChange w:id="20047" w:author="קלוד" w:date="2026-10-06T10:09:33Z">
            <w:rPr>
              <w:rStyle w:val="a4"/>
              <w:rFonts w:hint="cs"/>
              <w:rtl/>
            </w:rPr>
          </w:rPrChange>
        </w:rPr>
        <w:t>א</w:t>
      </w:r>
      <w:r w:rsidRPr="00D348F8">
        <w:rPr>
          <w:rStyle w:val="TanaimMishna"/>
          <w:rtl/>
          <w:rPrChange w:id="20048" w:author="קלוד" w:date="2026-10-06T10:09:33Z">
            <w:rPr>
              <w:rStyle w:val="a4"/>
              <w:rtl/>
            </w:rPr>
          </w:rPrChange>
        </w:rPr>
        <w:t xml:space="preserve">: </w:t>
      </w:r>
      <w:r w:rsidRPr="00D348F8">
        <w:rPr>
          <w:rtl/>
        </w:rPr>
        <w:t>אינו סותר אלא שבעה.</w:t>
      </w:r>
    </w:p>
    <w:p w14:paraId="7748A6F7" w14:textId="645D2ACF" w:rsidR="00FF3740" w:rsidRPr="006F178A" w:rsidRDefault="00FF3740" w:rsidP="003345ED">
      <w:pPr>
        <w:pStyle w:val="affffb"/>
        <w:rPr>
          <w:rtl/>
        </w:rPr>
      </w:pPr>
      <w:r w:rsidRPr="006F178A">
        <w:rPr>
          <w:rtl/>
        </w:rPr>
        <w:t xml:space="preserve">הריני נזיר </w:t>
      </w:r>
      <w:r w:rsidR="004F0DCE">
        <w:rPr>
          <w:rFonts w:hint="cs"/>
          <w:rtl/>
        </w:rPr>
        <w:t>ל'</w:t>
      </w:r>
      <w:r w:rsidRPr="006F178A">
        <w:rPr>
          <w:rtl/>
        </w:rPr>
        <w:t xml:space="preserve"> יום, נטמא יום </w:t>
      </w:r>
      <w:r w:rsidR="004F0DCE">
        <w:rPr>
          <w:rFonts w:hint="cs"/>
          <w:rtl/>
        </w:rPr>
        <w:t>ל'</w:t>
      </w:r>
      <w:r w:rsidRPr="006F178A">
        <w:rPr>
          <w:rtl/>
        </w:rPr>
        <w:t>- סותר את הכל.</w:t>
      </w:r>
    </w:p>
    <w:p w14:paraId="46849686" w14:textId="5635A453" w:rsidR="00D642E4" w:rsidRDefault="00FF3740" w:rsidP="00D642E4">
      <w:pPr>
        <w:pStyle w:val="affffb"/>
        <w:jc w:val="center"/>
        <w:rPr>
          <w:rtl/>
        </w:rPr>
      </w:pPr>
      <w:r w:rsidRPr="004F0DCE">
        <w:rPr>
          <w:rtl/>
        </w:rPr>
        <w:t>הריני נזיר מאה יום, נטמא יום מאה</w:t>
      </w:r>
    </w:p>
    <w:p w14:paraId="393A5B26" w14:textId="553A9243" w:rsidR="00FF3740" w:rsidRPr="00D348F8" w:rsidRDefault="00D22907" w:rsidP="00D642E4">
      <w:pPr>
        <w:pStyle w:val="affffb"/>
        <w:rPr>
          <w:rtl/>
        </w:rPr>
      </w:pPr>
      <w:r w:rsidRPr="00D22907">
        <w:rPr>
          <w:rStyle w:val="TanaimMishna"/>
          <w:rFonts w:hint="cs"/>
          <w:rtl/>
          <w:rPrChange w:id="20049" w:author="קלוד" w:date="2026-10-06T10:09:33Z">
            <w:rPr>
              <w:rStyle w:val="a4"/>
              <w:rFonts w:hint="cs"/>
              <w:rtl/>
            </w:rPr>
          </w:rPrChange>
        </w:rPr>
        <w:t>ת''ק</w:t>
      </w:r>
      <w:r>
        <w:rPr>
          <w:rStyle w:val="TanaimMishna"/>
          <w:rFonts w:hint="cs"/>
          <w:rtl/>
          <w:rPrChange w:id="20050" w:author="קלוד" w:date="2026-10-06T10:09:33Z">
            <w:rPr>
              <w:rStyle w:val="a4"/>
              <w:rFonts w:hint="cs"/>
              <w:rtl/>
            </w:rPr>
          </w:rPrChange>
        </w:rPr>
        <w:t>:</w:t>
      </w:r>
      <w:r>
        <w:rPr>
          <w:rFonts w:hint="cs"/>
          <w:rtl/>
        </w:rPr>
        <w:t xml:space="preserve"> </w:t>
      </w:r>
      <w:r w:rsidR="00FF3740" w:rsidRPr="004F0DCE">
        <w:rPr>
          <w:rtl/>
        </w:rPr>
        <w:t xml:space="preserve">סותר את הכל, </w:t>
      </w:r>
      <w:r w:rsidR="00D642E4">
        <w:rPr>
          <w:rFonts w:hint="cs"/>
          <w:rtl/>
        </w:rPr>
        <w:t xml:space="preserve"> </w:t>
      </w:r>
      <w:r w:rsidR="00FF3740" w:rsidRPr="004F0DCE">
        <w:rPr>
          <w:rStyle w:val="TanaimMishna"/>
          <w:rtl/>
          <w:rPrChange w:id="20051" w:author="קלוד" w:date="2026-10-06T10:09:33Z">
            <w:rPr>
              <w:rStyle w:val="a4"/>
              <w:rtl/>
            </w:rPr>
          </w:rPrChange>
        </w:rPr>
        <w:t xml:space="preserve">ר"א: </w:t>
      </w:r>
      <w:r w:rsidR="00FF3740" w:rsidRPr="00D348F8">
        <w:rPr>
          <w:rtl/>
        </w:rPr>
        <w:t>אינו סותר אלא שלשים</w:t>
      </w:r>
      <w:r w:rsidR="001A7DD4" w:rsidRPr="00D348F8">
        <w:rPr>
          <w:rtl/>
        </w:rPr>
        <w:t>.</w:t>
      </w:r>
    </w:p>
    <w:p w14:paraId="0EC79FBE" w14:textId="792E0D73" w:rsidR="00FF3740" w:rsidRPr="006F178A" w:rsidRDefault="00FF3740" w:rsidP="00D642E4">
      <w:pPr>
        <w:pStyle w:val="affffb"/>
        <w:rPr>
          <w:rtl/>
        </w:rPr>
      </w:pPr>
      <w:r w:rsidRPr="006F178A">
        <w:rPr>
          <w:rtl/>
        </w:rPr>
        <w:t xml:space="preserve">נטמא יום מאה ואחד - סותר </w:t>
      </w:r>
      <w:r w:rsidR="00D642E4">
        <w:rPr>
          <w:rFonts w:hint="cs"/>
          <w:rtl/>
        </w:rPr>
        <w:t>ל</w:t>
      </w:r>
      <w:r w:rsidRPr="006F178A">
        <w:rPr>
          <w:rtl/>
        </w:rPr>
        <w:t xml:space="preserve"> יום,</w:t>
      </w:r>
      <w:r w:rsidR="00D642E4">
        <w:rPr>
          <w:rFonts w:hint="cs"/>
          <w:rtl/>
        </w:rPr>
        <w:t xml:space="preserve"> </w:t>
      </w:r>
      <w:r w:rsidR="00D642E4">
        <w:rPr>
          <w:rStyle w:val="TanaimMishna"/>
          <w:rFonts w:hint="cs"/>
          <w:rtl/>
          <w:rPrChange w:id="20052" w:author="קלוד" w:date="2026-10-06T10:09:33Z">
            <w:rPr>
              <w:rStyle w:val="a4"/>
              <w:rFonts w:hint="cs"/>
              <w:rtl/>
            </w:rPr>
          </w:rPrChange>
        </w:rPr>
        <w:t>ר''א</w:t>
      </w:r>
      <w:r w:rsidRPr="00D348F8">
        <w:rPr>
          <w:rStyle w:val="TanaimMishna"/>
          <w:rtl/>
          <w:rPrChange w:id="20053" w:author="קלוד" w:date="2026-10-06T10:09:33Z">
            <w:rPr>
              <w:rStyle w:val="a4"/>
              <w:rtl/>
            </w:rPr>
          </w:rPrChange>
        </w:rPr>
        <w:t>:</w:t>
      </w:r>
      <w:r w:rsidRPr="006F178A">
        <w:rPr>
          <w:rtl/>
        </w:rPr>
        <w:t xml:space="preserve"> סותר שבעה.</w:t>
      </w:r>
    </w:p>
    <w:p w14:paraId="3287E9FE" w14:textId="572FA3E1" w:rsidR="00FF3740" w:rsidRPr="00D17E04" w:rsidRDefault="00FF3740" w:rsidP="00D17E04">
      <w:pPr>
        <w:pStyle w:val="afffff3"/>
        <w:rPr>
          <w:rtl/>
        </w:rPr>
      </w:pPr>
      <w:ins w:id="9824" w:author="מספור קטעי משנה" w:date="2026-10-06T06:45:37Z">
        <w:r>
          <w:rPr>
            <w:rStyle w:val="MisparKeta"/>
          </w:rPr>
          <w:t xml:space="preserve">ג. </w:t>
        </w:r>
      </w:ins>
      <w:r w:rsidRPr="00D17E04">
        <w:rPr>
          <w:rtl/>
        </w:rPr>
        <w:t xml:space="preserve">הריני נזיר, ונטמא יום </w:t>
      </w:r>
      <w:r w:rsidR="00D17E04" w:rsidRPr="00D17E04">
        <w:rPr>
          <w:rFonts w:hint="cs"/>
          <w:rtl/>
        </w:rPr>
        <w:t>ל'</w:t>
      </w:r>
      <w:r w:rsidRPr="00D17E04">
        <w:rPr>
          <w:rtl/>
        </w:rPr>
        <w:t xml:space="preserve"> - סותר הכל, </w:t>
      </w:r>
      <w:r w:rsidR="00D17E04" w:rsidRPr="00D17E04">
        <w:rPr>
          <w:rFonts w:hint="cs"/>
          <w:rtl/>
        </w:rPr>
        <w:t>ולר''א סותר</w:t>
      </w:r>
      <w:r w:rsidRPr="00D17E04">
        <w:rPr>
          <w:rtl/>
        </w:rPr>
        <w:t xml:space="preserve"> שבעה</w:t>
      </w:r>
      <w:r w:rsidR="001A7DD4" w:rsidRPr="00D17E04">
        <w:rPr>
          <w:rtl/>
        </w:rPr>
        <w:t>.</w:t>
      </w:r>
    </w:p>
    <w:p w14:paraId="2328769D" w14:textId="77777777" w:rsidR="00FF3740" w:rsidRPr="006F178A" w:rsidRDefault="00FF3740" w:rsidP="00516202">
      <w:pPr>
        <w:pStyle w:val="affff5"/>
        <w:framePr w:wrap="around"/>
        <w:rPr>
          <w:rtl/>
        </w:rPr>
      </w:pPr>
      <w:r w:rsidRPr="006F178A">
        <w:rPr>
          <w:rFonts w:hint="cs"/>
          <w:rtl/>
        </w:rPr>
        <w:t>טז:</w:t>
      </w:r>
    </w:p>
    <w:p w14:paraId="625B277F" w14:textId="7A628ABA" w:rsidR="00FF3740" w:rsidRPr="006F178A" w:rsidRDefault="00FF3740" w:rsidP="00FF3740">
      <w:pPr>
        <w:rPr>
          <w:rtl/>
        </w:rPr>
      </w:pPr>
      <w:r w:rsidRPr="00DE325C">
        <w:rPr>
          <w:rStyle w:val="a4"/>
          <w:rFonts w:hint="cs"/>
          <w:rtl/>
        </w:rPr>
        <w:t>דל</w:t>
      </w:r>
      <w:r w:rsidRPr="00DE325C">
        <w:rPr>
          <w:rStyle w:val="a4"/>
          <w:rtl/>
        </w:rPr>
        <w:t>ר"א:</w:t>
      </w:r>
      <w:r w:rsidRPr="006F178A">
        <w:rPr>
          <w:rFonts w:ascii="FontbitDavid" w:hAnsi="FontbitDavid"/>
          <w:rtl/>
        </w:rPr>
        <w:t xml:space="preserve"> כל אחר </w:t>
      </w:r>
      <w:r w:rsidRPr="00DE325C">
        <w:rPr>
          <w:rStyle w:val="afffffe"/>
          <w:rtl/>
        </w:rPr>
        <w:t xml:space="preserve">מלאת </w:t>
      </w:r>
      <w:r w:rsidRPr="006F178A">
        <w:rPr>
          <w:rFonts w:ascii="FontbitDavid" w:hAnsi="FontbitDavid"/>
          <w:rtl/>
        </w:rPr>
        <w:t>- שבעה סותר.</w:t>
      </w:r>
    </w:p>
    <w:p w14:paraId="64C20784" w14:textId="43BC1D00" w:rsidR="00C3283E" w:rsidRDefault="00FF3740" w:rsidP="00D20230">
      <w:pPr>
        <w:pStyle w:val="afffff3"/>
        <w:rPr>
          <w:rtl/>
        </w:rPr>
      </w:pPr>
      <w:ins w:id="9825" w:author="מספור קטעי משנה" w:date="2026-10-06T06:45:37Z">
        <w:r>
          <w:rPr>
            <w:rStyle w:val="MisparKeta"/>
          </w:rPr>
          <w:t xml:space="preserve">ג. </w:t>
        </w:r>
      </w:ins>
      <w:r w:rsidRPr="00C3283E">
        <w:rPr>
          <w:rStyle w:val="afffff4"/>
          <w:rtl/>
        </w:rPr>
        <w:t xml:space="preserve">הריני נזיר </w:t>
      </w:r>
      <w:r w:rsidR="001D688D">
        <w:rPr>
          <w:rStyle w:val="afffff4"/>
          <w:rFonts w:hint="cs"/>
          <w:rtl/>
        </w:rPr>
        <w:t>ל'</w:t>
      </w:r>
      <w:r w:rsidRPr="00C3283E">
        <w:rPr>
          <w:rStyle w:val="afffff4"/>
          <w:rtl/>
        </w:rPr>
        <w:t xml:space="preserve"> יום, ונטמא יום </w:t>
      </w:r>
      <w:r w:rsidR="001D688D">
        <w:rPr>
          <w:rStyle w:val="afffff4"/>
          <w:rFonts w:hint="cs"/>
          <w:rtl/>
        </w:rPr>
        <w:t>ל'</w:t>
      </w:r>
      <w:r w:rsidRPr="00C3283E">
        <w:rPr>
          <w:rStyle w:val="afffff4"/>
          <w:rtl/>
        </w:rPr>
        <w:t xml:space="preserve"> - סותר את הכל</w:t>
      </w:r>
      <w:r w:rsidR="001A7DD4" w:rsidRPr="00C3283E">
        <w:rPr>
          <w:rStyle w:val="afffff4"/>
          <w:rtl/>
        </w:rPr>
        <w:t>.</w:t>
      </w:r>
      <w:r w:rsidRPr="006F178A">
        <w:rPr>
          <w:rFonts w:hint="cs"/>
          <w:rtl/>
        </w:rPr>
        <w:t xml:space="preserve"> </w:t>
      </w:r>
    </w:p>
    <w:p w14:paraId="5E071165" w14:textId="0F810C50" w:rsidR="00FF3740" w:rsidRPr="006F178A" w:rsidRDefault="00FF3740" w:rsidP="00FF3740">
      <w:pPr>
        <w:rPr>
          <w:rtl/>
        </w:rPr>
      </w:pPr>
      <w:r w:rsidRPr="006F178A">
        <w:rPr>
          <w:rtl/>
        </w:rPr>
        <w:t xml:space="preserve">לא </w:t>
      </w:r>
      <w:r w:rsidR="00313BED">
        <w:rPr>
          <w:rtl/>
        </w:rPr>
        <w:t xml:space="preserve">חלק </w:t>
      </w:r>
      <w:r>
        <w:rPr>
          <w:rStyle w:val="a4"/>
          <w:rtl/>
          <w:rPrChange w:id="9023" w:author="מנוע אמוראים" w:date="2026-10-05T16:41:46Z">
            <w:rPr>
              <w:rtl/>
            </w:rPr>
          </w:rPrChange>
        </w:rPr>
        <w:t xml:space="preserve">ר"א</w:t>
      </w:r>
      <w:r>
        <w:rPr>
          <w:rtl/>
        </w:rPr>
        <w:t xml:space="preserve">, דאמר שלימין.</w:t>
      </w:r>
    </w:p>
    <w:p w14:paraId="4A7B21B0" w14:textId="77777777" w:rsidR="004607B7" w:rsidRDefault="00FF3740" w:rsidP="001D688D">
      <w:pPr>
        <w:pStyle w:val="afffff3"/>
        <w:rPr>
          <w:rStyle w:val="a4"/>
          <w:rtl/>
        </w:rPr>
      </w:pPr>
      <w:ins w:id="9826" w:author="מספור קטעי משנה" w:date="2026-10-06T06:45:37Z">
        <w:r>
          <w:rPr>
            <w:rStyle w:val="MisparKeta"/>
          </w:rPr>
          <w:t xml:space="preserve">ג. </w:t>
        </w:r>
      </w:ins>
      <w:r w:rsidRPr="006F178A">
        <w:rPr>
          <w:rtl/>
        </w:rPr>
        <w:t xml:space="preserve">הריני נזיר מאה יום, ונטמא יום מאה </w:t>
      </w:r>
    </w:p>
    <w:p w14:paraId="50333CDC" w14:textId="6EA2F0FF" w:rsidR="00FF3740" w:rsidRPr="006F178A" w:rsidRDefault="004607B7" w:rsidP="004607B7">
      <w:pPr>
        <w:pStyle w:val="afffff3"/>
        <w:rPr>
          <w:rtl/>
        </w:rPr>
      </w:pPr>
      <w:ins w:id="9827" w:author="מספור קטעי משנה" w:date="2026-10-06T06:45:37Z">
        <w:r>
          <w:rPr>
            <w:rStyle w:val="MisparKeta"/>
          </w:rPr>
          <w:t xml:space="preserve">ג. </w:t>
        </w:r>
      </w:ins>
      <w:r w:rsidRPr="004607B7">
        <w:rPr>
          <w:rStyle w:val="a4"/>
          <w:rFonts w:hint="cs"/>
          <w:rtl/>
        </w:rPr>
        <w:t xml:space="preserve">לת''ק </w:t>
      </w:r>
      <w:r w:rsidR="00FF3740" w:rsidRPr="006F178A">
        <w:rPr>
          <w:rtl/>
        </w:rPr>
        <w:t xml:space="preserve">סותר הכל, </w:t>
      </w:r>
      <w:r w:rsidR="00FF3740" w:rsidRPr="004607B7">
        <w:rPr>
          <w:rStyle w:val="a4"/>
          <w:rtl/>
        </w:rPr>
        <w:t>ר"א:</w:t>
      </w:r>
      <w:r w:rsidR="00FF3740" w:rsidRPr="006F178A">
        <w:rPr>
          <w:rtl/>
        </w:rPr>
        <w:t xml:space="preserve"> </w:t>
      </w:r>
      <w:r>
        <w:rPr>
          <w:rFonts w:hint="cs"/>
          <w:rtl/>
        </w:rPr>
        <w:t>רק</w:t>
      </w:r>
      <w:r w:rsidR="00FF3740" w:rsidRPr="006F178A">
        <w:rPr>
          <w:rtl/>
        </w:rPr>
        <w:t xml:space="preserve"> שלשים</w:t>
      </w:r>
      <w:r w:rsidR="001A7DD4">
        <w:rPr>
          <w:rtl/>
        </w:rPr>
        <w:t>.</w:t>
      </w:r>
    </w:p>
    <w:p w14:paraId="58B2B6B6" w14:textId="77777777" w:rsidR="00FF3740" w:rsidRPr="006F178A" w:rsidRDefault="00FF3740" w:rsidP="00FF3740">
      <w:pPr>
        <w:rPr>
          <w:rtl/>
        </w:rPr>
      </w:pPr>
      <w:r w:rsidRPr="006F178A">
        <w:rPr>
          <w:rtl/>
        </w:rPr>
        <w:t xml:space="preserve">וכולה כדהוינן בה אליבא </w:t>
      </w:r>
      <w:r w:rsidRPr="004607B7">
        <w:rPr>
          <w:rStyle w:val="a4"/>
          <w:rtl/>
        </w:rPr>
        <w:t>דבר פדא ורב מתנא</w:t>
      </w:r>
      <w:r w:rsidRPr="006F178A">
        <w:rPr>
          <w:rtl/>
        </w:rPr>
        <w:t>.</w:t>
      </w:r>
    </w:p>
    <w:p w14:paraId="5B184872" w14:textId="77777777" w:rsidR="00FF3740" w:rsidRPr="006F178A" w:rsidRDefault="00FF3740" w:rsidP="000F6CD2">
      <w:pPr>
        <w:pStyle w:val="afffffb"/>
        <w:rPr>
          <w:rtl/>
        </w:rPr>
      </w:pPr>
      <w:r>
        <w:rPr>
          <w:rtl/>
        </w:rPr>
        <w:t>׹</w:t>
      </w:r>
    </w:p>
    <w:p>
      <w:pPr>
        <w:pStyle w:val="affffff2"/>
        <w:rPr>
          <w:ins w:id="20288" w:author="קלוד" w:date="2026-10-06T10:09:33Z"/>
        </w:rPr>
      </w:pPr>
      <w:ins w:id="20287" w:author="קלוד" w:date="2026-10-06T10:09:33Z">
        <w:r>
          <w:t xml:space="preserve">משנה ה</w:t>
        </w:r>
      </w:ins>
    </w:p>
    <w:p w14:paraId="12E7FBEF" w14:textId="33930775" w:rsidR="00FF3740" w:rsidRPr="006F178A" w:rsidRDefault="00FF3740" w:rsidP="00B27E63">
      <w:pPr>
        <w:pStyle w:val="affffb"/>
        <w:spacing w:before="120"/>
        <w:jc w:val="center"/>
        <w:rPr>
          <w:rtl/>
        </w:rPr>
        <w:pPrChange w:id="90020" w:author="קלוד" w:date="2026-10-08T12:08:16Z">
          <w:pPr>
            <w:pStyle w:val="affffb"/>
            <w:jc w:val="center"/>
          </w:pPr>
        </w:pPrChange>
      </w:pPr>
      <w:r w:rsidRPr="006F178A">
        <w:rPr>
          <w:rtl/>
        </w:rPr>
        <w:t xml:space="preserve">מי שנזר והוא בבית הקברות, </w:t>
      </w:r>
      <w:r w:rsidR="00585A64">
        <w:rPr>
          <w:rtl/>
        </w:rPr>
        <w:t>אף</w:t>
      </w:r>
      <w:r w:rsidRPr="006F178A">
        <w:rPr>
          <w:rtl/>
        </w:rPr>
        <w:t xml:space="preserve"> היה שם ל' יום</w:t>
      </w:r>
    </w:p>
    <w:p w14:paraId="68B8B5C5" w14:textId="77777777" w:rsidR="00FF3740" w:rsidRPr="006F178A" w:rsidRDefault="00FF3740" w:rsidP="00FF3740">
      <w:pPr>
        <w:pStyle w:val="affffb"/>
        <w:rPr>
          <w:rtl/>
        </w:rPr>
      </w:pPr>
      <w:r w:rsidRPr="006F178A">
        <w:rPr>
          <w:rFonts w:hint="cs"/>
          <w:rtl/>
        </w:rPr>
        <w:t xml:space="preserve"> </w:t>
      </w:r>
      <w:r w:rsidRPr="006F178A">
        <w:rPr>
          <w:rFonts w:hint="cs"/>
          <w:rtl/>
        </w:rPr>
        <w:tab/>
      </w:r>
      <w:r w:rsidRPr="006F178A">
        <w:rPr>
          <w:rtl/>
        </w:rPr>
        <w:t>- אין עולין לו מן המנין, ואינו מביא קרבן טומאה.</w:t>
      </w:r>
    </w:p>
    <w:p w14:paraId="11223E61" w14:textId="3F6BE4AE" w:rsidR="00FF3740" w:rsidRPr="006F178A" w:rsidRDefault="00FF3740" w:rsidP="00FF3740">
      <w:pPr>
        <w:pStyle w:val="affffb"/>
        <w:rPr>
          <w:rtl/>
        </w:rPr>
      </w:pPr>
      <w:r w:rsidRPr="006F178A">
        <w:rPr>
          <w:rtl/>
        </w:rPr>
        <w:t>יצא ונכנס - עולין לו מן המנין, ומביא קרבן טומאה</w:t>
      </w:r>
      <w:r w:rsidR="001A7DD4">
        <w:rPr>
          <w:rtl/>
        </w:rPr>
        <w:t>.</w:t>
      </w:r>
    </w:p>
    <w:p w14:paraId="69BFD3B8" w14:textId="466DC6E6" w:rsidR="00FF3740" w:rsidRPr="006F178A" w:rsidRDefault="00FF3740" w:rsidP="00FF3740">
      <w:pPr>
        <w:pStyle w:val="affffb"/>
        <w:rPr>
          <w:rtl/>
        </w:rPr>
      </w:pPr>
      <w:r w:rsidRPr="00D20230">
        <w:rPr>
          <w:rStyle w:val="TanaimMishna"/>
          <w:rtl/>
          <w:rPrChange w:id="20054" w:author="קלוד" w:date="2026-10-06T10:09:33Z">
            <w:rPr>
              <w:rStyle w:val="a4"/>
              <w:rtl/>
            </w:rPr>
          </w:rPrChange>
        </w:rPr>
        <w:t>ר"א:</w:t>
      </w:r>
      <w:r w:rsidRPr="006F178A">
        <w:rPr>
          <w:rtl/>
        </w:rPr>
        <w:t xml:space="preserve"> לא בו ביום, שנאמר: והימים הראשונים יפלו, עד שיהו לו ימים ראשונים.</w:t>
      </w:r>
    </w:p>
    <w:p w14:paraId="121E6EBE" w14:textId="0BE92825" w:rsidR="00FF3740" w:rsidRPr="006F178A" w:rsidRDefault="00FF3740" w:rsidP="00F13202">
      <w:pPr>
        <w:pStyle w:val="afffff3"/>
        <w:rPr>
          <w:rtl/>
        </w:rPr>
      </w:pPr>
      <w:ins w:id="9829" w:author="מספור קטעי משנה" w:date="2026-10-06T06:45:37Z">
        <w:r>
          <w:rPr>
            <w:rStyle w:val="MisparKeta"/>
          </w:rPr>
          <w:t xml:space="preserve">א. </w:t>
        </w:r>
      </w:ins>
      <w:r w:rsidRPr="006F178A">
        <w:rPr>
          <w:rtl/>
        </w:rPr>
        <w:t xml:space="preserve">איתמר: מי שנזר והוא בבית הקברות, </w:t>
      </w:r>
    </w:p>
    <w:p w14:paraId="348B1F34" w14:textId="0DA52525" w:rsidR="00FF3740" w:rsidRPr="006F178A" w:rsidRDefault="00F13202" w:rsidP="00FF3740">
      <w:pPr>
        <w:rPr>
          <w:rtl/>
        </w:rPr>
      </w:pPr>
      <w:r>
        <w:rPr>
          <w:rStyle w:val="a4"/>
          <w:rFonts w:hint="cs"/>
          <w:rtl/>
        </w:rPr>
        <w:t xml:space="preserve">רי''ו: </w:t>
      </w:r>
      <w:r w:rsidR="00FF3740" w:rsidRPr="006F178A">
        <w:rPr>
          <w:rtl/>
        </w:rPr>
        <w:t xml:space="preserve">נזירות חלה עליו, </w:t>
      </w:r>
      <w:r w:rsidR="00FF3740" w:rsidRPr="00F13202">
        <w:rPr>
          <w:rStyle w:val="a4"/>
          <w:rtl/>
        </w:rPr>
        <w:t xml:space="preserve">סבר: </w:t>
      </w:r>
      <w:r w:rsidR="00E54148">
        <w:rPr>
          <w:rFonts w:hint="cs"/>
          <w:rtl/>
        </w:rPr>
        <w:t>תלויה ועומדת</w:t>
      </w:r>
      <w:r w:rsidR="00FF3740" w:rsidRPr="006F178A">
        <w:rPr>
          <w:rtl/>
        </w:rPr>
        <w:t xml:space="preserve">, </w:t>
      </w:r>
      <w:r w:rsidR="00E54148">
        <w:rPr>
          <w:rFonts w:hint="cs"/>
          <w:rtl/>
        </w:rPr>
        <w:t>וכשנמצאת טהרה חלה</w:t>
      </w:r>
      <w:r w:rsidR="001A7DD4">
        <w:rPr>
          <w:rtl/>
        </w:rPr>
        <w:t>.</w:t>
      </w:r>
    </w:p>
    <w:p w14:paraId="5838DFDC" w14:textId="13EFCF47" w:rsidR="00FF3740" w:rsidRPr="006F178A" w:rsidRDefault="00FF3740" w:rsidP="00FF3740">
      <w:pPr>
        <w:rPr>
          <w:rtl/>
        </w:rPr>
      </w:pPr>
      <w:r w:rsidRPr="00F13202">
        <w:rPr>
          <w:rStyle w:val="a4"/>
          <w:rtl/>
        </w:rPr>
        <w:t xml:space="preserve">ור"ל </w:t>
      </w:r>
      <w:r w:rsidRPr="006F178A">
        <w:rPr>
          <w:rtl/>
        </w:rPr>
        <w:t>אין נזירות חלה עליו, אי הדר ואמר חיילא עליה, ואי לא - לא.</w:t>
      </w:r>
    </w:p>
    <w:p w14:paraId="18F0F030" w14:textId="60AF3642" w:rsidR="00FF3740" w:rsidRPr="006F178A" w:rsidRDefault="00410F91" w:rsidP="00FF3740">
      <w:pPr>
        <w:rPr>
          <w:rtl/>
        </w:rPr>
      </w:pPr>
      <w:r>
        <w:rPr>
          <w:rStyle w:val="a4"/>
          <w:rFonts w:hint="cs"/>
          <w:rtl/>
        </w:rPr>
        <w:t xml:space="preserve">א. </w:t>
      </w:r>
      <w:r w:rsidR="00FF3740" w:rsidRPr="00D02E3A">
        <w:rPr>
          <w:rStyle w:val="a4"/>
          <w:rFonts w:hint="cs"/>
          <w:rtl/>
        </w:rPr>
        <w:t>הקשה רי</w:t>
      </w:r>
      <w:r w:rsidR="00FF3740" w:rsidRPr="00D02E3A">
        <w:rPr>
          <w:rStyle w:val="a4"/>
          <w:rtl/>
        </w:rPr>
        <w:t>"</w:t>
      </w:r>
      <w:r w:rsidR="00FF3740" w:rsidRPr="00D02E3A">
        <w:rPr>
          <w:rStyle w:val="a4"/>
          <w:rFonts w:hint="cs"/>
          <w:rtl/>
        </w:rPr>
        <w:t>ו לר</w:t>
      </w:r>
      <w:r w:rsidR="00FF3740" w:rsidRPr="00D02E3A">
        <w:rPr>
          <w:rStyle w:val="a4"/>
          <w:rtl/>
        </w:rPr>
        <w:t>"</w:t>
      </w:r>
      <w:r w:rsidR="00FF3740" w:rsidRPr="00D02E3A">
        <w:rPr>
          <w:rStyle w:val="a4"/>
          <w:rFonts w:hint="cs"/>
          <w:rtl/>
        </w:rPr>
        <w:t>ל:</w:t>
      </w:r>
      <w:r w:rsidR="00FF3740" w:rsidRPr="00D02E3A">
        <w:rPr>
          <w:rStyle w:val="a4"/>
          <w:rtl/>
        </w:rPr>
        <w:t xml:space="preserve"> </w:t>
      </w:r>
      <w:r w:rsidR="00FF3740" w:rsidRPr="006F178A">
        <w:rPr>
          <w:rtl/>
        </w:rPr>
        <w:t xml:space="preserve">מי שנזר </w:t>
      </w:r>
      <w:r w:rsidR="00FF3740" w:rsidRPr="006F178A">
        <w:rPr>
          <w:rFonts w:hint="cs"/>
          <w:rtl/>
        </w:rPr>
        <w:t>ב</w:t>
      </w:r>
      <w:r w:rsidR="00FF3740" w:rsidRPr="006F178A">
        <w:rPr>
          <w:rtl/>
        </w:rPr>
        <w:t xml:space="preserve">בית הקברות, </w:t>
      </w:r>
      <w:r w:rsidR="00585A64">
        <w:rPr>
          <w:rtl/>
        </w:rPr>
        <w:t>אף</w:t>
      </w:r>
      <w:r w:rsidR="00FF3740" w:rsidRPr="006F178A">
        <w:rPr>
          <w:rtl/>
        </w:rPr>
        <w:t xml:space="preserve"> היה שם </w:t>
      </w:r>
      <w:r w:rsidR="00FF3740" w:rsidRPr="006F178A">
        <w:rPr>
          <w:rFonts w:hint="cs"/>
          <w:rtl/>
        </w:rPr>
        <w:t xml:space="preserve">ל' </w:t>
      </w:r>
      <w:r w:rsidR="00FF3740" w:rsidRPr="006F178A">
        <w:rPr>
          <w:rtl/>
        </w:rPr>
        <w:t>יום אין עולין מן המנין, ואינו מביא קרבן טומאה</w:t>
      </w:r>
    </w:p>
    <w:p w14:paraId="6E3B1F2D" w14:textId="21926CDC" w:rsidR="00FF3740" w:rsidRPr="006F178A" w:rsidRDefault="00FF3740" w:rsidP="00FF3740">
      <w:pPr>
        <w:rPr>
          <w:rtl/>
        </w:rPr>
      </w:pPr>
      <w:r w:rsidRPr="006F178A">
        <w:rPr>
          <w:rFonts w:hint="cs"/>
          <w:rtl/>
        </w:rPr>
        <w:t xml:space="preserve">ומשמע שחל עליה </w:t>
      </w:r>
      <w:r w:rsidR="00D02E3A">
        <w:rPr>
          <w:rFonts w:hint="cs"/>
          <w:rtl/>
        </w:rPr>
        <w:t>-</w:t>
      </w:r>
      <w:r w:rsidRPr="006F178A">
        <w:rPr>
          <w:rFonts w:hint="cs"/>
          <w:rtl/>
        </w:rPr>
        <w:t>א</w:t>
      </w:r>
      <w:r w:rsidRPr="006F178A">
        <w:rPr>
          <w:rtl/>
        </w:rPr>
        <w:t>"</w:t>
      </w:r>
      <w:r w:rsidRPr="006F178A">
        <w:rPr>
          <w:rFonts w:hint="cs"/>
          <w:rtl/>
        </w:rPr>
        <w:t>ל:</w:t>
      </w:r>
      <w:r w:rsidRPr="006F178A">
        <w:rPr>
          <w:rtl/>
        </w:rPr>
        <w:t xml:space="preserve"> אינו בתורת טומאה, ואינו בתורת קרבן.</w:t>
      </w:r>
    </w:p>
    <w:p w14:paraId="7CC3602D" w14:textId="5646C688" w:rsidR="00D00186" w:rsidRDefault="00410F91" w:rsidP="00A5184B">
      <w:pPr>
        <w:pStyle w:val="36"/>
        <w:framePr w:wrap="notBeside"/>
        <w:rPr>
          <w:rtl/>
        </w:rPr>
      </w:pPr>
      <w:r>
        <w:rPr>
          <w:rFonts w:hint="cs"/>
          <w:rtl/>
        </w:rPr>
        <w:t xml:space="preserve">ב. </w:t>
      </w:r>
      <w:r w:rsidR="00FF3740" w:rsidRPr="00D00186">
        <w:rPr>
          <w:rtl/>
        </w:rPr>
        <w:t>איתיביה</w:t>
      </w:r>
    </w:p>
    <w:p w14:paraId="6D27F4F6" w14:textId="3899BBB8" w:rsidR="00FF3740" w:rsidRPr="006F178A" w:rsidRDefault="00FF3740" w:rsidP="00D00186">
      <w:pPr>
        <w:ind w:left="113"/>
        <w:rPr>
          <w:rtl/>
        </w:rPr>
      </w:pPr>
      <w:r w:rsidRPr="00D00186">
        <w:rPr>
          <w:rtl/>
        </w:rPr>
        <w:t>:</w:t>
      </w:r>
      <w:r w:rsidRPr="00255826">
        <w:rPr>
          <w:rStyle w:val="a4"/>
          <w:rtl/>
        </w:rPr>
        <w:t xml:space="preserve"> </w:t>
      </w:r>
      <w:r w:rsidRPr="006F178A">
        <w:rPr>
          <w:rtl/>
        </w:rPr>
        <w:t xml:space="preserve">טמא ונזר אסור לגלח ולשתות יין וליטמא למתים, ואם </w:t>
      </w:r>
      <w:r w:rsidRPr="006F178A">
        <w:rPr>
          <w:rFonts w:hint="cs"/>
          <w:rtl/>
        </w:rPr>
        <w:t>עבר</w:t>
      </w:r>
      <w:r w:rsidRPr="006F178A">
        <w:rPr>
          <w:rtl/>
        </w:rPr>
        <w:t xml:space="preserve"> ה"ז סופג את הארבעים</w:t>
      </w:r>
      <w:r w:rsidR="001A7DD4">
        <w:rPr>
          <w:rtl/>
        </w:rPr>
        <w:t>.</w:t>
      </w:r>
    </w:p>
    <w:p w14:paraId="618440B3" w14:textId="77777777" w:rsidR="00396C91" w:rsidRDefault="00FF3740" w:rsidP="00FF3740">
      <w:pPr>
        <w:rPr>
          <w:rtl/>
        </w:rPr>
      </w:pPr>
      <w:r w:rsidRPr="006F178A">
        <w:rPr>
          <w:rtl/>
        </w:rPr>
        <w:t>א</w:t>
      </w:r>
      <w:r w:rsidR="00396C91">
        <w:rPr>
          <w:rFonts w:hint="cs"/>
          <w:rtl/>
        </w:rPr>
        <w:t>ם חל לכך סופג הארבעים אבל אם לא חל מדוע סופג הארבעים</w:t>
      </w:r>
    </w:p>
    <w:p w14:paraId="30ED65B3" w14:textId="0B734272" w:rsidR="00FF3740" w:rsidRPr="006F178A" w:rsidRDefault="00396C91" w:rsidP="00FF3740">
      <w:pPr>
        <w:rPr>
          <w:rtl/>
        </w:rPr>
      </w:pPr>
      <w:r>
        <w:rPr>
          <w:rFonts w:hint="cs"/>
          <w:rtl/>
        </w:rPr>
        <w:t xml:space="preserve">- </w:t>
      </w:r>
      <w:r w:rsidR="00585A64">
        <w:rPr>
          <w:rFonts w:hint="cs"/>
          <w:rtl/>
        </w:rPr>
        <w:t>כאן</w:t>
      </w:r>
      <w:r w:rsidR="00FF3740" w:rsidRPr="006F178A">
        <w:rPr>
          <w:rFonts w:hint="cs"/>
          <w:rtl/>
        </w:rPr>
        <w:t xml:space="preserve"> מיירי </w:t>
      </w:r>
      <w:r w:rsidR="00FF3740" w:rsidRPr="006F178A">
        <w:rPr>
          <w:rtl/>
        </w:rPr>
        <w:t>ביוצא ונכנס.</w:t>
      </w:r>
    </w:p>
    <w:p w14:paraId="1E633FE6" w14:textId="77777777" w:rsidR="00FF3740" w:rsidRPr="006F178A" w:rsidRDefault="00FF3740" w:rsidP="00516202">
      <w:pPr>
        <w:pStyle w:val="affff5"/>
        <w:framePr w:wrap="around"/>
        <w:rPr>
          <w:rFonts w:cs="FontbitDavid"/>
          <w:rtl/>
        </w:rPr>
      </w:pPr>
      <w:r w:rsidRPr="006F178A">
        <w:rPr>
          <w:rFonts w:hint="cs"/>
          <w:rtl/>
        </w:rPr>
        <w:t>יז</w:t>
      </w:r>
      <w:r w:rsidRPr="006F178A">
        <w:rPr>
          <w:rFonts w:cs="FontbitDavid" w:hint="cs"/>
          <w:rtl/>
        </w:rPr>
        <w:t>.</w:t>
      </w:r>
    </w:p>
    <w:p w14:paraId="6097130D" w14:textId="2AA7CBDB" w:rsidR="00FF3740" w:rsidRPr="006F178A" w:rsidRDefault="0020465D" w:rsidP="00FF3740">
      <w:pPr>
        <w:rPr>
          <w:rtl/>
        </w:rPr>
      </w:pPr>
      <w:r>
        <w:rPr>
          <w:rStyle w:val="a4"/>
          <w:rFonts w:hint="cs"/>
          <w:rtl/>
        </w:rPr>
        <w:t>ג.</w:t>
      </w:r>
      <w:r w:rsidR="00FF3740" w:rsidRPr="00E54148">
        <w:rPr>
          <w:rStyle w:val="a4"/>
          <w:rtl/>
        </w:rPr>
        <w:t xml:space="preserve"> </w:t>
      </w:r>
      <w:r w:rsidR="00FF3740" w:rsidRPr="00E54148">
        <w:rPr>
          <w:rStyle w:val="a4"/>
          <w:rFonts w:hint="cs"/>
          <w:rtl/>
        </w:rPr>
        <w:t xml:space="preserve">והך </w:t>
      </w:r>
      <w:r w:rsidR="00FF3740" w:rsidRPr="006F178A">
        <w:rPr>
          <w:rFonts w:ascii="FontbitDavid" w:hAnsi="FontbitDavid" w:hint="cs"/>
          <w:rtl/>
        </w:rPr>
        <w:t>דא</w:t>
      </w:r>
      <w:r w:rsidR="00FF3740" w:rsidRPr="006F178A">
        <w:rPr>
          <w:rFonts w:ascii="FontbitDavid" w:hAnsi="FontbitDavid"/>
          <w:rtl/>
        </w:rPr>
        <w:t xml:space="preserve">ין בין טמא שנזר לנזיר טהור שנטמא, אלא </w:t>
      </w:r>
      <w:r w:rsidR="00FF3740" w:rsidRPr="006F178A">
        <w:rPr>
          <w:rFonts w:ascii="FontbitDavid" w:hAnsi="FontbitDavid" w:hint="cs"/>
          <w:rtl/>
        </w:rPr>
        <w:t>ש</w:t>
      </w:r>
      <w:r w:rsidR="00FF3740" w:rsidRPr="006F178A">
        <w:rPr>
          <w:rFonts w:ascii="FontbitDavid" w:hAnsi="FontbitDavid"/>
          <w:rtl/>
        </w:rPr>
        <w:t xml:space="preserve">טמא שנזר שביעי שלו עולה למנין, </w:t>
      </w:r>
      <w:r w:rsidR="00610F7B">
        <w:rPr>
          <w:rFonts w:hint="cs"/>
          <w:rtl/>
        </w:rPr>
        <w:t>ולנזיר טהור שנטמא אין עולה למנין</w:t>
      </w:r>
    </w:p>
    <w:p w14:paraId="1EC2B1EA" w14:textId="15A785F8" w:rsidR="00FF3740" w:rsidRPr="007B226D" w:rsidRDefault="00FF3740" w:rsidP="00FF3740">
      <w:pPr>
        <w:rPr>
          <w:rtl/>
        </w:rPr>
      </w:pPr>
      <w:r w:rsidRPr="007B226D">
        <w:rPr>
          <w:rtl/>
        </w:rPr>
        <w:t xml:space="preserve">ואי לא חל, אמאי עולה לו מן המנין? </w:t>
      </w:r>
    </w:p>
    <w:p w14:paraId="2E302FD5" w14:textId="61093129" w:rsidR="00FF3740" w:rsidRPr="006F178A" w:rsidRDefault="00FF3740" w:rsidP="00FF3740">
      <w:r w:rsidRPr="00610F7B">
        <w:rPr>
          <w:rStyle w:val="a4"/>
          <w:rFonts w:hint="cs"/>
          <w:rtl/>
        </w:rPr>
        <w:t>מבר</w:t>
      </w:r>
      <w:r w:rsidRPr="00610F7B">
        <w:rPr>
          <w:rStyle w:val="a4"/>
          <w:rtl/>
        </w:rPr>
        <w:t>"</w:t>
      </w:r>
      <w:r w:rsidRPr="00610F7B">
        <w:rPr>
          <w:rStyle w:val="a4"/>
          <w:rFonts w:hint="cs"/>
          <w:rtl/>
        </w:rPr>
        <w:t>א</w:t>
      </w:r>
      <w:r w:rsidR="00610F7B">
        <w:rPr>
          <w:rStyle w:val="a4"/>
          <w:rFonts w:hint="cs"/>
          <w:rtl/>
        </w:rPr>
        <w:t>:</w:t>
      </w:r>
      <w:r w:rsidRPr="00610F7B">
        <w:rPr>
          <w:rStyle w:val="a4"/>
          <w:rFonts w:hint="cs"/>
          <w:rtl/>
        </w:rPr>
        <w:t xml:space="preserve"> לכו</w:t>
      </w:r>
      <w:r w:rsidRPr="00610F7B">
        <w:rPr>
          <w:rStyle w:val="a4"/>
          <w:rtl/>
        </w:rPr>
        <w:t>"</w:t>
      </w:r>
      <w:r w:rsidRPr="00610F7B">
        <w:rPr>
          <w:rStyle w:val="a4"/>
          <w:rFonts w:hint="cs"/>
          <w:rtl/>
        </w:rPr>
        <w:t xml:space="preserve">ע </w:t>
      </w:r>
      <w:r w:rsidRPr="00610F7B">
        <w:rPr>
          <w:rFonts w:ascii="FontbitDavid" w:hAnsi="FontbitDavid" w:hint="cs"/>
          <w:rtl/>
        </w:rPr>
        <w:t>לא חל</w:t>
      </w:r>
      <w:r w:rsidR="00610F7B">
        <w:rPr>
          <w:rFonts w:ascii="FontbitDavid" w:hAnsi="FontbitDavid" w:hint="cs"/>
          <w:rtl/>
        </w:rPr>
        <w:t>,</w:t>
      </w:r>
      <w:r w:rsidRPr="00610F7B">
        <w:rPr>
          <w:rFonts w:ascii="FontbitDavid" w:hAnsi="FontbitDavid" w:hint="cs"/>
          <w:rtl/>
        </w:rPr>
        <w:t xml:space="preserve"> </w:t>
      </w:r>
      <w:r w:rsidR="00610F7B">
        <w:rPr>
          <w:rStyle w:val="a4"/>
          <w:rFonts w:hint="cs"/>
          <w:rtl/>
        </w:rPr>
        <w:t>ול</w:t>
      </w:r>
      <w:r w:rsidRPr="00610F7B">
        <w:rPr>
          <w:rStyle w:val="a4"/>
          <w:rFonts w:hint="cs"/>
          <w:rtl/>
        </w:rPr>
        <w:t>רי</w:t>
      </w:r>
      <w:r w:rsidRPr="00610F7B">
        <w:rPr>
          <w:rStyle w:val="a4"/>
          <w:rtl/>
        </w:rPr>
        <w:t>"</w:t>
      </w:r>
      <w:r w:rsidRPr="00610F7B">
        <w:rPr>
          <w:rStyle w:val="a4"/>
          <w:rFonts w:hint="cs"/>
          <w:rtl/>
        </w:rPr>
        <w:t xml:space="preserve">ו </w:t>
      </w:r>
      <w:r w:rsidR="00610F7B">
        <w:rPr>
          <w:rFonts w:ascii="FontbitDavid" w:hAnsi="FontbitDavid" w:hint="cs"/>
          <w:rtl/>
        </w:rPr>
        <w:t xml:space="preserve">לוקה </w:t>
      </w:r>
      <w:r w:rsidRPr="00610F7B">
        <w:rPr>
          <w:rFonts w:ascii="FontbitDavid" w:hAnsi="FontbitDavid" w:hint="cs"/>
          <w:rtl/>
        </w:rPr>
        <w:t xml:space="preserve">כיון </w:t>
      </w:r>
      <w:r w:rsidR="00610F7B">
        <w:rPr>
          <w:rFonts w:ascii="FontbitDavid" w:hAnsi="FontbitDavid" w:hint="cs"/>
          <w:rtl/>
        </w:rPr>
        <w:t xml:space="preserve">שחל, </w:t>
      </w:r>
      <w:r w:rsidR="00610F7B" w:rsidRPr="00610F7B">
        <w:rPr>
          <w:rStyle w:val="a4"/>
          <w:rFonts w:hint="cs"/>
          <w:rtl/>
        </w:rPr>
        <w:t xml:space="preserve">ולר''ל </w:t>
      </w:r>
      <w:r w:rsidR="00610F7B">
        <w:rPr>
          <w:rFonts w:ascii="FontbitDavid" w:hAnsi="FontbitDavid" w:hint="cs"/>
          <w:rtl/>
        </w:rPr>
        <w:t xml:space="preserve">לא לוקה וחל. </w:t>
      </w:r>
    </w:p>
    <w:p w14:paraId="09A7BF58" w14:textId="62E4BBB7" w:rsidR="00FF3740" w:rsidRPr="006F178A" w:rsidRDefault="0020465D" w:rsidP="00FF3740">
      <w:pPr>
        <w:rPr>
          <w:rtl/>
        </w:rPr>
      </w:pPr>
      <w:r>
        <w:rPr>
          <w:rStyle w:val="a4"/>
          <w:rFonts w:hint="cs"/>
          <w:rtl/>
        </w:rPr>
        <w:t>ד.</w:t>
      </w:r>
      <w:r w:rsidR="00FF3740" w:rsidRPr="00610F7B">
        <w:rPr>
          <w:rStyle w:val="a4"/>
          <w:rtl/>
        </w:rPr>
        <w:t xml:space="preserve"> איתיביה ר</w:t>
      </w:r>
      <w:r w:rsidR="00FF3740" w:rsidRPr="00610F7B">
        <w:rPr>
          <w:rStyle w:val="a4"/>
          <w:rFonts w:hint="cs"/>
          <w:rtl/>
        </w:rPr>
        <w:t>י</w:t>
      </w:r>
      <w:r w:rsidR="00FF3740" w:rsidRPr="00610F7B">
        <w:rPr>
          <w:rStyle w:val="a4"/>
          <w:rtl/>
        </w:rPr>
        <w:t>"</w:t>
      </w:r>
      <w:r w:rsidR="00FF3740" w:rsidRPr="00610F7B">
        <w:rPr>
          <w:rStyle w:val="a4"/>
          <w:rFonts w:hint="cs"/>
          <w:rtl/>
        </w:rPr>
        <w:t>ו לר</w:t>
      </w:r>
      <w:r w:rsidR="00FF3740" w:rsidRPr="00610F7B">
        <w:rPr>
          <w:rStyle w:val="a4"/>
          <w:rtl/>
        </w:rPr>
        <w:t>"</w:t>
      </w:r>
      <w:r w:rsidR="00FF3740" w:rsidRPr="00610F7B">
        <w:rPr>
          <w:rStyle w:val="a4"/>
          <w:rFonts w:hint="cs"/>
          <w:rtl/>
        </w:rPr>
        <w:t>ל:</w:t>
      </w:r>
      <w:r w:rsidR="00FF3740" w:rsidRPr="00610F7B">
        <w:rPr>
          <w:rStyle w:val="a4"/>
          <w:rtl/>
        </w:rPr>
        <w:t xml:space="preserve"> </w:t>
      </w:r>
      <w:r w:rsidR="00FF3740" w:rsidRPr="006F178A">
        <w:rPr>
          <w:rFonts w:ascii="FontbitDavid" w:hAnsi="FontbitDavid"/>
          <w:rtl/>
        </w:rPr>
        <w:t>מי שנזר בבי</w:t>
      </w:r>
      <w:r w:rsidR="00FF3740" w:rsidRPr="006F178A">
        <w:rPr>
          <w:rFonts w:ascii="FontbitDavid" w:hAnsi="FontbitDavid" w:hint="cs"/>
          <w:rtl/>
        </w:rPr>
        <w:t>ה</w:t>
      </w:r>
      <w:r w:rsidR="00FF3740" w:rsidRPr="006F178A">
        <w:rPr>
          <w:rFonts w:ascii="FontbitDavid" w:hAnsi="FontbitDavid"/>
          <w:rtl/>
        </w:rPr>
        <w:t>"</w:t>
      </w:r>
      <w:r w:rsidR="00FF3740" w:rsidRPr="006F178A">
        <w:rPr>
          <w:rFonts w:ascii="FontbitDavid" w:hAnsi="FontbitDavid" w:hint="cs"/>
          <w:rtl/>
        </w:rPr>
        <w:t>ק</w:t>
      </w:r>
      <w:r w:rsidR="00FF3740" w:rsidRPr="006F178A">
        <w:rPr>
          <w:rFonts w:ascii="FontbitDavid" w:hAnsi="FontbitDavid"/>
          <w:rtl/>
        </w:rPr>
        <w:t>, אפי</w:t>
      </w:r>
      <w:r w:rsidR="00FF3740" w:rsidRPr="006F178A">
        <w:rPr>
          <w:rFonts w:ascii="FontbitDavid" w:hAnsi="FontbitDavid" w:hint="cs"/>
          <w:rtl/>
        </w:rPr>
        <w:t xml:space="preserve"> </w:t>
      </w:r>
      <w:r w:rsidR="00FF3740" w:rsidRPr="006F178A">
        <w:rPr>
          <w:rFonts w:ascii="FontbitDavid" w:hAnsi="FontbitDavid"/>
          <w:rtl/>
        </w:rPr>
        <w:t xml:space="preserve">היה שם </w:t>
      </w:r>
      <w:r w:rsidR="00FF3740" w:rsidRPr="006F178A">
        <w:rPr>
          <w:rFonts w:ascii="FontbitDavid" w:hAnsi="FontbitDavid" w:hint="cs"/>
          <w:rtl/>
        </w:rPr>
        <w:t>ל'</w:t>
      </w:r>
      <w:r w:rsidR="00FF3740" w:rsidRPr="006F178A">
        <w:rPr>
          <w:rFonts w:ascii="FontbitDavid" w:hAnsi="FontbitDavid"/>
          <w:rtl/>
        </w:rPr>
        <w:t xml:space="preserve"> יום אין עולין לו מן המנין, ואינו מביא קרבן טומאה</w:t>
      </w:r>
      <w:r w:rsidR="001A7DD4">
        <w:rPr>
          <w:rFonts w:ascii="FontbitDavid" w:hAnsi="FontbitDavid"/>
          <w:rtl/>
        </w:rPr>
        <w:t>.</w:t>
      </w:r>
      <w:r w:rsidR="00FF3740" w:rsidRPr="006F178A">
        <w:rPr>
          <w:rFonts w:ascii="FontbitDavid" w:hAnsi="FontbitDavid" w:hint="cs"/>
          <w:rtl/>
        </w:rPr>
        <w:t xml:space="preserve"> הא לקי עליה </w:t>
      </w:r>
    </w:p>
    <w:p w14:paraId="036458F5" w14:textId="2B79B34E" w:rsidR="00FF3740" w:rsidRPr="006F178A" w:rsidRDefault="00FF3740" w:rsidP="00BD3BD4">
      <w:pPr>
        <w:rPr>
          <w:rtl/>
        </w:rPr>
      </w:pPr>
      <w:r w:rsidRPr="00610F7B">
        <w:rPr>
          <w:rStyle w:val="a4"/>
          <w:rFonts w:hint="cs"/>
          <w:rtl/>
        </w:rPr>
        <w:t xml:space="preserve">ודחי' </w:t>
      </w:r>
      <w:r w:rsidRPr="00610F7B">
        <w:rPr>
          <w:rFonts w:ascii="FontbitDavid" w:hAnsi="FontbitDavid" w:hint="cs"/>
          <w:rtl/>
        </w:rPr>
        <w:t>דב</w:t>
      </w:r>
      <w:r w:rsidRPr="00610F7B">
        <w:rPr>
          <w:rFonts w:ascii="FontbitDavid" w:hAnsi="FontbitDavid"/>
          <w:rtl/>
        </w:rPr>
        <w:t xml:space="preserve">דין דליתני אינו לוקה, </w:t>
      </w:r>
      <w:r w:rsidRPr="00610F7B">
        <w:rPr>
          <w:rStyle w:val="a4"/>
          <w:rFonts w:hint="cs"/>
          <w:rtl/>
        </w:rPr>
        <w:t>ו</w:t>
      </w:r>
      <w:r w:rsidRPr="00610F7B">
        <w:rPr>
          <w:rStyle w:val="a4"/>
          <w:rtl/>
        </w:rPr>
        <w:t xml:space="preserve">משום דסיפא: </w:t>
      </w:r>
      <w:r w:rsidRPr="00610F7B">
        <w:rPr>
          <w:rFonts w:ascii="FontbitDavid" w:hAnsi="FontbitDavid"/>
          <w:rtl/>
        </w:rPr>
        <w:t>יצא ונכנס עולה לו מן המנין ומביא קרבן טומאה,</w:t>
      </w:r>
      <w:r w:rsidR="00BD3BD4">
        <w:rPr>
          <w:rStyle w:val="a4"/>
          <w:rFonts w:hint="cs"/>
          <w:rtl/>
        </w:rPr>
        <w:t xml:space="preserve"> </w:t>
      </w:r>
      <w:r w:rsidRPr="00610F7B">
        <w:rPr>
          <w:rStyle w:val="a4"/>
          <w:rtl/>
        </w:rPr>
        <w:t xml:space="preserve">תנא רישא: </w:t>
      </w:r>
      <w:r w:rsidRPr="00610F7B">
        <w:rPr>
          <w:rFonts w:ascii="FontbitDavid" w:hAnsi="FontbitDavid"/>
          <w:rtl/>
        </w:rPr>
        <w:t>אינו מביא קרבן טומאה.</w:t>
      </w:r>
    </w:p>
    <w:p w14:paraId="1B72F3C0" w14:textId="7AFD7A0A" w:rsidR="00BD3BD4" w:rsidRDefault="0020465D" w:rsidP="00FF3740">
      <w:pPr>
        <w:rPr>
          <w:rFonts w:ascii="FontbitDavid" w:hAnsi="FontbitDavid"/>
          <w:spacing w:val="-6"/>
          <w:rtl/>
        </w:rPr>
      </w:pPr>
      <w:r>
        <w:rPr>
          <w:rStyle w:val="a4"/>
          <w:rFonts w:hint="cs"/>
          <w:rtl/>
        </w:rPr>
        <w:t>ה.</w:t>
      </w:r>
      <w:r w:rsidR="00FF3740" w:rsidRPr="00BD3BD4">
        <w:rPr>
          <w:rStyle w:val="a4"/>
          <w:rtl/>
        </w:rPr>
        <w:t xml:space="preserve"> </w:t>
      </w:r>
      <w:r w:rsidR="00FF3740" w:rsidRPr="00BD3BD4">
        <w:rPr>
          <w:rStyle w:val="a4"/>
          <w:rFonts w:hint="cs"/>
          <w:rtl/>
        </w:rPr>
        <w:t xml:space="preserve">והך </w:t>
      </w:r>
      <w:r w:rsidR="00FF3740" w:rsidRPr="006F178A">
        <w:rPr>
          <w:rFonts w:ascii="FontbitDavid" w:hAnsi="FontbitDavid" w:hint="cs"/>
          <w:rtl/>
        </w:rPr>
        <w:t>ד</w:t>
      </w:r>
      <w:r w:rsidR="00FF3740" w:rsidRPr="006F178A">
        <w:rPr>
          <w:rFonts w:ascii="FontbitDavid" w:hAnsi="FontbitDavid"/>
          <w:rtl/>
        </w:rPr>
        <w:t xml:space="preserve">אין בין טמא שנזר לנזיר טהור שנטמא, אלא שטמא שנזר - שביעי שלו עולה לו מן </w:t>
      </w:r>
      <w:r w:rsidR="00FF3740" w:rsidRPr="00625DCC">
        <w:rPr>
          <w:rFonts w:ascii="FontbitDavid" w:hAnsi="FontbitDavid"/>
          <w:spacing w:val="-6"/>
          <w:rtl/>
        </w:rPr>
        <w:t>המ</w:t>
      </w:r>
      <w:r w:rsidR="00FF3740" w:rsidRPr="00DF2090">
        <w:rPr>
          <w:rtl/>
        </w:rPr>
        <w:t xml:space="preserve">נין, ונזיר טהור שנטמא </w:t>
      </w:r>
      <w:r w:rsidR="00BD3BD4" w:rsidRPr="00DF2090">
        <w:rPr>
          <w:rFonts w:hint="cs"/>
          <w:rtl/>
        </w:rPr>
        <w:t>לא.</w:t>
      </w:r>
    </w:p>
    <w:p w14:paraId="07F987E2" w14:textId="77777777" w:rsidR="00A0053F" w:rsidRDefault="00A0053F" w:rsidP="00FF3740">
      <w:pPr>
        <w:rPr>
          <w:rStyle w:val="a4"/>
          <w:rtl/>
        </w:rPr>
      </w:pPr>
      <w:r w:rsidRPr="00A0053F">
        <w:rPr>
          <w:rStyle w:val="a4"/>
          <w:rFonts w:hint="cs"/>
          <w:rtl/>
        </w:rPr>
        <w:t xml:space="preserve">כצ''ל </w:t>
      </w:r>
      <w:r>
        <w:rPr>
          <w:rFonts w:ascii="FontbitDavid" w:hAnsi="FontbitDavid" w:hint="cs"/>
          <w:spacing w:val="-6"/>
          <w:rtl/>
        </w:rPr>
        <w:t xml:space="preserve">דהא </w:t>
      </w:r>
      <w:r w:rsidR="00FF3740" w:rsidRPr="00BD3BD4">
        <w:rPr>
          <w:rFonts w:ascii="FontbitDavid" w:hAnsi="FontbitDavid"/>
          <w:rtl/>
        </w:rPr>
        <w:t>לתגלחת זה וזה שוין</w:t>
      </w:r>
      <w:r w:rsidR="00FF3740" w:rsidRPr="00BD3BD4">
        <w:rPr>
          <w:rFonts w:ascii="FontbitDavid" w:hAnsi="FontbitDavid" w:hint="cs"/>
          <w:rtl/>
        </w:rPr>
        <w:t xml:space="preserve"> אבל לענין מלקות </w:t>
      </w:r>
      <w:r>
        <w:rPr>
          <w:rFonts w:ascii="FontbitDavid" w:hAnsi="FontbitDavid" w:hint="cs"/>
          <w:rtl/>
        </w:rPr>
        <w:t xml:space="preserve">שניהם </w:t>
      </w:r>
      <w:r w:rsidR="00FF3740" w:rsidRPr="00BD3BD4">
        <w:rPr>
          <w:rFonts w:ascii="FontbitDavid" w:hAnsi="FontbitDavid" w:hint="cs"/>
          <w:rtl/>
        </w:rPr>
        <w:t xml:space="preserve">לא, </w:t>
      </w:r>
    </w:p>
    <w:p w14:paraId="36903160" w14:textId="647A7B0D" w:rsidR="00FF3740" w:rsidRPr="006F178A" w:rsidRDefault="00FF3740" w:rsidP="00A0053F">
      <w:r w:rsidRPr="00A0053F">
        <w:rPr>
          <w:rStyle w:val="a4"/>
          <w:rFonts w:hint="cs"/>
          <w:rtl/>
        </w:rPr>
        <w:t xml:space="preserve">ולא תנייה </w:t>
      </w:r>
      <w:r w:rsidRPr="00BD3BD4">
        <w:rPr>
          <w:rFonts w:ascii="FontbitDavid" w:hAnsi="FontbitDavid" w:hint="cs"/>
          <w:rtl/>
        </w:rPr>
        <w:t>ד</w:t>
      </w:r>
      <w:r w:rsidR="00A0053F">
        <w:rPr>
          <w:rFonts w:ascii="FontbitDavid" w:hAnsi="FontbitDavid" w:hint="cs"/>
          <w:rtl/>
        </w:rPr>
        <w:t>מיירי בתקנתו ולא בקלקולו.</w:t>
      </w:r>
    </w:p>
    <w:p w14:paraId="59F97BE9" w14:textId="575EB3AA" w:rsidR="00FF3740" w:rsidRPr="006F178A" w:rsidRDefault="0020465D" w:rsidP="00EC5DBE">
      <w:pPr>
        <w:rPr>
          <w:rtl/>
        </w:rPr>
      </w:pPr>
      <w:r w:rsidRPr="0020465D">
        <w:rPr>
          <w:rStyle w:val="a4"/>
          <w:rFonts w:hint="cs"/>
          <w:rtl/>
        </w:rPr>
        <w:t>ו.</w:t>
      </w:r>
      <w:r w:rsidR="004E281B" w:rsidRPr="004E281B">
        <w:rPr>
          <w:rStyle w:val="a8"/>
          <w:rtl/>
        </w:rPr>
        <w:t xml:space="preserve"> </w:t>
      </w:r>
      <w:r w:rsidR="00FF3740" w:rsidRPr="00A0053F">
        <w:rPr>
          <w:rStyle w:val="a4"/>
          <w:rFonts w:hint="cs"/>
          <w:rtl/>
        </w:rPr>
        <w:t xml:space="preserve">והך </w:t>
      </w:r>
      <w:r w:rsidR="00FF3740" w:rsidRPr="00A0053F">
        <w:rPr>
          <w:rFonts w:hint="cs"/>
          <w:rtl/>
        </w:rPr>
        <w:t>ד</w:t>
      </w:r>
      <w:r w:rsidR="00FF3740" w:rsidRPr="00A0053F">
        <w:rPr>
          <w:rtl/>
        </w:rPr>
        <w:t>מי שהיה טמא ונזר אסור לגלח ולשתות יין, ואם גילח ושתה יין ונטמא למתים – הר"</w:t>
      </w:r>
      <w:r w:rsidR="00FF3740" w:rsidRPr="00A0053F">
        <w:rPr>
          <w:rFonts w:hint="eastAsia"/>
          <w:rtl/>
        </w:rPr>
        <w:t>ז</w:t>
      </w:r>
      <w:r w:rsidR="00FF3740" w:rsidRPr="00A0053F">
        <w:rPr>
          <w:rtl/>
        </w:rPr>
        <w:t xml:space="preserve"> </w:t>
      </w:r>
      <w:r w:rsidR="00FF3740" w:rsidRPr="00A0053F">
        <w:rPr>
          <w:rFonts w:hint="eastAsia"/>
          <w:rtl/>
        </w:rPr>
        <w:t>לוקה</w:t>
      </w:r>
      <w:r w:rsidR="00FF3740" w:rsidRPr="00A0053F">
        <w:rPr>
          <w:rtl/>
        </w:rPr>
        <w:t xml:space="preserve">  </w:t>
      </w:r>
      <w:r w:rsidR="002F593A">
        <w:rPr>
          <w:rFonts w:hint="cs"/>
          <w:rtl/>
        </w:rPr>
        <w:t>-</w:t>
      </w:r>
      <w:r w:rsidR="00FF3740" w:rsidRPr="00766B62">
        <w:rPr>
          <w:rFonts w:ascii="FontbitDavid" w:hAnsi="FontbitDavid" w:cs="BA Vilna Bold"/>
          <w:rtl/>
        </w:rPr>
        <w:t>תיובתא</w:t>
      </w:r>
      <w:r w:rsidR="00DF2090">
        <w:rPr>
          <w:rFonts w:ascii="FontbitDavid" w:hAnsi="FontbitDavid" w:hint="cs"/>
          <w:rtl/>
        </w:rPr>
        <w:t>.</w:t>
      </w:r>
    </w:p>
    <w:p w14:paraId="20F3A2A2" w14:textId="5AAB3B65" w:rsidR="00183257" w:rsidRDefault="00FF3740" w:rsidP="00BA44EB">
      <w:pPr>
        <w:pStyle w:val="a7"/>
        <w:rPr>
          <w:rtl/>
        </w:rPr>
      </w:pPr>
      <w:r w:rsidRPr="00183257">
        <w:rPr>
          <w:rStyle w:val="a4"/>
          <w:rtl/>
        </w:rPr>
        <w:t>בעי רבא:</w:t>
      </w:r>
      <w:r w:rsidRPr="006F178A">
        <w:rPr>
          <w:rtl/>
        </w:rPr>
        <w:t xml:space="preserve"> נזיר והוא בבית הקברות,</w:t>
      </w:r>
      <w:r w:rsidR="005B00A3">
        <w:rPr>
          <w:rFonts w:hint="cs"/>
          <w:rtl/>
        </w:rPr>
        <w:t xml:space="preserve"> אם בעי שהייה למלקות</w:t>
      </w:r>
    </w:p>
    <w:p w14:paraId="7A06FAC3" w14:textId="6C08F63B" w:rsidR="00FF3740" w:rsidRPr="006F178A" w:rsidRDefault="00FF3740" w:rsidP="00424BD3">
      <w:pPr>
        <w:pStyle w:val="a5"/>
        <w:jc w:val="center"/>
        <w:rPr>
          <w:rtl/>
        </w:rPr>
      </w:pPr>
      <w:r w:rsidRPr="006F178A">
        <w:rPr>
          <w:rFonts w:hint="cs"/>
          <w:rtl/>
        </w:rPr>
        <w:t xml:space="preserve">לא </w:t>
      </w:r>
      <w:r w:rsidR="00A636F9">
        <w:rPr>
          <w:rFonts w:hint="cs"/>
          <w:rtl/>
        </w:rPr>
        <w:t>כש</w:t>
      </w:r>
      <w:r w:rsidRPr="006F178A">
        <w:rPr>
          <w:rFonts w:hint="cs"/>
          <w:rtl/>
        </w:rPr>
        <w:t>אמרו לו אל תנזור דל</w:t>
      </w:r>
      <w:r w:rsidRPr="006F178A">
        <w:rPr>
          <w:rtl/>
        </w:rPr>
        <w:t>"</w:t>
      </w:r>
      <w:r w:rsidRPr="006F178A">
        <w:rPr>
          <w:rFonts w:hint="cs"/>
          <w:rtl/>
        </w:rPr>
        <w:t>ל שהייה הא מתר</w:t>
      </w:r>
      <w:r w:rsidR="00A636F9">
        <w:rPr>
          <w:rFonts w:hint="cs"/>
          <w:rtl/>
        </w:rPr>
        <w:t>ה</w:t>
      </w:r>
      <w:r w:rsidRPr="006F178A">
        <w:rPr>
          <w:rFonts w:hint="cs"/>
          <w:rtl/>
        </w:rPr>
        <w:t xml:space="preserve"> ב</w:t>
      </w:r>
      <w:r w:rsidR="00A636F9">
        <w:rPr>
          <w:rFonts w:hint="cs"/>
          <w:rtl/>
        </w:rPr>
        <w:t>ו</w:t>
      </w:r>
      <w:r w:rsidRPr="006F178A">
        <w:rPr>
          <w:rFonts w:hint="cs"/>
          <w:rtl/>
        </w:rPr>
        <w:t xml:space="preserve"> כבנזיר</w:t>
      </w:r>
    </w:p>
    <w:p w14:paraId="78CEFA2E" w14:textId="363F320A" w:rsidR="00FF3740" w:rsidRPr="006F178A" w:rsidRDefault="00FF3740" w:rsidP="00FF3740">
      <w:pPr>
        <w:rPr>
          <w:rtl/>
        </w:rPr>
      </w:pPr>
      <w:r w:rsidRPr="006F178A">
        <w:rPr>
          <w:rFonts w:hint="cs"/>
          <w:rtl/>
        </w:rPr>
        <w:t>אלא ב</w:t>
      </w:r>
      <w:r w:rsidRPr="006F178A">
        <w:rPr>
          <w:rtl/>
        </w:rPr>
        <w:t xml:space="preserve">נכנס בשידה תיבה ומגדל ופרע </w:t>
      </w:r>
      <w:r w:rsidR="00A636F9">
        <w:rPr>
          <w:rFonts w:hint="cs"/>
          <w:rtl/>
        </w:rPr>
        <w:t xml:space="preserve">חבירו </w:t>
      </w:r>
      <w:r w:rsidRPr="006F178A">
        <w:rPr>
          <w:rtl/>
        </w:rPr>
        <w:t>מעליו מעזיבה, כי גמירין שהייה בבי</w:t>
      </w:r>
      <w:r w:rsidRPr="006F178A">
        <w:rPr>
          <w:rFonts w:hint="cs"/>
          <w:rtl/>
        </w:rPr>
        <w:t>המ</w:t>
      </w:r>
      <w:r w:rsidRPr="006F178A">
        <w:rPr>
          <w:rtl/>
        </w:rPr>
        <w:t>"</w:t>
      </w:r>
      <w:r w:rsidRPr="006F178A">
        <w:rPr>
          <w:rFonts w:hint="cs"/>
          <w:rtl/>
        </w:rPr>
        <w:t xml:space="preserve">ק אבל לא בחוץ </w:t>
      </w:r>
      <w:r w:rsidRPr="00A636F9">
        <w:rPr>
          <w:rStyle w:val="a4"/>
          <w:rFonts w:hint="cs"/>
          <w:rtl/>
        </w:rPr>
        <w:t>או</w:t>
      </w:r>
      <w:r w:rsidRPr="00A636F9">
        <w:rPr>
          <w:rStyle w:val="a4"/>
          <w:rtl/>
        </w:rPr>
        <w:t>"</w:t>
      </w:r>
      <w:r w:rsidRPr="00A636F9">
        <w:rPr>
          <w:rStyle w:val="a4"/>
          <w:rFonts w:hint="cs"/>
          <w:rtl/>
        </w:rPr>
        <w:t xml:space="preserve">ד </w:t>
      </w:r>
      <w:r w:rsidRPr="006F178A">
        <w:rPr>
          <w:rFonts w:hint="cs"/>
          <w:rtl/>
        </w:rPr>
        <w:t>ל</w:t>
      </w:r>
      <w:r w:rsidRPr="006F178A">
        <w:rPr>
          <w:rtl/>
        </w:rPr>
        <w:t>"</w:t>
      </w:r>
      <w:r w:rsidRPr="006F178A">
        <w:rPr>
          <w:rFonts w:hint="cs"/>
          <w:rtl/>
        </w:rPr>
        <w:t>ש?</w:t>
      </w:r>
      <w:r w:rsidRPr="006F178A">
        <w:rPr>
          <w:rtl/>
        </w:rPr>
        <w:t xml:space="preserve"> </w:t>
      </w:r>
      <w:r w:rsidRPr="00766B62">
        <w:rPr>
          <w:rFonts w:cs="BA Vilna Bold"/>
          <w:rtl/>
        </w:rPr>
        <w:t>תיקו</w:t>
      </w:r>
      <w:r w:rsidRPr="006F178A">
        <w:rPr>
          <w:rtl/>
        </w:rPr>
        <w:t>.</w:t>
      </w:r>
    </w:p>
    <w:p w14:paraId="3760B3EB" w14:textId="77777777" w:rsidR="00FF3740" w:rsidRPr="006F178A" w:rsidRDefault="00FF3740" w:rsidP="00516202">
      <w:pPr>
        <w:pStyle w:val="affff5"/>
        <w:framePr w:wrap="around"/>
        <w:rPr>
          <w:rtl/>
        </w:rPr>
      </w:pPr>
      <w:r w:rsidRPr="006F178A">
        <w:rPr>
          <w:rFonts w:hint="cs"/>
          <w:rtl/>
        </w:rPr>
        <w:t>יז:</w:t>
      </w:r>
    </w:p>
    <w:p w14:paraId="13E305EE" w14:textId="0335CCDB" w:rsidR="00FF3740" w:rsidRPr="006F178A" w:rsidRDefault="00FF3740" w:rsidP="00BA44EB">
      <w:pPr>
        <w:pStyle w:val="a7"/>
        <w:rPr>
          <w:rtl/>
        </w:rPr>
      </w:pPr>
      <w:r w:rsidRPr="00424BD3">
        <w:rPr>
          <w:rStyle w:val="a4"/>
          <w:rtl/>
        </w:rPr>
        <w:t>בעי רב אשי:</w:t>
      </w:r>
      <w:r w:rsidRPr="006F178A">
        <w:rPr>
          <w:rtl/>
        </w:rPr>
        <w:t xml:space="preserve"> נזר והוא בבית הקברות, טעון גילוח או לא? </w:t>
      </w:r>
    </w:p>
    <w:p w14:paraId="076740D9" w14:textId="0081FBDD" w:rsidR="00FF3740" w:rsidRPr="006F178A" w:rsidRDefault="001A177B" w:rsidP="003743BA">
      <w:pPr>
        <w:jc w:val="center"/>
        <w:rPr>
          <w:rtl/>
        </w:rPr>
      </w:pPr>
      <w:r>
        <w:rPr>
          <w:rFonts w:hint="cs"/>
          <w:rtl/>
        </w:rPr>
        <w:t xml:space="preserve">אם רק טהור שנטמא אבל טמא שנזר לא, </w:t>
      </w:r>
      <w:r w:rsidRPr="001A177B">
        <w:rPr>
          <w:rStyle w:val="a4"/>
          <w:rFonts w:hint="cs"/>
          <w:rtl/>
        </w:rPr>
        <w:t xml:space="preserve">או </w:t>
      </w:r>
      <w:r w:rsidR="00FF3740" w:rsidRPr="006F178A">
        <w:rPr>
          <w:rtl/>
        </w:rPr>
        <w:t>לא שנא?</w:t>
      </w:r>
    </w:p>
    <w:p w14:paraId="77C4BC4B" w14:textId="592CA5C7" w:rsidR="003743BA" w:rsidRDefault="00FF3740" w:rsidP="00A5184B">
      <w:pPr>
        <w:pStyle w:val="36"/>
        <w:framePr w:wrap="notBeside"/>
        <w:rPr>
          <w:rtl/>
        </w:rPr>
      </w:pPr>
      <w:r w:rsidRPr="003743BA">
        <w:rPr>
          <w:rFonts w:hint="cs"/>
          <w:rtl/>
        </w:rPr>
        <w:t>אין להוכיח</w:t>
      </w:r>
    </w:p>
    <w:p w14:paraId="1F2F7FF4" w14:textId="0013DFE1" w:rsidR="00FF3740" w:rsidRPr="006F178A" w:rsidRDefault="00425D90" w:rsidP="00FF3740">
      <w:pPr>
        <w:rPr>
          <w:rtl/>
        </w:rPr>
      </w:pPr>
      <w:r>
        <w:rPr>
          <w:rFonts w:hint="cs"/>
          <w:rtl/>
        </w:rPr>
        <w:t>:</w:t>
      </w:r>
      <w:r w:rsidR="00FF3740" w:rsidRPr="003743BA">
        <w:rPr>
          <w:rFonts w:hint="cs"/>
          <w:rtl/>
        </w:rPr>
        <w:t xml:space="preserve"> </w:t>
      </w:r>
      <w:r w:rsidR="00FF3740" w:rsidRPr="006F178A">
        <w:rPr>
          <w:rFonts w:hint="cs"/>
          <w:rtl/>
        </w:rPr>
        <w:t>מ</w:t>
      </w:r>
      <w:r w:rsidR="00FF3740" w:rsidRPr="006F178A">
        <w:rPr>
          <w:rtl/>
        </w:rPr>
        <w:t>נזר ב</w:t>
      </w:r>
      <w:r w:rsidR="00FF3740" w:rsidRPr="006F178A">
        <w:rPr>
          <w:rFonts w:hint="cs"/>
          <w:rtl/>
        </w:rPr>
        <w:t>ביה</w:t>
      </w:r>
      <w:r w:rsidR="00FF3740" w:rsidRPr="006F178A">
        <w:rPr>
          <w:rtl/>
        </w:rPr>
        <w:t>"</w:t>
      </w:r>
      <w:r w:rsidR="00FF3740" w:rsidRPr="006F178A">
        <w:rPr>
          <w:rFonts w:hint="cs"/>
          <w:rtl/>
        </w:rPr>
        <w:t>ק</w:t>
      </w:r>
      <w:r w:rsidR="00FF3740" w:rsidRPr="006F178A">
        <w:rPr>
          <w:rtl/>
        </w:rPr>
        <w:t xml:space="preserve"> א</w:t>
      </w:r>
      <w:r w:rsidR="00BA6764">
        <w:rPr>
          <w:rFonts w:hint="cs"/>
          <w:rtl/>
        </w:rPr>
        <w:t>ף</w:t>
      </w:r>
      <w:r w:rsidR="00FF3740" w:rsidRPr="006F178A">
        <w:rPr>
          <w:rtl/>
        </w:rPr>
        <w:t xml:space="preserve"> היה שם </w:t>
      </w:r>
      <w:r w:rsidR="00FF3740" w:rsidRPr="006F178A">
        <w:rPr>
          <w:rFonts w:hint="cs"/>
          <w:rtl/>
        </w:rPr>
        <w:t>ל'</w:t>
      </w:r>
      <w:r w:rsidR="00FF3740" w:rsidRPr="006F178A">
        <w:rPr>
          <w:rtl/>
        </w:rPr>
        <w:t xml:space="preserve"> יום אינו עולה מן המנין, ואי</w:t>
      </w:r>
      <w:r w:rsidR="00BA6764">
        <w:rPr>
          <w:rFonts w:hint="cs"/>
          <w:rtl/>
        </w:rPr>
        <w:t>ן</w:t>
      </w:r>
      <w:r w:rsidR="00FF3740" w:rsidRPr="006F178A">
        <w:rPr>
          <w:rtl/>
        </w:rPr>
        <w:t xml:space="preserve"> מביא קרבן טומאה</w:t>
      </w:r>
      <w:r>
        <w:rPr>
          <w:rFonts w:hint="cs"/>
          <w:rtl/>
        </w:rPr>
        <w:t>, ומשמע אבל גילוח כן</w:t>
      </w:r>
    </w:p>
    <w:p w14:paraId="7C4C732D" w14:textId="65A9343A" w:rsidR="00FF3740" w:rsidRPr="006F178A" w:rsidRDefault="00FF3740" w:rsidP="00FF3740">
      <w:pPr>
        <w:rPr>
          <w:rtl/>
        </w:rPr>
      </w:pPr>
      <w:r w:rsidRPr="006F178A">
        <w:rPr>
          <w:rFonts w:hint="cs"/>
          <w:rtl/>
        </w:rPr>
        <w:t>- ד</w:t>
      </w:r>
      <w:r w:rsidRPr="006F178A">
        <w:rPr>
          <w:rtl/>
        </w:rPr>
        <w:t>מה טעם אינו מביא קרבן טומאה? משום דלא בעי גלוחי.</w:t>
      </w:r>
    </w:p>
    <w:p w14:paraId="77DF0FE7" w14:textId="49FB2261" w:rsidR="00F107F1" w:rsidRDefault="00FF3740" w:rsidP="00A5184B">
      <w:pPr>
        <w:pStyle w:val="36"/>
        <w:framePr w:wrap="notBeside"/>
        <w:rPr>
          <w:rtl/>
        </w:rPr>
      </w:pPr>
      <w:r w:rsidRPr="00F107F1">
        <w:rPr>
          <w:rFonts w:hint="cs"/>
          <w:rtl/>
        </w:rPr>
        <w:t>ואין להוכיח</w:t>
      </w:r>
      <w:r w:rsidR="00F107F1">
        <w:rPr>
          <w:rFonts w:hint="cs"/>
          <w:rtl/>
        </w:rPr>
        <w:t>:</w:t>
      </w:r>
    </w:p>
    <w:p w14:paraId="5FD2AB82" w14:textId="77777777" w:rsidR="00932669" w:rsidRDefault="00FF3740" w:rsidP="00F107F1">
      <w:pPr>
        <w:rPr>
          <w:rtl/>
        </w:rPr>
      </w:pPr>
      <w:r w:rsidRPr="00F107F1">
        <w:rPr>
          <w:rFonts w:hint="cs"/>
          <w:rtl/>
        </w:rPr>
        <w:t xml:space="preserve"> </w:t>
      </w:r>
      <w:r w:rsidRPr="006F178A">
        <w:rPr>
          <w:rFonts w:hint="cs"/>
          <w:rtl/>
        </w:rPr>
        <w:t>מדא</w:t>
      </w:r>
      <w:r w:rsidRPr="006F178A">
        <w:rPr>
          <w:rtl/>
        </w:rPr>
        <w:t xml:space="preserve">ין בין טמא שנזר לנזיר טהור שנטמא, </w:t>
      </w:r>
      <w:r w:rsidRPr="006F178A">
        <w:rPr>
          <w:rFonts w:hint="cs"/>
          <w:rtl/>
        </w:rPr>
        <w:t xml:space="preserve">אלא שטמא </w:t>
      </w:r>
      <w:r w:rsidRPr="006F178A">
        <w:rPr>
          <w:rtl/>
        </w:rPr>
        <w:t xml:space="preserve">שביעי שלו עולה לו מן המנין, ונזיר </w:t>
      </w:r>
      <w:r w:rsidR="00932669">
        <w:rPr>
          <w:rFonts w:hint="cs"/>
          <w:rtl/>
        </w:rPr>
        <w:t xml:space="preserve">לא </w:t>
      </w:r>
    </w:p>
    <w:p w14:paraId="1BEB86C0" w14:textId="1F6E26C9" w:rsidR="00FF3740" w:rsidRPr="006F178A" w:rsidRDefault="00FF3740" w:rsidP="00932669">
      <w:pPr>
        <w:ind w:left="565" w:firstLine="113"/>
        <w:rPr>
          <w:rtl/>
        </w:rPr>
      </w:pPr>
      <w:r w:rsidRPr="006F178A">
        <w:rPr>
          <w:rFonts w:hint="cs"/>
          <w:rtl/>
        </w:rPr>
        <w:t xml:space="preserve">ומשמע הא לתגלחת שוין, </w:t>
      </w:r>
    </w:p>
    <w:p w14:paraId="359D41E7" w14:textId="6D0FB206" w:rsidR="00FF3740" w:rsidRPr="006F178A" w:rsidRDefault="00932669" w:rsidP="00FF3740">
      <w:pPr>
        <w:rPr>
          <w:rtl/>
        </w:rPr>
      </w:pPr>
      <w:r>
        <w:rPr>
          <w:rFonts w:ascii="FontbitDavid" w:hAnsi="FontbitDavid" w:hint="cs"/>
          <w:rtl/>
        </w:rPr>
        <w:lastRenderedPageBreak/>
        <w:t>-</w:t>
      </w:r>
      <w:r w:rsidR="001D4A62">
        <w:rPr>
          <w:rFonts w:ascii="FontbitDavid" w:hAnsi="FontbitDavid" w:hint="cs"/>
          <w:rtl/>
        </w:rPr>
        <w:t xml:space="preserve"> </w:t>
      </w:r>
      <w:r w:rsidR="00FF3740" w:rsidRPr="00932669">
        <w:rPr>
          <w:rFonts w:ascii="FontbitDavid" w:hAnsi="FontbitDavid" w:hint="cs"/>
          <w:rtl/>
        </w:rPr>
        <w:t>ד</w:t>
      </w:r>
      <w:r w:rsidR="001D4A62">
        <w:rPr>
          <w:rFonts w:ascii="FontbitDavid" w:hAnsi="FontbitDavid" w:hint="cs"/>
          <w:rtl/>
        </w:rPr>
        <w:t xml:space="preserve">שוין למלקות, ולא לתגלחת </w:t>
      </w:r>
      <w:r w:rsidR="001D4A62" w:rsidRPr="001D4A62">
        <w:rPr>
          <w:rStyle w:val="a6"/>
          <w:rFonts w:hint="cs"/>
          <w:rtl/>
        </w:rPr>
        <w:t xml:space="preserve">ולא תני </w:t>
      </w:r>
      <w:r w:rsidR="00FF3740" w:rsidRPr="001D4A62">
        <w:rPr>
          <w:rStyle w:val="a6"/>
          <w:rFonts w:hint="cs"/>
          <w:rtl/>
        </w:rPr>
        <w:t xml:space="preserve">דתנא </w:t>
      </w:r>
      <w:r w:rsidR="00FF3740" w:rsidRPr="001D4A62">
        <w:rPr>
          <w:rStyle w:val="a6"/>
          <w:rtl/>
        </w:rPr>
        <w:t>שביעי שלו וכל מילי.</w:t>
      </w:r>
    </w:p>
    <w:p w14:paraId="620B1D65" w14:textId="18989911" w:rsidR="00FC0897" w:rsidRDefault="007E21DF" w:rsidP="00A5184B">
      <w:pPr>
        <w:pStyle w:val="36"/>
        <w:framePr w:wrap="notBeside"/>
        <w:rPr>
          <w:rtl/>
        </w:rPr>
      </w:pPr>
      <w:r>
        <w:rPr>
          <w:rFonts w:hint="cs"/>
          <w:rtl/>
        </w:rPr>
        <w:t xml:space="preserve">ג. </w:t>
      </w:r>
      <w:r w:rsidR="00BA774D" w:rsidRPr="00FC0897">
        <w:rPr>
          <w:rFonts w:hint="cs"/>
          <w:rtl/>
        </w:rPr>
        <w:t>והך</w:t>
      </w:r>
    </w:p>
    <w:p w14:paraId="6CF5FFB3" w14:textId="598F1AFC" w:rsidR="00FF3740" w:rsidRPr="006F178A" w:rsidRDefault="00BA774D" w:rsidP="00FC0897">
      <w:pPr>
        <w:rPr>
          <w:rtl/>
        </w:rPr>
      </w:pPr>
      <w:r w:rsidRPr="00FC0897">
        <w:rPr>
          <w:rFonts w:hint="cs"/>
          <w:rtl/>
        </w:rPr>
        <w:t xml:space="preserve"> </w:t>
      </w:r>
      <w:r>
        <w:rPr>
          <w:rFonts w:ascii="FontbitDavid" w:hAnsi="FontbitDavid" w:hint="cs"/>
          <w:rtl/>
        </w:rPr>
        <w:t xml:space="preserve">דאף ימי חלוטו </w:t>
      </w:r>
      <w:r w:rsidR="00FC0897">
        <w:rPr>
          <w:rFonts w:ascii="FontbitDavid" w:hAnsi="FontbitDavid" w:hint="cs"/>
          <w:rtl/>
        </w:rPr>
        <w:t xml:space="preserve">אין עולין לו מן המנין כימי טומאתו </w:t>
      </w:r>
    </w:p>
    <w:p w14:paraId="052E9F8E" w14:textId="77777777" w:rsidR="00714F62" w:rsidRDefault="00FF3740" w:rsidP="00A5184B">
      <w:pPr>
        <w:pStyle w:val="36"/>
        <w:framePr w:wrap="notBeside"/>
        <w:rPr>
          <w:rtl/>
        </w:rPr>
      </w:pPr>
      <w:r w:rsidRPr="00714F62">
        <w:rPr>
          <w:rFonts w:hint="cs"/>
          <w:rtl/>
        </w:rPr>
        <w:t>וא</w:t>
      </w:r>
      <w:r w:rsidRPr="00714F62">
        <w:rPr>
          <w:rtl/>
        </w:rPr>
        <w:t>"</w:t>
      </w:r>
      <w:r w:rsidRPr="00714F62">
        <w:rPr>
          <w:rFonts w:hint="cs"/>
          <w:rtl/>
        </w:rPr>
        <w:t>א לדחות</w:t>
      </w:r>
    </w:p>
    <w:p w14:paraId="4BD1D7FE" w14:textId="74D13D0C" w:rsidR="00FF3740" w:rsidRPr="006F178A" w:rsidRDefault="00FF3740" w:rsidP="00922A0D">
      <w:r w:rsidRPr="00714F62">
        <w:rPr>
          <w:rFonts w:hint="cs"/>
          <w:rtl/>
        </w:rPr>
        <w:t xml:space="preserve"> </w:t>
      </w:r>
      <w:r w:rsidRPr="00714F62">
        <w:rPr>
          <w:rFonts w:ascii="FontbitDavid" w:hAnsi="FontbitDavid" w:hint="cs"/>
          <w:rtl/>
        </w:rPr>
        <w:t xml:space="preserve">דדוקא ימי טומאתו </w:t>
      </w:r>
      <w:r w:rsidR="00922A0D">
        <w:rPr>
          <w:rFonts w:ascii="FontbitDavid" w:hAnsi="FontbitDavid" w:hint="cs"/>
          <w:rtl/>
        </w:rPr>
        <w:t>-</w:t>
      </w:r>
      <w:r w:rsidRPr="00714F62">
        <w:rPr>
          <w:rFonts w:ascii="FontbitDavid" w:hAnsi="FontbitDavid" w:hint="cs"/>
          <w:rtl/>
        </w:rPr>
        <w:t>שמבטל בהן את הקודמין משא</w:t>
      </w:r>
      <w:r w:rsidRPr="00714F62">
        <w:rPr>
          <w:rFonts w:ascii="FontbitDavid" w:hAnsi="FontbitDavid"/>
          <w:rtl/>
        </w:rPr>
        <w:t>"</w:t>
      </w:r>
      <w:r w:rsidRPr="00714F62">
        <w:rPr>
          <w:rFonts w:ascii="FontbitDavid" w:hAnsi="FontbitDavid" w:hint="cs"/>
          <w:rtl/>
        </w:rPr>
        <w:t>כ ימי חלוטו</w:t>
      </w:r>
      <w:r w:rsidR="00922A0D">
        <w:rPr>
          <w:rFonts w:ascii="FontbitDavid" w:hAnsi="FontbitDavid" w:hint="cs"/>
          <w:rtl/>
        </w:rPr>
        <w:t xml:space="preserve">- </w:t>
      </w:r>
      <w:r w:rsidRPr="006F178A">
        <w:rPr>
          <w:rFonts w:hint="cs"/>
          <w:rtl/>
        </w:rPr>
        <w:t>דהא נזיר בקבר</w:t>
      </w:r>
      <w:r w:rsidRPr="00922A0D">
        <w:rPr>
          <w:rStyle w:val="a6"/>
          <w:rFonts w:hint="cs"/>
          <w:rtl/>
        </w:rPr>
        <w:t xml:space="preserve"> </w:t>
      </w:r>
      <w:r w:rsidR="00686F21">
        <w:rPr>
          <w:rStyle w:val="a6"/>
          <w:rFonts w:hint="cs"/>
          <w:rtl/>
        </w:rPr>
        <w:t>ש</w:t>
      </w:r>
      <w:r w:rsidRPr="00922A0D">
        <w:rPr>
          <w:rStyle w:val="a6"/>
          <w:rtl/>
        </w:rPr>
        <w:t xml:space="preserve">שערו ראוי לתגלחת - </w:t>
      </w:r>
      <w:r w:rsidRPr="006F178A">
        <w:rPr>
          <w:rtl/>
        </w:rPr>
        <w:t xml:space="preserve">אין עולין לו מן המנין, </w:t>
      </w:r>
      <w:r w:rsidRPr="006F178A">
        <w:rPr>
          <w:rFonts w:hint="cs"/>
          <w:rtl/>
        </w:rPr>
        <w:t>כ</w:t>
      </w:r>
      <w:r w:rsidRPr="006F178A">
        <w:rPr>
          <w:rtl/>
        </w:rPr>
        <w:t>"</w:t>
      </w:r>
      <w:r w:rsidRPr="006F178A">
        <w:rPr>
          <w:rFonts w:hint="cs"/>
          <w:rtl/>
        </w:rPr>
        <w:t xml:space="preserve">ש </w:t>
      </w:r>
      <w:r w:rsidRPr="006F178A">
        <w:rPr>
          <w:rtl/>
        </w:rPr>
        <w:t xml:space="preserve">ימי חלוטו </w:t>
      </w:r>
      <w:r w:rsidRPr="00686F21">
        <w:rPr>
          <w:rStyle w:val="a6"/>
          <w:rtl/>
        </w:rPr>
        <w:t xml:space="preserve">שאין ראוי לתגלחת </w:t>
      </w:r>
    </w:p>
    <w:p w14:paraId="0BC6422C" w14:textId="72CA362A" w:rsidR="00686F21" w:rsidRDefault="00FF3740" w:rsidP="00FF3740">
      <w:pPr>
        <w:rPr>
          <w:rtl/>
        </w:rPr>
      </w:pPr>
      <w:r w:rsidRPr="00686F21">
        <w:rPr>
          <w:rStyle w:val="a4"/>
          <w:rFonts w:hint="cs"/>
          <w:rtl/>
        </w:rPr>
        <w:t>ודחי'</w:t>
      </w:r>
      <w:r w:rsidR="00686F21">
        <w:rPr>
          <w:rStyle w:val="a4"/>
          <w:rFonts w:hint="cs"/>
          <w:rtl/>
        </w:rPr>
        <w:t>-</w:t>
      </w:r>
      <w:r w:rsidRPr="00686F21">
        <w:rPr>
          <w:rStyle w:val="a4"/>
          <w:rFonts w:hint="cs"/>
          <w:rtl/>
        </w:rPr>
        <w:t xml:space="preserve"> </w:t>
      </w:r>
      <w:r w:rsidRPr="006F178A">
        <w:rPr>
          <w:rFonts w:hint="cs"/>
          <w:rtl/>
        </w:rPr>
        <w:t>ד</w:t>
      </w:r>
      <w:r w:rsidRPr="006F178A">
        <w:rPr>
          <w:rtl/>
        </w:rPr>
        <w:t>לאו תגלחת טומאה.</w:t>
      </w:r>
      <w:r w:rsidRPr="006F178A">
        <w:rPr>
          <w:rFonts w:hint="cs"/>
          <w:rtl/>
        </w:rPr>
        <w:t xml:space="preserve"> א</w:t>
      </w:r>
      <w:r w:rsidRPr="006F178A">
        <w:rPr>
          <w:rtl/>
        </w:rPr>
        <w:t>לא, תגלחת טהרה.</w:t>
      </w:r>
      <w:r w:rsidRPr="006F178A">
        <w:rPr>
          <w:rFonts w:hint="cs"/>
          <w:rtl/>
        </w:rPr>
        <w:t xml:space="preserve"> </w:t>
      </w:r>
    </w:p>
    <w:p w14:paraId="4C580A48" w14:textId="65626B96" w:rsidR="00FF3740" w:rsidRPr="006F178A" w:rsidRDefault="00FF3740" w:rsidP="00FF3740">
      <w:pPr>
        <w:rPr>
          <w:rtl/>
        </w:rPr>
      </w:pPr>
      <w:r w:rsidRPr="00686F21">
        <w:rPr>
          <w:rStyle w:val="a4"/>
          <w:rFonts w:hint="cs"/>
          <w:rtl/>
        </w:rPr>
        <w:t>וה</w:t>
      </w:r>
      <w:r w:rsidRPr="00686F21">
        <w:rPr>
          <w:rStyle w:val="a4"/>
          <w:rtl/>
        </w:rPr>
        <w:t>"</w:t>
      </w:r>
      <w:r w:rsidRPr="00686F21">
        <w:rPr>
          <w:rStyle w:val="a4"/>
          <w:rFonts w:hint="cs"/>
          <w:rtl/>
        </w:rPr>
        <w:t xml:space="preserve">נ מסתבר </w:t>
      </w:r>
      <w:r w:rsidRPr="006F178A">
        <w:rPr>
          <w:rFonts w:hint="cs"/>
          <w:rtl/>
        </w:rPr>
        <w:t>דאי תגלחת טומאה וכי ימי חלוטו א'צ תגלחת?</w:t>
      </w:r>
    </w:p>
    <w:p w14:paraId="688F5248" w14:textId="77777777" w:rsidR="00FF3740" w:rsidRPr="006F178A" w:rsidRDefault="00FF3740" w:rsidP="00516202">
      <w:pPr>
        <w:pStyle w:val="affff5"/>
        <w:framePr w:wrap="around"/>
        <w:rPr>
          <w:rtl/>
        </w:rPr>
      </w:pPr>
      <w:r w:rsidRPr="006F178A">
        <w:rPr>
          <w:rFonts w:hint="cs"/>
          <w:rtl/>
        </w:rPr>
        <w:t>יח.</w:t>
      </w:r>
    </w:p>
    <w:p w14:paraId="5D548419" w14:textId="77777777" w:rsidR="00FF3740" w:rsidRPr="006F178A" w:rsidRDefault="00FF3740" w:rsidP="00FF3740">
      <w:pPr>
        <w:pStyle w:val="afb"/>
        <w:rPr>
          <w:rtl/>
        </w:rPr>
      </w:pPr>
      <w:r w:rsidRPr="006F178A">
        <w:rPr>
          <w:rFonts w:ascii="FontbitDavid" w:hAnsi="FontbitDavid"/>
          <w:rtl/>
        </w:rPr>
        <w:t>לא, תגלחת דנזירות קתני.</w:t>
      </w:r>
    </w:p>
    <w:p w14:paraId="53154981" w14:textId="77777777" w:rsidR="007E21DF" w:rsidRDefault="007E21DF" w:rsidP="00A5184B">
      <w:pPr>
        <w:pStyle w:val="36"/>
        <w:framePr w:wrap="notBeside"/>
        <w:rPr>
          <w:rtl/>
        </w:rPr>
      </w:pPr>
      <w:r w:rsidRPr="007E21DF">
        <w:rPr>
          <w:rFonts w:hint="cs"/>
          <w:rtl/>
        </w:rPr>
        <w:t>ד.</w:t>
      </w:r>
      <w:r w:rsidR="00FF3740" w:rsidRPr="007E21DF">
        <w:rPr>
          <w:rtl/>
        </w:rPr>
        <w:t xml:space="preserve"> ת"ש</w:t>
      </w:r>
    </w:p>
    <w:p w14:paraId="11B932D6" w14:textId="288A24DE" w:rsidR="00FF3740" w:rsidRPr="006F178A" w:rsidRDefault="00FF3740" w:rsidP="00B27E63">
      <w:pPr>
        <w:rPr>
          <w:rtl/>
        </w:rPr>
      </w:pPr>
      <w:r w:rsidRPr="007E21DF">
        <w:rPr>
          <w:rtl/>
        </w:rPr>
        <w:t xml:space="preserve"> </w:t>
      </w:r>
      <w:r w:rsidRPr="004A3A20">
        <w:rPr>
          <w:rStyle w:val="afffffe"/>
          <w:rFonts w:hint="cs"/>
          <w:rtl/>
        </w:rPr>
        <w:t>'</w:t>
      </w:r>
      <w:r w:rsidRPr="004A3A20">
        <w:rPr>
          <w:rStyle w:val="afffffe"/>
          <w:rtl/>
        </w:rPr>
        <w:t>וטמא ראש נזרו</w:t>
      </w:r>
      <w:r w:rsidRPr="004A3A20">
        <w:rPr>
          <w:rStyle w:val="afffffe"/>
          <w:rFonts w:hint="cs"/>
          <w:rtl/>
        </w:rPr>
        <w:t>'</w:t>
      </w:r>
      <w:r w:rsidRPr="004A3A20">
        <w:rPr>
          <w:rStyle w:val="afffffe"/>
          <w:rtl/>
        </w:rPr>
        <w:t>,</w:t>
      </w:r>
      <w:r w:rsidRPr="006F178A">
        <w:rPr>
          <w:rFonts w:ascii="FontbitDavid" w:hAnsi="FontbitDavid"/>
          <w:rtl/>
        </w:rPr>
        <w:t xml:space="preserve"> בטהור שנטמא</w:t>
      </w:r>
      <w:r w:rsidR="007E21DF">
        <w:rPr>
          <w:rFonts w:ascii="FontbitDavid" w:hAnsi="FontbitDavid" w:hint="cs"/>
          <w:rtl/>
        </w:rPr>
        <w:t xml:space="preserve"> ש</w:t>
      </w:r>
      <w:r w:rsidRPr="006F178A">
        <w:rPr>
          <w:rFonts w:ascii="FontbitDavid" w:hAnsi="FontbitDavid"/>
          <w:rtl/>
        </w:rPr>
        <w:t xml:space="preserve">טעון העברת שער והבאת ציפרין, </w:t>
      </w:r>
      <w:r w:rsidRPr="006F178A">
        <w:rPr>
          <w:rtl/>
        </w:rPr>
        <w:t>ולפטור הנזיר בקבר - שאין טעון</w:t>
      </w:r>
      <w:r w:rsidR="00B27E63">
        <w:rPr>
          <w:rFonts w:hint="cs"/>
          <w:rtl/>
        </w:rPr>
        <w:t xml:space="preserve"> בזה.</w:t>
      </w:r>
      <w:r w:rsidRPr="006F178A">
        <w:rPr>
          <w:rtl/>
        </w:rPr>
        <w:t xml:space="preserve"> </w:t>
      </w:r>
    </w:p>
    <w:p w14:paraId="08E00566" w14:textId="77777777" w:rsidR="00FF3740" w:rsidRPr="006F178A" w:rsidRDefault="00FF3740" w:rsidP="00FF3740">
      <w:pPr>
        <w:rPr>
          <w:rtl/>
        </w:rPr>
      </w:pPr>
      <w:r w:rsidRPr="00B27E63">
        <w:rPr>
          <w:rStyle w:val="a4"/>
          <w:rtl/>
        </w:rPr>
        <w:t xml:space="preserve">וק"ו: </w:t>
      </w:r>
      <w:r w:rsidRPr="006F178A">
        <w:rPr>
          <w:rFonts w:hint="cs"/>
          <w:rtl/>
        </w:rPr>
        <w:t>מ</w:t>
      </w:r>
      <w:r w:rsidRPr="006F178A">
        <w:rPr>
          <w:rtl/>
        </w:rPr>
        <w:t xml:space="preserve">טהור שנטמא </w:t>
      </w:r>
      <w:r w:rsidRPr="006F178A">
        <w:rPr>
          <w:rFonts w:hint="cs"/>
          <w:rtl/>
        </w:rPr>
        <w:t>ש</w:t>
      </w:r>
      <w:r w:rsidRPr="006F178A">
        <w:rPr>
          <w:rtl/>
        </w:rPr>
        <w:t xml:space="preserve">טעון העברת שער והבאת ציפרין, </w:t>
      </w:r>
      <w:r w:rsidRPr="006F178A">
        <w:rPr>
          <w:rFonts w:hint="cs"/>
          <w:rtl/>
        </w:rPr>
        <w:t>ל</w:t>
      </w:r>
      <w:r w:rsidRPr="006F178A">
        <w:rPr>
          <w:rtl/>
        </w:rPr>
        <w:t xml:space="preserve">מי שהיה טמא מתחלה </w:t>
      </w:r>
      <w:r w:rsidRPr="006F178A">
        <w:rPr>
          <w:rFonts w:hint="cs"/>
          <w:rtl/>
        </w:rPr>
        <w:t>ש</w:t>
      </w:r>
      <w:r w:rsidRPr="006F178A">
        <w:rPr>
          <w:rtl/>
        </w:rPr>
        <w:t>טעון העברת שער והבאת ציפרין</w:t>
      </w:r>
    </w:p>
    <w:p w14:paraId="3576277B" w14:textId="0F3BDD25" w:rsidR="00FF3740" w:rsidRPr="006F178A" w:rsidRDefault="00FF3740" w:rsidP="00985E6A">
      <w:pPr>
        <w:rPr>
          <w:rtl/>
        </w:rPr>
      </w:pPr>
      <w:r w:rsidRPr="00B27E63">
        <w:rPr>
          <w:rStyle w:val="a4"/>
          <w:rtl/>
        </w:rPr>
        <w:t xml:space="preserve">ת"ל: </w:t>
      </w:r>
      <w:r w:rsidRPr="00AF76D0">
        <w:rPr>
          <w:rStyle w:val="afffffe"/>
          <w:rFonts w:hint="cs"/>
          <w:rtl/>
        </w:rPr>
        <w:t>'</w:t>
      </w:r>
      <w:r w:rsidRPr="00AF76D0">
        <w:rPr>
          <w:rStyle w:val="afffffe"/>
          <w:rtl/>
        </w:rPr>
        <w:t>וטמא ראש נזרו</w:t>
      </w:r>
      <w:r w:rsidRPr="00AF76D0">
        <w:rPr>
          <w:rStyle w:val="afffffe"/>
          <w:rFonts w:hint="cs"/>
          <w:rtl/>
        </w:rPr>
        <w:t>'</w:t>
      </w:r>
      <w:r w:rsidRPr="00AF76D0">
        <w:rPr>
          <w:rStyle w:val="afffffe"/>
          <w:rtl/>
        </w:rPr>
        <w:t>,</w:t>
      </w:r>
      <w:r w:rsidRPr="00B27E63">
        <w:rPr>
          <w:rFonts w:ascii="FontbitDavid" w:hAnsi="FontbitDavid"/>
          <w:rtl/>
        </w:rPr>
        <w:t xml:space="preserve"> במי שהיה טהור ונטמא </w:t>
      </w:r>
      <w:r w:rsidR="00985E6A">
        <w:rPr>
          <w:rFonts w:ascii="FontbitDavid" w:hAnsi="FontbitDavid" w:hint="cs"/>
          <w:rtl/>
        </w:rPr>
        <w:t>ש</w:t>
      </w:r>
      <w:r w:rsidRPr="00B27E63">
        <w:rPr>
          <w:rFonts w:ascii="FontbitDavid" w:hAnsi="FontbitDavid"/>
          <w:rtl/>
        </w:rPr>
        <w:t xml:space="preserve">טעון העברת שער והבאת ציפרין, ולפטור את הנזיר בקבר, </w:t>
      </w:r>
      <w:r w:rsidRPr="00766B62">
        <w:rPr>
          <w:rFonts w:ascii="FontbitDavid" w:hAnsi="FontbitDavid" w:cs="BA Vilna Bold"/>
          <w:rtl/>
        </w:rPr>
        <w:t>ש"מ.</w:t>
      </w:r>
    </w:p>
    <w:p w14:paraId="18B02D1B" w14:textId="4A3EC23B" w:rsidR="00985E6A" w:rsidRDefault="00FF3740" w:rsidP="00BA44EB">
      <w:pPr>
        <w:pStyle w:val="a7"/>
        <w:rPr>
          <w:rtl/>
        </w:rPr>
      </w:pPr>
      <w:r w:rsidRPr="00985E6A">
        <w:rPr>
          <w:rFonts w:hint="cs"/>
          <w:rtl/>
        </w:rPr>
        <w:t>מ</w:t>
      </w:r>
      <w:r w:rsidRPr="00985E6A">
        <w:rPr>
          <w:rtl/>
        </w:rPr>
        <w:t xml:space="preserve">אן תנא </w:t>
      </w:r>
      <w:r w:rsidR="00985E6A" w:rsidRPr="00985E6A">
        <w:rPr>
          <w:rFonts w:hint="cs"/>
          <w:rtl/>
        </w:rPr>
        <w:t>ל</w:t>
      </w:r>
      <w:r w:rsidRPr="00985E6A">
        <w:rPr>
          <w:rtl/>
        </w:rPr>
        <w:t>דת"ר:</w:t>
      </w:r>
      <w:r w:rsidRPr="0052726D">
        <w:rPr>
          <w:rStyle w:val="a4"/>
          <w:rtl/>
        </w:rPr>
        <w:t xml:space="preserve"> </w:t>
      </w:r>
      <w:r w:rsidRPr="006F178A">
        <w:rPr>
          <w:rtl/>
        </w:rPr>
        <w:t xml:space="preserve">אין בין טמא שנזר לנזיר טהור שנטמא, </w:t>
      </w:r>
    </w:p>
    <w:p w14:paraId="10D563B7" w14:textId="05C6EB26" w:rsidR="00FF3740" w:rsidRPr="006F178A" w:rsidRDefault="00FF3740" w:rsidP="00FF3740">
      <w:pPr>
        <w:rPr>
          <w:rtl/>
        </w:rPr>
      </w:pPr>
      <w:r w:rsidRPr="006F178A">
        <w:rPr>
          <w:rtl/>
        </w:rPr>
        <w:t xml:space="preserve">אלא שטמא שנזר שביעי שלו עולה לו מן המנין, </w:t>
      </w:r>
      <w:r w:rsidR="00985E6A">
        <w:rPr>
          <w:rFonts w:hint="cs"/>
          <w:rtl/>
        </w:rPr>
        <w:t>משא''כ בנזיר טהור שנטמא</w:t>
      </w:r>
    </w:p>
    <w:p w14:paraId="42CE4ED5" w14:textId="2D658B13" w:rsidR="00985E6A" w:rsidRDefault="00FF3740" w:rsidP="00985E6A">
      <w:pPr>
        <w:rPr>
          <w:rStyle w:val="a4"/>
          <w:rtl/>
        </w:rPr>
      </w:pPr>
      <w:r w:rsidRPr="0052726D">
        <w:rPr>
          <w:rStyle w:val="a4"/>
          <w:rtl/>
        </w:rPr>
        <w:t>ר"</w:t>
      </w:r>
      <w:r w:rsidRPr="0052726D">
        <w:rPr>
          <w:rStyle w:val="a4"/>
          <w:rFonts w:hint="cs"/>
          <w:rtl/>
        </w:rPr>
        <w:t>ח</w:t>
      </w:r>
      <w:r w:rsidR="0052726D">
        <w:rPr>
          <w:rStyle w:val="a4"/>
          <w:rFonts w:hint="cs"/>
          <w:rtl/>
        </w:rPr>
        <w:t>:</w:t>
      </w:r>
      <w:r w:rsidRPr="0052726D">
        <w:rPr>
          <w:rStyle w:val="a4"/>
          <w:rFonts w:hint="cs"/>
          <w:rtl/>
        </w:rPr>
        <w:t xml:space="preserve"> רבי היא</w:t>
      </w:r>
      <w:r w:rsidRPr="0052726D">
        <w:rPr>
          <w:rFonts w:ascii="FontbitDavid" w:hAnsi="FontbitDavid" w:hint="cs"/>
          <w:rtl/>
        </w:rPr>
        <w:t xml:space="preserve"> ד</w:t>
      </w:r>
      <w:r w:rsidRPr="0052726D">
        <w:rPr>
          <w:rFonts w:ascii="FontbitDavid" w:hAnsi="FontbitDavid"/>
          <w:rtl/>
        </w:rPr>
        <w:t xml:space="preserve">נזירות טהרה חלה </w:t>
      </w:r>
      <w:r w:rsidR="00985E6A">
        <w:rPr>
          <w:rFonts w:ascii="FontbitDavid" w:hAnsi="FontbitDavid" w:hint="cs"/>
          <w:rtl/>
        </w:rPr>
        <w:t>רק</w:t>
      </w:r>
      <w:r w:rsidRPr="0052726D">
        <w:rPr>
          <w:rFonts w:ascii="FontbitDavid" w:hAnsi="FontbitDavid"/>
          <w:rtl/>
        </w:rPr>
        <w:t xml:space="preserve"> עד שמיני, </w:t>
      </w:r>
      <w:r w:rsidRPr="0052726D">
        <w:rPr>
          <w:rStyle w:val="a4"/>
          <w:rtl/>
        </w:rPr>
        <w:t>ד</w:t>
      </w:r>
      <w:r w:rsidR="00985E6A">
        <w:rPr>
          <w:rStyle w:val="a4"/>
          <w:rFonts w:hint="cs"/>
          <w:rtl/>
        </w:rPr>
        <w:t>ל</w:t>
      </w:r>
      <w:r w:rsidRPr="0052726D">
        <w:rPr>
          <w:rStyle w:val="a4"/>
          <w:rFonts w:hint="cs"/>
          <w:rtl/>
        </w:rPr>
        <w:t>ריב</w:t>
      </w:r>
      <w:r w:rsidRPr="0052726D">
        <w:rPr>
          <w:rStyle w:val="a4"/>
          <w:rtl/>
        </w:rPr>
        <w:t>"</w:t>
      </w:r>
      <w:r w:rsidRPr="0052726D">
        <w:rPr>
          <w:rStyle w:val="a4"/>
          <w:rFonts w:hint="cs"/>
          <w:rtl/>
        </w:rPr>
        <w:t>י</w:t>
      </w:r>
      <w:r w:rsidRPr="0052726D">
        <w:rPr>
          <w:rFonts w:ascii="FontbitDavid" w:hAnsi="FontbitDavid" w:hint="cs"/>
          <w:rtl/>
        </w:rPr>
        <w:t xml:space="preserve"> </w:t>
      </w:r>
      <w:r w:rsidR="00985E6A">
        <w:rPr>
          <w:rFonts w:ascii="FontbitDavid" w:hAnsi="FontbitDavid" w:hint="cs"/>
          <w:rtl/>
        </w:rPr>
        <w:t xml:space="preserve">חלה </w:t>
      </w:r>
      <w:r w:rsidRPr="0052726D">
        <w:rPr>
          <w:rFonts w:ascii="FontbitDavid" w:hAnsi="FontbitDavid"/>
          <w:rtl/>
        </w:rPr>
        <w:t>משביעי</w:t>
      </w:r>
    </w:p>
    <w:p w14:paraId="0EA6E828" w14:textId="5BB9794D" w:rsidR="00FF3740" w:rsidRPr="0052726D" w:rsidRDefault="00FF3740" w:rsidP="00B33230">
      <w:pPr>
        <w:rPr>
          <w:rtl/>
        </w:rPr>
      </w:pPr>
      <w:r w:rsidRPr="00B33230">
        <w:rPr>
          <w:rtl/>
        </w:rPr>
        <w:t>ד</w:t>
      </w:r>
      <w:r w:rsidRPr="00B33230">
        <w:rPr>
          <w:rStyle w:val="afffffe"/>
          <w:rFonts w:hint="cs"/>
          <w:rtl/>
        </w:rPr>
        <w:t>'</w:t>
      </w:r>
      <w:r w:rsidRPr="00B33230">
        <w:rPr>
          <w:rStyle w:val="afffffe"/>
          <w:rtl/>
        </w:rPr>
        <w:t>וקדש את ראשו ביום ההוא</w:t>
      </w:r>
      <w:r w:rsidRPr="00B33230">
        <w:rPr>
          <w:rStyle w:val="afffffe"/>
          <w:rFonts w:hint="cs"/>
          <w:rtl/>
        </w:rPr>
        <w:t>'</w:t>
      </w:r>
      <w:r w:rsidRPr="00B33230">
        <w:rPr>
          <w:rStyle w:val="afffffe"/>
          <w:rtl/>
        </w:rPr>
        <w:t xml:space="preserve"> </w:t>
      </w:r>
      <w:r w:rsidRPr="00B33230">
        <w:rPr>
          <w:rStyle w:val="a4"/>
          <w:rFonts w:hint="cs"/>
          <w:rtl/>
        </w:rPr>
        <w:t xml:space="preserve">רבי: </w:t>
      </w:r>
      <w:r w:rsidRPr="00B33230">
        <w:rPr>
          <w:rtl/>
        </w:rPr>
        <w:t xml:space="preserve">יום הבאת קרבנותיו,  </w:t>
      </w:r>
      <w:r w:rsidRPr="0052726D">
        <w:rPr>
          <w:rStyle w:val="a4"/>
          <w:rtl/>
        </w:rPr>
        <w:t>ריב"</w:t>
      </w:r>
      <w:r w:rsidRPr="0052726D">
        <w:rPr>
          <w:rStyle w:val="a4"/>
          <w:rFonts w:hint="eastAsia"/>
          <w:rtl/>
        </w:rPr>
        <w:t>י</w:t>
      </w:r>
      <w:r w:rsidRPr="0052726D">
        <w:rPr>
          <w:rStyle w:val="a4"/>
          <w:rtl/>
        </w:rPr>
        <w:t xml:space="preserve">: </w:t>
      </w:r>
      <w:r w:rsidRPr="0052726D">
        <w:rPr>
          <w:rtl/>
        </w:rPr>
        <w:t>יום תגלחתו.</w:t>
      </w:r>
    </w:p>
    <w:p w14:paraId="3425126F" w14:textId="2ED12122" w:rsidR="00FF3740" w:rsidRPr="006F178A" w:rsidRDefault="00FF3740" w:rsidP="00FF3740">
      <w:pPr>
        <w:rPr>
          <w:rtl/>
        </w:rPr>
      </w:pPr>
      <w:r w:rsidRPr="00985E6A">
        <w:rPr>
          <w:rStyle w:val="a4"/>
          <w:rtl/>
        </w:rPr>
        <w:t xml:space="preserve">והא דתנן: </w:t>
      </w:r>
      <w:r w:rsidRPr="006F178A">
        <w:rPr>
          <w:rtl/>
        </w:rPr>
        <w:t xml:space="preserve">נזיר שנטמא טומאות הרבה מביא קרבן אחד, </w:t>
      </w:r>
    </w:p>
    <w:p w14:paraId="79142AC3" w14:textId="77777777" w:rsidR="00B33230" w:rsidRDefault="00FF3740" w:rsidP="00FF3740">
      <w:pPr>
        <w:rPr>
          <w:rtl/>
        </w:rPr>
      </w:pPr>
      <w:r w:rsidRPr="0052726D">
        <w:rPr>
          <w:rStyle w:val="a4"/>
          <w:rtl/>
        </w:rPr>
        <w:t>ר"</w:t>
      </w:r>
      <w:r w:rsidRPr="0052726D">
        <w:rPr>
          <w:rStyle w:val="a4"/>
          <w:rFonts w:hint="cs"/>
          <w:rtl/>
        </w:rPr>
        <w:t>ח</w:t>
      </w:r>
      <w:r w:rsidR="00B33230">
        <w:rPr>
          <w:rStyle w:val="a4"/>
          <w:rFonts w:hint="cs"/>
          <w:rtl/>
        </w:rPr>
        <w:t>:</w:t>
      </w:r>
      <w:r w:rsidRPr="0052726D">
        <w:rPr>
          <w:rStyle w:val="a4"/>
          <w:rFonts w:hint="cs"/>
          <w:rtl/>
        </w:rPr>
        <w:t xml:space="preserve"> ריב</w:t>
      </w:r>
      <w:r w:rsidRPr="00B33230">
        <w:rPr>
          <w:rStyle w:val="a4"/>
          <w:rtl/>
        </w:rPr>
        <w:t>"</w:t>
      </w:r>
      <w:r w:rsidRPr="00B33230">
        <w:rPr>
          <w:rStyle w:val="a4"/>
          <w:rFonts w:hint="cs"/>
          <w:rtl/>
        </w:rPr>
        <w:t>י היא</w:t>
      </w:r>
      <w:r w:rsidRPr="006F178A">
        <w:rPr>
          <w:rFonts w:hint="cs"/>
          <w:rtl/>
        </w:rPr>
        <w:t xml:space="preserve"> ד</w:t>
      </w:r>
      <w:r w:rsidRPr="006F178A">
        <w:rPr>
          <w:rtl/>
        </w:rPr>
        <w:t xml:space="preserve">נזירות טהרה </w:t>
      </w:r>
      <w:r w:rsidR="00B33230">
        <w:rPr>
          <w:rFonts w:hint="cs"/>
          <w:rtl/>
        </w:rPr>
        <w:t xml:space="preserve">חלה </w:t>
      </w:r>
      <w:r w:rsidRPr="006F178A">
        <w:rPr>
          <w:rtl/>
        </w:rPr>
        <w:t>משביעי</w:t>
      </w:r>
    </w:p>
    <w:p w14:paraId="0D41063E" w14:textId="7BDA1994" w:rsidR="00FF3740" w:rsidRPr="00B33230" w:rsidRDefault="00B33230" w:rsidP="00B33230">
      <w:pPr>
        <w:ind w:left="226"/>
        <w:rPr>
          <w:rStyle w:val="a6"/>
          <w:rtl/>
        </w:rPr>
      </w:pPr>
      <w:r>
        <w:rPr>
          <w:rFonts w:hint="cs"/>
          <w:rtl/>
        </w:rPr>
        <w:t>- כ</w:t>
      </w:r>
      <w:r w:rsidR="00FF3740" w:rsidRPr="006F178A">
        <w:rPr>
          <w:rtl/>
        </w:rPr>
        <w:t xml:space="preserve">שנטמא בשביעי וחזר ונטמא בשביעי </w:t>
      </w:r>
      <w:r w:rsidR="00FF3740" w:rsidRPr="00B33230">
        <w:rPr>
          <w:rStyle w:val="a6"/>
          <w:rtl/>
        </w:rPr>
        <w:t>כיון דלא יצא שעה הראויה להביא קרבן - חייב קרבן אחד</w:t>
      </w:r>
      <w:r w:rsidR="001A7DD4" w:rsidRPr="00B33230">
        <w:rPr>
          <w:rStyle w:val="a6"/>
          <w:rtl/>
        </w:rPr>
        <w:t>.</w:t>
      </w:r>
    </w:p>
    <w:p w14:paraId="12992ACE" w14:textId="27410ED7" w:rsidR="00FF3740" w:rsidRPr="006F178A" w:rsidRDefault="00FF3740" w:rsidP="00B33230">
      <w:pPr>
        <w:ind w:left="113" w:firstLine="113"/>
        <w:rPr>
          <w:rtl/>
        </w:rPr>
      </w:pPr>
      <w:r w:rsidRPr="00B33230">
        <w:rPr>
          <w:rStyle w:val="a4"/>
          <w:rtl/>
        </w:rPr>
        <w:t>ד</w:t>
      </w:r>
      <w:r w:rsidR="00B33230" w:rsidRPr="00B33230">
        <w:rPr>
          <w:rStyle w:val="a4"/>
          <w:rFonts w:hint="cs"/>
          <w:rtl/>
        </w:rPr>
        <w:t>לרבי</w:t>
      </w:r>
      <w:r w:rsidRPr="00B33230">
        <w:rPr>
          <w:rStyle w:val="a4"/>
          <w:rtl/>
        </w:rPr>
        <w:t xml:space="preserve"> </w:t>
      </w:r>
      <w:r w:rsidRPr="006F178A">
        <w:rPr>
          <w:rtl/>
        </w:rPr>
        <w:t xml:space="preserve">כולהו טומאה אריכתא היא, </w:t>
      </w:r>
    </w:p>
    <w:p w14:paraId="190BCFBE" w14:textId="299072F8" w:rsidR="00FF3740" w:rsidRPr="006F178A" w:rsidRDefault="00FF3740" w:rsidP="00FF3740">
      <w:pPr>
        <w:rPr>
          <w:rtl/>
        </w:rPr>
      </w:pPr>
      <w:r w:rsidRPr="006F178A">
        <w:rPr>
          <w:rtl/>
        </w:rPr>
        <w:t xml:space="preserve">ואי נטמא וחזר ונטמא בשמיני </w:t>
      </w:r>
      <w:r w:rsidR="00B33230">
        <w:rPr>
          <w:rFonts w:hint="cs"/>
          <w:rtl/>
        </w:rPr>
        <w:t>-</w:t>
      </w:r>
      <w:r w:rsidRPr="006F178A">
        <w:rPr>
          <w:rtl/>
        </w:rPr>
        <w:t>יצתה שעה שראויה להביא קרבן.</w:t>
      </w:r>
    </w:p>
    <w:p w14:paraId="752D7A9F" w14:textId="2364E873" w:rsidR="00FF3740" w:rsidRPr="006F178A" w:rsidRDefault="00FF3740" w:rsidP="00FF3740">
      <w:pPr>
        <w:rPr>
          <w:rtl/>
        </w:rPr>
      </w:pPr>
      <w:r w:rsidRPr="0052726D">
        <w:rPr>
          <w:rStyle w:val="a4"/>
          <w:rFonts w:hint="cs"/>
          <w:rtl/>
        </w:rPr>
        <w:t>וטע</w:t>
      </w:r>
      <w:r w:rsidR="00B33230">
        <w:rPr>
          <w:rStyle w:val="a4"/>
          <w:rFonts w:hint="cs"/>
          <w:rtl/>
        </w:rPr>
        <w:t>ם</w:t>
      </w:r>
      <w:r w:rsidRPr="0052726D">
        <w:rPr>
          <w:rStyle w:val="a4"/>
          <w:rFonts w:hint="cs"/>
          <w:rtl/>
        </w:rPr>
        <w:t xml:space="preserve"> דרבי: </w:t>
      </w:r>
      <w:r w:rsidRPr="003215F9">
        <w:rPr>
          <w:rStyle w:val="afffffe"/>
          <w:rFonts w:hint="cs"/>
          <w:rtl/>
        </w:rPr>
        <w:t>ד'</w:t>
      </w:r>
      <w:r w:rsidRPr="003215F9">
        <w:rPr>
          <w:rStyle w:val="afffffe"/>
          <w:rtl/>
        </w:rPr>
        <w:t>וכפר עליו מאשר חטא על הנפש</w:t>
      </w:r>
      <w:r w:rsidRPr="003215F9">
        <w:rPr>
          <w:rStyle w:val="afffffe"/>
          <w:rFonts w:hint="cs"/>
          <w:rtl/>
        </w:rPr>
        <w:t>'</w:t>
      </w:r>
      <w:r w:rsidRPr="003215F9">
        <w:rPr>
          <w:rStyle w:val="afffffe"/>
          <w:rtl/>
        </w:rPr>
        <w:t>,</w:t>
      </w:r>
      <w:r w:rsidRPr="006F178A">
        <w:rPr>
          <w:rtl/>
        </w:rPr>
        <w:t xml:space="preserve"> והדר וקדש את ראשו.</w:t>
      </w:r>
    </w:p>
    <w:p w14:paraId="62BA6E9B" w14:textId="77777777" w:rsidR="00B33230" w:rsidRDefault="00FF3740" w:rsidP="00FF3740">
      <w:pPr>
        <w:rPr>
          <w:spacing w:val="-4"/>
          <w:rtl/>
        </w:rPr>
      </w:pPr>
      <w:r w:rsidRPr="0052726D">
        <w:rPr>
          <w:rStyle w:val="a4"/>
          <w:rtl/>
        </w:rPr>
        <w:t>ור</w:t>
      </w:r>
      <w:r w:rsidRPr="0052726D">
        <w:rPr>
          <w:rStyle w:val="a4"/>
          <w:rFonts w:hint="cs"/>
          <w:rtl/>
        </w:rPr>
        <w:t>יב</w:t>
      </w:r>
      <w:r w:rsidRPr="0052726D">
        <w:rPr>
          <w:rStyle w:val="a4"/>
          <w:rtl/>
        </w:rPr>
        <w:t>"</w:t>
      </w:r>
      <w:r w:rsidRPr="0052726D">
        <w:rPr>
          <w:rStyle w:val="a4"/>
          <w:rFonts w:hint="cs"/>
          <w:rtl/>
        </w:rPr>
        <w:t xml:space="preserve">י: </w:t>
      </w:r>
      <w:r w:rsidRPr="00625DCC">
        <w:rPr>
          <w:rFonts w:hint="cs"/>
          <w:spacing w:val="-4"/>
          <w:rtl/>
        </w:rPr>
        <w:t>א</w:t>
      </w:r>
      <w:r w:rsidRPr="00625DCC">
        <w:rPr>
          <w:spacing w:val="-4"/>
          <w:rtl/>
        </w:rPr>
        <w:t>"</w:t>
      </w:r>
      <w:r w:rsidRPr="00625DCC">
        <w:rPr>
          <w:rFonts w:hint="cs"/>
          <w:spacing w:val="-4"/>
          <w:rtl/>
        </w:rPr>
        <w:t>כ לימא ו</w:t>
      </w:r>
      <w:r w:rsidRPr="0052726D">
        <w:rPr>
          <w:rStyle w:val="afffffe"/>
          <w:rFonts w:hint="cs"/>
          <w:rtl/>
        </w:rPr>
        <w:t>'</w:t>
      </w:r>
      <w:r w:rsidRPr="0052726D">
        <w:rPr>
          <w:rStyle w:val="afffffe"/>
          <w:rtl/>
        </w:rPr>
        <w:t xml:space="preserve">קדש את ראשו', </w:t>
      </w:r>
      <w:r w:rsidRPr="00625DCC">
        <w:rPr>
          <w:spacing w:val="-4"/>
          <w:rtl/>
        </w:rPr>
        <w:t xml:space="preserve"> </w:t>
      </w:r>
    </w:p>
    <w:p w14:paraId="6CC6145A" w14:textId="250C44DC" w:rsidR="00FF3740" w:rsidRPr="00B33230" w:rsidRDefault="00FF3740" w:rsidP="00B33230">
      <w:pPr>
        <w:ind w:left="226" w:firstLine="113"/>
        <w:rPr>
          <w:rtl/>
        </w:rPr>
      </w:pPr>
      <w:r w:rsidRPr="00625DCC">
        <w:rPr>
          <w:spacing w:val="-4"/>
          <w:rtl/>
        </w:rPr>
        <w:t>ל"</w:t>
      </w:r>
      <w:r w:rsidRPr="00625DCC">
        <w:rPr>
          <w:rFonts w:hint="eastAsia"/>
          <w:spacing w:val="-4"/>
          <w:rtl/>
        </w:rPr>
        <w:t>ל</w:t>
      </w:r>
      <w:r w:rsidRPr="00625DCC">
        <w:rPr>
          <w:rStyle w:val="afffffe"/>
          <w:rtl/>
        </w:rPr>
        <w:t xml:space="preserve"> 'ביום ההוא' </w:t>
      </w:r>
      <w:r w:rsidRPr="00B33230">
        <w:rPr>
          <w:rtl/>
        </w:rPr>
        <w:t>-  אם אינו ענין לשמיני תנהו ענין לשביעי.</w:t>
      </w:r>
    </w:p>
    <w:p w14:paraId="0607C4CC" w14:textId="70A86290" w:rsidR="00FF3740" w:rsidRPr="006F178A" w:rsidRDefault="00FF3740" w:rsidP="00516202">
      <w:pPr>
        <w:pStyle w:val="affff5"/>
        <w:framePr w:wrap="around"/>
        <w:rPr>
          <w:rtl/>
        </w:rPr>
      </w:pPr>
      <w:r w:rsidRPr="006F178A">
        <w:rPr>
          <w:rFonts w:hint="cs"/>
          <w:rtl/>
        </w:rPr>
        <w:t>יח</w:t>
      </w:r>
      <w:r w:rsidR="00B33230">
        <w:rPr>
          <w:rFonts w:hint="cs"/>
          <w:rtl/>
        </w:rPr>
        <w:t>:</w:t>
      </w:r>
    </w:p>
    <w:p w14:paraId="73158293" w14:textId="10C0AD1B" w:rsidR="00FF3740" w:rsidRPr="006F178A" w:rsidRDefault="00FF3740" w:rsidP="00FF3740">
      <w:pPr>
        <w:rPr>
          <w:rtl/>
        </w:rPr>
      </w:pPr>
      <w:r w:rsidRPr="0052726D">
        <w:rPr>
          <w:rStyle w:val="a4"/>
          <w:rFonts w:hint="cs"/>
          <w:rtl/>
        </w:rPr>
        <w:t xml:space="preserve">ולרבי: </w:t>
      </w:r>
      <w:r w:rsidRPr="0052726D">
        <w:rPr>
          <w:rStyle w:val="afffffe"/>
          <w:rFonts w:hint="cs"/>
          <w:rtl/>
        </w:rPr>
        <w:t>ביום ההוא'-</w:t>
      </w:r>
      <w:r w:rsidRPr="006F178A">
        <w:rPr>
          <w:rFonts w:ascii="FontbitDavid" w:hAnsi="FontbitDavid" w:hint="cs"/>
          <w:rtl/>
        </w:rPr>
        <w:t xml:space="preserve"> </w:t>
      </w:r>
      <w:r w:rsidR="0052726D">
        <w:rPr>
          <w:rFonts w:ascii="FontbitDavid" w:hAnsi="FontbitDavid" w:hint="cs"/>
          <w:rtl/>
        </w:rPr>
        <w:t xml:space="preserve">אף </w:t>
      </w:r>
      <w:r w:rsidRPr="006F178A">
        <w:rPr>
          <w:rFonts w:ascii="FontbitDavid" w:hAnsi="FontbitDavid"/>
          <w:rtl/>
        </w:rPr>
        <w:t>שלא הביא קרבנותיו.</w:t>
      </w:r>
    </w:p>
    <w:p w14:paraId="48F07135" w14:textId="77777777" w:rsidR="007468D4" w:rsidRDefault="00FF3740" w:rsidP="00FF3740">
      <w:pPr>
        <w:rPr>
          <w:rtl/>
        </w:rPr>
      </w:pPr>
      <w:r w:rsidRPr="007468D4">
        <w:rPr>
          <w:rStyle w:val="a4"/>
          <w:rtl/>
        </w:rPr>
        <w:t>ור"</w:t>
      </w:r>
      <w:r w:rsidRPr="007468D4">
        <w:rPr>
          <w:rStyle w:val="a4"/>
          <w:rFonts w:hint="cs"/>
          <w:rtl/>
        </w:rPr>
        <w:t>ח נדחק להעמיד כריב</w:t>
      </w:r>
      <w:r w:rsidRPr="007468D4">
        <w:rPr>
          <w:rStyle w:val="a4"/>
          <w:rtl/>
        </w:rPr>
        <w:t>"</w:t>
      </w:r>
      <w:r w:rsidRPr="007468D4">
        <w:rPr>
          <w:rStyle w:val="a4"/>
          <w:rFonts w:hint="cs"/>
          <w:rtl/>
        </w:rPr>
        <w:t>י</w:t>
      </w:r>
      <w:r w:rsidRPr="006F178A">
        <w:rPr>
          <w:rFonts w:hint="cs"/>
          <w:rtl/>
        </w:rPr>
        <w:t xml:space="preserve"> </w:t>
      </w:r>
      <w:r w:rsidRPr="006F178A">
        <w:rPr>
          <w:rtl/>
        </w:rPr>
        <w:t xml:space="preserve">כגון דנטמא דחזיא בליל שמיני, </w:t>
      </w:r>
    </w:p>
    <w:p w14:paraId="1B3F31A6" w14:textId="66C57BF3" w:rsidR="00FF3740" w:rsidRPr="006F178A" w:rsidRDefault="007468D4" w:rsidP="007468D4">
      <w:pPr>
        <w:ind w:left="113" w:firstLine="113"/>
        <w:rPr>
          <w:rtl/>
        </w:rPr>
      </w:pPr>
      <w:r w:rsidRPr="007468D4">
        <w:rPr>
          <w:rStyle w:val="a4"/>
          <w:rFonts w:hint="cs"/>
          <w:rtl/>
        </w:rPr>
        <w:t>ו</w:t>
      </w:r>
      <w:r w:rsidR="00FF3740" w:rsidRPr="007468D4">
        <w:rPr>
          <w:rStyle w:val="a4"/>
          <w:rFonts w:hint="cs"/>
          <w:rtl/>
        </w:rPr>
        <w:t xml:space="preserve">לא כרבי </w:t>
      </w:r>
      <w:r w:rsidR="00FF3740" w:rsidRPr="006F178A">
        <w:rPr>
          <w:rFonts w:hint="cs"/>
          <w:rtl/>
        </w:rPr>
        <w:t>לא דס</w:t>
      </w:r>
      <w:r w:rsidR="00FF3740" w:rsidRPr="006F178A">
        <w:rPr>
          <w:rtl/>
        </w:rPr>
        <w:t>"</w:t>
      </w:r>
      <w:r w:rsidR="00FF3740" w:rsidRPr="006F178A">
        <w:rPr>
          <w:rFonts w:hint="cs"/>
          <w:rtl/>
        </w:rPr>
        <w:t xml:space="preserve">ל דלילה </w:t>
      </w:r>
      <w:r w:rsidR="00B33230">
        <w:rPr>
          <w:rFonts w:hint="cs"/>
          <w:rtl/>
        </w:rPr>
        <w:t>אינו</w:t>
      </w:r>
      <w:r w:rsidR="00FF3740" w:rsidRPr="006F178A">
        <w:rPr>
          <w:rFonts w:hint="cs"/>
          <w:rtl/>
        </w:rPr>
        <w:t xml:space="preserve"> מחוסר זמן </w:t>
      </w:r>
    </w:p>
    <w:p w14:paraId="1A547687" w14:textId="77777777" w:rsidR="007468D4" w:rsidRDefault="00FF3740" w:rsidP="00B33230">
      <w:pPr>
        <w:pStyle w:val="a5"/>
        <w:ind w:left="226"/>
        <w:rPr>
          <w:rtl/>
        </w:rPr>
      </w:pPr>
      <w:r w:rsidRPr="007468D4">
        <w:rPr>
          <w:rStyle w:val="a4"/>
          <w:rFonts w:hint="cs"/>
          <w:rtl/>
        </w:rPr>
        <w:t>דאראב</w:t>
      </w:r>
      <w:r w:rsidRPr="007468D4">
        <w:rPr>
          <w:rStyle w:val="a4"/>
          <w:rtl/>
        </w:rPr>
        <w:t>"</w:t>
      </w:r>
      <w:r w:rsidRPr="007468D4">
        <w:rPr>
          <w:rStyle w:val="a4"/>
          <w:rFonts w:hint="eastAsia"/>
          <w:rtl/>
        </w:rPr>
        <w:t>א</w:t>
      </w:r>
      <w:r w:rsidRPr="007468D4">
        <w:rPr>
          <w:rStyle w:val="a4"/>
          <w:rtl/>
        </w:rPr>
        <w:t xml:space="preserve"> </w:t>
      </w:r>
      <w:r w:rsidRPr="00625DCC">
        <w:rPr>
          <w:rtl/>
        </w:rPr>
        <w:t>הא בהא תליא אי לילה מחוסר זמן ראוי לקרבן לבוקר</w:t>
      </w:r>
      <w:r w:rsidR="007468D4">
        <w:rPr>
          <w:rFonts w:hint="cs"/>
          <w:rtl/>
        </w:rPr>
        <w:t>,</w:t>
      </w:r>
      <w:r w:rsidRPr="00625DCC">
        <w:rPr>
          <w:rtl/>
        </w:rPr>
        <w:t xml:space="preserve"> </w:t>
      </w:r>
    </w:p>
    <w:p w14:paraId="626064AD" w14:textId="7F5C7DD6" w:rsidR="00FF3740" w:rsidRPr="00625DCC" w:rsidRDefault="00FF3740" w:rsidP="00B33230">
      <w:pPr>
        <w:pStyle w:val="a5"/>
        <w:ind w:left="226"/>
        <w:rPr>
          <w:rtl/>
        </w:rPr>
      </w:pPr>
      <w:r w:rsidRPr="00625DCC">
        <w:rPr>
          <w:rtl/>
        </w:rPr>
        <w:t>ונזירות</w:t>
      </w:r>
      <w:r w:rsidR="007468D4">
        <w:rPr>
          <w:rFonts w:hint="cs"/>
          <w:rtl/>
        </w:rPr>
        <w:t xml:space="preserve"> גם</w:t>
      </w:r>
      <w:r w:rsidRPr="00625DCC">
        <w:rPr>
          <w:rtl/>
        </w:rPr>
        <w:t xml:space="preserve"> לא חלה על הבוקר </w:t>
      </w:r>
    </w:p>
    <w:p w14:paraId="2703239B" w14:textId="77777777" w:rsidR="00FF3740" w:rsidRPr="006F178A" w:rsidRDefault="00FF3740" w:rsidP="00B33230">
      <w:pPr>
        <w:pStyle w:val="a5"/>
        <w:ind w:left="226"/>
      </w:pPr>
      <w:r w:rsidRPr="006F178A">
        <w:rPr>
          <w:rFonts w:hint="cs"/>
          <w:rtl/>
        </w:rPr>
        <w:t xml:space="preserve">ואי לילה אינו מחוסר זמן נזירות טהרה חלה מערב </w:t>
      </w:r>
    </w:p>
    <w:p w14:paraId="3E79B438" w14:textId="77777777" w:rsidR="00FF3740" w:rsidRPr="006F178A" w:rsidRDefault="00FF3740" w:rsidP="000F6CD2">
      <w:pPr>
        <w:pStyle w:val="afffffb"/>
        <w:rPr>
          <w:del w:id="90002" w:author="מנוע עיצוב" w:date="2026-10-08T11:01:28Z"/>
          <w:rtl/>
        </w:rPr>
      </w:pPr>
      <w:del w:id="90001" w:author="מנוע עיצוב" w:date="2026-10-08T11:01:28Z">
        <w:r>
          <w:rPr>
            <w:rtl/>
          </w:rPr>
          <w:delText xml:space="preserve">׹</w:delText>
        </w:r>
      </w:del>
    </w:p>
    <w:p w14:paraId="5E03AA0C" w14:textId="307AFDB6" w:rsidR="00FF3740" w:rsidRPr="006F178A" w:rsidRDefault="00FF3740" w:rsidP="00BA44EB">
      <w:pPr>
        <w:pStyle w:val="a7"/>
        <w:rPr>
          <w:rtl/>
        </w:rPr>
      </w:pPr>
      <w:r w:rsidRPr="006F178A">
        <w:rPr>
          <w:rtl/>
        </w:rPr>
        <w:t xml:space="preserve">נטמא בשביעי וחזר ונטמא בשביעי - מביא </w:t>
      </w:r>
      <w:r w:rsidR="005731CA">
        <w:rPr>
          <w:rFonts w:hint="cs"/>
          <w:rtl/>
        </w:rPr>
        <w:t xml:space="preserve">רק </w:t>
      </w:r>
      <w:r w:rsidRPr="006F178A">
        <w:rPr>
          <w:rtl/>
        </w:rPr>
        <w:t>קרבן אחד.</w:t>
      </w:r>
    </w:p>
    <w:p w14:paraId="329285C7" w14:textId="77777777" w:rsidR="00D0045E" w:rsidRDefault="00FF3740" w:rsidP="00FF3740">
      <w:pPr>
        <w:rPr>
          <w:rtl/>
        </w:rPr>
      </w:pPr>
      <w:r w:rsidRPr="006F178A">
        <w:rPr>
          <w:rtl/>
        </w:rPr>
        <w:t xml:space="preserve">נטמא בשמיני וחזר ונטמא בשמיני </w:t>
      </w:r>
    </w:p>
    <w:p w14:paraId="4D9F892B" w14:textId="7377F74A" w:rsidR="00FF3740" w:rsidRPr="006F178A" w:rsidRDefault="00FF3740" w:rsidP="00FF3740">
      <w:pPr>
        <w:rPr>
          <w:rtl/>
        </w:rPr>
      </w:pPr>
      <w:r w:rsidRPr="00D0045E">
        <w:rPr>
          <w:rStyle w:val="a4"/>
          <w:rFonts w:hint="cs"/>
          <w:rtl/>
        </w:rPr>
        <w:t>לר</w:t>
      </w:r>
      <w:r w:rsidRPr="00D0045E">
        <w:rPr>
          <w:rStyle w:val="a4"/>
          <w:rtl/>
        </w:rPr>
        <w:t>"</w:t>
      </w:r>
      <w:r w:rsidRPr="00D0045E">
        <w:rPr>
          <w:rStyle w:val="a4"/>
          <w:rFonts w:hint="cs"/>
          <w:rtl/>
        </w:rPr>
        <w:t>א:</w:t>
      </w:r>
      <w:r w:rsidRPr="006F178A">
        <w:rPr>
          <w:rFonts w:hint="cs"/>
          <w:rtl/>
        </w:rPr>
        <w:t xml:space="preserve"> </w:t>
      </w:r>
      <w:r w:rsidRPr="006F178A">
        <w:rPr>
          <w:rtl/>
        </w:rPr>
        <w:t>מביא קרבן על כל אחד ואחד, מתחיל ומונה מיד,</w:t>
      </w:r>
    </w:p>
    <w:p w14:paraId="7C5E054B" w14:textId="394F93AC" w:rsidR="00FF3740" w:rsidRPr="006F178A" w:rsidRDefault="00FF3740" w:rsidP="00FF3740">
      <w:pPr>
        <w:rPr>
          <w:rtl/>
        </w:rPr>
      </w:pPr>
      <w:r w:rsidRPr="00D0045E">
        <w:rPr>
          <w:rStyle w:val="a4"/>
          <w:rtl/>
        </w:rPr>
        <w:t>וחכ"א:</w:t>
      </w:r>
      <w:r w:rsidRPr="006F178A">
        <w:rPr>
          <w:rtl/>
        </w:rPr>
        <w:t xml:space="preserve"> קרבן אחד על הכל, עד שיביא חטאתו.</w:t>
      </w:r>
    </w:p>
    <w:p w14:paraId="3DFE03CF" w14:textId="04E2B40B" w:rsidR="00FF3740" w:rsidRPr="006F178A" w:rsidRDefault="00FF3740" w:rsidP="00FF3740">
      <w:pPr>
        <w:rPr>
          <w:rtl/>
        </w:rPr>
      </w:pPr>
      <w:r w:rsidRPr="006F178A">
        <w:rPr>
          <w:rtl/>
        </w:rPr>
        <w:t>הביא חטאתו ונטמא והביא חטאתו ונטמא - מביא קרבן ע</w:t>
      </w:r>
      <w:r w:rsidR="00B33230">
        <w:rPr>
          <w:rFonts w:hint="cs"/>
          <w:rtl/>
        </w:rPr>
        <w:t>כאו''ו</w:t>
      </w:r>
      <w:r w:rsidRPr="006F178A">
        <w:rPr>
          <w:rtl/>
        </w:rPr>
        <w:t>.</w:t>
      </w:r>
    </w:p>
    <w:p w14:paraId="54E4F5E3" w14:textId="47DBE6C2" w:rsidR="00FF3740" w:rsidRPr="006F178A" w:rsidRDefault="00FF3740" w:rsidP="00FF3740">
      <w:pPr>
        <w:rPr>
          <w:rtl/>
        </w:rPr>
      </w:pPr>
      <w:r w:rsidRPr="006F178A">
        <w:rPr>
          <w:rtl/>
        </w:rPr>
        <w:t>הביא חטאתו ולא הביא אשמו - מונה</w:t>
      </w:r>
      <w:r w:rsidR="001A7DD4">
        <w:rPr>
          <w:rtl/>
        </w:rPr>
        <w:t>.</w:t>
      </w:r>
    </w:p>
    <w:p w14:paraId="6EB9EF90" w14:textId="77777777" w:rsidR="00FF3740" w:rsidRPr="006F178A" w:rsidRDefault="00FF3740" w:rsidP="00FF3740">
      <w:pPr>
        <w:rPr>
          <w:rtl/>
        </w:rPr>
      </w:pPr>
      <w:r w:rsidRPr="00696771">
        <w:rPr>
          <w:rStyle w:val="a4"/>
          <w:rFonts w:hint="cs"/>
          <w:rtl/>
        </w:rPr>
        <w:t>ר</w:t>
      </w:r>
      <w:r w:rsidRPr="00696771">
        <w:rPr>
          <w:rStyle w:val="a4"/>
          <w:rtl/>
        </w:rPr>
        <w:t>"</w:t>
      </w:r>
      <w:r w:rsidRPr="00696771">
        <w:rPr>
          <w:rStyle w:val="a4"/>
          <w:rFonts w:hint="cs"/>
          <w:rtl/>
        </w:rPr>
        <w:t>י בריב</w:t>
      </w:r>
      <w:r w:rsidRPr="00696771">
        <w:rPr>
          <w:rStyle w:val="a4"/>
          <w:rtl/>
        </w:rPr>
        <w:t>"</w:t>
      </w:r>
      <w:r w:rsidRPr="00696771">
        <w:rPr>
          <w:rStyle w:val="a4"/>
          <w:rFonts w:hint="cs"/>
          <w:rtl/>
        </w:rPr>
        <w:t>ב</w:t>
      </w:r>
      <w:r w:rsidRPr="00696771">
        <w:rPr>
          <w:rStyle w:val="a4"/>
          <w:rtl/>
        </w:rPr>
        <w:t xml:space="preserve">: </w:t>
      </w:r>
      <w:r w:rsidRPr="006F178A">
        <w:rPr>
          <w:rtl/>
        </w:rPr>
        <w:t>כשם שחטאתו עיכבתו, כן אשמו מעכבו.</w:t>
      </w:r>
    </w:p>
    <w:p w14:paraId="1A833978" w14:textId="547D7877" w:rsidR="00FF3740" w:rsidRPr="006F178A" w:rsidRDefault="00FF3740" w:rsidP="00FF3740">
      <w:pPr>
        <w:rPr>
          <w:rtl/>
        </w:rPr>
      </w:pPr>
      <w:r w:rsidRPr="00696771">
        <w:rPr>
          <w:rStyle w:val="a4"/>
          <w:rFonts w:hint="cs"/>
          <w:rtl/>
        </w:rPr>
        <w:t>לר</w:t>
      </w:r>
      <w:r w:rsidRPr="00696771">
        <w:rPr>
          <w:rStyle w:val="a4"/>
          <w:rtl/>
        </w:rPr>
        <w:t>"</w:t>
      </w:r>
      <w:r w:rsidRPr="00696771">
        <w:rPr>
          <w:rStyle w:val="a4"/>
          <w:rFonts w:hint="cs"/>
          <w:rtl/>
        </w:rPr>
        <w:t>א</w:t>
      </w:r>
      <w:r w:rsidRPr="00696771">
        <w:rPr>
          <w:rStyle w:val="a4"/>
          <w:rtl/>
        </w:rPr>
        <w:t xml:space="preserve">: </w:t>
      </w:r>
      <w:r w:rsidRPr="006F178A">
        <w:rPr>
          <w:rFonts w:hint="cs"/>
          <w:rtl/>
        </w:rPr>
        <w:t>ד</w:t>
      </w:r>
      <w:r w:rsidRPr="00696771">
        <w:rPr>
          <w:rStyle w:val="afffffe"/>
          <w:rFonts w:hint="cs"/>
          <w:rtl/>
        </w:rPr>
        <w:t>'</w:t>
      </w:r>
      <w:r w:rsidRPr="00696771">
        <w:rPr>
          <w:rStyle w:val="afffffe"/>
          <w:rtl/>
        </w:rPr>
        <w:t>וקדש את ראשו ביו</w:t>
      </w:r>
      <w:r w:rsidRPr="00696771">
        <w:rPr>
          <w:rStyle w:val="afffffe"/>
          <w:rFonts w:hint="cs"/>
          <w:rtl/>
        </w:rPr>
        <w:t>ם</w:t>
      </w:r>
      <w:r w:rsidRPr="00696771">
        <w:rPr>
          <w:rStyle w:val="afffffe"/>
          <w:rtl/>
        </w:rPr>
        <w:t xml:space="preserve"> ההוא, </w:t>
      </w:r>
      <w:r w:rsidRPr="006F178A">
        <w:rPr>
          <w:rtl/>
        </w:rPr>
        <w:t>א</w:t>
      </w:r>
      <w:r w:rsidR="00696771">
        <w:rPr>
          <w:rFonts w:hint="cs"/>
          <w:rtl/>
        </w:rPr>
        <w:t xml:space="preserve">ף </w:t>
      </w:r>
      <w:r w:rsidRPr="006F178A">
        <w:rPr>
          <w:rtl/>
        </w:rPr>
        <w:t>שלא הביא קרבנותיו</w:t>
      </w:r>
      <w:r w:rsidR="001A7DD4">
        <w:rPr>
          <w:rtl/>
        </w:rPr>
        <w:t>.</w:t>
      </w:r>
    </w:p>
    <w:p w14:paraId="37406412" w14:textId="1FE4E082" w:rsidR="00FF3740" w:rsidRPr="006F178A" w:rsidRDefault="00FF3740" w:rsidP="00FF3740">
      <w:pPr>
        <w:rPr>
          <w:rtl/>
        </w:rPr>
      </w:pPr>
      <w:r w:rsidRPr="00696771">
        <w:rPr>
          <w:rStyle w:val="a4"/>
          <w:rtl/>
        </w:rPr>
        <w:t>ורבנן</w:t>
      </w:r>
      <w:r w:rsidRPr="00696771">
        <w:rPr>
          <w:rStyle w:val="a4"/>
          <w:rFonts w:hint="cs"/>
          <w:rtl/>
        </w:rPr>
        <w:t>:</w:t>
      </w:r>
      <w:r w:rsidRPr="00AF76D0">
        <w:rPr>
          <w:rStyle w:val="afffffe"/>
          <w:rtl/>
        </w:rPr>
        <w:t xml:space="preserve"> </w:t>
      </w:r>
      <w:r w:rsidRPr="00AF76D0">
        <w:rPr>
          <w:rStyle w:val="afffffe"/>
          <w:rFonts w:hint="cs"/>
          <w:rtl/>
        </w:rPr>
        <w:t>'</w:t>
      </w:r>
      <w:r w:rsidRPr="00AF76D0">
        <w:rPr>
          <w:rStyle w:val="afffffe"/>
          <w:rtl/>
        </w:rPr>
        <w:t>ההוא</w:t>
      </w:r>
      <w:r w:rsidRPr="00AF76D0">
        <w:rPr>
          <w:rStyle w:val="afffffe"/>
          <w:rFonts w:hint="cs"/>
          <w:rtl/>
        </w:rPr>
        <w:t>'</w:t>
      </w:r>
      <w:r w:rsidRPr="00AF76D0">
        <w:rPr>
          <w:rStyle w:val="afffffe"/>
          <w:rtl/>
        </w:rPr>
        <w:t xml:space="preserve"> </w:t>
      </w:r>
      <w:r w:rsidRPr="006F178A">
        <w:rPr>
          <w:rtl/>
        </w:rPr>
        <w:t>- א</w:t>
      </w:r>
      <w:r w:rsidR="00696771">
        <w:rPr>
          <w:rFonts w:hint="cs"/>
          <w:rtl/>
        </w:rPr>
        <w:t>ף</w:t>
      </w:r>
      <w:r w:rsidRPr="006F178A">
        <w:rPr>
          <w:rtl/>
        </w:rPr>
        <w:t xml:space="preserve"> שלא הביא אשמו</w:t>
      </w:r>
      <w:r w:rsidR="001A7DD4">
        <w:rPr>
          <w:rtl/>
        </w:rPr>
        <w:t>.</w:t>
      </w:r>
    </w:p>
    <w:p w14:paraId="3C4BD836" w14:textId="77777777" w:rsidR="00FF3740" w:rsidRPr="006F178A" w:rsidRDefault="00FF3740" w:rsidP="00FF3740">
      <w:pPr>
        <w:rPr>
          <w:rtl/>
        </w:rPr>
      </w:pPr>
      <w:r w:rsidRPr="00696771">
        <w:rPr>
          <w:rStyle w:val="a4"/>
          <w:rtl/>
        </w:rPr>
        <w:t>רבי ישמעאל</w:t>
      </w:r>
      <w:r w:rsidRPr="00696771">
        <w:rPr>
          <w:rStyle w:val="a4"/>
          <w:rFonts w:hint="cs"/>
          <w:rtl/>
        </w:rPr>
        <w:t>:</w:t>
      </w:r>
      <w:r w:rsidRPr="00AF76D0">
        <w:rPr>
          <w:rStyle w:val="afffffe"/>
          <w:rFonts w:hint="cs"/>
          <w:rtl/>
        </w:rPr>
        <w:t xml:space="preserve"> 'ה</w:t>
      </w:r>
      <w:r w:rsidRPr="00AF76D0">
        <w:rPr>
          <w:rStyle w:val="afffffe"/>
          <w:rtl/>
        </w:rPr>
        <w:t>הוא</w:t>
      </w:r>
      <w:r w:rsidRPr="00AF76D0">
        <w:rPr>
          <w:rStyle w:val="afffffe"/>
          <w:rFonts w:hint="cs"/>
          <w:rtl/>
        </w:rPr>
        <w:t>'</w:t>
      </w:r>
      <w:r w:rsidRPr="00AF76D0">
        <w:rPr>
          <w:rStyle w:val="afffffe"/>
          <w:rtl/>
        </w:rPr>
        <w:t xml:space="preserve"> </w:t>
      </w:r>
      <w:r w:rsidRPr="006F178A">
        <w:rPr>
          <w:rtl/>
        </w:rPr>
        <w:t>- אע"פ שלא הביא עולתו.</w:t>
      </w:r>
    </w:p>
    <w:p w14:paraId="44B26902" w14:textId="688D3183" w:rsidR="00FF3740" w:rsidRPr="006F178A" w:rsidRDefault="00FF3740" w:rsidP="00FF3740">
      <w:pPr>
        <w:rPr>
          <w:rtl/>
        </w:rPr>
      </w:pPr>
      <w:r w:rsidRPr="00696771">
        <w:rPr>
          <w:rStyle w:val="a4"/>
          <w:rtl/>
        </w:rPr>
        <w:t>ורבנן</w:t>
      </w:r>
      <w:r w:rsidRPr="00696771">
        <w:rPr>
          <w:rStyle w:val="a4"/>
          <w:rFonts w:hint="cs"/>
          <w:rtl/>
        </w:rPr>
        <w:t>:</w:t>
      </w:r>
      <w:r w:rsidRPr="00696771">
        <w:rPr>
          <w:rStyle w:val="a4"/>
          <w:rtl/>
        </w:rPr>
        <w:t xml:space="preserve"> </w:t>
      </w:r>
      <w:r w:rsidRPr="006F178A">
        <w:rPr>
          <w:rtl/>
        </w:rPr>
        <w:t xml:space="preserve">עולה </w:t>
      </w:r>
      <w:r w:rsidR="00696771">
        <w:rPr>
          <w:rFonts w:hint="cs"/>
          <w:rtl/>
        </w:rPr>
        <w:t>א"צ מיעוט</w:t>
      </w:r>
      <w:r w:rsidRPr="006F178A">
        <w:rPr>
          <w:rtl/>
        </w:rPr>
        <w:t>, דורון בעלמא הוא.</w:t>
      </w:r>
    </w:p>
    <w:p w14:paraId="0B733FF5" w14:textId="56F18081" w:rsidR="00FF3740" w:rsidRPr="006F178A" w:rsidRDefault="00FF3740" w:rsidP="00FF3740">
      <w:pPr>
        <w:rPr>
          <w:rtl/>
        </w:rPr>
      </w:pPr>
      <w:r w:rsidRPr="00696771">
        <w:rPr>
          <w:rStyle w:val="a4"/>
          <w:rFonts w:hint="cs"/>
          <w:rtl/>
        </w:rPr>
        <w:t xml:space="preserve">טעם רבנן: </w:t>
      </w:r>
      <w:r w:rsidRPr="003215F9">
        <w:rPr>
          <w:rStyle w:val="afffffe"/>
          <w:rFonts w:hint="cs"/>
          <w:rtl/>
        </w:rPr>
        <w:t>ד'</w:t>
      </w:r>
      <w:r w:rsidRPr="003215F9">
        <w:rPr>
          <w:rStyle w:val="afffffe"/>
          <w:rtl/>
        </w:rPr>
        <w:t xml:space="preserve">והזיר לה' </w:t>
      </w:r>
      <w:r w:rsidRPr="006F178A">
        <w:rPr>
          <w:rtl/>
        </w:rPr>
        <w:t xml:space="preserve">את ימי נזרו </w:t>
      </w:r>
      <w:r w:rsidRPr="00696771">
        <w:rPr>
          <w:rStyle w:val="afffffe"/>
          <w:rtl/>
        </w:rPr>
        <w:t>והביא כבש בן שנתו לאשם</w:t>
      </w:r>
      <w:r w:rsidRPr="00696771">
        <w:rPr>
          <w:rStyle w:val="afffffe"/>
          <w:rFonts w:hint="cs"/>
          <w:rtl/>
        </w:rPr>
        <w:t>'</w:t>
      </w:r>
      <w:r w:rsidRPr="006F178A">
        <w:rPr>
          <w:rtl/>
        </w:rPr>
        <w:t xml:space="preserve"> </w:t>
      </w:r>
      <w:r w:rsidRPr="006F178A">
        <w:rPr>
          <w:rFonts w:hint="cs"/>
          <w:rtl/>
        </w:rPr>
        <w:t>כל אשמות שבתורה מעכבין</w:t>
      </w:r>
      <w:r w:rsidRPr="00696771">
        <w:rPr>
          <w:rStyle w:val="a4"/>
          <w:rFonts w:hint="cs"/>
          <w:rtl/>
        </w:rPr>
        <w:t xml:space="preserve"> והך</w:t>
      </w:r>
      <w:r w:rsidRPr="006F178A">
        <w:rPr>
          <w:rFonts w:hint="cs"/>
          <w:rtl/>
        </w:rPr>
        <w:t xml:space="preserve"> </w:t>
      </w:r>
      <w:r w:rsidRPr="00696771">
        <w:rPr>
          <w:rStyle w:val="afffffe"/>
          <w:rFonts w:hint="cs"/>
          <w:rtl/>
        </w:rPr>
        <w:t>והזיר והביא</w:t>
      </w:r>
      <w:r w:rsidRPr="006F178A">
        <w:rPr>
          <w:rFonts w:hint="cs"/>
          <w:rtl/>
        </w:rPr>
        <w:t xml:space="preserve"> א</w:t>
      </w:r>
      <w:r w:rsidR="00696771">
        <w:rPr>
          <w:rFonts w:hint="cs"/>
          <w:rtl/>
        </w:rPr>
        <w:t>ף</w:t>
      </w:r>
      <w:r w:rsidRPr="006F178A">
        <w:rPr>
          <w:rFonts w:hint="cs"/>
          <w:rtl/>
        </w:rPr>
        <w:t xml:space="preserve"> שלא הביא הזיר </w:t>
      </w:r>
    </w:p>
    <w:p w14:paraId="5F693F64" w14:textId="77777777" w:rsidR="00FF3740" w:rsidRPr="006F178A" w:rsidRDefault="00FF3740" w:rsidP="00516202">
      <w:pPr>
        <w:pStyle w:val="affff5"/>
        <w:framePr w:wrap="around"/>
        <w:rPr>
          <w:rtl/>
        </w:rPr>
      </w:pPr>
      <w:r w:rsidRPr="006F178A">
        <w:rPr>
          <w:rFonts w:hint="cs"/>
          <w:rtl/>
        </w:rPr>
        <w:t>יט.</w:t>
      </w:r>
    </w:p>
    <w:p w14:paraId="37C56E01" w14:textId="7C0A8252" w:rsidR="00FF3740" w:rsidRDefault="00FF3740" w:rsidP="00696771">
      <w:pPr>
        <w:rPr>
          <w:rFonts w:ascii="FontbitDavid" w:hAnsi="FontbitDavid"/>
          <w:rtl/>
        </w:rPr>
      </w:pPr>
      <w:r w:rsidRPr="00696771">
        <w:rPr>
          <w:rStyle w:val="a4"/>
          <w:rtl/>
        </w:rPr>
        <w:t>ר"</w:t>
      </w:r>
      <w:r w:rsidRPr="00696771">
        <w:rPr>
          <w:rStyle w:val="a4"/>
          <w:rFonts w:hint="cs"/>
          <w:rtl/>
        </w:rPr>
        <w:t>י בריב</w:t>
      </w:r>
      <w:r w:rsidRPr="00696771">
        <w:rPr>
          <w:rStyle w:val="a4"/>
          <w:rtl/>
        </w:rPr>
        <w:t>"</w:t>
      </w:r>
      <w:r w:rsidRPr="00696771">
        <w:rPr>
          <w:rStyle w:val="a4"/>
          <w:rFonts w:hint="cs"/>
          <w:rtl/>
        </w:rPr>
        <w:t>ב</w:t>
      </w:r>
      <w:r w:rsidRPr="00696771">
        <w:rPr>
          <w:rStyle w:val="a4"/>
          <w:rtl/>
        </w:rPr>
        <w:t>:</w:t>
      </w:r>
      <w:r w:rsidRPr="00696771">
        <w:rPr>
          <w:rStyle w:val="afffffe"/>
          <w:rtl/>
        </w:rPr>
        <w:t xml:space="preserve"> והזיר</w:t>
      </w:r>
      <w:r w:rsidRPr="00696771">
        <w:rPr>
          <w:rStyle w:val="afffffe"/>
          <w:rFonts w:hint="cs"/>
          <w:rtl/>
        </w:rPr>
        <w:t xml:space="preserve"> </w:t>
      </w:r>
      <w:r w:rsidRPr="00696771">
        <w:rPr>
          <w:rStyle w:val="afffffe"/>
          <w:rtl/>
        </w:rPr>
        <w:t>והביא -</w:t>
      </w:r>
      <w:r w:rsidRPr="006F178A">
        <w:rPr>
          <w:rFonts w:ascii="FontbitDavid" w:hAnsi="FontbitDavid"/>
          <w:rtl/>
        </w:rPr>
        <w:t xml:space="preserve"> אימתי הזיר? בזמן שהביא.</w:t>
      </w:r>
    </w:p>
    <w:p w14:paraId="03641C92" w14:textId="77777777" w:rsidR="00CE0D6F" w:rsidRPr="006F178A" w:rsidRDefault="00CE0D6F" w:rsidP="00696771">
      <w:pPr>
        <w:rPr>
          <w:rtl/>
        </w:rPr>
      </w:pPr>
    </w:p>
    <w:p w14:paraId="2C19F0E2" w14:textId="77777777" w:rsidR="00FF3740" w:rsidRPr="006F178A" w:rsidRDefault="00FF3740" w:rsidP="00FF3740">
      <w:pPr>
        <w:rPr>
          <w:rtl/>
        </w:rPr>
      </w:pPr>
      <w:r w:rsidRPr="006F178A">
        <w:rPr>
          <w:rtl/>
        </w:rPr>
        <w:t xml:space="preserve">מאן תנא להא דת"ר: אשה שנדרה בנזיר ונטמאה, ואח"כ הפר לה בעלה - מביאה חטאת העוף ואינה מביאה עולת העוף? </w:t>
      </w:r>
    </w:p>
    <w:p w14:paraId="7A3AE3BE" w14:textId="77777777" w:rsidR="00FF3740" w:rsidRPr="006F178A" w:rsidRDefault="00FF3740" w:rsidP="00FF3740">
      <w:pPr>
        <w:rPr>
          <w:rtl/>
        </w:rPr>
      </w:pPr>
      <w:r>
        <w:rPr>
          <w:rtl/>
        </w:rPr>
        <w:t xml:space="preserve">• </w:t>
      </w:r>
      <w:r>
        <w:rPr>
          <w:rStyle w:val="a4"/>
          <w:rtl/>
          <w:rPrChange w:id="9024" w:author="מנוע אמוראים" w:date="2026-10-05T16:41:46Z">
            <w:rPr>
              <w:rtl/>
            </w:rPr>
          </w:rPrChange>
        </w:rPr>
        <w:t xml:space="preserve">אר"</w:t>
      </w:r>
      <w:r>
        <w:rPr>
          <w:rStyle w:val="a4"/>
          <w:rFonts w:hint="cs"/>
          <w:rtl/>
          <w:rPrChange w:id="9025" w:author="מנוע אמוראים" w:date="2026-10-05T16:41:46Z">
            <w:rPr>
              <w:rFonts w:hint="cs"/>
              <w:rtl/>
            </w:rPr>
          </w:rPrChange>
        </w:rPr>
        <w:t xml:space="preserve">ח</w:t>
      </w:r>
      <w:r>
        <w:rPr>
          <w:rFonts w:hint="cs"/>
          <w:rtl/>
        </w:rPr>
        <w:t xml:space="preserve">:</w:t>
      </w:r>
      <w:r w:rsidRPr="006F178A">
        <w:rPr>
          <w:rtl/>
        </w:rPr>
        <w:t xml:space="preserve"> ר' ישמעאל היא.</w:t>
      </w:r>
    </w:p>
    <w:p w14:paraId="403FE177" w14:textId="77777777" w:rsidR="00FF3740" w:rsidRPr="00757D20" w:rsidRDefault="00FF3740" w:rsidP="00FF3740">
      <w:pPr>
        <w:rPr>
          <w:rtl/>
        </w:rPr>
      </w:pPr>
      <w:r w:rsidRPr="00757D20">
        <w:rPr>
          <w:rFonts w:hint="cs"/>
          <w:rtl/>
        </w:rPr>
        <w:t>והיינו דסבר ד</w:t>
      </w:r>
      <w:r>
        <w:rPr>
          <w:rtl/>
        </w:rPr>
        <w:t xml:space="preserve">בעל מיעקר עקר, </w:t>
      </w:r>
      <w:r>
        <w:rPr>
          <w:rStyle w:val="a4"/>
          <w:rtl/>
          <w:rPrChange w:id="9026" w:author="מנוע אמוראים" w:date="2026-10-05T16:41:46Z">
            <w:rPr>
              <w:rtl/>
            </w:rPr>
          </w:rPrChange>
        </w:rPr>
        <w:t xml:space="preserve">ור</w:t>
      </w:r>
      <w:r>
        <w:rPr>
          <w:rStyle w:val="a4"/>
          <w:rFonts w:hint="cs"/>
          <w:rtl/>
          <w:rPrChange w:id="9027" w:author="מנוע אמוראים" w:date="2026-10-05T16:41:46Z">
            <w:rPr>
              <w:rFonts w:hint="cs"/>
              <w:rtl/>
            </w:rPr>
          </w:rPrChange>
        </w:rPr>
        <w:t xml:space="preserve">י</w:t>
      </w:r>
      <w:r>
        <w:rPr>
          <w:rStyle w:val="a4"/>
          <w:rtl/>
          <w:rPrChange w:id="9028" w:author="מנוע אמוראים" w:date="2026-10-05T16:41:46Z">
            <w:rPr>
              <w:rtl/>
            </w:rPr>
          </w:rPrChange>
        </w:rPr>
        <w:t xml:space="preserve">"</w:t>
      </w:r>
      <w:r>
        <w:rPr>
          <w:rStyle w:val="a4"/>
          <w:rFonts w:hint="cs"/>
          <w:rtl/>
          <w:rPrChange w:id="9029" w:author="מנוע אמוראים" w:date="2026-10-05T16:41:46Z">
            <w:rPr>
              <w:rFonts w:hint="cs"/>
              <w:rtl/>
            </w:rPr>
          </w:rPrChange>
        </w:rPr>
        <w:t xml:space="preserve">ש</w:t>
      </w:r>
      <w:r>
        <w:rPr>
          <w:rFonts w:hint="cs"/>
          <w:rtl/>
        </w:rPr>
        <w:t xml:space="preserve"> ס</w:t>
      </w:r>
      <w:r w:rsidRPr="00757D20">
        <w:rPr>
          <w:rtl/>
        </w:rPr>
        <w:t>"</w:t>
      </w:r>
      <w:r>
        <w:rPr>
          <w:rFonts w:hint="cs"/>
          <w:rtl/>
        </w:rPr>
        <w:t xml:space="preserve">ל </w:t>
      </w:r>
      <w:r>
        <w:rPr>
          <w:rStyle w:val="a4"/>
          <w:rFonts w:hint="cs"/>
          <w:rtl/>
          <w:rPrChange w:id="9030" w:author="מנוע אמוראים" w:date="2026-10-05T16:41:46Z">
            <w:rPr>
              <w:rFonts w:hint="cs"/>
              <w:rtl/>
            </w:rPr>
          </w:rPrChange>
        </w:rPr>
        <w:t xml:space="preserve">כר</w:t>
      </w:r>
      <w:r>
        <w:rPr>
          <w:rStyle w:val="a4"/>
          <w:rtl/>
          <w:rPrChange w:id="9031" w:author="מנוע אמוראים" w:date="2026-10-05T16:41:46Z">
            <w:rPr>
              <w:rtl/>
            </w:rPr>
          </w:rPrChange>
        </w:rPr>
        <w:t xml:space="preserve">"</w:t>
      </w:r>
      <w:r>
        <w:rPr>
          <w:rStyle w:val="a4"/>
          <w:rFonts w:hint="cs"/>
          <w:rtl/>
          <w:rPrChange w:id="9032" w:author="מנוע אמוראים" w:date="2026-10-05T16:41:46Z">
            <w:rPr>
              <w:rFonts w:hint="cs"/>
              <w:rtl/>
            </w:rPr>
          </w:rPrChange>
        </w:rPr>
        <w:t xml:space="preserve">א</w:t>
      </w:r>
      <w:r>
        <w:rPr>
          <w:rFonts w:hint="cs"/>
          <w:rtl/>
        </w:rPr>
        <w:t xml:space="preserve"> הקפר </w:t>
      </w:r>
      <w:r w:rsidRPr="003215F9">
        <w:rPr>
          <w:rStyle w:val="afffffe"/>
          <w:rFonts w:hint="cs"/>
          <w:rtl/>
        </w:rPr>
        <w:t>ד'</w:t>
      </w:r>
      <w:r w:rsidRPr="003215F9">
        <w:rPr>
          <w:rStyle w:val="afffffe"/>
          <w:rtl/>
        </w:rPr>
        <w:t>וכפר עליו מאשר חטא על הנפש</w:t>
      </w:r>
      <w:r w:rsidRPr="003215F9">
        <w:rPr>
          <w:rStyle w:val="afffffe"/>
          <w:rFonts w:hint="cs"/>
          <w:rtl/>
        </w:rPr>
        <w:t>'</w:t>
      </w:r>
      <w:r w:rsidRPr="003215F9">
        <w:rPr>
          <w:rStyle w:val="afffffe"/>
          <w:rtl/>
        </w:rPr>
        <w:t xml:space="preserve"> </w:t>
      </w:r>
      <w:r w:rsidRPr="00757D20">
        <w:rPr>
          <w:rtl/>
        </w:rPr>
        <w:t>וכי באיזו נפש חטא זה? אלא שציער עצמו מן היין, וק"ו: ומה זה שלא ציער עצמו אלא מן היין נקרא חוטא, המצער עצמו מכל דבר על אחת כמה וכמה.</w:t>
      </w:r>
    </w:p>
    <w:p w14:paraId="6DB96C5E" w14:textId="3E2D8BDD" w:rsidR="00FF3740" w:rsidRPr="006F178A" w:rsidRDefault="00FF3740" w:rsidP="00FF3740">
      <w:pPr>
        <w:rPr>
          <w:rtl/>
        </w:rPr>
      </w:pPr>
      <w:r w:rsidRPr="006F178A">
        <w:rPr>
          <w:rtl/>
        </w:rPr>
        <w:t>ו</w:t>
      </w:r>
      <w:r w:rsidR="00585A64">
        <w:rPr>
          <w:rFonts w:hint="cs"/>
          <w:rtl/>
        </w:rPr>
        <w:t>אף</w:t>
      </w:r>
      <w:r w:rsidRPr="006F178A">
        <w:rPr>
          <w:rFonts w:hint="cs"/>
          <w:rtl/>
        </w:rPr>
        <w:t xml:space="preserve"> דהכתוב מיירי בנזיר טמא ס</w:t>
      </w:r>
      <w:r w:rsidRPr="006F178A">
        <w:rPr>
          <w:rtl/>
        </w:rPr>
        <w:t>"</w:t>
      </w:r>
      <w:r>
        <w:rPr>
          <w:rFonts w:hint="cs"/>
          <w:rtl/>
        </w:rPr>
        <w:t xml:space="preserve">ל </w:t>
      </w:r>
      <w:r>
        <w:rPr>
          <w:rStyle w:val="a4"/>
          <w:rFonts w:hint="cs"/>
          <w:rtl/>
          <w:rPrChange w:id="9033" w:author="מנוע אמוראים" w:date="2026-10-05T16:41:46Z">
            <w:rPr>
              <w:rFonts w:hint="cs"/>
              <w:rtl/>
            </w:rPr>
          </w:rPrChange>
        </w:rPr>
        <w:t xml:space="preserve">לר</w:t>
      </w:r>
      <w:r>
        <w:rPr>
          <w:rStyle w:val="a4"/>
          <w:rtl/>
          <w:rPrChange w:id="9034" w:author="מנוע אמוראים" w:date="2026-10-05T16:41:46Z">
            <w:rPr>
              <w:rtl/>
            </w:rPr>
          </w:rPrChange>
        </w:rPr>
        <w:t xml:space="preserve">"</w:t>
      </w:r>
      <w:r>
        <w:rPr>
          <w:rStyle w:val="a4"/>
          <w:rFonts w:hint="cs"/>
          <w:rtl/>
          <w:rPrChange w:id="9035" w:author="מנוע אמוראים" w:date="2026-10-05T16:41:46Z">
            <w:rPr>
              <w:rFonts w:hint="cs"/>
              <w:rtl/>
            </w:rPr>
          </w:rPrChange>
        </w:rPr>
        <w:t xml:space="preserve">א</w:t>
      </w:r>
      <w:r>
        <w:rPr>
          <w:rFonts w:hint="cs"/>
          <w:rtl/>
        </w:rPr>
        <w:t xml:space="preserve">  ד</w:t>
      </w:r>
      <w:r w:rsidRPr="006F178A">
        <w:rPr>
          <w:rtl/>
        </w:rPr>
        <w:t xml:space="preserve">נזיר טהור נמי חוטא הוא, </w:t>
      </w:r>
      <w:r w:rsidRPr="006F178A">
        <w:rPr>
          <w:rFonts w:hint="cs"/>
          <w:rtl/>
        </w:rPr>
        <w:t>וזהו דכתיב בנזיר</w:t>
      </w:r>
      <w:r w:rsidRPr="00AF76D0">
        <w:rPr>
          <w:rStyle w:val="afffffe"/>
          <w:rFonts w:hint="cs"/>
          <w:rtl/>
        </w:rPr>
        <w:t xml:space="preserve"> 'טמא' </w:t>
      </w:r>
      <w:r w:rsidRPr="006F178A">
        <w:rPr>
          <w:rFonts w:hint="cs"/>
          <w:rtl/>
        </w:rPr>
        <w:t xml:space="preserve">הואיל ושנה בחטא </w:t>
      </w:r>
    </w:p>
    <w:p w14:paraId="7D7F3FB1" w14:textId="77777777" w:rsidR="00FF3740" w:rsidRPr="006F178A" w:rsidRDefault="00FF3740" w:rsidP="00FF3740">
      <w:pPr>
        <w:rPr>
          <w:rFonts w:ascii="FontbitDavid" w:hAnsi="FontbitDavid"/>
          <w:rtl/>
        </w:rPr>
      </w:pPr>
    </w:p>
    <w:p w14:paraId="15BB58B9" w14:textId="77777777" w:rsidR="00FF3740" w:rsidRPr="006F178A" w:rsidRDefault="00FF3740" w:rsidP="00FF3740">
      <w:pPr>
        <w:rPr>
          <w:rFonts w:ascii="FontbitDavid" w:hAnsi="FontbitDavid"/>
          <w:rtl/>
        </w:rPr>
      </w:pPr>
      <w:r w:rsidRPr="006F178A">
        <w:rPr>
          <w:rFonts w:ascii="FontbitDavid" w:hAnsi="FontbitDavid"/>
          <w:rtl/>
        </w:rPr>
        <w:t>• יצא ונכנס - עולין לו מן המנין.</w:t>
      </w:r>
    </w:p>
    <w:p w14:paraId="4F476894" w14:textId="77777777" w:rsidR="00FF3740" w:rsidRPr="00D454EC" w:rsidRDefault="00FF3740" w:rsidP="00FF3740">
      <w:pPr>
        <w:rPr>
          <w:rFonts w:ascii="FontbitDavid" w:hAnsi="FontbitDavid"/>
          <w:spacing w:val="-4"/>
          <w:rtl/>
        </w:rPr>
      </w:pPr>
      <w:r w:rsidRPr="00D454EC">
        <w:rPr>
          <w:rFonts w:ascii="FontbitDavid" w:hAnsi="FontbitDavid"/>
          <w:spacing w:val="-4"/>
          <w:rtl/>
        </w:rPr>
        <w:t>קתני עולין לו מן המנין, משום דיצא חל עליה נזירות? אמר שמואל: כגון שיצא והזה ושנה וטבל.</w:t>
      </w:r>
    </w:p>
    <w:p w14:paraId="0183D886" w14:textId="77777777" w:rsidR="00FF3740" w:rsidRPr="006F178A" w:rsidRDefault="00FF3740" w:rsidP="00FF3740">
      <w:pPr>
        <w:rPr>
          <w:rFonts w:ascii="FontbitDavid" w:hAnsi="FontbitDavid"/>
          <w:rtl/>
        </w:rPr>
      </w:pPr>
      <w:r w:rsidRPr="006F178A">
        <w:rPr>
          <w:rFonts w:ascii="FontbitDavid" w:hAnsi="FontbitDavid"/>
          <w:rtl/>
        </w:rPr>
        <w:t xml:space="preserve">אלא נכנס הוא דעולין לו מן המנין, לא נכנס אין עולין לו מן המנין? </w:t>
      </w:r>
    </w:p>
    <w:p w14:paraId="3A164F97" w14:textId="77777777" w:rsidR="00FF3740" w:rsidRPr="006F178A" w:rsidRDefault="00FF3740" w:rsidP="00FF3740">
      <w:pPr>
        <w:pStyle w:val="afb"/>
        <w:rPr>
          <w:rtl/>
        </w:rPr>
      </w:pPr>
      <w:r w:rsidRPr="006F178A">
        <w:rPr>
          <w:rFonts w:ascii="FontbitDavid" w:hAnsi="FontbitDavid"/>
          <w:rtl/>
        </w:rPr>
        <w:t>לא מיבעיא יצא, אלא אפילו נכנס - עולין לו מן המנין.</w:t>
      </w:r>
    </w:p>
    <w:p w14:paraId="04F83591" w14:textId="77777777" w:rsidR="00FF3740" w:rsidRPr="006F178A" w:rsidRDefault="00FF3740" w:rsidP="00FF3740">
      <w:pPr>
        <w:rPr>
          <w:rtl/>
        </w:rPr>
      </w:pPr>
      <w:r w:rsidRPr="006F178A">
        <w:rPr>
          <w:rFonts w:ascii="FontbitDavid" w:hAnsi="FontbitDavid"/>
          <w:rtl/>
        </w:rPr>
        <w:t xml:space="preserve">אמרו </w:t>
      </w:r>
      <w:r>
        <w:rPr>
          <w:rStyle w:val="a4"/>
          <w:rFonts w:ascii="FontbitDavid" w:hAnsi="FontbitDavid" w:hint="cs"/>
          <w:rtl/>
          <w:rPrChange w:id="9036" w:author="מנוע אמוראים" w:date="2026-10-05T16:41:46Z">
            <w:rPr>
              <w:rFonts w:ascii="FontbitDavid" w:hAnsi="FontbitDavid" w:hint="cs"/>
              <w:rtl/>
            </w:rPr>
          </w:rPrChange>
        </w:rPr>
        <w:t xml:space="preserve">ר</w:t>
      </w:r>
      <w:r>
        <w:rPr>
          <w:rStyle w:val="a4"/>
          <w:rFonts w:ascii="FontbitDavid" w:hAnsi="FontbitDavid"/>
          <w:rtl/>
          <w:rPrChange w:id="9037" w:author="מנוע אמוראים" w:date="2026-10-05T16:41:46Z">
            <w:rPr>
              <w:rFonts w:ascii="FontbitDavid" w:hAnsi="FontbitDavid"/>
              <w:rtl/>
            </w:rPr>
          </w:rPrChange>
        </w:rPr>
        <w:t xml:space="preserve">"</w:t>
      </w:r>
      <w:r>
        <w:rPr>
          <w:rStyle w:val="a4"/>
          <w:rFonts w:ascii="FontbitDavid" w:hAnsi="FontbitDavid" w:hint="cs"/>
          <w:rtl/>
          <w:rPrChange w:id="9038" w:author="מנוע אמוראים" w:date="2026-10-05T16:41:46Z">
            <w:rPr>
              <w:rFonts w:ascii="FontbitDavid" w:hAnsi="FontbitDavid" w:hint="cs"/>
              <w:rtl/>
            </w:rPr>
          </w:rPrChange>
        </w:rPr>
        <w:t xml:space="preserve">כ</w:t>
      </w:r>
      <w:r>
        <w:rPr>
          <w:rFonts w:ascii="FontbitDavid" w:hAnsi="FontbitDavid" w:hint="cs"/>
          <w:rtl/>
        </w:rPr>
        <w:t xml:space="preserve"> </w:t>
      </w:r>
      <w:r>
        <w:rPr>
          <w:rStyle w:val="a4"/>
          <w:rFonts w:ascii="FontbitDavid" w:hAnsi="FontbitDavid" w:hint="cs"/>
          <w:rtl/>
          <w:rPrChange w:id="9039" w:author="מנוע אמוראים" w:date="2026-10-05T16:41:46Z">
            <w:rPr>
              <w:rFonts w:ascii="FontbitDavid" w:hAnsi="FontbitDavid" w:hint="cs"/>
              <w:rtl/>
            </w:rPr>
          </w:rPrChange>
        </w:rPr>
        <w:t xml:space="preserve">ור</w:t>
      </w:r>
      <w:r>
        <w:rPr>
          <w:rStyle w:val="a4"/>
          <w:rFonts w:ascii="FontbitDavid" w:hAnsi="FontbitDavid"/>
          <w:rtl/>
          <w:rPrChange w:id="9040" w:author="מנוע אמוראים" w:date="2026-10-05T16:41:46Z">
            <w:rPr>
              <w:rFonts w:ascii="FontbitDavid" w:hAnsi="FontbitDavid"/>
              <w:rtl/>
            </w:rPr>
          </w:rPrChange>
        </w:rPr>
        <w:t xml:space="preserve">"</w:t>
      </w:r>
      <w:r>
        <w:rPr>
          <w:rStyle w:val="a4"/>
          <w:rFonts w:ascii="FontbitDavid" w:hAnsi="FontbitDavid" w:hint="cs"/>
          <w:rtl/>
          <w:rPrChange w:id="9041" w:author="מנוע אמוראים" w:date="2026-10-05T16:41:46Z">
            <w:rPr>
              <w:rFonts w:ascii="FontbitDavid" w:hAnsi="FontbitDavid" w:hint="cs"/>
              <w:rtl/>
            </w:rPr>
          </w:rPrChange>
        </w:rPr>
        <w:t xml:space="preserve">א</w:t>
      </w:r>
      <w:r>
        <w:rPr>
          <w:rFonts w:ascii="FontbitDavid" w:hAnsi="FontbitDavid" w:hint="cs"/>
          <w:rtl/>
        </w:rPr>
        <w:t xml:space="preserve"> לרב</w:t>
      </w:r>
      <w:r w:rsidRPr="006F178A">
        <w:rPr>
          <w:rFonts w:ascii="FontbitDavid" w:hAnsi="FontbitDavid"/>
          <w:rtl/>
        </w:rPr>
        <w:t xml:space="preserve">: מ"ט לא מפרשת לן כהלין מילי? אמר להון: אמינא </w:t>
      </w:r>
      <w:r>
        <w:rPr>
          <w:rFonts w:ascii="FontbitDavid" w:hAnsi="FontbitDavid"/>
          <w:rtl/>
        </w:rPr>
        <w:t>שמא</w:t>
      </w:r>
      <w:r w:rsidRPr="006F178A">
        <w:rPr>
          <w:rFonts w:ascii="FontbitDavid" w:hAnsi="FontbitDavid"/>
          <w:rtl/>
        </w:rPr>
        <w:t xml:space="preserve"> לא צריכיתו.</w:t>
      </w:r>
    </w:p>
    <w:p w14:paraId="412BB539" w14:textId="77777777" w:rsidR="00FF3740" w:rsidRPr="006F178A" w:rsidRDefault="00FF3740" w:rsidP="000F6CD2">
      <w:pPr>
        <w:pStyle w:val="a7"/>
        <w:rPr>
          <w:rtl/>
        </w:rPr>
        <w:pPrChange w:id="90015" w:author="קלוד" w:date="2026-10-08T12:07:40Z">
          <w:pPr>
            <w:pStyle w:val="afffffb"/>
          </w:pPr>
        </w:pPrChange>
      </w:pPr>
      <w:del w:id="90013" w:author="קלוד" w:date="2026-10-08T12:07:40Z">
        <w:r>
          <w:rPr>
            <w:rtl/>
          </w:rPr>
          <w:delText xml:space="preserve">׹</w:delText>
        </w:r>
      </w:del>
      <w:ins w:id="90014" w:author="קלוד" w:date="2026-10-08T12:07:40Z">
        <w:r>
          <w:rPr>
            <w:color w:val="7B3F00"/>
          </w:rPr>
          <w:t xml:space="preserve">נזיר שנטמא - האם סותר יום אחד</w:t>
        </w:r>
      </w:ins>
    </w:p>
    <w:p w14:paraId="44D4125D" w14:textId="77777777" w:rsidR="00FF3740" w:rsidRPr="006F178A" w:rsidRDefault="00FF3740" w:rsidP="00FF3740">
      <w:pPr>
        <w:rPr>
          <w:rtl/>
        </w:rPr>
      </w:pPr>
      <w:r>
        <w:rPr>
          <w:rStyle w:val="a4"/>
          <w:rtl/>
          <w:rPrChange w:id="9042" w:author="מנוע אמוראים" w:date="2026-10-05T16:41:46Z">
            <w:rPr>
              <w:rtl/>
            </w:rPr>
          </w:rPrChange>
        </w:rPr>
        <w:t xml:space="preserve">ר"א</w:t>
      </w:r>
      <w:r>
        <w:rPr>
          <w:rtl/>
        </w:rPr>
        <w:t xml:space="preserve"> אומר: לא בו ביום, שנאמר:</w:t>
      </w:r>
      <w:r w:rsidRPr="00AF76D0">
        <w:rPr>
          <w:rStyle w:val="afffffe"/>
          <w:rtl/>
        </w:rPr>
        <w:t xml:space="preserve"> </w:t>
      </w:r>
      <w:r w:rsidRPr="00AF76D0">
        <w:rPr>
          <w:rStyle w:val="afffffe"/>
          <w:rFonts w:hint="cs"/>
          <w:rtl/>
        </w:rPr>
        <w:t>'</w:t>
      </w:r>
      <w:r w:rsidRPr="00AF76D0">
        <w:rPr>
          <w:rStyle w:val="afffffe"/>
          <w:rtl/>
        </w:rPr>
        <w:t>והימים הראשונים יפלו</w:t>
      </w:r>
      <w:r w:rsidRPr="00AF76D0">
        <w:rPr>
          <w:rStyle w:val="afffffe"/>
          <w:rFonts w:hint="cs"/>
          <w:rtl/>
        </w:rPr>
        <w:t>'</w:t>
      </w:r>
      <w:r w:rsidRPr="00AF76D0">
        <w:rPr>
          <w:rStyle w:val="afffffe"/>
          <w:rtl/>
        </w:rPr>
        <w:t>,</w:t>
      </w:r>
      <w:r w:rsidRPr="006F178A">
        <w:rPr>
          <w:rtl/>
        </w:rPr>
        <w:t xml:space="preserve"> עד שיהיו ימים ראשונים.</w:t>
      </w:r>
    </w:p>
    <w:p w14:paraId="16D15EA4" w14:textId="77777777" w:rsidR="00FF3740" w:rsidRPr="006F178A" w:rsidRDefault="00FF3740" w:rsidP="00FF3740">
      <w:pPr>
        <w:rPr>
          <w:rtl/>
        </w:rPr>
      </w:pPr>
      <w:r>
        <w:rPr>
          <w:rtl/>
        </w:rPr>
        <w:t xml:space="preserve">עולא: לא אמר </w:t>
      </w:r>
      <w:r>
        <w:rPr>
          <w:rStyle w:val="a4"/>
          <w:rtl/>
          <w:rPrChange w:id="9043" w:author="מנוע אמוראים" w:date="2026-10-05T16:41:46Z">
            <w:rPr>
              <w:rtl/>
            </w:rPr>
          </w:rPrChange>
        </w:rPr>
        <w:t xml:space="preserve">ר"</w:t>
      </w:r>
      <w:r>
        <w:rPr>
          <w:rStyle w:val="a4"/>
          <w:rFonts w:hint="cs"/>
          <w:rtl/>
          <w:rPrChange w:id="9044" w:author="מנוע אמוראים" w:date="2026-10-05T16:41:46Z">
            <w:rPr>
              <w:rFonts w:hint="cs"/>
              <w:rtl/>
            </w:rPr>
          </w:rPrChange>
        </w:rPr>
        <w:t xml:space="preserve">א</w:t>
      </w:r>
      <w:r w:rsidRPr="006F178A">
        <w:rPr>
          <w:rtl/>
        </w:rPr>
        <w:t xml:space="preserve"> אלא בטמא שנזר, אבל בנזיר טהור שנטמא, אפילו יום אחד - סותר.</w:t>
      </w:r>
    </w:p>
    <w:p w14:paraId="79287FC8" w14:textId="77777777" w:rsidR="00FF3740" w:rsidRPr="006F178A" w:rsidRDefault="00FF3740" w:rsidP="00516202">
      <w:pPr>
        <w:pStyle w:val="affff5"/>
        <w:framePr w:wrap="around"/>
        <w:rPr>
          <w:rtl/>
        </w:rPr>
      </w:pPr>
      <w:r w:rsidRPr="006F178A">
        <w:rPr>
          <w:rFonts w:hint="cs"/>
          <w:rtl/>
        </w:rPr>
        <w:t>יט:</w:t>
      </w:r>
    </w:p>
    <w:p w14:paraId="21BB236E" w14:textId="77777777" w:rsidR="00FF3740" w:rsidRPr="006F178A" w:rsidRDefault="00FF3740" w:rsidP="00FF3740">
      <w:pPr>
        <w:rPr>
          <w:rtl/>
        </w:rPr>
      </w:pPr>
      <w:r w:rsidRPr="006F178A">
        <w:rPr>
          <w:rFonts w:ascii="FontbitDavid" w:hAnsi="FontbitDavid"/>
          <w:rtl/>
        </w:rPr>
        <w:t xml:space="preserve">• רבא: </w:t>
      </w:r>
      <w:r>
        <w:rPr>
          <w:rFonts w:ascii="FontbitDavid" w:hAnsi="FontbitDavid" w:hint="cs"/>
          <w:rtl/>
        </w:rPr>
        <w:t xml:space="preserve">טעמא </w:t>
      </w:r>
      <w:r>
        <w:rPr>
          <w:rStyle w:val="a4"/>
          <w:rFonts w:ascii="FontbitDavid" w:hAnsi="FontbitDavid" w:hint="cs"/>
          <w:rtl/>
          <w:rPrChange w:id="9045" w:author="מנוע אמוראים" w:date="2026-10-05T16:41:46Z">
            <w:rPr>
              <w:rFonts w:ascii="FontbitDavid" w:hAnsi="FontbitDavid" w:hint="cs"/>
              <w:rtl/>
            </w:rPr>
          </w:rPrChange>
        </w:rPr>
        <w:t xml:space="preserve">דר</w:t>
      </w:r>
      <w:r>
        <w:rPr>
          <w:rStyle w:val="a4"/>
          <w:rFonts w:ascii="FontbitDavid" w:hAnsi="FontbitDavid"/>
          <w:rtl/>
          <w:rPrChange w:id="9046" w:author="מנוע אמוראים" w:date="2026-10-05T16:41:46Z">
            <w:rPr>
              <w:rFonts w:ascii="FontbitDavid" w:hAnsi="FontbitDavid"/>
              <w:rtl/>
            </w:rPr>
          </w:rPrChange>
        </w:rPr>
        <w:t xml:space="preserve">"</w:t>
      </w:r>
      <w:r>
        <w:rPr>
          <w:rStyle w:val="a4"/>
          <w:rFonts w:ascii="FontbitDavid" w:hAnsi="FontbitDavid" w:hint="cs"/>
          <w:rtl/>
          <w:rPrChange w:id="9047" w:author="מנוע אמוראים" w:date="2026-10-05T16:41:46Z">
            <w:rPr>
              <w:rFonts w:ascii="FontbitDavid" w:hAnsi="FontbitDavid" w:hint="cs"/>
              <w:rtl/>
            </w:rPr>
          </w:rPrChange>
        </w:rPr>
        <w:t xml:space="preserve">א</w:t>
      </w:r>
      <w:r w:rsidRPr="00AF76D0">
        <w:rPr>
          <w:rStyle w:val="afffffe"/>
          <w:rFonts w:hint="cs"/>
          <w:rtl/>
        </w:rPr>
        <w:t xml:space="preserve"> '</w:t>
      </w:r>
      <w:r w:rsidRPr="00AF76D0">
        <w:rPr>
          <w:rStyle w:val="afffffe"/>
          <w:rtl/>
        </w:rPr>
        <w:t>כי טמא נזרו</w:t>
      </w:r>
      <w:r w:rsidRPr="00AF76D0">
        <w:rPr>
          <w:rStyle w:val="afffffe"/>
          <w:rFonts w:hint="cs"/>
          <w:rtl/>
        </w:rPr>
        <w:t>'</w:t>
      </w:r>
      <w:r w:rsidRPr="00AF76D0">
        <w:rPr>
          <w:rStyle w:val="afffffe"/>
          <w:rtl/>
        </w:rPr>
        <w:t>,</w:t>
      </w:r>
      <w:r w:rsidRPr="006F178A">
        <w:rPr>
          <w:rFonts w:ascii="FontbitDavid" w:hAnsi="FontbitDavid"/>
          <w:rtl/>
        </w:rPr>
        <w:t xml:space="preserve"> משום דבטומאה נזר.</w:t>
      </w:r>
    </w:p>
    <w:p w14:paraId="234AEB89" w14:textId="77777777" w:rsidR="00FF3740" w:rsidRPr="006F178A" w:rsidRDefault="00FF3740" w:rsidP="00FF3740">
      <w:pPr>
        <w:rPr>
          <w:rtl/>
        </w:rPr>
      </w:pPr>
      <w:r w:rsidRPr="006F178A">
        <w:rPr>
          <w:rtl/>
        </w:rPr>
        <w:t xml:space="preserve">• איתיביה אביי: הריני נזיר מאה יום ונטמא בתחלת מאה, יכול יהא סותר? </w:t>
      </w:r>
    </w:p>
    <w:p w14:paraId="0C3A9F92" w14:textId="136219F1" w:rsidR="00FF3740" w:rsidRPr="006F178A" w:rsidRDefault="00FF3740" w:rsidP="00FF3740">
      <w:pPr>
        <w:rPr>
          <w:rtl/>
        </w:rPr>
      </w:pPr>
      <w:r w:rsidRPr="006F178A">
        <w:rPr>
          <w:rFonts w:hint="cs"/>
          <w:rtl/>
        </w:rPr>
        <w:t xml:space="preserve">   - </w:t>
      </w:r>
      <w:r w:rsidRPr="006F178A">
        <w:rPr>
          <w:rtl/>
        </w:rPr>
        <w:t>ת"ל:</w:t>
      </w:r>
      <w:r w:rsidRPr="00AF76D0">
        <w:rPr>
          <w:rStyle w:val="afffffe"/>
          <w:rtl/>
        </w:rPr>
        <w:t xml:space="preserve"> </w:t>
      </w:r>
      <w:r w:rsidRPr="00AF76D0">
        <w:rPr>
          <w:rStyle w:val="afffffe"/>
          <w:rFonts w:hint="cs"/>
          <w:rtl/>
        </w:rPr>
        <w:t>'</w:t>
      </w:r>
      <w:r w:rsidRPr="00AF76D0">
        <w:rPr>
          <w:rStyle w:val="afffffe"/>
          <w:rtl/>
        </w:rPr>
        <w:t>והימים הראשונים יפלו</w:t>
      </w:r>
      <w:r w:rsidRPr="00AF76D0">
        <w:rPr>
          <w:rStyle w:val="afffffe"/>
          <w:rFonts w:hint="cs"/>
          <w:rtl/>
        </w:rPr>
        <w:t>'</w:t>
      </w:r>
      <w:r w:rsidRPr="00AF76D0">
        <w:rPr>
          <w:rStyle w:val="afffffe"/>
          <w:rtl/>
        </w:rPr>
        <w:t>,</w:t>
      </w:r>
      <w:r w:rsidRPr="006F178A">
        <w:rPr>
          <w:rtl/>
        </w:rPr>
        <w:t xml:space="preserve"> עד שיהו לו ימים ראשונים, וזה אין לו ראשונים</w:t>
      </w:r>
      <w:r w:rsidR="001A7DD4">
        <w:rPr>
          <w:rtl/>
        </w:rPr>
        <w:t>.</w:t>
      </w:r>
    </w:p>
    <w:p w14:paraId="40084B60" w14:textId="77777777" w:rsidR="00FF3740" w:rsidRPr="006F178A" w:rsidRDefault="00FF3740" w:rsidP="00FF3740">
      <w:pPr>
        <w:rPr>
          <w:rtl/>
        </w:rPr>
      </w:pPr>
      <w:r w:rsidRPr="006F178A">
        <w:rPr>
          <w:rtl/>
        </w:rPr>
        <w:t xml:space="preserve">נטמא בסוף מאה, יכול יהא סותר? </w:t>
      </w:r>
    </w:p>
    <w:p w14:paraId="19408994" w14:textId="77777777" w:rsidR="00FF3740" w:rsidRPr="006F178A" w:rsidRDefault="00FF3740" w:rsidP="00FF3740">
      <w:pPr>
        <w:rPr>
          <w:rtl/>
        </w:rPr>
      </w:pPr>
      <w:r w:rsidRPr="006F178A">
        <w:rPr>
          <w:rFonts w:hint="cs"/>
          <w:rtl/>
        </w:rPr>
        <w:t xml:space="preserve">- </w:t>
      </w:r>
      <w:r w:rsidRPr="006F178A">
        <w:rPr>
          <w:rtl/>
        </w:rPr>
        <w:t>ת"ל:</w:t>
      </w:r>
      <w:r w:rsidRPr="00AF76D0">
        <w:rPr>
          <w:rStyle w:val="afffffe"/>
          <w:rtl/>
        </w:rPr>
        <w:t xml:space="preserve"> </w:t>
      </w:r>
      <w:r w:rsidRPr="00AF76D0">
        <w:rPr>
          <w:rStyle w:val="afffffe"/>
          <w:rFonts w:hint="cs"/>
          <w:rtl/>
        </w:rPr>
        <w:t>'</w:t>
      </w:r>
      <w:r w:rsidRPr="00AF76D0">
        <w:rPr>
          <w:rStyle w:val="afffffe"/>
          <w:rtl/>
        </w:rPr>
        <w:t>והימים הראשונים יפלו</w:t>
      </w:r>
      <w:r w:rsidRPr="00AF76D0">
        <w:rPr>
          <w:rStyle w:val="afffffe"/>
          <w:rFonts w:hint="cs"/>
          <w:rtl/>
        </w:rPr>
        <w:t>'</w:t>
      </w:r>
      <w:r w:rsidRPr="00AF76D0">
        <w:rPr>
          <w:rStyle w:val="afffffe"/>
          <w:rtl/>
        </w:rPr>
        <w:t>,</w:t>
      </w:r>
      <w:r w:rsidRPr="006F178A">
        <w:rPr>
          <w:rtl/>
        </w:rPr>
        <w:t xml:space="preserve"> מכלל דאיכא אחרונים, וזה אין לו אחרונים</w:t>
      </w:r>
    </w:p>
    <w:p w14:paraId="5BEAB53A" w14:textId="77777777" w:rsidR="00FF3740" w:rsidRPr="006F178A" w:rsidRDefault="00FF3740" w:rsidP="00FF3740">
      <w:pPr>
        <w:rPr>
          <w:rtl/>
        </w:rPr>
      </w:pPr>
      <w:r w:rsidRPr="006F178A">
        <w:rPr>
          <w:rFonts w:hint="cs"/>
          <w:rtl/>
        </w:rPr>
        <w:t xml:space="preserve">     </w:t>
      </w:r>
      <w:r w:rsidRPr="006F178A">
        <w:rPr>
          <w:rtl/>
        </w:rPr>
        <w:t xml:space="preserve">נטמא ביום מאה חסר אחת, יכול לא יהא סותר? </w:t>
      </w:r>
    </w:p>
    <w:p w14:paraId="56375054" w14:textId="08FF2D0D" w:rsidR="00FF3740" w:rsidRPr="006F178A" w:rsidRDefault="00FF3740" w:rsidP="00FF3740">
      <w:pPr>
        <w:rPr>
          <w:rtl/>
        </w:rPr>
      </w:pPr>
      <w:r w:rsidRPr="006F178A">
        <w:rPr>
          <w:rFonts w:hint="cs"/>
          <w:rtl/>
        </w:rPr>
        <w:t xml:space="preserve">     - </w:t>
      </w:r>
      <w:r w:rsidRPr="006F178A">
        <w:rPr>
          <w:rtl/>
        </w:rPr>
        <w:t>ת"ל:</w:t>
      </w:r>
      <w:r w:rsidRPr="00AF76D0">
        <w:rPr>
          <w:rStyle w:val="afffffe"/>
          <w:rtl/>
        </w:rPr>
        <w:t xml:space="preserve"> </w:t>
      </w:r>
      <w:r w:rsidRPr="00AF76D0">
        <w:rPr>
          <w:rStyle w:val="afffffe"/>
          <w:rFonts w:hint="cs"/>
          <w:rtl/>
        </w:rPr>
        <w:t>'</w:t>
      </w:r>
      <w:r w:rsidRPr="00AF76D0">
        <w:rPr>
          <w:rStyle w:val="afffffe"/>
          <w:rtl/>
        </w:rPr>
        <w:t>והימים הראשונים יפלו</w:t>
      </w:r>
      <w:r w:rsidRPr="00AF76D0">
        <w:rPr>
          <w:rStyle w:val="afffffe"/>
          <w:rFonts w:hint="cs"/>
          <w:rtl/>
        </w:rPr>
        <w:t>'</w:t>
      </w:r>
      <w:r w:rsidRPr="00AF76D0">
        <w:rPr>
          <w:rStyle w:val="afffffe"/>
          <w:rtl/>
        </w:rPr>
        <w:t>,</w:t>
      </w:r>
      <w:r w:rsidRPr="006F178A">
        <w:rPr>
          <w:rtl/>
        </w:rPr>
        <w:t xml:space="preserve"> מכלל דאיכא אחרונים, וזה יש לו ראשונים ואחרונים</w:t>
      </w:r>
      <w:r w:rsidR="001A7DD4">
        <w:rPr>
          <w:rtl/>
        </w:rPr>
        <w:t>.</w:t>
      </w:r>
    </w:p>
    <w:p w14:paraId="231193B0" w14:textId="77777777" w:rsidR="00FF3740" w:rsidRPr="00766B62" w:rsidRDefault="00FF3740" w:rsidP="00FF3740">
      <w:pPr>
        <w:rPr>
          <w:rFonts w:cs="BA Vilna Bold"/>
          <w:rtl/>
        </w:rPr>
      </w:pPr>
      <w:r w:rsidRPr="006F178A">
        <w:rPr>
          <w:rtl/>
        </w:rPr>
        <w:t xml:space="preserve">והא בטמא שנזר לא מצית אמרת, מדקתני הריני נזיר מאה ונטמא בתחלת מאה, וקתני: עד שיהו לו ימים ראשונים! </w:t>
      </w:r>
    </w:p>
    <w:p w14:paraId="745B935D" w14:textId="77777777" w:rsidR="00FF3740" w:rsidRPr="006F178A" w:rsidRDefault="00FF3740" w:rsidP="00FF3740">
      <w:pPr>
        <w:pStyle w:val="afb"/>
        <w:rPr>
          <w:rtl/>
        </w:rPr>
      </w:pPr>
      <w:r w:rsidRPr="00766B62">
        <w:rPr>
          <w:rFonts w:ascii="FontbitDavid" w:hAnsi="FontbitDavid" w:cs="BA Vilna Bold"/>
          <w:rtl/>
        </w:rPr>
        <w:t>תיובתא</w:t>
      </w:r>
      <w:r w:rsidRPr="006F178A">
        <w:rPr>
          <w:rFonts w:ascii="FontbitDavid" w:hAnsi="FontbitDavid"/>
          <w:rtl/>
        </w:rPr>
        <w:t>.</w:t>
      </w:r>
    </w:p>
    <w:p w14:paraId="78313B1C" w14:textId="77777777" w:rsidR="00FF3740" w:rsidRPr="006F178A" w:rsidRDefault="00FF3740" w:rsidP="00FF3740">
      <w:pPr>
        <w:rPr>
          <w:rtl/>
        </w:rPr>
      </w:pPr>
    </w:p>
    <w:p w14:paraId="13B5A9C5" w14:textId="77777777" w:rsidR="00FF3740" w:rsidRPr="006F178A" w:rsidRDefault="00FF3740" w:rsidP="00FF3740">
      <w:pPr>
        <w:rPr>
          <w:rtl/>
        </w:rPr>
      </w:pPr>
      <w:r>
        <w:rPr>
          <w:rtl/>
        </w:rPr>
        <w:t xml:space="preserve">א"ל </w:t>
      </w:r>
      <w:r>
        <w:rPr>
          <w:rStyle w:val="a4"/>
          <w:rtl/>
          <w:rPrChange w:id="9048" w:author="מנוע אמוראים" w:date="2026-10-05T16:41:46Z">
            <w:rPr>
              <w:rtl/>
            </w:rPr>
          </w:rPrChange>
        </w:rPr>
        <w:t xml:space="preserve">ר"</w:t>
      </w:r>
      <w:r>
        <w:rPr>
          <w:rStyle w:val="a4"/>
          <w:rFonts w:hint="cs"/>
          <w:rtl/>
          <w:rPrChange w:id="9049" w:author="מנוע אמוראים" w:date="2026-10-05T16:41:46Z">
            <w:rPr>
              <w:rFonts w:hint="cs"/>
              <w:rtl/>
            </w:rPr>
          </w:rPrChange>
        </w:rPr>
        <w:t xml:space="preserve">פ</w:t>
      </w:r>
      <w:r w:rsidRPr="006F178A">
        <w:rPr>
          <w:rtl/>
        </w:rPr>
        <w:t xml:space="preserve"> לאביי: הלין ימים </w:t>
      </w:r>
      <w:r>
        <w:rPr>
          <w:rtl/>
        </w:rPr>
        <w:t>דאמר</w:t>
      </w:r>
      <w:r w:rsidRPr="006F178A">
        <w:rPr>
          <w:rtl/>
        </w:rPr>
        <w:t xml:space="preserve">ינן, דנפק חד ומתחילין תרין, </w:t>
      </w:r>
      <w:r w:rsidRPr="00766B62">
        <w:rPr>
          <w:rFonts w:cs="BA Vilna Bold"/>
          <w:rtl/>
        </w:rPr>
        <w:t>א</w:t>
      </w:r>
      <w:r w:rsidRPr="00766B62">
        <w:rPr>
          <w:rFonts w:cs="BA Vilna Bold" w:hint="cs"/>
          <w:rtl/>
        </w:rPr>
        <w:t>ו</w:t>
      </w:r>
      <w:r w:rsidRPr="00766B62">
        <w:rPr>
          <w:rFonts w:cs="BA Vilna Bold"/>
          <w:rtl/>
        </w:rPr>
        <w:t>"</w:t>
      </w:r>
      <w:r w:rsidRPr="00766B62">
        <w:rPr>
          <w:rFonts w:cs="BA Vilna Bold" w:hint="cs"/>
          <w:rtl/>
        </w:rPr>
        <w:t>ד</w:t>
      </w:r>
      <w:r w:rsidRPr="006F178A">
        <w:rPr>
          <w:rFonts w:hint="cs"/>
          <w:rtl/>
        </w:rPr>
        <w:t xml:space="preserve"> </w:t>
      </w:r>
      <w:r w:rsidRPr="006F178A">
        <w:rPr>
          <w:rtl/>
        </w:rPr>
        <w:t>ד</w:t>
      </w:r>
      <w:r w:rsidRPr="006F178A">
        <w:rPr>
          <w:rFonts w:hint="cs"/>
          <w:rtl/>
        </w:rPr>
        <w:t xml:space="preserve">יוצאים שנים ומתחילים ג' </w:t>
      </w:r>
      <w:r w:rsidRPr="006F178A">
        <w:rPr>
          <w:rtl/>
        </w:rPr>
        <w:t>–</w:t>
      </w:r>
      <w:r w:rsidRPr="006F178A">
        <w:rPr>
          <w:rFonts w:hint="cs"/>
          <w:rtl/>
        </w:rPr>
        <w:t xml:space="preserve"> לא היה בידו </w:t>
      </w:r>
    </w:p>
    <w:p w14:paraId="3B3EA323" w14:textId="77777777" w:rsidR="00FF3740" w:rsidRPr="006F178A" w:rsidRDefault="00FF3740" w:rsidP="00FF3740">
      <w:pPr>
        <w:rPr>
          <w:rtl/>
        </w:rPr>
      </w:pPr>
      <w:r w:rsidRPr="006F178A">
        <w:rPr>
          <w:rFonts w:hint="cs"/>
          <w:rtl/>
        </w:rPr>
        <w:t>בא ושאל לרבא א</w:t>
      </w:r>
      <w:r w:rsidRPr="006F178A">
        <w:rPr>
          <w:rtl/>
        </w:rPr>
        <w:t>"</w:t>
      </w:r>
      <w:r w:rsidRPr="006F178A">
        <w:rPr>
          <w:rFonts w:hint="cs"/>
          <w:rtl/>
        </w:rPr>
        <w:t>ל</w:t>
      </w:r>
      <w:r w:rsidRPr="00AF76D0">
        <w:rPr>
          <w:rStyle w:val="afffffe"/>
          <w:rFonts w:hint="cs"/>
          <w:rtl/>
        </w:rPr>
        <w:t xml:space="preserve"> '</w:t>
      </w:r>
      <w:r w:rsidRPr="00AF76D0">
        <w:rPr>
          <w:rStyle w:val="afffffe"/>
          <w:rtl/>
        </w:rPr>
        <w:t>יפלו</w:t>
      </w:r>
      <w:r w:rsidRPr="00AF76D0">
        <w:rPr>
          <w:rStyle w:val="afffffe"/>
          <w:rFonts w:hint="cs"/>
          <w:rtl/>
        </w:rPr>
        <w:t>'</w:t>
      </w:r>
      <w:r w:rsidRPr="00AF76D0">
        <w:rPr>
          <w:rStyle w:val="afffffe"/>
          <w:rtl/>
        </w:rPr>
        <w:t xml:space="preserve"> </w:t>
      </w:r>
      <w:r w:rsidRPr="006F178A">
        <w:rPr>
          <w:rtl/>
        </w:rPr>
        <w:t>כתיב.</w:t>
      </w:r>
    </w:p>
    <w:p w14:paraId="6D0554DF" w14:textId="77777777" w:rsidR="00FF3740" w:rsidRPr="006F178A" w:rsidRDefault="00FF3740" w:rsidP="00FF3740">
      <w:pPr>
        <w:rPr>
          <w:rtl/>
        </w:rPr>
      </w:pPr>
      <w:r w:rsidRPr="006F178A">
        <w:rPr>
          <w:rtl/>
        </w:rPr>
        <w:t xml:space="preserve">ואיצטריך </w:t>
      </w:r>
      <w:r w:rsidRPr="006F178A">
        <w:rPr>
          <w:rFonts w:hint="cs"/>
          <w:rtl/>
        </w:rPr>
        <w:t>דאי לא כתב יפלו ה</w:t>
      </w:r>
      <w:r w:rsidRPr="006F178A">
        <w:rPr>
          <w:rtl/>
        </w:rPr>
        <w:t>"</w:t>
      </w:r>
      <w:r w:rsidRPr="006F178A">
        <w:rPr>
          <w:rFonts w:hint="cs"/>
          <w:rtl/>
        </w:rPr>
        <w:t xml:space="preserve">א עד דיצאו ב' ויעלו ג' </w:t>
      </w:r>
    </w:p>
    <w:p w14:paraId="0095E314" w14:textId="71AB72AD" w:rsidR="00FF3740" w:rsidRPr="006F178A" w:rsidRDefault="00FF3740" w:rsidP="00FF3740">
      <w:pPr>
        <w:rPr>
          <w:rtl/>
        </w:rPr>
      </w:pPr>
      <w:r w:rsidRPr="006F178A">
        <w:rPr>
          <w:rFonts w:hint="cs"/>
          <w:rtl/>
        </w:rPr>
        <w:t>ואי לא כתב ימים הו</w:t>
      </w:r>
      <w:r w:rsidRPr="006F178A">
        <w:rPr>
          <w:rtl/>
        </w:rPr>
        <w:t>"</w:t>
      </w:r>
      <w:r w:rsidRPr="006F178A">
        <w:rPr>
          <w:rFonts w:hint="cs"/>
          <w:rtl/>
        </w:rPr>
        <w:t xml:space="preserve">א </w:t>
      </w:r>
      <w:r w:rsidR="00585A64">
        <w:rPr>
          <w:rFonts w:hint="cs"/>
          <w:rtl/>
        </w:rPr>
        <w:t>אף</w:t>
      </w:r>
      <w:r w:rsidRPr="006F178A">
        <w:rPr>
          <w:rFonts w:hint="cs"/>
          <w:rtl/>
        </w:rPr>
        <w:t xml:space="preserve"> חד כתב ימים </w:t>
      </w:r>
    </w:p>
    <w:p w14:paraId="41A5D7A4" w14:textId="44A30968" w:rsidR="00FF3740" w:rsidRPr="006F178A" w:rsidRDefault="00FF3740" w:rsidP="000F6CD2">
      <w:pPr>
        <w:pStyle w:val="afffffb"/>
        <w:rPr>
          <w:rtl/>
        </w:rPr>
      </w:pPr>
      <w:r>
        <w:rPr>
          <w:rtl/>
        </w:rPr>
        <w:t>׹</w:t>
      </w:r>
    </w:p>
    <w:p>
      <w:pPr>
        <w:pStyle w:val="affffff2"/>
        <w:rPr>
          <w:ins w:id="20290" w:author="קלוד" w:date="2026-10-06T10:09:33Z"/>
        </w:rPr>
      </w:pPr>
      <w:ins w:id="20289" w:author="קלוד" w:date="2026-10-06T10:09:33Z">
        <w:r>
          <w:t xml:space="preserve">משנה ו</w:t>
        </w:r>
      </w:ins>
    </w:p>
    <w:p w14:paraId="124E9439" w14:textId="77777777" w:rsidR="00FF3740" w:rsidRPr="006F178A" w:rsidRDefault="00FF3740" w:rsidP="00FF3740">
      <w:pPr>
        <w:pStyle w:val="affffb"/>
        <w:spacing w:before="120"/>
        <w:rPr>
          <w:rtl/>
        </w:rPr>
        <w:pPrChange w:id="90021" w:author="קלוד" w:date="2026-10-08T12:08:16Z">
          <w:pPr>
            <w:pStyle w:val="affffb"/>
          </w:pPr>
        </w:pPrChange>
      </w:pPr>
      <w:r w:rsidRPr="006F178A">
        <w:rPr>
          <w:rtl/>
        </w:rPr>
        <w:t xml:space="preserve">מי שנזר נזירות הרבה והשלים את נזירותו, ואח"כ בא לארץ, </w:t>
      </w:r>
    </w:p>
    <w:p w14:paraId="6B98FE36" w14:textId="7B5D7592" w:rsidR="00FF3740" w:rsidRPr="006F178A" w:rsidRDefault="00FF3740" w:rsidP="00FF3740">
      <w:pPr>
        <w:pStyle w:val="affffb"/>
        <w:rPr>
          <w:rtl/>
        </w:rPr>
      </w:pPr>
      <w:r w:rsidRPr="00B51E46">
        <w:rPr>
          <w:rStyle w:val="TanaimMishna"/>
          <w:rtl/>
          <w:rPrChange w:id="20055" w:author="קלוד" w:date="2026-10-06T10:09:33Z">
            <w:rPr>
              <w:rStyle w:val="a4"/>
              <w:rtl/>
            </w:rPr>
          </w:rPrChange>
        </w:rPr>
        <w:t xml:space="preserve">בש"א: </w:t>
      </w:r>
      <w:r w:rsidRPr="006F178A">
        <w:rPr>
          <w:rtl/>
        </w:rPr>
        <w:t xml:space="preserve">נזיר שלשים יום, </w:t>
      </w:r>
      <w:r w:rsidRPr="00B51E46">
        <w:rPr>
          <w:rStyle w:val="TanaimMishna"/>
          <w:rtl/>
          <w:rPrChange w:id="20056" w:author="קלוד" w:date="2026-10-06T10:09:33Z">
            <w:rPr>
              <w:rStyle w:val="a4"/>
              <w:rtl/>
            </w:rPr>
          </w:rPrChange>
        </w:rPr>
        <w:t>וב</w:t>
      </w:r>
      <w:r w:rsidR="00B51E46" w:rsidRPr="00B51E46">
        <w:rPr>
          <w:rStyle w:val="TanaimMishna"/>
          <w:rFonts w:hint="cs"/>
          <w:rtl/>
          <w:rPrChange w:id="20057" w:author="קלוד" w:date="2026-10-06T10:09:33Z">
            <w:rPr>
              <w:rStyle w:val="a4"/>
              <w:rFonts w:hint="cs"/>
              <w:rtl/>
            </w:rPr>
          </w:rPrChange>
        </w:rPr>
        <w:t>"ה</w:t>
      </w:r>
      <w:r w:rsidRPr="00B51E46">
        <w:rPr>
          <w:rStyle w:val="TanaimMishna"/>
          <w:rtl/>
          <w:rPrChange w:id="20058" w:author="קלוד" w:date="2026-10-06T10:09:33Z">
            <w:rPr>
              <w:rStyle w:val="a4"/>
              <w:rtl/>
            </w:rPr>
          </w:rPrChange>
        </w:rPr>
        <w:t>:</w:t>
      </w:r>
      <w:r w:rsidRPr="006F178A">
        <w:rPr>
          <w:rtl/>
        </w:rPr>
        <w:t xml:space="preserve"> נזיר בתחלה.</w:t>
      </w:r>
    </w:p>
    <w:p w14:paraId="675D3D99" w14:textId="77777777" w:rsidR="00FF3740" w:rsidRPr="006F178A" w:rsidRDefault="00FF3740" w:rsidP="00FF3740">
      <w:pPr>
        <w:pStyle w:val="affffb"/>
        <w:rPr>
          <w:rtl/>
        </w:rPr>
      </w:pPr>
      <w:r w:rsidRPr="00B51E46">
        <w:rPr>
          <w:rStyle w:val="TanaimMishna"/>
          <w:rtl/>
          <w:rPrChange w:id="20059" w:author="קלוד" w:date="2026-10-06T10:09:33Z">
            <w:rPr>
              <w:rStyle w:val="a4"/>
              <w:rtl/>
            </w:rPr>
          </w:rPrChange>
        </w:rPr>
        <w:t>מעשה בהילני המלכה</w:t>
      </w:r>
      <w:r w:rsidRPr="006F178A">
        <w:rPr>
          <w:rtl/>
        </w:rPr>
        <w:t xml:space="preserve"> שהלך בנה למלחמה, ואמרה אם יבוא בני מן המלחמה בשלום אהא נזירה שבע שנים, ובא בנה מן המלחמה והיתה נזירה שבע שנים, </w:t>
      </w:r>
    </w:p>
    <w:p w14:paraId="369EB5DA" w14:textId="77777777" w:rsidR="00B51E46" w:rsidRDefault="00FF3740" w:rsidP="00FF3740">
      <w:pPr>
        <w:pStyle w:val="affffb"/>
        <w:rPr>
          <w:rtl/>
        </w:rPr>
      </w:pPr>
      <w:r w:rsidRPr="00392931">
        <w:rPr>
          <w:rtl/>
        </w:rPr>
        <w:t xml:space="preserve">ובסוף שבע שנים עלתה לארץ, </w:t>
      </w:r>
    </w:p>
    <w:p w14:paraId="7F110AA4" w14:textId="759D825A" w:rsidR="00FF3740" w:rsidRPr="009C1970" w:rsidRDefault="00FF3740" w:rsidP="00FF3740">
      <w:pPr>
        <w:pStyle w:val="affffb"/>
        <w:rPr>
          <w:rtl/>
        </w:rPr>
      </w:pPr>
      <w:r w:rsidRPr="00B51E46">
        <w:rPr>
          <w:rStyle w:val="TanaimMishna"/>
          <w:rtl/>
          <w:rPrChange w:id="20060" w:author="קלוד" w:date="2026-10-06T10:09:33Z">
            <w:rPr>
              <w:rStyle w:val="a4"/>
              <w:rtl/>
            </w:rPr>
          </w:rPrChange>
        </w:rPr>
        <w:t>והורוה ב"ה</w:t>
      </w:r>
      <w:r w:rsidRPr="00392931">
        <w:rPr>
          <w:rtl/>
        </w:rPr>
        <w:t xml:space="preserve"> שתהא נזירה עוד שבע שנים אחרות, </w:t>
      </w:r>
    </w:p>
    <w:p w14:paraId="4BD243A4" w14:textId="77777777" w:rsidR="00FF3740" w:rsidRPr="006F178A" w:rsidRDefault="00FF3740" w:rsidP="00FF3740">
      <w:pPr>
        <w:pStyle w:val="affffb"/>
        <w:rPr>
          <w:rtl/>
        </w:rPr>
      </w:pPr>
      <w:r w:rsidRPr="006F178A">
        <w:rPr>
          <w:rtl/>
        </w:rPr>
        <w:t>ובסוף שבע שנים נטמאת, ונמצאת נזירה עשרים ואחת שנה.</w:t>
      </w:r>
    </w:p>
    <w:p w14:paraId="5C79D367" w14:textId="77777777" w:rsidR="00FF3740" w:rsidRPr="006F178A" w:rsidRDefault="00FF3740" w:rsidP="00FF3740">
      <w:pPr>
        <w:pStyle w:val="affffb"/>
        <w:rPr>
          <w:rtl/>
        </w:rPr>
      </w:pPr>
      <w:r w:rsidRPr="00B51E46">
        <w:rPr>
          <w:rStyle w:val="TanaimMishna"/>
          <w:rtl/>
          <w:rPrChange w:id="20061" w:author="קלוד" w:date="2026-10-06T10:09:33Z">
            <w:rPr>
              <w:rStyle w:val="a4"/>
              <w:rtl/>
            </w:rPr>
          </w:rPrChange>
        </w:rPr>
        <w:t>אמר רבי יהודה:</w:t>
      </w:r>
      <w:r w:rsidRPr="006F178A">
        <w:rPr>
          <w:rtl/>
        </w:rPr>
        <w:t xml:space="preserve"> לא היתה נזירה אלא ארבע עשרה שנה.</w:t>
      </w:r>
    </w:p>
    <w:p w14:paraId="48AFF4AD" w14:textId="4F2865D8" w:rsidR="00FF3740" w:rsidRPr="006F178A" w:rsidRDefault="00B51E46" w:rsidP="00BA44EB">
      <w:pPr>
        <w:pStyle w:val="a7"/>
        <w:rPr>
          <w:rtl/>
        </w:rPr>
      </w:pPr>
      <w:r>
        <w:rPr>
          <w:rFonts w:hint="cs"/>
          <w:rtl/>
        </w:rPr>
        <w:t>יסוד מחלוקת ב''ש וב''ה אי בתחילה או ל' יום.</w:t>
      </w:r>
    </w:p>
    <w:p w14:paraId="214A7E05" w14:textId="4D5FB33C" w:rsidR="00FF3740" w:rsidRPr="00766B62" w:rsidRDefault="00B51E46" w:rsidP="00B51E46">
      <w:pPr>
        <w:pStyle w:val="a5"/>
        <w:rPr>
          <w:rFonts w:cs="BA Vilna Bold"/>
          <w:rtl/>
        </w:rPr>
      </w:pPr>
      <w:r>
        <w:rPr>
          <w:rFonts w:hint="cs"/>
          <w:rtl/>
        </w:rPr>
        <w:t>לכו''ע טומאת ארץ העמים משום גושה גזרו ולא משום אוירה</w:t>
      </w:r>
    </w:p>
    <w:p w14:paraId="41D1523E" w14:textId="77777777" w:rsidR="00FF3740" w:rsidRPr="006F178A" w:rsidRDefault="00FF3740" w:rsidP="00516202">
      <w:pPr>
        <w:pStyle w:val="affff5"/>
        <w:framePr w:wrap="around"/>
        <w:rPr>
          <w:rtl/>
        </w:rPr>
      </w:pPr>
      <w:r w:rsidRPr="006F178A">
        <w:rPr>
          <w:rFonts w:hint="cs"/>
          <w:rtl/>
        </w:rPr>
        <w:t>כ.</w:t>
      </w:r>
    </w:p>
    <w:p w14:paraId="21F3A55B" w14:textId="454C9810" w:rsidR="00FF3740" w:rsidRPr="006F178A" w:rsidRDefault="00B51E46" w:rsidP="00B51E46">
      <w:pPr>
        <w:rPr>
          <w:rtl/>
        </w:rPr>
      </w:pPr>
      <w:r w:rsidRPr="00B51E46">
        <w:rPr>
          <w:rStyle w:val="a4"/>
          <w:rFonts w:hint="cs"/>
          <w:rtl/>
        </w:rPr>
        <w:t>וב''ש</w:t>
      </w:r>
      <w:r w:rsidR="00FF3740" w:rsidRPr="00B51E46">
        <w:rPr>
          <w:rStyle w:val="a4"/>
          <w:rtl/>
        </w:rPr>
        <w:t xml:space="preserve">: </w:t>
      </w:r>
      <w:r w:rsidR="00FF3740" w:rsidRPr="006F178A">
        <w:rPr>
          <w:rFonts w:ascii="FontbitDavid" w:hAnsi="FontbitDavid"/>
          <w:rtl/>
        </w:rPr>
        <w:t xml:space="preserve">בסתם נזירות קניסנא, </w:t>
      </w:r>
      <w:r w:rsidR="00FF3740" w:rsidRPr="00B51E46">
        <w:rPr>
          <w:rStyle w:val="a4"/>
          <w:rtl/>
        </w:rPr>
        <w:t>וב"ה</w:t>
      </w:r>
      <w:r w:rsidR="00FF3740" w:rsidRPr="006F178A">
        <w:rPr>
          <w:rFonts w:ascii="FontbitDavid" w:hAnsi="FontbitDavid"/>
          <w:rtl/>
        </w:rPr>
        <w:t xml:space="preserve">: </w:t>
      </w:r>
      <w:r>
        <w:rPr>
          <w:rFonts w:ascii="FontbitDavid" w:hAnsi="FontbitDavid" w:hint="cs"/>
          <w:rtl/>
        </w:rPr>
        <w:t>ק</w:t>
      </w:r>
      <w:r w:rsidR="00FF3740" w:rsidRPr="006F178A">
        <w:rPr>
          <w:rFonts w:ascii="FontbitDavid" w:hAnsi="FontbitDavid"/>
          <w:rtl/>
        </w:rPr>
        <w:t xml:space="preserve">ניסנא </w:t>
      </w:r>
      <w:r>
        <w:rPr>
          <w:rFonts w:ascii="FontbitDavid" w:hAnsi="FontbitDavid" w:hint="cs"/>
          <w:rtl/>
        </w:rPr>
        <w:t>רק</w:t>
      </w:r>
      <w:r w:rsidR="00FF3740" w:rsidRPr="006F178A">
        <w:rPr>
          <w:rFonts w:ascii="FontbitDavid" w:hAnsi="FontbitDavid"/>
          <w:rtl/>
        </w:rPr>
        <w:t xml:space="preserve"> בתחילת נזירות.</w:t>
      </w:r>
    </w:p>
    <w:p w14:paraId="1B1B4597" w14:textId="77777777" w:rsidR="00FF3740" w:rsidRPr="006F178A" w:rsidRDefault="00FF3740" w:rsidP="00FF3740">
      <w:pPr>
        <w:pStyle w:val="afffff3"/>
        <w:rPr>
          <w:b/>
          <w:sz w:val="20"/>
          <w:rtl/>
        </w:rPr>
      </w:pPr>
      <w:ins w:id="9830" w:author="מספור קטעי משנה" w:date="2026-10-06T06:45:37Z">
        <w:r>
          <w:rPr>
            <w:rStyle w:val="MisparKeta"/>
          </w:rPr>
          <w:t xml:space="preserve">א. </w:t>
        </w:r>
      </w:ins>
      <w:r w:rsidRPr="006F178A">
        <w:rPr>
          <w:b/>
          <w:rtl/>
          <w:rPrChange w:id="40020" w:author="Claude" w:date="2026-10-06T13:34:43Z">
            <w:rPr>
              <w:b/>
              <w:sz w:val="20"/>
              <w:rtl/>
            </w:rPr>
          </w:rPrChange>
        </w:rPr>
        <w:t>מעשה בהילני המלכה וכו'.</w:t>
      </w:r>
    </w:p>
    <w:p w14:paraId="004967CF" w14:textId="6BE24F8F" w:rsidR="00FF3740" w:rsidRPr="006F178A" w:rsidRDefault="00FF3740" w:rsidP="00BA44EB">
      <w:pPr>
        <w:pStyle w:val="a7"/>
        <w:rPr>
          <w:rtl/>
        </w:rPr>
      </w:pPr>
      <w:r w:rsidRPr="006F178A">
        <w:rPr>
          <w:b/>
          <w:bCs/>
          <w:rtl/>
        </w:rPr>
        <w:t>• איבעיא להו</w:t>
      </w:r>
      <w:r w:rsidRPr="006F178A">
        <w:rPr>
          <w:rtl/>
        </w:rPr>
        <w:t>: בשנטמאת ו</w:t>
      </w:r>
      <w:r w:rsidR="00B51E46">
        <w:rPr>
          <w:rFonts w:hint="cs"/>
          <w:rtl/>
        </w:rPr>
        <w:t>כ</w:t>
      </w:r>
      <w:r w:rsidRPr="006F178A">
        <w:rPr>
          <w:rtl/>
        </w:rPr>
        <w:t xml:space="preserve">ב"ש, </w:t>
      </w:r>
      <w:r>
        <w:rPr>
          <w:rtl/>
        </w:rPr>
        <w:t>או</w:t>
      </w:r>
      <w:r w:rsidRPr="006F178A">
        <w:rPr>
          <w:rtl/>
        </w:rPr>
        <w:t xml:space="preserve"> בשלא נטמאת ו</w:t>
      </w:r>
      <w:r w:rsidR="00B51E46">
        <w:rPr>
          <w:rFonts w:hint="cs"/>
          <w:rtl/>
        </w:rPr>
        <w:t>כ</w:t>
      </w:r>
      <w:r w:rsidRPr="006F178A">
        <w:rPr>
          <w:rtl/>
        </w:rPr>
        <w:t xml:space="preserve">ב"ה? </w:t>
      </w:r>
    </w:p>
    <w:p w14:paraId="39C38402" w14:textId="54B5BFAB" w:rsidR="00FF3740" w:rsidRPr="006F178A" w:rsidRDefault="00FF3740" w:rsidP="00B51E46">
      <w:pPr>
        <w:rPr>
          <w:rtl/>
        </w:rPr>
      </w:pPr>
      <w:r w:rsidRPr="00B51E46">
        <w:rPr>
          <w:rStyle w:val="a4"/>
          <w:rtl/>
        </w:rPr>
        <w:t xml:space="preserve">ת"ש </w:t>
      </w:r>
      <w:r w:rsidRPr="006F178A">
        <w:rPr>
          <w:rtl/>
        </w:rPr>
        <w:t xml:space="preserve">עלתה לארץ, </w:t>
      </w:r>
      <w:r w:rsidRPr="00B51E46">
        <w:rPr>
          <w:rStyle w:val="a4"/>
          <w:rtl/>
        </w:rPr>
        <w:t>והורוה ב"ה</w:t>
      </w:r>
      <w:r w:rsidRPr="006F178A">
        <w:rPr>
          <w:rtl/>
        </w:rPr>
        <w:t xml:space="preserve"> שתהא נזירה עוד שבע שנים אחרות וכו'</w:t>
      </w:r>
      <w:r w:rsidR="001A7DD4">
        <w:rPr>
          <w:rtl/>
        </w:rPr>
        <w:t>.</w:t>
      </w:r>
      <w:r w:rsidR="00B51E46">
        <w:rPr>
          <w:rFonts w:hint="cs"/>
          <w:rtl/>
        </w:rPr>
        <w:t xml:space="preserve"> </w:t>
      </w:r>
      <w:r w:rsidRPr="006F178A">
        <w:rPr>
          <w:rtl/>
        </w:rPr>
        <w:t>ואי בשנטמאת ו</w:t>
      </w:r>
      <w:r w:rsidR="00B51E46">
        <w:rPr>
          <w:rFonts w:hint="cs"/>
          <w:rtl/>
        </w:rPr>
        <w:t>כ</w:t>
      </w:r>
      <w:r w:rsidRPr="006F178A">
        <w:rPr>
          <w:rtl/>
        </w:rPr>
        <w:t xml:space="preserve">ב"ש, </w:t>
      </w:r>
      <w:r w:rsidRPr="00B51E46">
        <w:rPr>
          <w:rStyle w:val="a4"/>
          <w:rFonts w:hint="cs"/>
          <w:rtl/>
        </w:rPr>
        <w:t xml:space="preserve">הא </w:t>
      </w:r>
      <w:r w:rsidR="00B51E46" w:rsidRPr="00B51E46">
        <w:rPr>
          <w:rStyle w:val="a4"/>
          <w:rFonts w:hint="cs"/>
          <w:rtl/>
        </w:rPr>
        <w:t>ל</w:t>
      </w:r>
      <w:r w:rsidRPr="00B51E46">
        <w:rPr>
          <w:rStyle w:val="a4"/>
          <w:rFonts w:hint="cs"/>
          <w:rtl/>
        </w:rPr>
        <w:t>ר</w:t>
      </w:r>
      <w:r w:rsidRPr="00B51E46">
        <w:rPr>
          <w:rStyle w:val="a4"/>
          <w:rtl/>
        </w:rPr>
        <w:t>"</w:t>
      </w:r>
      <w:r w:rsidRPr="00B51E46">
        <w:rPr>
          <w:rStyle w:val="a4"/>
          <w:rFonts w:hint="cs"/>
          <w:rtl/>
        </w:rPr>
        <w:t>י</w:t>
      </w:r>
      <w:r w:rsidRPr="00B51E46">
        <w:rPr>
          <w:rStyle w:val="a4"/>
          <w:rtl/>
        </w:rPr>
        <w:t>:</w:t>
      </w:r>
      <w:r w:rsidRPr="006F178A">
        <w:rPr>
          <w:rtl/>
        </w:rPr>
        <w:t xml:space="preserve"> היתה נזירה </w:t>
      </w:r>
      <w:r w:rsidR="00B51E46">
        <w:rPr>
          <w:rFonts w:hint="cs"/>
          <w:rtl/>
        </w:rPr>
        <w:t xml:space="preserve">רק </w:t>
      </w:r>
      <w:r w:rsidRPr="006F178A">
        <w:rPr>
          <w:rtl/>
        </w:rPr>
        <w:t xml:space="preserve">י"ד שנה, </w:t>
      </w:r>
      <w:r w:rsidR="00B51E46">
        <w:rPr>
          <w:rFonts w:hint="cs"/>
          <w:rtl/>
        </w:rPr>
        <w:t>ולב''ש בעי עוד ל' יום.</w:t>
      </w:r>
    </w:p>
    <w:p w14:paraId="1CAC0357" w14:textId="7C369CB0" w:rsidR="00FF3740" w:rsidRPr="006F178A" w:rsidRDefault="00FF3740" w:rsidP="00FF3740">
      <w:pPr>
        <w:rPr>
          <w:rtl/>
        </w:rPr>
      </w:pPr>
      <w:r w:rsidRPr="00B51E46">
        <w:rPr>
          <w:rStyle w:val="a4"/>
          <w:rFonts w:hint="cs"/>
          <w:rtl/>
        </w:rPr>
        <w:t>ותנ</w:t>
      </w:r>
      <w:r w:rsidRPr="00B51E46">
        <w:rPr>
          <w:rStyle w:val="a4"/>
          <w:rtl/>
        </w:rPr>
        <w:t>"</w:t>
      </w:r>
      <w:r w:rsidRPr="00B51E46">
        <w:rPr>
          <w:rStyle w:val="a4"/>
          <w:rFonts w:hint="cs"/>
          <w:rtl/>
        </w:rPr>
        <w:t>ה</w:t>
      </w:r>
      <w:r w:rsidRPr="00B51E46">
        <w:rPr>
          <w:rStyle w:val="a4"/>
          <w:rtl/>
        </w:rPr>
        <w:t xml:space="preserve">: </w:t>
      </w:r>
      <w:r w:rsidRPr="00B51E46">
        <w:rPr>
          <w:rStyle w:val="a4"/>
          <w:rFonts w:hint="cs"/>
          <w:rtl/>
        </w:rPr>
        <w:t>מר</w:t>
      </w:r>
      <w:r w:rsidRPr="00B51E46">
        <w:rPr>
          <w:rStyle w:val="a4"/>
          <w:rtl/>
        </w:rPr>
        <w:t>"</w:t>
      </w:r>
      <w:r w:rsidRPr="00B51E46">
        <w:rPr>
          <w:rStyle w:val="a4"/>
          <w:rFonts w:hint="cs"/>
          <w:rtl/>
        </w:rPr>
        <w:t xml:space="preserve">א </w:t>
      </w:r>
      <w:r w:rsidRPr="004A3A20">
        <w:rPr>
          <w:rStyle w:val="afffffe"/>
          <w:rFonts w:hint="cs"/>
          <w:rtl/>
        </w:rPr>
        <w:t>'</w:t>
      </w:r>
      <w:r w:rsidRPr="004A3A20">
        <w:rPr>
          <w:rStyle w:val="afffffe"/>
          <w:rtl/>
        </w:rPr>
        <w:t>זאת תורת הנזיר</w:t>
      </w:r>
      <w:r w:rsidRPr="004A3A20">
        <w:rPr>
          <w:rStyle w:val="afffffe"/>
          <w:rFonts w:hint="cs"/>
          <w:rtl/>
        </w:rPr>
        <w:t>'</w:t>
      </w:r>
      <w:r w:rsidRPr="004A3A20">
        <w:rPr>
          <w:rStyle w:val="afffffe"/>
          <w:rtl/>
        </w:rPr>
        <w:t>,</w:t>
      </w:r>
      <w:r w:rsidRPr="006F178A">
        <w:rPr>
          <w:rtl/>
        </w:rPr>
        <w:t xml:space="preserve"> </w:t>
      </w:r>
      <w:r w:rsidR="00B51E46">
        <w:rPr>
          <w:rFonts w:hint="cs"/>
          <w:rtl/>
        </w:rPr>
        <w:t>כש</w:t>
      </w:r>
      <w:r w:rsidRPr="006F178A">
        <w:rPr>
          <w:rtl/>
        </w:rPr>
        <w:t>נטמא ביום מלאת, תן לו תורת נזיר.</w:t>
      </w:r>
    </w:p>
    <w:p w14:paraId="067D3B9F" w14:textId="54BA3899" w:rsidR="00FF3740" w:rsidRPr="006F178A" w:rsidRDefault="00FF3740" w:rsidP="000F6CD2">
      <w:pPr>
        <w:pStyle w:val="afffffb"/>
        <w:rPr>
          <w:rtl/>
        </w:rPr>
      </w:pPr>
      <w:r>
        <w:rPr>
          <w:rtl/>
        </w:rPr>
        <w:t>׹</w:t>
      </w:r>
    </w:p>
    <w:p>
      <w:pPr>
        <w:pStyle w:val="affffff2"/>
        <w:rPr>
          <w:ins w:id="20292" w:author="קלוד" w:date="2026-10-06T10:09:33Z"/>
        </w:rPr>
      </w:pPr>
      <w:ins w:id="20291" w:author="קלוד" w:date="2026-10-06T10:09:33Z">
        <w:r>
          <w:t xml:space="preserve">משנה ז</w:t>
        </w:r>
      </w:ins>
    </w:p>
    <w:p w14:paraId="2A31F008" w14:textId="4625D1D8" w:rsidR="00B51E46" w:rsidRDefault="00FF3740" w:rsidP="00B51E46">
      <w:pPr>
        <w:pStyle w:val="affffb"/>
        <w:spacing w:before="120"/>
        <w:jc w:val="center"/>
        <w:rPr>
          <w:rtl/>
        </w:rPr>
        <w:pPrChange w:id="90022" w:author="קלוד" w:date="2026-10-08T12:08:16Z">
          <w:pPr>
            <w:pStyle w:val="affffb"/>
            <w:jc w:val="center"/>
          </w:pPr>
        </w:pPrChange>
      </w:pPr>
      <w:r w:rsidRPr="006F178A">
        <w:rPr>
          <w:rtl/>
        </w:rPr>
        <w:t>מי שהיו שתי כיתי עדים מעידות אותו,</w:t>
      </w:r>
    </w:p>
    <w:p w14:paraId="7D935758" w14:textId="2369D91B" w:rsidR="00B51E46" w:rsidRDefault="00FF3740" w:rsidP="00B51E46">
      <w:pPr>
        <w:pStyle w:val="affffb"/>
        <w:jc w:val="center"/>
        <w:rPr>
          <w:rtl/>
        </w:rPr>
      </w:pPr>
      <w:r w:rsidRPr="006F178A">
        <w:rPr>
          <w:rtl/>
        </w:rPr>
        <w:t>אלו מעידים שנזר שתים ואלו מעידים שנזר חמש,</w:t>
      </w:r>
    </w:p>
    <w:p w14:paraId="0D64E994" w14:textId="236576B3" w:rsidR="00FF3740" w:rsidRPr="006F178A" w:rsidRDefault="00B51E46" w:rsidP="00FF3740">
      <w:pPr>
        <w:pStyle w:val="affffb"/>
        <w:rPr>
          <w:rtl/>
        </w:rPr>
      </w:pPr>
      <w:r w:rsidRPr="00B51E46">
        <w:rPr>
          <w:rStyle w:val="TanaimMishna"/>
          <w:rFonts w:hint="cs"/>
          <w:rtl/>
          <w:rPrChange w:id="20062" w:author="קלוד" w:date="2026-10-06T10:09:33Z">
            <w:rPr>
              <w:rStyle w:val="a4"/>
              <w:rFonts w:hint="cs"/>
              <w:rtl/>
            </w:rPr>
          </w:rPrChange>
        </w:rPr>
        <w:t>לב''ש</w:t>
      </w:r>
      <w:r w:rsidR="00FF3740" w:rsidRPr="00B51E46">
        <w:rPr>
          <w:rStyle w:val="TanaimMishna"/>
          <w:rtl/>
          <w:rPrChange w:id="20063" w:author="קלוד" w:date="2026-10-06T10:09:33Z">
            <w:rPr>
              <w:rStyle w:val="a4"/>
              <w:rtl/>
            </w:rPr>
          </w:rPrChange>
        </w:rPr>
        <w:t xml:space="preserve">: </w:t>
      </w:r>
      <w:r w:rsidR="00FF3740" w:rsidRPr="006F178A">
        <w:rPr>
          <w:rtl/>
        </w:rPr>
        <w:t xml:space="preserve">נחלקה העדות ואין כאן נזירות, </w:t>
      </w:r>
    </w:p>
    <w:p w14:paraId="736189AF" w14:textId="21C58730" w:rsidR="00FF3740" w:rsidRPr="006F178A" w:rsidRDefault="00B51E46" w:rsidP="00FF3740">
      <w:pPr>
        <w:pStyle w:val="affffb"/>
        <w:rPr>
          <w:rtl/>
        </w:rPr>
      </w:pPr>
      <w:r w:rsidRPr="00B51E46">
        <w:rPr>
          <w:rStyle w:val="TanaimMishna"/>
          <w:rFonts w:hint="cs"/>
          <w:rtl/>
          <w:rPrChange w:id="20064" w:author="קלוד" w:date="2026-10-06T10:09:33Z">
            <w:rPr>
              <w:rStyle w:val="a4"/>
              <w:rFonts w:hint="cs"/>
              <w:rtl/>
            </w:rPr>
          </w:rPrChange>
        </w:rPr>
        <w:t>ל</w:t>
      </w:r>
      <w:r w:rsidR="00FF3740" w:rsidRPr="00B51E46">
        <w:rPr>
          <w:rStyle w:val="TanaimMishna"/>
          <w:rtl/>
          <w:rPrChange w:id="20065" w:author="קלוד" w:date="2026-10-06T10:09:33Z">
            <w:rPr>
              <w:rStyle w:val="a4"/>
              <w:rtl/>
            </w:rPr>
          </w:rPrChange>
        </w:rPr>
        <w:t xml:space="preserve">ב"ה: </w:t>
      </w:r>
      <w:r w:rsidR="00FF3740" w:rsidRPr="006F178A">
        <w:rPr>
          <w:rtl/>
        </w:rPr>
        <w:t>יש בכלל חמש שתים שיהא נזיר שתים.</w:t>
      </w:r>
    </w:p>
    <w:p w14:paraId="39805D4A" w14:textId="77777777" w:rsidR="00F401A7" w:rsidRPr="00F401A7" w:rsidRDefault="00FF3740" w:rsidP="00BA44EB">
      <w:pPr>
        <w:pStyle w:val="a7"/>
        <w:rPr>
          <w:rtl/>
        </w:rPr>
      </w:pPr>
      <w:r w:rsidRPr="00F401A7">
        <w:rPr>
          <w:rtl/>
        </w:rPr>
        <w:t>מתני' דלא כ</w:t>
      </w:r>
      <w:r w:rsidRPr="00F401A7">
        <w:rPr>
          <w:rFonts w:hint="cs"/>
          <w:rtl/>
        </w:rPr>
        <w:t>ר</w:t>
      </w:r>
      <w:r w:rsidRPr="00F401A7">
        <w:rPr>
          <w:rtl/>
        </w:rPr>
        <w:t>"</w:t>
      </w:r>
      <w:r w:rsidRPr="00F401A7">
        <w:rPr>
          <w:rFonts w:hint="cs"/>
          <w:rtl/>
        </w:rPr>
        <w:t>י בריב</w:t>
      </w:r>
      <w:r w:rsidRPr="00F401A7">
        <w:rPr>
          <w:rtl/>
        </w:rPr>
        <w:t>"</w:t>
      </w:r>
      <w:r w:rsidRPr="00F401A7">
        <w:rPr>
          <w:rFonts w:hint="cs"/>
          <w:rtl/>
        </w:rPr>
        <w:t>ב</w:t>
      </w:r>
      <w:r w:rsidRPr="00F401A7">
        <w:rPr>
          <w:rtl/>
        </w:rPr>
        <w:t xml:space="preserve">: </w:t>
      </w:r>
      <w:r w:rsidR="00B51E46" w:rsidRPr="00F401A7">
        <w:rPr>
          <w:rFonts w:hint="cs"/>
          <w:rtl/>
        </w:rPr>
        <w:t xml:space="preserve">שנחלקו רק </w:t>
      </w:r>
      <w:r w:rsidR="00F401A7" w:rsidRPr="00F401A7">
        <w:rPr>
          <w:rFonts w:hint="cs"/>
          <w:rtl/>
        </w:rPr>
        <w:t xml:space="preserve">בכת אחת </w:t>
      </w:r>
    </w:p>
    <w:p w14:paraId="6CC5B436" w14:textId="367B853D" w:rsidR="00FF3740" w:rsidRPr="006F178A" w:rsidRDefault="00F401A7" w:rsidP="00F401A7">
      <w:pPr>
        <w:rPr>
          <w:rtl/>
        </w:rPr>
      </w:pPr>
      <w:r>
        <w:rPr>
          <w:rStyle w:val="a4"/>
          <w:rFonts w:hint="cs"/>
          <w:rtl/>
        </w:rPr>
        <w:t>דלב''ש</w:t>
      </w:r>
      <w:r>
        <w:rPr>
          <w:rFonts w:hint="cs"/>
          <w:rtl/>
        </w:rPr>
        <w:t xml:space="preserve"> נ</w:t>
      </w:r>
      <w:r w:rsidR="00FF3740" w:rsidRPr="006F178A">
        <w:rPr>
          <w:rtl/>
        </w:rPr>
        <w:t xml:space="preserve">חלקה עדותן, </w:t>
      </w:r>
      <w:r w:rsidR="00FF3740" w:rsidRPr="00B51E46">
        <w:rPr>
          <w:rStyle w:val="a4"/>
          <w:rtl/>
        </w:rPr>
        <w:t>ו</w:t>
      </w:r>
      <w:r w:rsidR="00B51E46" w:rsidRPr="00B51E46">
        <w:rPr>
          <w:rStyle w:val="a4"/>
          <w:rFonts w:hint="cs"/>
          <w:rtl/>
        </w:rPr>
        <w:t>ל</w:t>
      </w:r>
      <w:r w:rsidR="00FF3740" w:rsidRPr="00B51E46">
        <w:rPr>
          <w:rStyle w:val="a4"/>
          <w:rtl/>
        </w:rPr>
        <w:t>ב</w:t>
      </w:r>
      <w:r>
        <w:rPr>
          <w:rStyle w:val="a4"/>
          <w:rFonts w:hint="cs"/>
          <w:rtl/>
        </w:rPr>
        <w:t>''</w:t>
      </w:r>
      <w:r w:rsidR="00FF3740" w:rsidRPr="00B51E46">
        <w:rPr>
          <w:rStyle w:val="a4"/>
          <w:rtl/>
        </w:rPr>
        <w:t xml:space="preserve">ה: </w:t>
      </w:r>
      <w:r w:rsidR="00FF3740" w:rsidRPr="006F178A">
        <w:rPr>
          <w:rtl/>
        </w:rPr>
        <w:t>יש בכלל חמש שתים.</w:t>
      </w:r>
    </w:p>
    <w:p w14:paraId="779F6C28" w14:textId="77777777" w:rsidR="00FF3740" w:rsidRPr="006F178A" w:rsidRDefault="00FF3740" w:rsidP="00FF3740">
      <w:pPr>
        <w:rPr>
          <w:rtl/>
        </w:rPr>
      </w:pPr>
      <w:r w:rsidRPr="00B51E46">
        <w:rPr>
          <w:rStyle w:val="a4"/>
          <w:rtl/>
        </w:rPr>
        <w:t xml:space="preserve">רב: </w:t>
      </w:r>
      <w:r w:rsidRPr="00766B62">
        <w:rPr>
          <w:rFonts w:cs="BA Vilna Bold"/>
          <w:rtl/>
        </w:rPr>
        <w:t>הכל מודים</w:t>
      </w:r>
      <w:r w:rsidRPr="006F178A">
        <w:rPr>
          <w:rtl/>
        </w:rPr>
        <w:t xml:space="preserve"> במונה.</w:t>
      </w:r>
    </w:p>
    <w:p w14:paraId="74AE1B6C" w14:textId="759323F0" w:rsidR="00FF3740" w:rsidRPr="00392931" w:rsidRDefault="00FF3740" w:rsidP="00F401A7">
      <w:pPr>
        <w:rPr>
          <w:spacing w:val="-2"/>
          <w:rtl/>
          <w:rPrChange w:id="0" w:author="m7654301@gmail.com" w:date="2020-08-27T17:27:00Z">
            <w:rPr>
              <w:rtl/>
            </w:rPr>
          </w:rPrChange>
        </w:rPr>
      </w:pPr>
      <w:r w:rsidRPr="00B51E46">
        <w:rPr>
          <w:rStyle w:val="a4"/>
          <w:rtl/>
        </w:rPr>
        <w:t>ר</w:t>
      </w:r>
      <w:r w:rsidR="00F401A7">
        <w:rPr>
          <w:rStyle w:val="a4"/>
          <w:rFonts w:hint="cs"/>
          <w:rtl/>
        </w:rPr>
        <w:t>"ח והיינו:</w:t>
      </w:r>
      <w:r w:rsidRPr="00392931">
        <w:rPr>
          <w:spacing w:val="-2"/>
          <w:rtl/>
          <w:rPrChange w:id="1" w:author="m7654301@gmail.com" w:date="2020-08-27T17:27:00Z">
            <w:rPr>
              <w:rtl/>
            </w:rPr>
          </w:rPrChange>
        </w:rPr>
        <w:t xml:space="preserve"> אחד אומר </w:t>
      </w:r>
      <w:r w:rsidRPr="00392931">
        <w:rPr>
          <w:rFonts w:hint="eastAsia"/>
          <w:spacing w:val="-2"/>
          <w:rtl/>
          <w:rPrChange w:id="2" w:author="m7654301@gmail.com" w:date="2020-08-27T17:27:00Z">
            <w:rPr>
              <w:rFonts w:hint="eastAsia"/>
              <w:rtl/>
            </w:rPr>
          </w:rPrChange>
        </w:rPr>
        <w:t>א</w:t>
      </w:r>
      <w:r w:rsidRPr="00392931">
        <w:rPr>
          <w:spacing w:val="-2"/>
          <w:rtl/>
          <w:rPrChange w:id="3" w:author="m7654301@gmail.com" w:date="2020-08-27T17:27:00Z">
            <w:rPr>
              <w:rtl/>
            </w:rPr>
          </w:rPrChange>
        </w:rPr>
        <w:t xml:space="preserve">' וב', ואחד אומר </w:t>
      </w:r>
      <w:r w:rsidRPr="00392931">
        <w:rPr>
          <w:rFonts w:hint="eastAsia"/>
          <w:spacing w:val="-2"/>
          <w:rtl/>
          <w:rPrChange w:id="4" w:author="m7654301@gmail.com" w:date="2020-08-27T17:27:00Z">
            <w:rPr>
              <w:rFonts w:hint="eastAsia"/>
              <w:rtl/>
            </w:rPr>
          </w:rPrChange>
        </w:rPr>
        <w:t>ג</w:t>
      </w:r>
      <w:r w:rsidRPr="00392931">
        <w:rPr>
          <w:spacing w:val="-2"/>
          <w:rtl/>
          <w:rPrChange w:id="5" w:author="m7654301@gmail.com" w:date="2020-08-27T17:27:00Z">
            <w:rPr>
              <w:rtl/>
            </w:rPr>
          </w:rPrChange>
        </w:rPr>
        <w:t xml:space="preserve">' </w:t>
      </w:r>
      <w:r w:rsidRPr="00392931">
        <w:rPr>
          <w:rFonts w:hint="eastAsia"/>
          <w:spacing w:val="-2"/>
          <w:rtl/>
          <w:rPrChange w:id="6" w:author="m7654301@gmail.com" w:date="2020-08-27T17:27:00Z">
            <w:rPr>
              <w:rFonts w:hint="eastAsia"/>
              <w:rtl/>
            </w:rPr>
          </w:rPrChange>
        </w:rPr>
        <w:t>ד</w:t>
      </w:r>
      <w:r w:rsidRPr="00392931">
        <w:rPr>
          <w:spacing w:val="-2"/>
          <w:rtl/>
          <w:rPrChange w:id="7" w:author="m7654301@gmail.com" w:date="2020-08-27T17:27:00Z">
            <w:rPr>
              <w:rtl/>
            </w:rPr>
          </w:rPrChange>
        </w:rPr>
        <w:t xml:space="preserve">' </w:t>
      </w:r>
      <w:r w:rsidRPr="00392931">
        <w:rPr>
          <w:rFonts w:hint="eastAsia"/>
          <w:spacing w:val="-2"/>
          <w:rtl/>
          <w:rPrChange w:id="8" w:author="m7654301@gmail.com" w:date="2020-08-27T17:27:00Z">
            <w:rPr>
              <w:rFonts w:hint="eastAsia"/>
              <w:rtl/>
            </w:rPr>
          </w:rPrChange>
        </w:rPr>
        <w:t>ה</w:t>
      </w:r>
      <w:r w:rsidRPr="00392931">
        <w:rPr>
          <w:spacing w:val="-2"/>
          <w:rtl/>
          <w:rPrChange w:id="9" w:author="m7654301@gmail.com" w:date="2020-08-27T17:27:00Z">
            <w:rPr>
              <w:rtl/>
            </w:rPr>
          </w:rPrChange>
        </w:rPr>
        <w:t>'</w:t>
      </w:r>
      <w:r w:rsidRPr="00F401A7">
        <w:rPr>
          <w:rStyle w:val="a6"/>
          <w:rtl/>
          <w:rPrChange w:id="10" w:author="m7654301@gmail.com" w:date="2020-08-27T17:27:00Z">
            <w:rPr>
              <w:rtl/>
            </w:rPr>
          </w:rPrChange>
        </w:rPr>
        <w:t xml:space="preserve"> </w:t>
      </w:r>
      <w:r w:rsidR="00F401A7" w:rsidRPr="00F401A7">
        <w:rPr>
          <w:rStyle w:val="a6"/>
          <w:rFonts w:hint="cs"/>
          <w:rtl/>
        </w:rPr>
        <w:t>[ולא במכחישין זא''ז</w:t>
      </w:r>
    </w:p>
    <w:p w14:paraId="565EEFF9" w14:textId="77777777" w:rsidR="00FF3740" w:rsidRPr="006F178A" w:rsidRDefault="00FF3740" w:rsidP="00516202">
      <w:pPr>
        <w:pStyle w:val="affff5"/>
        <w:framePr w:wrap="around"/>
        <w:rPr>
          <w:rtl/>
        </w:rPr>
      </w:pPr>
      <w:r w:rsidRPr="006F178A">
        <w:rPr>
          <w:rFonts w:hint="cs"/>
          <w:rtl/>
        </w:rPr>
        <w:t>כ:</w:t>
      </w:r>
    </w:p>
    <w:p w14:paraId="13291979" w14:textId="7218E41A" w:rsidR="00FF3740" w:rsidRPr="006F178A" w:rsidRDefault="00F401A7" w:rsidP="00FF3740">
      <w:pPr>
        <w:rPr>
          <w:rtl/>
        </w:rPr>
      </w:pPr>
      <w:r w:rsidRPr="00F401A7">
        <w:rPr>
          <w:rStyle w:val="a4"/>
          <w:rFonts w:hint="cs"/>
          <w:rtl/>
        </w:rPr>
        <w:t>וכך אמרו במערבא</w:t>
      </w:r>
      <w:r w:rsidR="00FF3740" w:rsidRPr="00F401A7">
        <w:rPr>
          <w:rStyle w:val="a4"/>
          <w:rtl/>
        </w:rPr>
        <w:t xml:space="preserve">: </w:t>
      </w:r>
      <w:r w:rsidR="00FF3740" w:rsidRPr="00F401A7">
        <w:rPr>
          <w:rFonts w:ascii="FontbitDavid" w:hAnsi="FontbitDavid"/>
          <w:rtl/>
        </w:rPr>
        <w:t>אין הכחשה במונה.</w:t>
      </w:r>
    </w:p>
    <w:p w14:paraId="2AC2EDA8" w14:textId="77777777" w:rsidR="00FF3740" w:rsidRPr="00766B62" w:rsidRDefault="00FF3740" w:rsidP="00FF3740">
      <w:pPr>
        <w:pStyle w:val="afffff1"/>
        <w:rPr>
          <w:rFonts w:cs="BA Vilna Bold"/>
          <w:bCs w:val="0"/>
          <w:sz w:val="20"/>
          <w:rtl/>
        </w:rPr>
        <w:sectPr w:rsidR="00FF3740" w:rsidRPr="00766B62" w:rsidSect="008450B4">
          <w:type w:val="continuous"/>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284"/>
          <w:titlePg/>
          <w:bidi/>
          <w:rtlGutter/>
          <w:docGrid w:linePitch="360"/>
        </w:sectPr>
      </w:pPr>
    </w:p>
    <w:p w14:paraId="70B18CE3" w14:textId="77777777" w:rsidR="00FF3740" w:rsidRPr="00766B62" w:rsidRDefault="00FF3740" w:rsidP="00FF3740">
      <w:pPr>
        <w:pStyle w:val="Hadran"/>
        <w:rPr>
          <w:rFonts w:cs="BA Vilna Bold"/>
          <w:bCs w:val="0"/>
          <w:sz w:val="20"/>
          <w:rtl/>
        </w:rPr>
        <w:pPrChange w:id="91043" w:author="Claude" w:date="2026-10-08T08:35:28Z">
          <w:pPr>
            <w:pStyle w:val="afffff1"/>
            <w:rPr>
              <w:rFonts w:cs="BA Vilna Bold"/>
              <w:bCs w:val="0"/>
              <w:sz w:val="20"/>
              <w:rtl/>
            </w:rPr>
          </w:pPr>
        </w:pPrChange>
      </w:pPr>
      <w:r w:rsidRPr="00766B62">
        <w:rPr>
          <w:rFonts w:cs="BA Vilna Bold"/>
          <w:bCs w:val="0"/>
          <w:sz w:val="20"/>
          <w:rtl/>
        </w:rPr>
        <w:t>הדרן עלך מי שאמר.</w:t>
      </w:r>
    </w:p>
    <w:p w14:paraId="18C1F973" w14:textId="77777777" w:rsidR="002638B3" w:rsidRPr="00766B62" w:rsidRDefault="002638B3" w:rsidP="00FF3740">
      <w:pPr>
        <w:pStyle w:val="afffff1"/>
        <w:rPr>
          <w:rFonts w:cs="BA Vilna Bold"/>
          <w:bCs w:val="0"/>
          <w:sz w:val="20"/>
          <w:rtl/>
        </w:rPr>
      </w:pPr>
    </w:p>
    <w:p w14:paraId="13241070" w14:textId="02F1FEA0" w:rsidR="002638B3" w:rsidRPr="00766B62" w:rsidRDefault="002638B3" w:rsidP="00FF3740">
      <w:pPr>
        <w:pStyle w:val="afffff1"/>
        <w:rPr>
          <w:rFonts w:ascii="FontbitDavid" w:hAnsi="FontbitDavid" w:cs="BA Vilna Bold"/>
          <w:bCs w:val="0"/>
          <w:sz w:val="20"/>
          <w:rtl/>
        </w:rPr>
        <w:sectPr w:rsidR="002638B3" w:rsidRPr="00766B62" w:rsidSect="008450B4">
          <w:type w:val="continuous"/>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720"/>
          <w:titlePg/>
          <w:bidi/>
          <w:rtlGutter/>
          <w:docGrid w:linePitch="360"/>
        </w:sectPr>
      </w:pPr>
    </w:p>
    <w:p w14:paraId="6E71007C" w14:textId="77777777" w:rsidR="00FF3740" w:rsidRPr="006F178A" w:rsidRDefault="00FF3740" w:rsidP="00FF3740">
      <w:pPr>
        <w:pStyle w:val="affffa"/>
        <w:framePr w:wrap="around"/>
        <w:spacing w:after="0" w:line="276" w:lineRule="auto"/>
        <w:rPr>
          <w:rtl/>
        </w:rPr>
      </w:pPr>
      <w:r w:rsidRPr="006F178A">
        <w:rPr>
          <w:rFonts w:hint="cs"/>
          <w:rtl/>
        </w:rPr>
        <w:lastRenderedPageBreak/>
        <w:t>כא. ל:</w:t>
      </w:r>
    </w:p>
    <w:p w14:paraId="002C8931" w14:textId="77777777" w:rsidR="00FF3740" w:rsidRPr="006F178A" w:rsidRDefault="00FF3740" w:rsidP="00FF3740">
      <w:pPr>
        <w:pStyle w:val="affff8"/>
        <w:framePr w:wrap="around"/>
        <w:spacing w:line="276" w:lineRule="auto"/>
        <w:rPr>
          <w:del w:id="41113" w:author="Claude" w:date="2026-10-07T09:25:01Z"/>
          <w:sz w:val="20"/>
          <w:rtl/>
        </w:rPr>
      </w:pPr>
      <w:del w:id="41112" w:author="Claude" w:date="2026-10-07T09:25:01Z">
        <w:r w:rsidRPr="006F178A">
          <w:rPr>
            <w:rFonts w:hint="cs"/>
            <w:sz w:val="20"/>
            <w:rtl/>
          </w:rPr>
          <w:lastRenderedPageBreak/>
          <w:delText xml:space="preserve">פרק רביעי </w:delText>
        </w:r>
      </w:del>
    </w:p>
    <w:p w14:paraId="4797BEE5" w14:textId="77777777" w:rsidR="00FF3740" w:rsidRPr="006F178A" w:rsidRDefault="00FF3740" w:rsidP="00FF3740">
      <w:pPr>
        <w:pStyle w:val="affff9"/>
        <w:framePr w:wrap="around"/>
        <w:spacing w:line="276" w:lineRule="auto"/>
        <w:rPr>
          <w:del w:id="41115" w:author="Claude" w:date="2026-10-07T09:25:01Z"/>
          <w:sz w:val="20"/>
          <w:rtl/>
        </w:rPr>
      </w:pPr>
      <w:del w:id="41114" w:author="Claude" w:date="2026-10-07T09:25:01Z">
        <w:r w:rsidRPr="006F178A">
          <w:rPr>
            <w:rFonts w:hint="cs"/>
            <w:sz w:val="20"/>
            <w:rtl/>
          </w:rPr>
          <w:delText xml:space="preserve">מי שאמר </w:delText>
        </w:r>
      </w:del>
    </w:p>
    <w:p>
      <w:pPr>
        <w:pStyle w:val="PetichatPerek"/>
        <w:rPr>
          <w:ins w:id="41111" w:author="Claude" w:date="2026-10-07T09:25:01Z"/>
        </w:rPr>
      </w:pPr>
      <w:ins w:id="41110" w:author="Claude" w:date="2026-10-07T09:25:01Z">
        <w:r>
          <w:rPr>
            <w:rFonts w:hint="cs"/>
            <w:sz w:val="20"/>
            <w:rtl/>
          </w:rPr>
          <w:t xml:space="preserve">פרק רביעי</w:t>
        </w:r>
        <w:r>
          <w:rPr>
            <w:rFonts w:hint="cs"/>
            <w:sz w:val="20"/>
            <w:rtl/>
          </w:rPr>
          <w:t xml:space="preserve"> - </w:t>
        </w:r>
        <w:r>
          <w:rPr>
            <w:rFonts w:hint="cs"/>
            <w:sz w:val="20"/>
            <w:rtl/>
          </w:rPr>
          <w:t xml:space="preserve">מי שאמר</w:t>
        </w:r>
      </w:ins>
    </w:p>
    <w:p>
      <w:pPr>
        <w:pStyle w:val="affffff2"/>
        <w:rPr>
          <w:ins w:id="20294" w:author="קלוד" w:date="2026-10-06T10:09:33Z"/>
        </w:rPr>
      </w:pPr>
      <w:ins w:id="20293" w:author="קלוד" w:date="2026-10-06T10:09:33Z">
        <w:r>
          <w:t xml:space="preserve">משנה א</w:t>
        </w:r>
      </w:ins>
    </w:p>
    <w:p w14:paraId="78F4975F" w14:textId="77777777" w:rsidR="00FF3740" w:rsidRPr="007C2A9F" w:rsidRDefault="00FF3740" w:rsidP="00FF3740">
      <w:pPr>
        <w:pStyle w:val="affffb"/>
        <w:spacing w:before="120"/>
        <w:rPr>
          <w:spacing w:val="0"/>
          <w:rtl/>
        </w:rPr>
        <w:pPrChange w:id="90023" w:author="קלוד" w:date="2026-10-08T12:08:16Z">
          <w:pPr>
            <w:pStyle w:val="affffb"/>
          </w:pPr>
        </w:pPrChange>
      </w:pPr>
      <w:r w:rsidRPr="007C2A9F">
        <w:rPr>
          <w:spacing w:val="0"/>
          <w:rtl/>
        </w:rPr>
        <w:t xml:space="preserve">מי שאמר הריני נזיר, ושמע חבירו ואמר ואני ואני - כולם נזירים, </w:t>
      </w:r>
    </w:p>
    <w:p w14:paraId="5D3878CD" w14:textId="77777777" w:rsidR="00F401A7" w:rsidRDefault="00FF3740" w:rsidP="00FF3740">
      <w:pPr>
        <w:pStyle w:val="affffb"/>
        <w:rPr>
          <w:rtl/>
        </w:rPr>
      </w:pPr>
      <w:r w:rsidRPr="00392931">
        <w:rPr>
          <w:rtl/>
        </w:rPr>
        <w:t xml:space="preserve">הותר הראשון - הותרו כולן, </w:t>
      </w:r>
    </w:p>
    <w:p w14:paraId="5A5FFD1D" w14:textId="4572B938" w:rsidR="00FF3740" w:rsidRPr="009C1970" w:rsidRDefault="00FF3740" w:rsidP="00FF3740">
      <w:pPr>
        <w:pStyle w:val="affffb"/>
        <w:rPr>
          <w:rtl/>
        </w:rPr>
      </w:pPr>
      <w:r w:rsidRPr="00392931">
        <w:rPr>
          <w:rtl/>
        </w:rPr>
        <w:t>הותר האחרון - האחרון מותר וכולם אסורין.</w:t>
      </w:r>
    </w:p>
    <w:p w14:paraId="2F7E2710" w14:textId="75A694B8" w:rsidR="00FF3740" w:rsidRPr="007C2A9F" w:rsidRDefault="00FF3740" w:rsidP="00FF3740">
      <w:pPr>
        <w:pStyle w:val="affffb"/>
        <w:rPr>
          <w:spacing w:val="2"/>
          <w:rtl/>
        </w:rPr>
      </w:pPr>
      <w:r w:rsidRPr="007C2A9F">
        <w:rPr>
          <w:spacing w:val="2"/>
          <w:rtl/>
        </w:rPr>
        <w:t>הריני נזיר, ושמע חבירו ואמר פי כפיו ושערי כשערו - ה"ז נזיר.</w:t>
      </w:r>
    </w:p>
    <w:p w14:paraId="15AD6F60" w14:textId="4A3D840C" w:rsidR="00FF3740" w:rsidRPr="00C9005B" w:rsidRDefault="00FF3740" w:rsidP="00FF3740">
      <w:pPr>
        <w:pStyle w:val="affffb"/>
        <w:rPr>
          <w:spacing w:val="2"/>
          <w:rtl/>
        </w:rPr>
      </w:pPr>
      <w:r w:rsidRPr="00C9005B">
        <w:rPr>
          <w:spacing w:val="2"/>
          <w:rtl/>
        </w:rPr>
        <w:t>הריני נזיר, ושמעה אשתו ואמרה ואני מיפר את שלה ושלו קיים.</w:t>
      </w:r>
    </w:p>
    <w:p w14:paraId="39967231" w14:textId="77777777" w:rsidR="00FF3740" w:rsidRPr="006F178A" w:rsidRDefault="00FF3740" w:rsidP="00FF3740">
      <w:pPr>
        <w:pStyle w:val="affffb"/>
        <w:rPr>
          <w:rtl/>
        </w:rPr>
      </w:pPr>
      <w:r w:rsidRPr="006F178A">
        <w:rPr>
          <w:rtl/>
        </w:rPr>
        <w:t>הריני נזירה, ושמע בעלה ואמר ואני - אינו יכול להפר.</w:t>
      </w:r>
    </w:p>
    <w:p w14:paraId="5BA7A41B" w14:textId="77777777" w:rsidR="00FF3740" w:rsidRPr="006F178A" w:rsidRDefault="00FF3740" w:rsidP="00FF3740">
      <w:pPr>
        <w:pStyle w:val="affffb"/>
        <w:rPr>
          <w:rtl/>
        </w:rPr>
      </w:pPr>
      <w:r w:rsidRPr="006F178A">
        <w:rPr>
          <w:rtl/>
        </w:rPr>
        <w:t>הריני נזיר ואת ואמרה אמן - מיפר את שלה ושלו קיים.</w:t>
      </w:r>
    </w:p>
    <w:p w14:paraId="494F85A3" w14:textId="77777777" w:rsidR="00FF3740" w:rsidRPr="006F178A" w:rsidRDefault="00FF3740" w:rsidP="00FF3740">
      <w:pPr>
        <w:pStyle w:val="affffb"/>
        <w:rPr>
          <w:rtl/>
        </w:rPr>
      </w:pPr>
      <w:r w:rsidRPr="006F178A">
        <w:rPr>
          <w:rtl/>
        </w:rPr>
        <w:t>הריני נזירה ואתה, ואמר אמן - אינו יכול להפר.</w:t>
      </w:r>
    </w:p>
    <w:p w14:paraId="0AC6924A" w14:textId="3C39E791" w:rsidR="00FF3740" w:rsidRPr="006F178A" w:rsidRDefault="00F401A7" w:rsidP="00BA44EB">
      <w:pPr>
        <w:pStyle w:val="a7"/>
        <w:rPr>
          <w:rtl/>
        </w:rPr>
      </w:pPr>
      <w:r>
        <w:rPr>
          <w:rFonts w:hint="cs"/>
          <w:rtl/>
        </w:rPr>
        <w:t>תוך כדי דיבור</w:t>
      </w:r>
    </w:p>
    <w:p w14:paraId="0280CE77" w14:textId="07F40C22" w:rsidR="00EA6FB5" w:rsidRPr="00E858BA" w:rsidRDefault="00FF3740" w:rsidP="00A5184B">
      <w:pPr>
        <w:pStyle w:val="36"/>
        <w:framePr w:wrap="notBeside"/>
        <w:rPr>
          <w:rtl/>
        </w:rPr>
      </w:pPr>
      <w:r w:rsidRPr="00E858BA">
        <w:rPr>
          <w:rtl/>
        </w:rPr>
        <w:t xml:space="preserve">ר"ל </w:t>
      </w:r>
      <w:r w:rsidRPr="00E858BA">
        <w:rPr>
          <w:rFonts w:hint="cs"/>
          <w:rtl/>
        </w:rPr>
        <w:t>ל</w:t>
      </w:r>
      <w:r w:rsidR="00EA6FB5" w:rsidRPr="00E858BA">
        <w:rPr>
          <w:rFonts w:hint="cs"/>
          <w:rtl/>
        </w:rPr>
        <w:t>ר''י</w:t>
      </w:r>
      <w:r w:rsidRPr="00E858BA">
        <w:rPr>
          <w:rtl/>
        </w:rPr>
        <w:t xml:space="preserve">: </w:t>
      </w:r>
    </w:p>
    <w:p w14:paraId="77486C48" w14:textId="09A6667D" w:rsidR="00FF3740" w:rsidRPr="0021544A" w:rsidRDefault="00FF3740" w:rsidP="00EF2C6F">
      <w:pPr>
        <w:rPr>
          <w:spacing w:val="-6"/>
          <w:rtl/>
        </w:rPr>
      </w:pPr>
      <w:r w:rsidRPr="0021544A">
        <w:rPr>
          <w:spacing w:val="-6"/>
          <w:rtl/>
        </w:rPr>
        <w:t>והוא, שהתפיסו כולן בת</w:t>
      </w:r>
      <w:r w:rsidR="00EF2C6F" w:rsidRPr="0021544A">
        <w:rPr>
          <w:rFonts w:hint="cs"/>
          <w:spacing w:val="-6"/>
          <w:rtl/>
        </w:rPr>
        <w:t>כ''ד</w:t>
      </w:r>
      <w:r w:rsidRPr="0021544A">
        <w:rPr>
          <w:spacing w:val="-6"/>
          <w:rtl/>
        </w:rPr>
        <w:t>.</w:t>
      </w:r>
      <w:r w:rsidR="00EF2C6F" w:rsidRPr="0021544A">
        <w:rPr>
          <w:rFonts w:hint="cs"/>
          <w:spacing w:val="-6"/>
          <w:rtl/>
        </w:rPr>
        <w:t xml:space="preserve"> </w:t>
      </w:r>
      <w:r w:rsidRPr="0021544A">
        <w:rPr>
          <w:spacing w:val="-6"/>
          <w:rtl/>
        </w:rPr>
        <w:t>כדי שאלת שלום תלמיד לרב.</w:t>
      </w:r>
      <w:r w:rsidR="00F908D6" w:rsidRPr="0021544A">
        <w:rPr>
          <w:rFonts w:hint="cs"/>
          <w:spacing w:val="-6"/>
          <w:rtl/>
        </w:rPr>
        <w:t xml:space="preserve"> ותנ''ה.</w:t>
      </w:r>
    </w:p>
    <w:p w14:paraId="1B098CCF" w14:textId="77777777" w:rsidR="00EA6FB5" w:rsidRDefault="00F401A7" w:rsidP="00A5184B">
      <w:pPr>
        <w:pStyle w:val="36"/>
        <w:framePr w:wrap="notBeside"/>
        <w:rPr>
          <w:rtl/>
        </w:rPr>
      </w:pPr>
      <w:r w:rsidRPr="00EA6FB5">
        <w:rPr>
          <w:rFonts w:hint="cs"/>
          <w:rtl/>
        </w:rPr>
        <w:t>ר''י</w:t>
      </w:r>
      <w:r w:rsidR="00FF3740" w:rsidRPr="00EA6FB5">
        <w:rPr>
          <w:rtl/>
        </w:rPr>
        <w:t xml:space="preserve">: </w:t>
      </w:r>
    </w:p>
    <w:p w14:paraId="306F0443" w14:textId="1A3F907B" w:rsidR="00FF3740" w:rsidRPr="006F178A" w:rsidRDefault="00FF3740" w:rsidP="00C9005B">
      <w:pPr>
        <w:spacing w:after="40"/>
        <w:rPr>
          <w:rtl/>
        </w:rPr>
      </w:pPr>
      <w:r w:rsidRPr="006F178A">
        <w:rPr>
          <w:rtl/>
        </w:rPr>
        <w:t xml:space="preserve">לא </w:t>
      </w:r>
      <w:r w:rsidR="00F401A7">
        <w:rPr>
          <w:rFonts w:hint="cs"/>
          <w:rtl/>
        </w:rPr>
        <w:t>הנחת מקום לתלמיד.</w:t>
      </w:r>
      <w:r w:rsidR="00F401A7" w:rsidRPr="00F401A7">
        <w:rPr>
          <w:rStyle w:val="a6"/>
          <w:rFonts w:hint="cs"/>
          <w:rtl/>
        </w:rPr>
        <w:t>[ואף לאלתר אח''כ מהני</w:t>
      </w:r>
      <w:r w:rsidR="00F401A7">
        <w:rPr>
          <w:rStyle w:val="a6"/>
          <w:rFonts w:hint="cs"/>
          <w:rtl/>
        </w:rPr>
        <w:t>]</w:t>
      </w:r>
      <w:r w:rsidR="0021544A">
        <w:rPr>
          <w:rFonts w:hint="cs"/>
          <w:rtl/>
        </w:rPr>
        <w:t>.</w:t>
      </w:r>
      <w:r w:rsidR="00F401A7">
        <w:rPr>
          <w:rFonts w:hint="cs"/>
          <w:rtl/>
        </w:rPr>
        <w:t xml:space="preserve"> </w:t>
      </w:r>
    </w:p>
    <w:p w14:paraId="2E034CCB" w14:textId="77777777" w:rsidR="00FF3740" w:rsidRPr="006F178A" w:rsidRDefault="00FF3740" w:rsidP="00516202">
      <w:pPr>
        <w:pStyle w:val="affff5"/>
        <w:framePr w:wrap="around"/>
        <w:rPr>
          <w:rtl/>
        </w:rPr>
      </w:pPr>
      <w:r w:rsidRPr="006F178A">
        <w:rPr>
          <w:rFonts w:hint="cs"/>
          <w:rtl/>
        </w:rPr>
        <w:t>כא.</w:t>
      </w:r>
    </w:p>
    <w:p w14:paraId="154AE713" w14:textId="77777777" w:rsidR="00E858BA" w:rsidRDefault="00724CB7" w:rsidP="00A5184B">
      <w:pPr>
        <w:pStyle w:val="36"/>
        <w:framePr w:wrap="notBeside"/>
        <w:rPr>
          <w:rtl/>
        </w:rPr>
      </w:pPr>
      <w:r w:rsidRPr="00E858BA">
        <w:rPr>
          <w:rFonts w:hint="cs"/>
          <w:rtl/>
        </w:rPr>
        <w:t>אין להוכיח</w:t>
      </w:r>
      <w:r w:rsidR="00FF3740" w:rsidRPr="00E858BA">
        <w:rPr>
          <w:rtl/>
        </w:rPr>
        <w:t xml:space="preserve">: </w:t>
      </w:r>
    </w:p>
    <w:p w14:paraId="06C9EE2B" w14:textId="16A00E22" w:rsidR="00FF3740" w:rsidRPr="006F178A" w:rsidRDefault="00FF3740" w:rsidP="00FF3740">
      <w:pPr>
        <w:rPr>
          <w:rtl/>
        </w:rPr>
      </w:pPr>
      <w:r w:rsidRPr="006F178A">
        <w:rPr>
          <w:rtl/>
        </w:rPr>
        <w:t>מהריני נזיר, ושמע חבירו ואמר ואני ואני, ותו לא.</w:t>
      </w:r>
    </w:p>
    <w:p w14:paraId="455FED43" w14:textId="7E88829E" w:rsidR="00FF3740" w:rsidRPr="006F178A" w:rsidRDefault="00724CB7" w:rsidP="00E94DA2">
      <w:pPr>
        <w:rPr>
          <w:rtl/>
        </w:rPr>
      </w:pPr>
      <w:r>
        <w:rPr>
          <w:rStyle w:val="a4"/>
          <w:rFonts w:hint="cs"/>
          <w:rtl/>
        </w:rPr>
        <w:t>ש</w:t>
      </w:r>
      <w:r w:rsidR="00CA164B">
        <w:rPr>
          <w:rStyle w:val="a4"/>
          <w:rFonts w:hint="cs"/>
          <w:rtl/>
        </w:rPr>
        <w:t>ה</w:t>
      </w:r>
      <w:r w:rsidR="00FF3740" w:rsidRPr="00CA164B">
        <w:rPr>
          <w:rStyle w:val="a4"/>
          <w:rtl/>
        </w:rPr>
        <w:t xml:space="preserve">תנא </w:t>
      </w:r>
      <w:r w:rsidR="00CA164B">
        <w:rPr>
          <w:rStyle w:val="a4"/>
          <w:rFonts w:hint="cs"/>
          <w:rtl/>
        </w:rPr>
        <w:t>אינו כרוכל למנות את כולם</w:t>
      </w:r>
      <w:r>
        <w:rPr>
          <w:rStyle w:val="a4"/>
          <w:rFonts w:hint="cs"/>
          <w:rtl/>
        </w:rPr>
        <w:t xml:space="preserve">, </w:t>
      </w:r>
      <w:r w:rsidR="00FF3740" w:rsidRPr="00CA164B">
        <w:rPr>
          <w:rStyle w:val="a4"/>
          <w:rtl/>
        </w:rPr>
        <w:t>ו</w:t>
      </w:r>
      <w:r>
        <w:rPr>
          <w:rStyle w:val="a4"/>
          <w:rFonts w:hint="cs"/>
          <w:rtl/>
        </w:rPr>
        <w:t xml:space="preserve">שנה ב' דוגמאות </w:t>
      </w:r>
      <w:r w:rsidR="00FF3740" w:rsidRPr="00CA164B">
        <w:rPr>
          <w:rStyle w:val="a4"/>
          <w:rtl/>
        </w:rPr>
        <w:t>משום דתני סיפא:</w:t>
      </w:r>
      <w:r w:rsidR="00FF3740" w:rsidRPr="006F178A">
        <w:rPr>
          <w:rtl/>
        </w:rPr>
        <w:t xml:space="preserve"> הותר הראשון - הותרו כולן, הותר האחרון - האחרון מותר וכולן אסורין, </w:t>
      </w:r>
      <w:r>
        <w:rPr>
          <w:rFonts w:hint="cs"/>
          <w:rtl/>
        </w:rPr>
        <w:t xml:space="preserve"> </w:t>
      </w:r>
      <w:r w:rsidR="00FF3740" w:rsidRPr="006F178A">
        <w:rPr>
          <w:rtl/>
        </w:rPr>
        <w:t>מכלל ד</w:t>
      </w:r>
      <w:r w:rsidR="00CA164B">
        <w:rPr>
          <w:rFonts w:hint="cs"/>
          <w:rtl/>
        </w:rPr>
        <w:t>יש</w:t>
      </w:r>
      <w:r w:rsidR="00FF3740" w:rsidRPr="006F178A">
        <w:rPr>
          <w:rtl/>
        </w:rPr>
        <w:t xml:space="preserve"> אמצעי, ומשו</w:t>
      </w:r>
      <w:r w:rsidR="00CA164B">
        <w:rPr>
          <w:rFonts w:hint="cs"/>
          <w:rtl/>
        </w:rPr>
        <w:t xml:space="preserve">"כ </w:t>
      </w:r>
      <w:r w:rsidR="00FF3740" w:rsidRPr="006F178A">
        <w:rPr>
          <w:rtl/>
        </w:rPr>
        <w:t>תני ואני ואני.</w:t>
      </w:r>
    </w:p>
    <w:p w14:paraId="67AE30B9" w14:textId="195D2D69" w:rsidR="00724CB7" w:rsidRDefault="00FF3740" w:rsidP="00BA44EB">
      <w:pPr>
        <w:pStyle w:val="a7"/>
        <w:rPr>
          <w:rtl/>
        </w:rPr>
      </w:pPr>
      <w:r w:rsidRPr="006F178A">
        <w:rPr>
          <w:b/>
          <w:bCs/>
          <w:rtl/>
        </w:rPr>
        <w:t>איבעיא</w:t>
      </w:r>
      <w:r w:rsidRPr="006F178A">
        <w:rPr>
          <w:rtl/>
        </w:rPr>
        <w:t>: חד בחבר</w:t>
      </w:r>
      <w:r w:rsidR="00724CB7">
        <w:rPr>
          <w:rFonts w:hint="cs"/>
          <w:rtl/>
        </w:rPr>
        <w:t>ו מתפיס או בראשון מתפיס</w:t>
      </w:r>
      <w:r w:rsidR="005343D3">
        <w:rPr>
          <w:rFonts w:hint="cs"/>
          <w:rtl/>
        </w:rPr>
        <w:t xml:space="preserve"> </w:t>
      </w:r>
      <w:r w:rsidR="005343D3">
        <w:rPr>
          <w:rStyle w:val="affffff1"/>
          <w:rFonts w:hint="cs"/>
          <w:rtl/>
        </w:rPr>
        <w:t>[</w:t>
      </w:r>
      <w:r w:rsidR="005343D3" w:rsidRPr="005343D3">
        <w:rPr>
          <w:rStyle w:val="affffff1"/>
          <w:rFonts w:hint="cs"/>
          <w:rtl/>
        </w:rPr>
        <w:t>ד</w:t>
      </w:r>
      <w:r w:rsidR="005343D3">
        <w:rPr>
          <w:rStyle w:val="affffff1"/>
          <w:rFonts w:hint="cs"/>
          <w:rtl/>
        </w:rPr>
        <w:t>]</w:t>
      </w:r>
    </w:p>
    <w:p w14:paraId="4CC810F3" w14:textId="46F3B9A2" w:rsidR="00006BE2" w:rsidRDefault="00FF3740" w:rsidP="00A5184B">
      <w:pPr>
        <w:pStyle w:val="36"/>
        <w:framePr w:wrap="notBeside"/>
        <w:rPr>
          <w:rtl/>
        </w:rPr>
      </w:pPr>
      <w:r w:rsidRPr="00006BE2">
        <w:rPr>
          <w:rFonts w:hint="cs"/>
          <w:rtl/>
        </w:rPr>
        <w:t>נפק</w:t>
      </w:r>
      <w:r w:rsidRPr="00006BE2">
        <w:rPr>
          <w:rtl/>
        </w:rPr>
        <w:t>"</w:t>
      </w:r>
      <w:r w:rsidRPr="00006BE2">
        <w:rPr>
          <w:rFonts w:hint="cs"/>
          <w:rtl/>
        </w:rPr>
        <w:t>מ</w:t>
      </w:r>
      <w:r w:rsidR="00006BE2">
        <w:rPr>
          <w:rFonts w:hint="cs"/>
          <w:rtl/>
        </w:rPr>
        <w:t>:</w:t>
      </w:r>
      <w:r w:rsidRPr="00006BE2">
        <w:rPr>
          <w:rtl/>
        </w:rPr>
        <w:t xml:space="preserve"> </w:t>
      </w:r>
    </w:p>
    <w:p w14:paraId="0C1DEEDF" w14:textId="0776757F" w:rsidR="00FF3740" w:rsidRPr="006F178A" w:rsidRDefault="00FF3740" w:rsidP="00006BE2">
      <w:pPr>
        <w:pStyle w:val="a5"/>
        <w:jc w:val="center"/>
        <w:rPr>
          <w:rtl/>
        </w:rPr>
      </w:pPr>
      <w:r w:rsidRPr="006F178A">
        <w:rPr>
          <w:rtl/>
        </w:rPr>
        <w:t>ל</w:t>
      </w:r>
      <w:r w:rsidR="006C36AA">
        <w:rPr>
          <w:rFonts w:hint="cs"/>
          <w:rtl/>
        </w:rPr>
        <w:t>הוסיף על ההתפסה</w:t>
      </w:r>
      <w:r w:rsidR="00AC51F5">
        <w:rPr>
          <w:rFonts w:hint="cs"/>
          <w:rtl/>
        </w:rPr>
        <w:t xml:space="preserve">, אי מתפיס רק בראשון לא יכול יותר מכ''ד. </w:t>
      </w:r>
    </w:p>
    <w:p w14:paraId="39149A13" w14:textId="6180569F" w:rsidR="006C36AA" w:rsidRDefault="006C36AA" w:rsidP="00A5184B">
      <w:pPr>
        <w:pStyle w:val="36"/>
        <w:framePr w:wrap="notBeside"/>
        <w:rPr>
          <w:rtl/>
        </w:rPr>
      </w:pPr>
      <w:r w:rsidRPr="006C36AA">
        <w:rPr>
          <w:rFonts w:hint="cs"/>
          <w:rtl/>
        </w:rPr>
        <w:t>א. הך</w:t>
      </w:r>
      <w:r w:rsidR="00DB25F6">
        <w:rPr>
          <w:rFonts w:hint="cs"/>
          <w:rtl/>
        </w:rPr>
        <w:t>:</w:t>
      </w:r>
    </w:p>
    <w:p w14:paraId="37D62F9B" w14:textId="77777777" w:rsidR="00DB25F6" w:rsidRDefault="006C36AA" w:rsidP="00FF3740">
      <w:pPr>
        <w:rPr>
          <w:rStyle w:val="a4"/>
          <w:rtl/>
        </w:rPr>
      </w:pPr>
      <w:r w:rsidRPr="006C36AA">
        <w:rPr>
          <w:rFonts w:hint="cs"/>
          <w:rtl/>
        </w:rPr>
        <w:t xml:space="preserve"> </w:t>
      </w:r>
      <w:r>
        <w:rPr>
          <w:rFonts w:hint="cs"/>
          <w:rtl/>
        </w:rPr>
        <w:t>ד</w:t>
      </w:r>
      <w:r w:rsidR="00FF3740" w:rsidRPr="006F178A">
        <w:rPr>
          <w:rtl/>
        </w:rPr>
        <w:t xml:space="preserve">הריני נזיר, ושמע חבירו ואמר ואני ואני, ותו לא מידי, </w:t>
      </w:r>
    </w:p>
    <w:p w14:paraId="73619815" w14:textId="2A2A67A0" w:rsidR="00FF3740" w:rsidRPr="006F178A" w:rsidRDefault="00FF3740" w:rsidP="00FF3740">
      <w:pPr>
        <w:rPr>
          <w:rtl/>
        </w:rPr>
      </w:pPr>
      <w:r w:rsidRPr="006C36AA">
        <w:rPr>
          <w:rStyle w:val="a4"/>
          <w:rtl/>
        </w:rPr>
        <w:t>ש"מ:</w:t>
      </w:r>
      <w:r w:rsidRPr="006F178A">
        <w:rPr>
          <w:rtl/>
        </w:rPr>
        <w:t xml:space="preserve"> ב</w:t>
      </w:r>
      <w:r w:rsidR="006C36AA">
        <w:rPr>
          <w:rFonts w:hint="cs"/>
          <w:rtl/>
        </w:rPr>
        <w:t>ראשון</w:t>
      </w:r>
      <w:r w:rsidRPr="006F178A">
        <w:rPr>
          <w:rtl/>
        </w:rPr>
        <w:t xml:space="preserve"> </w:t>
      </w:r>
      <w:r w:rsidR="006C36AA">
        <w:rPr>
          <w:rFonts w:hint="cs"/>
          <w:rtl/>
        </w:rPr>
        <w:t>מתפיס</w:t>
      </w:r>
      <w:r w:rsidRPr="006F178A">
        <w:rPr>
          <w:rtl/>
        </w:rPr>
        <w:t>, דאי</w:t>
      </w:r>
      <w:r w:rsidR="006C36AA">
        <w:rPr>
          <w:rFonts w:hint="cs"/>
          <w:rtl/>
        </w:rPr>
        <w:t xml:space="preserve"> בחבירו ליתני הרבה ואני</w:t>
      </w:r>
      <w:r w:rsidRPr="006F178A">
        <w:rPr>
          <w:rtl/>
        </w:rPr>
        <w:t>.</w:t>
      </w:r>
    </w:p>
    <w:p w14:paraId="16AF5C70" w14:textId="4C27F6C5" w:rsidR="00DD4750" w:rsidRDefault="00040D79" w:rsidP="00A5184B">
      <w:pPr>
        <w:pStyle w:val="36"/>
        <w:framePr w:wrap="notBeside"/>
        <w:rPr>
          <w:spacing w:val="-2"/>
          <w:rtl/>
        </w:rPr>
      </w:pPr>
      <w:r>
        <w:rPr>
          <w:rFonts w:hint="cs"/>
          <w:rtl/>
        </w:rPr>
        <w:t>ודחי'</w:t>
      </w:r>
      <w:r w:rsidR="006C36AA" w:rsidRPr="00DD4750">
        <w:rPr>
          <w:rFonts w:hint="cs"/>
          <w:rtl/>
        </w:rPr>
        <w:t xml:space="preserve"> </w:t>
      </w:r>
    </w:p>
    <w:p w14:paraId="02144AE1" w14:textId="1CF786CE" w:rsidR="00FF3740" w:rsidRPr="007C2A9F" w:rsidRDefault="006C36AA" w:rsidP="00C9005B">
      <w:pPr>
        <w:spacing w:after="40"/>
        <w:rPr>
          <w:spacing w:val="-2"/>
          <w:rtl/>
        </w:rPr>
      </w:pPr>
      <w:r w:rsidRPr="007C2A9F">
        <w:rPr>
          <w:rFonts w:hint="cs"/>
          <w:spacing w:val="-2"/>
          <w:rtl/>
        </w:rPr>
        <w:t>ה</w:t>
      </w:r>
      <w:r w:rsidR="00FF3740" w:rsidRPr="007C2A9F">
        <w:rPr>
          <w:spacing w:val="-2"/>
          <w:rtl/>
        </w:rPr>
        <w:t xml:space="preserve">תנא </w:t>
      </w:r>
      <w:r w:rsidRPr="007C2A9F">
        <w:rPr>
          <w:rFonts w:hint="cs"/>
          <w:spacing w:val="-2"/>
          <w:rtl/>
        </w:rPr>
        <w:t>אינו כרוכל ואיידי דסיפא אחרון וראשון תני ואני ואני</w:t>
      </w:r>
      <w:r w:rsidR="006A1D5B">
        <w:rPr>
          <w:rFonts w:hint="cs"/>
          <w:spacing w:val="-2"/>
          <w:rtl/>
        </w:rPr>
        <w:t>.</w:t>
      </w:r>
      <w:r w:rsidRPr="007C2A9F">
        <w:rPr>
          <w:rFonts w:hint="cs"/>
          <w:spacing w:val="-2"/>
          <w:rtl/>
        </w:rPr>
        <w:t xml:space="preserve"> </w:t>
      </w:r>
    </w:p>
    <w:p w14:paraId="4BFDE78D" w14:textId="0132C278" w:rsidR="006C36AA" w:rsidRPr="009E0E9C" w:rsidRDefault="006C36AA" w:rsidP="00A5184B">
      <w:pPr>
        <w:pStyle w:val="36"/>
        <w:framePr w:wrap="notBeside"/>
        <w:rPr>
          <w:rtl/>
        </w:rPr>
      </w:pPr>
      <w:r w:rsidRPr="006C36AA">
        <w:rPr>
          <w:rFonts w:hint="cs"/>
          <w:rtl/>
        </w:rPr>
        <w:t>ב.</w:t>
      </w:r>
      <w:r w:rsidR="00FF3740" w:rsidRPr="006C36AA">
        <w:rPr>
          <w:rtl/>
        </w:rPr>
        <w:t xml:space="preserve"> </w:t>
      </w:r>
      <w:r w:rsidRPr="009E0E9C">
        <w:rPr>
          <w:rFonts w:hint="cs"/>
          <w:rtl/>
        </w:rPr>
        <w:t>ו</w:t>
      </w:r>
      <w:r w:rsidR="00FF3740" w:rsidRPr="009E0E9C">
        <w:rPr>
          <w:rFonts w:hint="cs"/>
          <w:rtl/>
        </w:rPr>
        <w:t>הך</w:t>
      </w:r>
    </w:p>
    <w:p w14:paraId="5F8946EB" w14:textId="243D5660" w:rsidR="00FF3740" w:rsidRPr="009E0E9C" w:rsidRDefault="00FF3740" w:rsidP="006C36AA">
      <w:pPr>
        <w:rPr>
          <w:spacing w:val="-2"/>
          <w:rtl/>
        </w:rPr>
      </w:pPr>
      <w:r w:rsidRPr="009E0E9C">
        <w:rPr>
          <w:rFonts w:hint="cs"/>
          <w:spacing w:val="-2"/>
          <w:rtl/>
        </w:rPr>
        <w:t xml:space="preserve"> ד</w:t>
      </w:r>
      <w:r w:rsidRPr="009E0E9C">
        <w:rPr>
          <w:spacing w:val="-2"/>
          <w:rtl/>
        </w:rPr>
        <w:t>הותר הראשון הותרו כולן</w:t>
      </w:r>
      <w:r w:rsidR="001A7DD4" w:rsidRPr="009E0E9C">
        <w:rPr>
          <w:spacing w:val="-2"/>
          <w:rtl/>
        </w:rPr>
        <w:t>.</w:t>
      </w:r>
      <w:r w:rsidRPr="009E0E9C">
        <w:rPr>
          <w:rFonts w:hint="cs"/>
          <w:spacing w:val="-2"/>
          <w:rtl/>
        </w:rPr>
        <w:t xml:space="preserve"> </w:t>
      </w:r>
      <w:r w:rsidR="006C36AA" w:rsidRPr="009E0E9C">
        <w:rPr>
          <w:rFonts w:hint="cs"/>
          <w:spacing w:val="-2"/>
          <w:rtl/>
        </w:rPr>
        <w:t xml:space="preserve">ולא אמצעי, בראשון מתפיס </w:t>
      </w:r>
    </w:p>
    <w:p w14:paraId="76A7C599" w14:textId="77777777" w:rsidR="00DD4750" w:rsidRDefault="00DD4750" w:rsidP="00A5184B">
      <w:pPr>
        <w:pStyle w:val="36"/>
        <w:framePr w:wrap="notBeside"/>
        <w:rPr>
          <w:rtl/>
        </w:rPr>
      </w:pPr>
      <w:r w:rsidRPr="00DD4750">
        <w:rPr>
          <w:rFonts w:hint="cs"/>
          <w:rtl/>
        </w:rPr>
        <w:t xml:space="preserve">ודחי': </w:t>
      </w:r>
    </w:p>
    <w:p w14:paraId="15DEA0FA" w14:textId="4E824542" w:rsidR="006B5802" w:rsidRPr="009E0E9C" w:rsidRDefault="00FF3740" w:rsidP="00DD4750">
      <w:pPr>
        <w:rPr>
          <w:rFonts w:ascii="FontbitDavid" w:hAnsi="FontbitDavid"/>
          <w:spacing w:val="-2"/>
          <w:rtl/>
        </w:rPr>
      </w:pPr>
      <w:r w:rsidRPr="009E0E9C">
        <w:rPr>
          <w:rFonts w:ascii="FontbitDavid" w:hAnsi="FontbitDavid"/>
          <w:spacing w:val="-2"/>
          <w:rtl/>
        </w:rPr>
        <w:t>לעולם חד בחבר</w:t>
      </w:r>
      <w:r w:rsidR="006D2CE2" w:rsidRPr="009E0E9C">
        <w:rPr>
          <w:rFonts w:ascii="FontbitDavid" w:hAnsi="FontbitDavid" w:hint="cs"/>
          <w:spacing w:val="-2"/>
          <w:rtl/>
        </w:rPr>
        <w:t>ו</w:t>
      </w:r>
      <w:r w:rsidRPr="009E0E9C">
        <w:rPr>
          <w:rFonts w:ascii="FontbitDavid" w:hAnsi="FontbitDavid"/>
          <w:spacing w:val="-2"/>
          <w:rtl/>
        </w:rPr>
        <w:t xml:space="preserve"> מתפיס, ואיידי ד</w:t>
      </w:r>
      <w:r w:rsidR="006D2CE2" w:rsidRPr="009E0E9C">
        <w:rPr>
          <w:rFonts w:ascii="FontbitDavid" w:hAnsi="FontbitDavid" w:hint="cs"/>
          <w:spacing w:val="-2"/>
          <w:rtl/>
        </w:rPr>
        <w:t>סיפא</w:t>
      </w:r>
      <w:r w:rsidRPr="009E0E9C">
        <w:rPr>
          <w:rFonts w:ascii="FontbitDavid" w:hAnsi="FontbitDavid"/>
          <w:spacing w:val="-2"/>
          <w:rtl/>
        </w:rPr>
        <w:t xml:space="preserve"> הותרו כולן, </w:t>
      </w:r>
    </w:p>
    <w:p w14:paraId="30729385" w14:textId="1DA674E1" w:rsidR="00FF3740" w:rsidRPr="006F178A" w:rsidRDefault="00FF3740" w:rsidP="00C9005B">
      <w:pPr>
        <w:spacing w:after="40"/>
        <w:rPr>
          <w:rtl/>
        </w:rPr>
      </w:pPr>
      <w:r w:rsidRPr="006C36AA">
        <w:rPr>
          <w:rFonts w:ascii="FontbitDavid" w:hAnsi="FontbitDavid"/>
          <w:rtl/>
        </w:rPr>
        <w:t xml:space="preserve">דאי תנא אמצעי </w:t>
      </w:r>
      <w:r w:rsidR="006D2CE2">
        <w:rPr>
          <w:rFonts w:ascii="FontbitDavid" w:hAnsi="FontbitDavid" w:hint="cs"/>
          <w:rtl/>
        </w:rPr>
        <w:t>-</w:t>
      </w:r>
      <w:r w:rsidRPr="006C36AA">
        <w:rPr>
          <w:rFonts w:ascii="FontbitDavid" w:hAnsi="FontbitDavid"/>
          <w:rtl/>
        </w:rPr>
        <w:t xml:space="preserve">ראשון לא </w:t>
      </w:r>
      <w:r w:rsidR="006B5802">
        <w:rPr>
          <w:rFonts w:ascii="FontbitDavid" w:hAnsi="FontbitDavid" w:hint="cs"/>
          <w:rtl/>
        </w:rPr>
        <w:t>הותר</w:t>
      </w:r>
      <w:r w:rsidRPr="006C36AA">
        <w:rPr>
          <w:rFonts w:ascii="FontbitDavid" w:hAnsi="FontbitDavid"/>
          <w:rtl/>
        </w:rPr>
        <w:t>, מש</w:t>
      </w:r>
      <w:r w:rsidR="006D2CE2">
        <w:rPr>
          <w:rFonts w:ascii="FontbitDavid" w:hAnsi="FontbitDavid" w:hint="cs"/>
          <w:rtl/>
        </w:rPr>
        <w:t xml:space="preserve">''ה תני </w:t>
      </w:r>
      <w:r w:rsidRPr="006C36AA">
        <w:rPr>
          <w:rFonts w:ascii="FontbitDavid" w:hAnsi="FontbitDavid"/>
          <w:rtl/>
        </w:rPr>
        <w:t>ראשון.</w:t>
      </w:r>
    </w:p>
    <w:p w14:paraId="09F89B90" w14:textId="39F0C10D" w:rsidR="00AC51F5" w:rsidRDefault="006B5802" w:rsidP="00A5184B">
      <w:pPr>
        <w:pStyle w:val="36"/>
        <w:framePr w:wrap="notBeside"/>
        <w:rPr>
          <w:rtl/>
        </w:rPr>
      </w:pPr>
      <w:r w:rsidRPr="00AC51F5">
        <w:rPr>
          <w:rFonts w:hint="cs"/>
          <w:rtl/>
        </w:rPr>
        <w:t xml:space="preserve">ג. </w:t>
      </w:r>
      <w:r w:rsidR="00FF3740" w:rsidRPr="00AC51F5">
        <w:rPr>
          <w:rFonts w:hint="cs"/>
          <w:rtl/>
        </w:rPr>
        <w:t>ו</w:t>
      </w:r>
      <w:r w:rsidR="00AC51F5">
        <w:rPr>
          <w:rFonts w:hint="cs"/>
          <w:rtl/>
        </w:rPr>
        <w:t>הך</w:t>
      </w:r>
    </w:p>
    <w:p w14:paraId="48EABD88" w14:textId="22113A5C" w:rsidR="007467CA" w:rsidRDefault="00FF3740" w:rsidP="00FF3740">
      <w:pPr>
        <w:rPr>
          <w:rFonts w:ascii="FontbitDavid" w:hAnsi="FontbitDavid"/>
          <w:rtl/>
        </w:rPr>
      </w:pPr>
      <w:r w:rsidRPr="006F178A">
        <w:rPr>
          <w:rFonts w:ascii="FontbitDavid" w:hAnsi="FontbitDavid" w:hint="cs"/>
          <w:rtl/>
        </w:rPr>
        <w:t>מדה</w:t>
      </w:r>
      <w:r w:rsidRPr="006F178A">
        <w:rPr>
          <w:rFonts w:ascii="FontbitDavid" w:hAnsi="FontbitDavid"/>
          <w:rtl/>
        </w:rPr>
        <w:t>ותר האחרון - וכולן אסורין</w:t>
      </w:r>
      <w:r w:rsidR="001A7DD4">
        <w:rPr>
          <w:rFonts w:ascii="FontbitDavid" w:hAnsi="FontbitDavid"/>
          <w:rtl/>
        </w:rPr>
        <w:t>.</w:t>
      </w:r>
      <w:r w:rsidRPr="006F178A">
        <w:rPr>
          <w:rFonts w:ascii="FontbitDavid" w:hAnsi="FontbitDavid" w:hint="cs"/>
          <w:rtl/>
        </w:rPr>
        <w:t xml:space="preserve"> </w:t>
      </w:r>
      <w:r w:rsidRPr="006F178A">
        <w:rPr>
          <w:rFonts w:ascii="FontbitDavid" w:hAnsi="FontbitDavid"/>
          <w:rtl/>
        </w:rPr>
        <w:t>ד</w:t>
      </w:r>
      <w:r w:rsidR="006B5802">
        <w:rPr>
          <w:rFonts w:ascii="FontbitDavid" w:hAnsi="FontbitDavid" w:hint="cs"/>
          <w:rtl/>
        </w:rPr>
        <w:t xml:space="preserve">אין אחריו, </w:t>
      </w:r>
    </w:p>
    <w:p w14:paraId="3692203F" w14:textId="103B2AEF" w:rsidR="00FF3740" w:rsidRPr="006F178A" w:rsidRDefault="00FF3740" w:rsidP="006A1D5B">
      <w:pPr>
        <w:rPr>
          <w:rtl/>
        </w:rPr>
      </w:pPr>
      <w:r w:rsidRPr="006F178A">
        <w:rPr>
          <w:rFonts w:ascii="FontbitDavid" w:hAnsi="FontbitDavid"/>
          <w:rtl/>
        </w:rPr>
        <w:t>אבל אמצעי ד</w:t>
      </w:r>
      <w:r w:rsidR="006B5802">
        <w:rPr>
          <w:rFonts w:ascii="FontbitDavid" w:hAnsi="FontbitDavid" w:hint="cs"/>
          <w:rtl/>
        </w:rPr>
        <w:t xml:space="preserve">יש אחריו </w:t>
      </w:r>
      <w:r w:rsidRPr="006F178A">
        <w:rPr>
          <w:rFonts w:ascii="FontbitDavid" w:hAnsi="FontbitDavid"/>
          <w:rtl/>
        </w:rPr>
        <w:t>משתרי, ש"מ: חד בחבריה מתפיס.</w:t>
      </w:r>
    </w:p>
    <w:p w14:paraId="79E26FFB" w14:textId="61B33194" w:rsidR="007467CA" w:rsidRDefault="006A1D5B" w:rsidP="00A5184B">
      <w:pPr>
        <w:pStyle w:val="36"/>
        <w:framePr w:wrap="notBeside"/>
        <w:rPr>
          <w:rtl/>
        </w:rPr>
      </w:pPr>
      <w:r>
        <w:rPr>
          <w:rFonts w:hint="cs"/>
          <w:rtl/>
        </w:rPr>
        <w:t>ודחי':</w:t>
      </w:r>
    </w:p>
    <w:p w14:paraId="254E8BD2" w14:textId="77777777" w:rsidR="00A54BE5" w:rsidRPr="0021544A" w:rsidRDefault="006A1D5B" w:rsidP="00C9005B">
      <w:pPr>
        <w:spacing w:after="40"/>
        <w:rPr>
          <w:rStyle w:val="a6"/>
          <w:spacing w:val="-6"/>
          <w:rtl/>
        </w:rPr>
      </w:pPr>
      <w:r w:rsidRPr="0021544A">
        <w:rPr>
          <w:rFonts w:ascii="FontbitDavid" w:hAnsi="FontbitDavid" w:hint="cs"/>
          <w:spacing w:val="-6"/>
          <w:rtl/>
        </w:rPr>
        <w:t xml:space="preserve">דלעולם </w:t>
      </w:r>
      <w:r w:rsidR="006B5802" w:rsidRPr="0021544A">
        <w:rPr>
          <w:rFonts w:ascii="FontbitDavid" w:hAnsi="FontbitDavid" w:hint="cs"/>
          <w:spacing w:val="-6"/>
          <w:rtl/>
        </w:rPr>
        <w:t xml:space="preserve">מתפיס בראשון </w:t>
      </w:r>
      <w:r w:rsidR="00FF3740" w:rsidRPr="0021544A">
        <w:rPr>
          <w:rFonts w:ascii="FontbitDavid" w:hAnsi="FontbitDavid"/>
          <w:spacing w:val="-6"/>
          <w:rtl/>
        </w:rPr>
        <w:t xml:space="preserve">ואחרון דתני? אמצעי, </w:t>
      </w:r>
      <w:r w:rsidR="00FF3740" w:rsidRPr="0021544A">
        <w:rPr>
          <w:rStyle w:val="a6"/>
          <w:spacing w:val="-6"/>
          <w:rtl/>
        </w:rPr>
        <w:t>ואיידי דראשון תנא אחרון.</w:t>
      </w:r>
    </w:p>
    <w:p w14:paraId="467F5EF5" w14:textId="77777777" w:rsidR="00A54BE5" w:rsidRDefault="0016025F" w:rsidP="00A5184B">
      <w:pPr>
        <w:pStyle w:val="36"/>
        <w:framePr w:wrap="notBeside"/>
        <w:rPr>
          <w:rStyle w:val="a4"/>
          <w:rtl/>
        </w:rPr>
      </w:pPr>
      <w:r w:rsidRPr="00A54BE5">
        <w:rPr>
          <w:rFonts w:hint="cs"/>
          <w:rtl/>
        </w:rPr>
        <w:t xml:space="preserve">ד. </w:t>
      </w:r>
      <w:r w:rsidR="00FF3740" w:rsidRPr="00A54BE5">
        <w:rPr>
          <w:rtl/>
        </w:rPr>
        <w:t xml:space="preserve">ת"ש </w:t>
      </w:r>
    </w:p>
    <w:p w14:paraId="49850F08" w14:textId="16519947" w:rsidR="00FF3740" w:rsidRPr="00A54BE5" w:rsidRDefault="00FF3740" w:rsidP="00A54BE5">
      <w:pPr>
        <w:rPr>
          <w:sz w:val="14"/>
          <w:szCs w:val="14"/>
          <w:rtl/>
        </w:rPr>
      </w:pPr>
      <w:r w:rsidRPr="0016025F">
        <w:rPr>
          <w:rStyle w:val="a4"/>
          <w:rtl/>
        </w:rPr>
        <w:t xml:space="preserve">בהדיא: </w:t>
      </w:r>
      <w:r w:rsidRPr="006F178A">
        <w:rPr>
          <w:rFonts w:ascii="FontbitDavid" w:hAnsi="FontbitDavid"/>
          <w:rtl/>
        </w:rPr>
        <w:t>הותר הראשון - הותרו כולן, הותר האחרון - האחרון מותר וכולן אסורין, הותר אמצעי - הימנו ולמטה מותר, הימנו ולמעלה אסור</w:t>
      </w:r>
      <w:r w:rsidR="001A7DD4">
        <w:rPr>
          <w:rFonts w:ascii="FontbitDavid" w:hAnsi="FontbitDavid"/>
          <w:rtl/>
        </w:rPr>
        <w:t>.</w:t>
      </w:r>
      <w:r w:rsidR="0016025F">
        <w:rPr>
          <w:rFonts w:hint="cs"/>
          <w:rtl/>
        </w:rPr>
        <w:t xml:space="preserve"> </w:t>
      </w:r>
      <w:r w:rsidRPr="00766B62">
        <w:rPr>
          <w:rFonts w:cs="BA Vilna Bold"/>
          <w:rtl/>
        </w:rPr>
        <w:t>ש"</w:t>
      </w:r>
      <w:r w:rsidRPr="00766B62">
        <w:rPr>
          <w:rFonts w:cs="BA Vilna Bold" w:hint="cs"/>
          <w:rtl/>
        </w:rPr>
        <w:t>מ</w:t>
      </w:r>
      <w:r w:rsidRPr="00766B62">
        <w:rPr>
          <w:rFonts w:cs="BA Vilna Bold"/>
          <w:rtl/>
        </w:rPr>
        <w:t>: חד בחבר</w:t>
      </w:r>
      <w:r w:rsidR="00FC320C" w:rsidRPr="00766B62">
        <w:rPr>
          <w:rFonts w:cs="BA Vilna Bold" w:hint="cs"/>
          <w:rtl/>
        </w:rPr>
        <w:t>ו</w:t>
      </w:r>
      <w:r w:rsidRPr="00766B62">
        <w:rPr>
          <w:rFonts w:cs="BA Vilna Bold"/>
          <w:rtl/>
        </w:rPr>
        <w:t xml:space="preserve"> מתפיס.</w:t>
      </w:r>
    </w:p>
    <w:p w14:paraId="2B04FAA8" w14:textId="77777777" w:rsidR="00FF3740" w:rsidRPr="006F178A" w:rsidRDefault="00FF3740" w:rsidP="00FF3740">
      <w:pPr>
        <w:pStyle w:val="afffff3"/>
        <w:rPr>
          <w:b/>
          <w:sz w:val="20"/>
          <w:rtl/>
        </w:rPr>
      </w:pPr>
      <w:ins w:id="9833" w:author="מספור קטעי משנה" w:date="2026-10-06T06:45:37Z">
        <w:r>
          <w:rPr>
            <w:rStyle w:val="MisparKeta"/>
          </w:rPr>
          <w:t xml:space="preserve">ב. </w:t>
        </w:r>
      </w:ins>
      <w:r w:rsidRPr="006F178A">
        <w:rPr>
          <w:b/>
          <w:rtl/>
          <w:rPrChange w:id="40021" w:author="Claude" w:date="2026-10-06T13:34:43Z">
            <w:rPr>
              <w:b/>
              <w:sz w:val="20"/>
              <w:rtl/>
            </w:rPr>
          </w:rPrChange>
        </w:rPr>
        <w:t>הריני נזיר, ושמע חבירו ואמר פי כפיו ושערי כשערו וכו'.</w:t>
      </w:r>
    </w:p>
    <w:p w14:paraId="7910C469" w14:textId="77777777" w:rsidR="00FF3740" w:rsidRPr="006F178A" w:rsidRDefault="00FF3740" w:rsidP="00516202">
      <w:pPr>
        <w:pStyle w:val="affff5"/>
        <w:framePr w:wrap="around"/>
        <w:rPr>
          <w:rtl/>
        </w:rPr>
      </w:pPr>
      <w:r w:rsidRPr="006F178A">
        <w:rPr>
          <w:rFonts w:hint="cs"/>
          <w:rtl/>
        </w:rPr>
        <w:t xml:space="preserve">כא: </w:t>
      </w:r>
    </w:p>
    <w:p w14:paraId="6424D486" w14:textId="4AD835BC" w:rsidR="00A54BE5" w:rsidRDefault="00FF3740" w:rsidP="00A5184B">
      <w:pPr>
        <w:pStyle w:val="36"/>
        <w:framePr w:wrap="notBeside"/>
        <w:rPr>
          <w:rFonts w:ascii="FontbitDavid" w:hAnsi="FontbitDavid"/>
          <w:rtl/>
        </w:rPr>
      </w:pPr>
      <w:r w:rsidRPr="00A54BE5">
        <w:rPr>
          <w:rFonts w:hint="cs"/>
          <w:rtl/>
        </w:rPr>
        <w:t>והך</w:t>
      </w:r>
      <w:r w:rsidR="00A54BE5">
        <w:rPr>
          <w:rFonts w:hint="cs"/>
          <w:rtl/>
        </w:rPr>
        <w:t>:</w:t>
      </w:r>
    </w:p>
    <w:p w14:paraId="134BF7FE" w14:textId="5AF78136" w:rsidR="00FF3740" w:rsidRPr="006F178A" w:rsidRDefault="00FF3740" w:rsidP="00FF3740">
      <w:pPr>
        <w:rPr>
          <w:rtl/>
        </w:rPr>
      </w:pPr>
      <w:r w:rsidRPr="006F178A">
        <w:rPr>
          <w:rFonts w:ascii="FontbitDavid" w:hAnsi="FontbitDavid" w:hint="cs"/>
          <w:rtl/>
        </w:rPr>
        <w:t>ד</w:t>
      </w:r>
      <w:r w:rsidRPr="006F178A">
        <w:rPr>
          <w:rFonts w:ascii="FontbitDavid" w:hAnsi="FontbitDavid"/>
          <w:rtl/>
        </w:rPr>
        <w:t xml:space="preserve">ידי נזירה ורגלי נזירה - לא אמר כלום, ראשי נזירה כבדי נזירה ה"ז נזיר, </w:t>
      </w:r>
      <w:r w:rsidRPr="00DD42AC">
        <w:rPr>
          <w:rStyle w:val="a4"/>
          <w:rtl/>
        </w:rPr>
        <w:t xml:space="preserve">זה הכלל: </w:t>
      </w:r>
      <w:r w:rsidRPr="00FC320C">
        <w:rPr>
          <w:rtl/>
        </w:rPr>
        <w:t>ד</w:t>
      </w:r>
      <w:r w:rsidRPr="006F178A">
        <w:rPr>
          <w:rFonts w:ascii="FontbitDavid" w:hAnsi="FontbitDavid"/>
          <w:rtl/>
        </w:rPr>
        <w:t xml:space="preserve">בר שהנשמה תלויה בו - ה"ז נזיר! </w:t>
      </w:r>
    </w:p>
    <w:p w14:paraId="1B40C410" w14:textId="698D9305" w:rsidR="00A54BE5" w:rsidRDefault="00FF3740" w:rsidP="00A5184B">
      <w:pPr>
        <w:pStyle w:val="36"/>
        <w:framePr w:wrap="notBeside"/>
        <w:rPr>
          <w:rFonts w:ascii="FontbitDavid" w:hAnsi="FontbitDavid"/>
          <w:rtl/>
        </w:rPr>
      </w:pPr>
      <w:r w:rsidRPr="00A54BE5">
        <w:rPr>
          <w:rtl/>
        </w:rPr>
        <w:t>אר"</w:t>
      </w:r>
      <w:r w:rsidRPr="00A54BE5">
        <w:rPr>
          <w:rFonts w:hint="cs"/>
          <w:rtl/>
        </w:rPr>
        <w:t>י</w:t>
      </w:r>
      <w:r w:rsidRPr="00A54BE5">
        <w:rPr>
          <w:rtl/>
        </w:rPr>
        <w:t xml:space="preserve">: </w:t>
      </w:r>
    </w:p>
    <w:p w14:paraId="64758AE3" w14:textId="79018084" w:rsidR="00FF3740" w:rsidRPr="006F178A" w:rsidRDefault="00A54BE5" w:rsidP="00FF3740">
      <w:pPr>
        <w:rPr>
          <w:rtl/>
        </w:rPr>
      </w:pPr>
      <w:r>
        <w:rPr>
          <w:rFonts w:ascii="FontbitDavid" w:hAnsi="FontbitDavid" w:hint="cs"/>
          <w:rtl/>
        </w:rPr>
        <w:t>ש</w:t>
      </w:r>
      <w:r w:rsidR="00FF3740" w:rsidRPr="00DD42AC">
        <w:rPr>
          <w:rFonts w:ascii="FontbitDavid" w:hAnsi="FontbitDavid"/>
          <w:rtl/>
        </w:rPr>
        <w:t xml:space="preserve">אמר </w:t>
      </w:r>
      <w:r>
        <w:rPr>
          <w:rFonts w:ascii="FontbitDavid" w:hAnsi="FontbitDavid" w:hint="cs"/>
          <w:rtl/>
        </w:rPr>
        <w:t>כך:</w:t>
      </w:r>
      <w:r w:rsidR="00FF3740" w:rsidRPr="00DD42AC">
        <w:rPr>
          <w:rFonts w:ascii="FontbitDavid" w:hAnsi="FontbitDavid"/>
          <w:rtl/>
        </w:rPr>
        <w:t xml:space="preserve"> יעשה פי כפיו </w:t>
      </w:r>
      <w:r w:rsidR="00FF3740" w:rsidRPr="00766B62">
        <w:rPr>
          <w:rFonts w:ascii="FontbitDavid" w:hAnsi="FontbitDavid" w:cs="BA Vilna Bold"/>
          <w:rtl/>
        </w:rPr>
        <w:t>מיין</w:t>
      </w:r>
      <w:r w:rsidR="00FF3740" w:rsidRPr="00DD42AC">
        <w:rPr>
          <w:rFonts w:ascii="FontbitDavid" w:hAnsi="FontbitDavid"/>
          <w:rtl/>
        </w:rPr>
        <w:t xml:space="preserve"> ושערי כשערו </w:t>
      </w:r>
      <w:r w:rsidR="00FF3740" w:rsidRPr="00766B62">
        <w:rPr>
          <w:rFonts w:ascii="FontbitDavid" w:hAnsi="FontbitDavid" w:cs="BA Vilna Bold"/>
          <w:rtl/>
        </w:rPr>
        <w:t>מלגוז</w:t>
      </w:r>
      <w:r w:rsidR="00FF3740" w:rsidRPr="00DD42AC">
        <w:rPr>
          <w:rFonts w:ascii="FontbitDavid" w:hAnsi="FontbitDavid"/>
          <w:rtl/>
        </w:rPr>
        <w:t>.</w:t>
      </w:r>
    </w:p>
    <w:p w14:paraId="0E77D3EA" w14:textId="04543C4B" w:rsidR="00FF3740" w:rsidRPr="006F178A" w:rsidRDefault="00DD42AC" w:rsidP="00FF3740">
      <w:pPr>
        <w:pStyle w:val="afffff3"/>
        <w:rPr>
          <w:b/>
          <w:sz w:val="20"/>
          <w:rtl/>
        </w:rPr>
      </w:pPr>
      <w:ins w:id="9834" w:author="מספור קטעי משנה" w:date="2026-10-06T06:45:37Z">
        <w:r>
          <w:rPr>
            <w:rStyle w:val="MisparKeta"/>
          </w:rPr>
          <w:t xml:space="preserve">א. </w:t>
        </w:r>
      </w:ins>
      <w:r>
        <w:rPr>
          <w:rFonts w:hint="cs"/>
          <w:b/>
          <w:rtl/>
          <w:rPrChange w:id="40022" w:author="Claude" w:date="2026-10-06T13:34:43Z">
            <w:rPr>
              <w:rFonts w:hint="cs"/>
              <w:b/>
              <w:sz w:val="20"/>
              <w:rtl/>
            </w:rPr>
          </w:rPrChange>
        </w:rPr>
        <w:t>ה</w:t>
      </w:r>
      <w:r w:rsidR="00FF3740" w:rsidRPr="006F178A">
        <w:rPr>
          <w:b/>
          <w:rtl/>
          <w:rPrChange w:id="40023" w:author="Claude" w:date="2026-10-06T13:34:43Z">
            <w:rPr>
              <w:b/>
              <w:sz w:val="20"/>
              <w:rtl/>
            </w:rPr>
          </w:rPrChange>
        </w:rPr>
        <w:t>ריני נזירה, ושמע בעלה ואמר ואני - אינו יכול להפר.</w:t>
      </w:r>
    </w:p>
    <w:p w14:paraId="072C0F21" w14:textId="27D06B91" w:rsidR="00DD42AC" w:rsidRDefault="00FF3740" w:rsidP="00BA44EB">
      <w:pPr>
        <w:pStyle w:val="a7"/>
        <w:rPr>
          <w:rtl/>
        </w:rPr>
      </w:pPr>
      <w:r w:rsidRPr="006F178A">
        <w:rPr>
          <w:b/>
          <w:bCs/>
          <w:rtl/>
        </w:rPr>
        <w:t>איבעיא</w:t>
      </w:r>
      <w:r w:rsidRPr="006F178A">
        <w:rPr>
          <w:rtl/>
        </w:rPr>
        <w:t xml:space="preserve">: בעל מיעקר עקר, </w:t>
      </w:r>
      <w:r w:rsidRPr="00262278">
        <w:rPr>
          <w:b/>
          <w:bCs/>
          <w:rtl/>
        </w:rPr>
        <w:t>או</w:t>
      </w:r>
      <w:r w:rsidRPr="006F178A">
        <w:rPr>
          <w:rFonts w:hint="cs"/>
          <w:rtl/>
        </w:rPr>
        <w:t xml:space="preserve"> </w:t>
      </w:r>
      <w:r w:rsidRPr="006F178A">
        <w:rPr>
          <w:rtl/>
        </w:rPr>
        <w:t xml:space="preserve">מיגז גייז? </w:t>
      </w:r>
      <w:r w:rsidR="003D537D" w:rsidRPr="003D537D">
        <w:rPr>
          <w:rStyle w:val="affffff1"/>
          <w:rFonts w:hint="cs"/>
          <w:rtl/>
        </w:rPr>
        <w:t>[ה]</w:t>
      </w:r>
    </w:p>
    <w:p w14:paraId="26F640A3" w14:textId="697D6224" w:rsidR="00411A3E" w:rsidRDefault="00FF3740" w:rsidP="00A5184B">
      <w:pPr>
        <w:pStyle w:val="36"/>
        <w:framePr w:wrap="notBeside"/>
        <w:rPr>
          <w:rtl/>
        </w:rPr>
      </w:pPr>
      <w:r w:rsidRPr="00411A3E">
        <w:rPr>
          <w:rFonts w:hint="cs"/>
          <w:rtl/>
        </w:rPr>
        <w:t>ונפק</w:t>
      </w:r>
      <w:r w:rsidRPr="00411A3E">
        <w:rPr>
          <w:rtl/>
        </w:rPr>
        <w:t>"</w:t>
      </w:r>
      <w:r>
        <w:rPr>
          <w:rFonts w:hint="cs"/>
          <w:rtl/>
        </w:rPr>
        <w:t xml:space="preserve">מ</w:t>
      </w:r>
      <w:del w:id="41076" w:author="Claude" w:date="2026-10-07T09:25:01Z">
        <w:r>
          <w:rPr>
            <w:rFonts w:hint="cs"/>
            <w:rtl/>
          </w:rPr>
          <w:delText xml:space="preserve"> </w:delText>
        </w:r>
      </w:del>
      <w:r w:rsidR="00411A3E">
        <w:rPr>
          <w:rFonts w:hint="cs"/>
          <w:rtl/>
        </w:rPr>
        <w:t>:</w:t>
      </w:r>
    </w:p>
    <w:p w14:paraId="26097633" w14:textId="039207BF" w:rsidR="00FF3740" w:rsidRPr="006F178A" w:rsidRDefault="00FF3740" w:rsidP="00FF3740">
      <w:pPr>
        <w:rPr>
          <w:rtl/>
        </w:rPr>
      </w:pPr>
      <w:r w:rsidRPr="00DD42AC">
        <w:rPr>
          <w:rtl/>
        </w:rPr>
        <w:t>לא</w:t>
      </w:r>
      <w:r w:rsidRPr="006F178A">
        <w:rPr>
          <w:rFonts w:ascii="FontbitDavid" w:hAnsi="FontbitDavid"/>
          <w:rtl/>
        </w:rPr>
        <w:t xml:space="preserve">שה שנדרה בנזיר, ושמעה חברתה ואמרה ואני, ושמע בעלה של ראשונה והפר לה, אי מיעקר- ההיא </w:t>
      </w:r>
      <w:r w:rsidR="00DD42AC">
        <w:rPr>
          <w:rFonts w:ascii="FontbitDavid" w:hAnsi="FontbitDavid" w:hint="cs"/>
          <w:rtl/>
        </w:rPr>
        <w:t>גם</w:t>
      </w:r>
      <w:r w:rsidRPr="006F178A">
        <w:rPr>
          <w:rFonts w:ascii="FontbitDavid" w:hAnsi="FontbitDavid"/>
          <w:rtl/>
        </w:rPr>
        <w:t xml:space="preserve"> </w:t>
      </w:r>
      <w:r w:rsidRPr="006F178A">
        <w:rPr>
          <w:rFonts w:ascii="FontbitDavid" w:hAnsi="FontbitDavid" w:hint="cs"/>
          <w:rtl/>
        </w:rPr>
        <w:t>מותרת</w:t>
      </w:r>
      <w:r w:rsidRPr="006F178A">
        <w:rPr>
          <w:rFonts w:ascii="FontbitDavid" w:hAnsi="FontbitDavid"/>
          <w:rtl/>
        </w:rPr>
        <w:t xml:space="preserve">, ואי מיגז </w:t>
      </w:r>
      <w:r w:rsidR="00411A3E">
        <w:rPr>
          <w:rFonts w:ascii="FontbitDavid" w:hAnsi="FontbitDavid" w:hint="cs"/>
          <w:rtl/>
        </w:rPr>
        <w:t xml:space="preserve">- </w:t>
      </w:r>
      <w:r w:rsidRPr="006F178A">
        <w:rPr>
          <w:rFonts w:ascii="FontbitDavid" w:hAnsi="FontbitDavid" w:hint="cs"/>
          <w:rtl/>
        </w:rPr>
        <w:t xml:space="preserve">היא מותרת וחברתה אסורה </w:t>
      </w:r>
      <w:r w:rsidRPr="006F178A">
        <w:rPr>
          <w:rFonts w:ascii="FontbitDavid" w:hAnsi="FontbitDavid"/>
          <w:rtl/>
        </w:rPr>
        <w:t xml:space="preserve">מאי? </w:t>
      </w:r>
    </w:p>
    <w:p w14:paraId="2D6C3392" w14:textId="77777777" w:rsidR="008F0054" w:rsidRDefault="00DD42AC" w:rsidP="00A5184B">
      <w:pPr>
        <w:pStyle w:val="36"/>
        <w:framePr w:wrap="notBeside"/>
        <w:rPr>
          <w:spacing w:val="-6"/>
          <w:rtl/>
        </w:rPr>
      </w:pPr>
      <w:r w:rsidRPr="008F0054">
        <w:rPr>
          <w:rFonts w:hint="cs"/>
          <w:rtl/>
        </w:rPr>
        <w:t xml:space="preserve">א. </w:t>
      </w:r>
      <w:r w:rsidR="00FF3740" w:rsidRPr="008F0054">
        <w:rPr>
          <w:rFonts w:hint="cs"/>
          <w:rtl/>
        </w:rPr>
        <w:t xml:space="preserve">אין להוכיח </w:t>
      </w:r>
    </w:p>
    <w:p w14:paraId="54085339" w14:textId="6458601D" w:rsidR="00FF3740" w:rsidRPr="008F0054" w:rsidRDefault="009E0E9C" w:rsidP="00417821">
      <w:pPr>
        <w:rPr>
          <w:rtl/>
        </w:rPr>
      </w:pPr>
      <w:r w:rsidRPr="008F0054">
        <w:rPr>
          <w:rFonts w:hint="cs"/>
          <w:rtl/>
        </w:rPr>
        <w:t>מ</w:t>
      </w:r>
      <w:r w:rsidR="00FF3740" w:rsidRPr="008F0054">
        <w:rPr>
          <w:rtl/>
        </w:rPr>
        <w:t xml:space="preserve">הריני נזירה ושמע בעלה ואמר ואני </w:t>
      </w:r>
      <w:r w:rsidRPr="008F0054">
        <w:rPr>
          <w:rFonts w:hint="cs"/>
          <w:rtl/>
        </w:rPr>
        <w:t>דאין</w:t>
      </w:r>
      <w:r w:rsidR="00FF3740" w:rsidRPr="008F0054">
        <w:rPr>
          <w:rtl/>
        </w:rPr>
        <w:t xml:space="preserve"> יכול להפר</w:t>
      </w:r>
    </w:p>
    <w:p w14:paraId="5E6DA399" w14:textId="77777777" w:rsidR="00FF3740" w:rsidRPr="006F178A" w:rsidRDefault="00FF3740" w:rsidP="008F0054">
      <w:pPr>
        <w:rPr>
          <w:rtl/>
        </w:rPr>
      </w:pPr>
      <w:r w:rsidRPr="006F178A">
        <w:rPr>
          <w:rtl/>
        </w:rPr>
        <w:t xml:space="preserve">ואי </w:t>
      </w:r>
      <w:r w:rsidRPr="006F178A">
        <w:rPr>
          <w:rFonts w:hint="cs"/>
          <w:rtl/>
        </w:rPr>
        <w:t xml:space="preserve">בעל </w:t>
      </w:r>
      <w:r w:rsidRPr="006F178A">
        <w:rPr>
          <w:rtl/>
        </w:rPr>
        <w:t>מיגז</w:t>
      </w:r>
      <w:r w:rsidRPr="006F178A">
        <w:rPr>
          <w:rFonts w:hint="cs"/>
          <w:rtl/>
        </w:rPr>
        <w:t xml:space="preserve"> שיפר לאשתו והוא יאסר </w:t>
      </w:r>
      <w:r w:rsidRPr="006F178A">
        <w:rPr>
          <w:rtl/>
        </w:rPr>
        <w:t>–</w:t>
      </w:r>
      <w:r w:rsidRPr="006F178A">
        <w:rPr>
          <w:rFonts w:hint="cs"/>
          <w:rtl/>
        </w:rPr>
        <w:t xml:space="preserve"> ש</w:t>
      </w:r>
      <w:r w:rsidRPr="006F178A">
        <w:rPr>
          <w:rtl/>
        </w:rPr>
        <w:t>"</w:t>
      </w:r>
      <w:r w:rsidRPr="006F178A">
        <w:rPr>
          <w:rFonts w:hint="cs"/>
          <w:rtl/>
        </w:rPr>
        <w:t xml:space="preserve">מ בעל מיעקר </w:t>
      </w:r>
    </w:p>
    <w:p w14:paraId="3ABB59F9" w14:textId="77777777" w:rsidR="008F0054" w:rsidRDefault="008F0054" w:rsidP="00A5184B">
      <w:pPr>
        <w:pStyle w:val="36"/>
        <w:framePr w:wrap="notBeside"/>
        <w:rPr>
          <w:rFonts w:ascii="FontbitDavid" w:hAnsi="FontbitDavid"/>
          <w:rtl/>
        </w:rPr>
      </w:pPr>
      <w:r w:rsidRPr="008F0054">
        <w:rPr>
          <w:rFonts w:hint="cs"/>
          <w:rtl/>
        </w:rPr>
        <w:t xml:space="preserve">דדחי': </w:t>
      </w:r>
    </w:p>
    <w:p w14:paraId="2F2A0205" w14:textId="0254C79B" w:rsidR="00FF3740" w:rsidRPr="00A145B1" w:rsidRDefault="00FF3740" w:rsidP="005343D3">
      <w:pPr>
        <w:spacing w:after="40"/>
        <w:rPr>
          <w:rFonts w:ascii="FontbitDavid" w:hAnsi="FontbitDavid"/>
          <w:spacing w:val="-6"/>
          <w:rtl/>
        </w:rPr>
      </w:pPr>
      <w:r w:rsidRPr="006A1338">
        <w:rPr>
          <w:rFonts w:ascii="FontbitDavid" w:hAnsi="FontbitDavid" w:hint="cs"/>
          <w:spacing w:val="-6"/>
          <w:rtl/>
        </w:rPr>
        <w:t>דלעולם מיגז ובדין דליפר</w:t>
      </w:r>
      <w:r w:rsidR="00F31639" w:rsidRPr="006A1338">
        <w:rPr>
          <w:rFonts w:ascii="FontbitDavid" w:hAnsi="FontbitDavid" w:hint="cs"/>
          <w:spacing w:val="-6"/>
          <w:rtl/>
        </w:rPr>
        <w:t xml:space="preserve">, </w:t>
      </w:r>
      <w:r w:rsidR="006A1338" w:rsidRPr="006A1338">
        <w:rPr>
          <w:rFonts w:ascii="FontbitDavid" w:hAnsi="FontbitDavid" w:hint="cs"/>
          <w:spacing w:val="-6"/>
          <w:rtl/>
        </w:rPr>
        <w:t>ולא מיפר כיון שאמר ואני כמי שמקיים.</w:t>
      </w:r>
    </w:p>
    <w:p w14:paraId="1C3137D6" w14:textId="77777777" w:rsidR="00F31639" w:rsidRDefault="00F31639" w:rsidP="00A5184B">
      <w:pPr>
        <w:pStyle w:val="36"/>
        <w:framePr w:wrap="notBeside"/>
        <w:rPr>
          <w:rtl/>
        </w:rPr>
      </w:pPr>
      <w:r w:rsidRPr="00F31639">
        <w:rPr>
          <w:rFonts w:hint="cs"/>
          <w:rtl/>
        </w:rPr>
        <w:t xml:space="preserve">ב. </w:t>
      </w:r>
      <w:r w:rsidR="00FF3740" w:rsidRPr="00F31639">
        <w:rPr>
          <w:rFonts w:hint="cs"/>
          <w:rtl/>
        </w:rPr>
        <w:t>והך</w:t>
      </w:r>
    </w:p>
    <w:p w14:paraId="799C40B2" w14:textId="7772A70C" w:rsidR="00FF3740" w:rsidRPr="006F178A" w:rsidRDefault="00FF3740" w:rsidP="00FF3740">
      <w:pPr>
        <w:rPr>
          <w:rtl/>
        </w:rPr>
      </w:pPr>
      <w:r w:rsidRPr="00F31639">
        <w:rPr>
          <w:rFonts w:hint="cs"/>
          <w:rtl/>
        </w:rPr>
        <w:t xml:space="preserve"> </w:t>
      </w:r>
      <w:r w:rsidRPr="006F178A">
        <w:rPr>
          <w:rFonts w:ascii="FontbitDavid" w:hAnsi="FontbitDavid" w:hint="cs"/>
          <w:rtl/>
        </w:rPr>
        <w:t>ד</w:t>
      </w:r>
      <w:r w:rsidRPr="006F178A">
        <w:rPr>
          <w:rFonts w:ascii="FontbitDavid" w:hAnsi="FontbitDavid"/>
          <w:rtl/>
        </w:rPr>
        <w:t>אשה שנדרה בנזיר והפרישה את בהמתה, ואח"כ הפר לה בעלה, אם שלו היתה הבהמה - תצא ותרעה בעדר, ואם שלה היתה הבהמה החטאת תמות</w:t>
      </w:r>
      <w:r w:rsidR="001A7DD4">
        <w:rPr>
          <w:rFonts w:ascii="FontbitDavid" w:hAnsi="FontbitDavid"/>
          <w:rtl/>
        </w:rPr>
        <w:t>.</w:t>
      </w:r>
      <w:r w:rsidRPr="006F178A">
        <w:rPr>
          <w:rFonts w:ascii="FontbitDavid" w:hAnsi="FontbitDavid" w:hint="cs"/>
          <w:rtl/>
        </w:rPr>
        <w:t xml:space="preserve"> ואי ס</w:t>
      </w:r>
      <w:r w:rsidRPr="006F178A">
        <w:rPr>
          <w:rFonts w:ascii="FontbitDavid" w:hAnsi="FontbitDavid"/>
          <w:rtl/>
        </w:rPr>
        <w:t>"</w:t>
      </w:r>
      <w:r w:rsidRPr="006F178A">
        <w:rPr>
          <w:rFonts w:ascii="FontbitDavid" w:hAnsi="FontbitDavid" w:hint="cs"/>
          <w:rtl/>
        </w:rPr>
        <w:t xml:space="preserve">ד בעל מיעקר תצא לחולין </w:t>
      </w:r>
      <w:r w:rsidR="003B5D73">
        <w:rPr>
          <w:rFonts w:ascii="FontbitDavid" w:hAnsi="FontbitDavid" w:hint="cs"/>
          <w:rtl/>
        </w:rPr>
        <w:t>-</w:t>
      </w:r>
      <w:r w:rsidRPr="00766B62">
        <w:rPr>
          <w:rFonts w:ascii="FontbitDavid" w:hAnsi="FontbitDavid" w:cs="BA Vilna Bold" w:hint="cs"/>
          <w:rtl/>
        </w:rPr>
        <w:t>ש</w:t>
      </w:r>
      <w:r w:rsidRPr="00766B62">
        <w:rPr>
          <w:rFonts w:ascii="FontbitDavid" w:hAnsi="FontbitDavid" w:cs="BA Vilna Bold"/>
          <w:rtl/>
        </w:rPr>
        <w:t>"</w:t>
      </w:r>
      <w:r w:rsidRPr="00766B62">
        <w:rPr>
          <w:rFonts w:ascii="FontbitDavid" w:hAnsi="FontbitDavid" w:cs="BA Vilna Bold" w:hint="cs"/>
          <w:rtl/>
        </w:rPr>
        <w:t>מ בעל מיגז</w:t>
      </w:r>
      <w:r w:rsidRPr="006F178A">
        <w:rPr>
          <w:rFonts w:ascii="FontbitDavid" w:hAnsi="FontbitDavid" w:hint="cs"/>
          <w:rtl/>
        </w:rPr>
        <w:t xml:space="preserve"> </w:t>
      </w:r>
    </w:p>
    <w:p w14:paraId="45748DFE" w14:textId="2050A1B3" w:rsidR="003B5D73" w:rsidRDefault="00E71349" w:rsidP="00A5184B">
      <w:pPr>
        <w:pStyle w:val="36"/>
        <w:framePr w:wrap="notBeside"/>
        <w:rPr>
          <w:rtl/>
        </w:rPr>
      </w:pPr>
      <w:r>
        <w:rPr>
          <w:rFonts w:hint="cs"/>
          <w:rtl/>
        </w:rPr>
        <w:t>ד</w:t>
      </w:r>
      <w:r w:rsidR="003B5D73">
        <w:rPr>
          <w:rFonts w:hint="cs"/>
          <w:rtl/>
        </w:rPr>
        <w:t xml:space="preserve">דחי': </w:t>
      </w:r>
    </w:p>
    <w:p w14:paraId="32CCD74E" w14:textId="35DDF47F" w:rsidR="006E0604" w:rsidRPr="00757D20" w:rsidRDefault="003B5D73" w:rsidP="005343D3">
      <w:pPr>
        <w:spacing w:after="40"/>
        <w:rPr>
          <w:rtl/>
        </w:rPr>
      </w:pPr>
      <w:r>
        <w:rPr>
          <w:rFonts w:hint="cs"/>
          <w:rtl/>
        </w:rPr>
        <w:t xml:space="preserve">לעולם </w:t>
      </w:r>
      <w:r w:rsidR="00FF3740" w:rsidRPr="00757D20">
        <w:rPr>
          <w:rtl/>
        </w:rPr>
        <w:t xml:space="preserve">בעל מיעקר </w:t>
      </w:r>
      <w:r w:rsidR="00FF3740" w:rsidRPr="00757D20">
        <w:rPr>
          <w:rFonts w:hint="cs"/>
          <w:rtl/>
        </w:rPr>
        <w:t>ו</w:t>
      </w:r>
      <w:r w:rsidR="00585A64">
        <w:rPr>
          <w:rFonts w:hint="cs"/>
          <w:rtl/>
        </w:rPr>
        <w:t>כאן</w:t>
      </w:r>
      <w:r w:rsidR="00FF3740" w:rsidRPr="00757D20">
        <w:rPr>
          <w:rFonts w:hint="cs"/>
          <w:rtl/>
        </w:rPr>
        <w:t xml:space="preserve"> </w:t>
      </w:r>
      <w:r w:rsidR="00FF3740" w:rsidRPr="00757D20">
        <w:rPr>
          <w:rtl/>
        </w:rPr>
        <w:t>כיון ד</w:t>
      </w:r>
      <w:r w:rsidR="004D1772">
        <w:rPr>
          <w:rFonts w:hint="cs"/>
          <w:rtl/>
        </w:rPr>
        <w:t>א''צ</w:t>
      </w:r>
      <w:r w:rsidR="00FF3740" w:rsidRPr="00757D20">
        <w:rPr>
          <w:rtl/>
        </w:rPr>
        <w:t xml:space="preserve"> כפרה </w:t>
      </w:r>
      <w:r w:rsidR="00FF3740" w:rsidRPr="00757D20">
        <w:rPr>
          <w:rFonts w:hint="cs"/>
          <w:rtl/>
        </w:rPr>
        <w:t xml:space="preserve">היא </w:t>
      </w:r>
      <w:r w:rsidR="00FF3740" w:rsidRPr="00757D20">
        <w:rPr>
          <w:rtl/>
        </w:rPr>
        <w:t xml:space="preserve">כחטאת שמתו בעליה, </w:t>
      </w:r>
      <w:r w:rsidR="004D1772">
        <w:rPr>
          <w:rFonts w:hint="cs"/>
          <w:rtl/>
        </w:rPr>
        <w:t>ש</w:t>
      </w:r>
      <w:r w:rsidR="00FF3740" w:rsidRPr="00757D20">
        <w:rPr>
          <w:rtl/>
        </w:rPr>
        <w:t>תמות.</w:t>
      </w:r>
    </w:p>
    <w:p w14:paraId="010D09A7" w14:textId="4C45A6EE" w:rsidR="004D1772" w:rsidRDefault="00E71349" w:rsidP="00A5184B">
      <w:pPr>
        <w:pStyle w:val="36"/>
        <w:framePr w:wrap="notBeside"/>
        <w:rPr>
          <w:rtl/>
        </w:rPr>
      </w:pPr>
      <w:r>
        <w:rPr>
          <w:rFonts w:hint="cs"/>
          <w:rtl/>
        </w:rPr>
        <w:t>ג</w:t>
      </w:r>
      <w:r w:rsidR="004D1772" w:rsidRPr="004D1772">
        <w:rPr>
          <w:rFonts w:hint="cs"/>
          <w:rtl/>
        </w:rPr>
        <w:t>.</w:t>
      </w:r>
      <w:r w:rsidR="00FF3740" w:rsidRPr="004D1772">
        <w:rPr>
          <w:rtl/>
        </w:rPr>
        <w:t xml:space="preserve"> </w:t>
      </w:r>
      <w:r w:rsidR="00FF3740" w:rsidRPr="004D1772">
        <w:rPr>
          <w:rFonts w:hint="cs"/>
          <w:rtl/>
        </w:rPr>
        <w:t>והך</w:t>
      </w:r>
    </w:p>
    <w:p w14:paraId="68A5BA86" w14:textId="7B391627" w:rsidR="00FF3740" w:rsidRPr="006F178A" w:rsidRDefault="00FF3740" w:rsidP="009B4579">
      <w:pPr>
        <w:rPr>
          <w:rtl/>
        </w:rPr>
      </w:pPr>
      <w:r w:rsidRPr="004D1772">
        <w:rPr>
          <w:rFonts w:hint="cs"/>
          <w:rtl/>
        </w:rPr>
        <w:t xml:space="preserve"> </w:t>
      </w:r>
      <w:r w:rsidRPr="006F178A">
        <w:rPr>
          <w:rFonts w:ascii="FontbitDavid" w:hAnsi="FontbitDavid" w:hint="cs"/>
          <w:rtl/>
        </w:rPr>
        <w:t>ד</w:t>
      </w:r>
      <w:r w:rsidRPr="006F178A">
        <w:rPr>
          <w:rFonts w:ascii="FontbitDavid" w:hAnsi="FontbitDavid"/>
          <w:rtl/>
        </w:rPr>
        <w:t>האשה שנדרה בנזיר, וש</w:t>
      </w:r>
      <w:r w:rsidR="00E71349">
        <w:rPr>
          <w:rFonts w:ascii="FontbitDavid" w:hAnsi="FontbitDavid" w:hint="cs"/>
          <w:rtl/>
        </w:rPr>
        <w:t>ת</w:t>
      </w:r>
      <w:r w:rsidRPr="006F178A">
        <w:rPr>
          <w:rFonts w:ascii="FontbitDavid" w:hAnsi="FontbitDavid"/>
          <w:rtl/>
        </w:rPr>
        <w:t>תה יין ו</w:t>
      </w:r>
      <w:r w:rsidR="00524E4D">
        <w:rPr>
          <w:rFonts w:ascii="FontbitDavid" w:hAnsi="FontbitDavid" w:hint="cs"/>
          <w:rtl/>
        </w:rPr>
        <w:t>נ</w:t>
      </w:r>
      <w:r w:rsidRPr="006F178A">
        <w:rPr>
          <w:rFonts w:ascii="FontbitDavid" w:hAnsi="FontbitDavid"/>
          <w:rtl/>
        </w:rPr>
        <w:t>טמאה למתים סופגת ארבעים</w:t>
      </w:r>
      <w:r w:rsidR="001A7DD4">
        <w:rPr>
          <w:rFonts w:ascii="FontbitDavid" w:hAnsi="FontbitDavid"/>
          <w:rtl/>
        </w:rPr>
        <w:t>.</w:t>
      </w:r>
      <w:r w:rsidR="00524E4D">
        <w:rPr>
          <w:rFonts w:hint="cs"/>
          <w:rtl/>
        </w:rPr>
        <w:t xml:space="preserve"> </w:t>
      </w:r>
      <w:r w:rsidR="0074223C">
        <w:rPr>
          <w:rFonts w:hint="cs"/>
          <w:rtl/>
        </w:rPr>
        <w:t>ובהכרח בשהפר לה</w:t>
      </w:r>
      <w:r w:rsidR="0074223C" w:rsidRPr="0074223C">
        <w:rPr>
          <w:rStyle w:val="affffff1"/>
          <w:rFonts w:hint="cs"/>
          <w:rtl/>
        </w:rPr>
        <w:t xml:space="preserve"> דאל''ה מאי קמ''ל</w:t>
      </w:r>
      <w:r w:rsidR="0074223C">
        <w:rPr>
          <w:rFonts w:hint="cs"/>
          <w:rtl/>
        </w:rPr>
        <w:t xml:space="preserve"> ואפ''ה </w:t>
      </w:r>
      <w:r w:rsidRPr="006F178A">
        <w:rPr>
          <w:rFonts w:hint="cs"/>
          <w:rtl/>
        </w:rPr>
        <w:t>סופגת</w:t>
      </w:r>
      <w:r w:rsidR="00524E4D">
        <w:rPr>
          <w:rFonts w:hint="cs"/>
          <w:rtl/>
        </w:rPr>
        <w:t>.</w:t>
      </w:r>
      <w:r w:rsidRPr="006F178A">
        <w:rPr>
          <w:rFonts w:hint="cs"/>
          <w:rtl/>
        </w:rPr>
        <w:t xml:space="preserve"> </w:t>
      </w:r>
    </w:p>
    <w:p w14:paraId="08900B3F" w14:textId="77777777" w:rsidR="009B4579" w:rsidRDefault="009B4579" w:rsidP="00A5184B">
      <w:pPr>
        <w:pStyle w:val="36"/>
        <w:framePr w:wrap="notBeside"/>
        <w:rPr>
          <w:rFonts w:ascii="FontbitDavid" w:hAnsi="FontbitDavid"/>
          <w:rtl/>
        </w:rPr>
      </w:pPr>
      <w:r w:rsidRPr="009B4579">
        <w:rPr>
          <w:rFonts w:hint="cs"/>
          <w:rtl/>
        </w:rPr>
        <w:t>ודחי':</w:t>
      </w:r>
      <w:r w:rsidRPr="009B4579">
        <w:rPr>
          <w:rFonts w:hint="cs"/>
        </w:rPr>
        <w:t xml:space="preserve"> </w:t>
      </w:r>
    </w:p>
    <w:p w14:paraId="4528EF58" w14:textId="763CA88F" w:rsidR="006E0604" w:rsidRPr="006F178A" w:rsidRDefault="00FF3740" w:rsidP="007143FE">
      <w:r w:rsidRPr="0086300F">
        <w:rPr>
          <w:rFonts w:ascii="FontbitDavid" w:hAnsi="FontbitDavid" w:hint="cs"/>
          <w:rtl/>
        </w:rPr>
        <w:t xml:space="preserve">לעולם בעל </w:t>
      </w:r>
      <w:r w:rsidRPr="0086300F">
        <w:rPr>
          <w:rFonts w:ascii="FontbitDavid" w:hAnsi="FontbitDavid"/>
          <w:rtl/>
        </w:rPr>
        <w:t xml:space="preserve">מיעקר </w:t>
      </w:r>
      <w:r w:rsidRPr="0086300F">
        <w:rPr>
          <w:rFonts w:ascii="FontbitDavid" w:hAnsi="FontbitDavid" w:hint="cs"/>
          <w:rtl/>
        </w:rPr>
        <w:t xml:space="preserve">ומיירי בלא היפר </w:t>
      </w:r>
      <w:r w:rsidRPr="0086300F">
        <w:rPr>
          <w:rFonts w:ascii="FontbitDavid" w:hAnsi="FontbitDavid"/>
          <w:rtl/>
        </w:rPr>
        <w:t xml:space="preserve">ומשום סיפא: </w:t>
      </w:r>
      <w:r w:rsidRPr="0086300F">
        <w:rPr>
          <w:rFonts w:ascii="FontbitDavid" w:hAnsi="FontbitDavid" w:hint="cs"/>
          <w:rtl/>
        </w:rPr>
        <w:t>ד</w:t>
      </w:r>
      <w:r w:rsidRPr="0086300F">
        <w:rPr>
          <w:rFonts w:ascii="FontbitDavid" w:hAnsi="FontbitDavid"/>
          <w:rtl/>
        </w:rPr>
        <w:t xml:space="preserve">היפר לה בעלה והיא לא ידעה, והיתה שותה יין ומטמאה למתים - אינה סופגת את הארבעים, תנא נמי רישא </w:t>
      </w:r>
      <w:r w:rsidRPr="00766B62">
        <w:rPr>
          <w:rFonts w:ascii="FontbitDavid" w:hAnsi="FontbitDavid" w:cs="BA Vilna Bold"/>
          <w:rtl/>
        </w:rPr>
        <w:t>סופגת</w:t>
      </w:r>
      <w:r w:rsidRPr="0086300F">
        <w:rPr>
          <w:rFonts w:ascii="FontbitDavid" w:hAnsi="FontbitDavid"/>
          <w:rtl/>
        </w:rPr>
        <w:t>.</w:t>
      </w:r>
    </w:p>
    <w:p w14:paraId="293A422C" w14:textId="77777777" w:rsidR="00FF3740" w:rsidRPr="006F178A" w:rsidRDefault="00FF3740" w:rsidP="00516202">
      <w:pPr>
        <w:pStyle w:val="affff5"/>
        <w:framePr w:wrap="around"/>
        <w:rPr>
          <w:rtl/>
        </w:rPr>
      </w:pPr>
      <w:r w:rsidRPr="006F178A">
        <w:rPr>
          <w:rFonts w:hint="cs"/>
          <w:rtl/>
        </w:rPr>
        <w:t>כב.</w:t>
      </w:r>
    </w:p>
    <w:p w14:paraId="6DBABFB3" w14:textId="662D6105" w:rsidR="006762AA" w:rsidRDefault="00D122CE" w:rsidP="00A5184B">
      <w:pPr>
        <w:pStyle w:val="36"/>
        <w:framePr w:wrap="notBeside"/>
        <w:rPr>
          <w:rtl/>
        </w:rPr>
      </w:pPr>
      <w:r>
        <w:rPr>
          <w:rFonts w:hint="cs"/>
          <w:rtl/>
        </w:rPr>
        <w:t xml:space="preserve">ד. </w:t>
      </w:r>
      <w:r w:rsidR="00FF3740" w:rsidRPr="006762AA">
        <w:rPr>
          <w:rFonts w:hint="cs"/>
          <w:rtl/>
        </w:rPr>
        <w:t>והך</w:t>
      </w:r>
    </w:p>
    <w:p w14:paraId="3B095E0A" w14:textId="3719F3E1" w:rsidR="00FF3740" w:rsidRPr="00450488" w:rsidRDefault="00FF3740" w:rsidP="00546EFC">
      <w:pPr>
        <w:spacing w:after="40"/>
        <w:rPr>
          <w:rStyle w:val="a6"/>
          <w:rtl/>
        </w:rPr>
      </w:pPr>
      <w:r w:rsidRPr="006762AA">
        <w:rPr>
          <w:rFonts w:hint="cs"/>
          <w:rtl/>
        </w:rPr>
        <w:t xml:space="preserve"> </w:t>
      </w:r>
      <w:r w:rsidRPr="006F178A">
        <w:rPr>
          <w:rFonts w:ascii="FontbitDavid" w:hAnsi="FontbitDavid" w:hint="cs"/>
          <w:rtl/>
        </w:rPr>
        <w:t>דהאשה ש</w:t>
      </w:r>
      <w:r w:rsidRPr="006F178A">
        <w:rPr>
          <w:rFonts w:ascii="FontbitDavid" w:hAnsi="FontbitDavid"/>
          <w:rtl/>
        </w:rPr>
        <w:t>נדרה בנזיר ונטמאת, ואח"כ הפר לה בעלה</w:t>
      </w:r>
      <w:r w:rsidR="00FA6715">
        <w:rPr>
          <w:rFonts w:ascii="FontbitDavid" w:hAnsi="FontbitDavid" w:hint="cs"/>
          <w:rtl/>
        </w:rPr>
        <w:t xml:space="preserve"> </w:t>
      </w:r>
      <w:r w:rsidRPr="006F178A">
        <w:rPr>
          <w:rFonts w:ascii="FontbitDavid" w:hAnsi="FontbitDavid"/>
          <w:rtl/>
        </w:rPr>
        <w:t>מביאה חטאת העוף</w:t>
      </w:r>
      <w:r w:rsidR="001C43D9">
        <w:rPr>
          <w:rFonts w:ascii="FontbitDavid" w:hAnsi="FontbitDavid" w:hint="cs"/>
          <w:rtl/>
        </w:rPr>
        <w:t>,</w:t>
      </w:r>
      <w:r w:rsidR="00FA6715">
        <w:rPr>
          <w:rFonts w:hint="cs"/>
          <w:rtl/>
        </w:rPr>
        <w:t xml:space="preserve"> </w:t>
      </w:r>
      <w:r w:rsidR="00FA6715" w:rsidRPr="00450488">
        <w:rPr>
          <w:rStyle w:val="a6"/>
          <w:rFonts w:hint="cs"/>
          <w:rtl/>
        </w:rPr>
        <w:t>ואי בעל מיגז תביא גם עולת העוף</w:t>
      </w:r>
    </w:p>
    <w:p w14:paraId="2BA3C0BB" w14:textId="1046B524" w:rsidR="00546EFC" w:rsidRDefault="00546EFC" w:rsidP="00A5184B">
      <w:pPr>
        <w:pStyle w:val="36"/>
        <w:framePr w:wrap="notBeside"/>
        <w:rPr>
          <w:rFonts w:ascii="FontbitDavid" w:hAnsi="FontbitDavid"/>
          <w:rtl/>
        </w:rPr>
      </w:pPr>
      <w:r w:rsidRPr="00546EFC">
        <w:rPr>
          <w:rFonts w:hint="cs"/>
          <w:rtl/>
        </w:rPr>
        <w:t>דחי'</w:t>
      </w:r>
      <w:r>
        <w:rPr>
          <w:rFonts w:ascii="FontbitDavid" w:hAnsi="FontbitDavid" w:hint="cs"/>
          <w:rtl/>
        </w:rPr>
        <w:t>:</w:t>
      </w:r>
    </w:p>
    <w:p w14:paraId="38976E4C" w14:textId="40C39E7C" w:rsidR="006E0604" w:rsidRPr="006F178A" w:rsidRDefault="00FF3740" w:rsidP="00546EFC">
      <w:pPr>
        <w:spacing w:after="40"/>
        <w:rPr>
          <w:rtl/>
        </w:rPr>
      </w:pPr>
      <w:r w:rsidRPr="00450488">
        <w:rPr>
          <w:rFonts w:ascii="FontbitDavid" w:hAnsi="FontbitDavid" w:hint="cs"/>
          <w:rtl/>
        </w:rPr>
        <w:t>דאפשר מעיקר</w:t>
      </w:r>
      <w:r w:rsidR="001C43D9">
        <w:rPr>
          <w:rFonts w:ascii="FontbitDavid" w:hAnsi="FontbitDavid" w:hint="cs"/>
          <w:rtl/>
        </w:rPr>
        <w:t xml:space="preserve">א </w:t>
      </w:r>
      <w:r w:rsidRPr="00450488">
        <w:rPr>
          <w:rFonts w:ascii="FontbitDavid" w:hAnsi="FontbitDavid" w:hint="cs"/>
          <w:rtl/>
        </w:rPr>
        <w:t xml:space="preserve">לא מביאה חטאת העוף </w:t>
      </w:r>
      <w:r w:rsidRPr="00450488">
        <w:rPr>
          <w:rStyle w:val="a4"/>
          <w:rFonts w:hint="cs"/>
          <w:rtl/>
        </w:rPr>
        <w:t>כר</w:t>
      </w:r>
      <w:r w:rsidRPr="00450488">
        <w:rPr>
          <w:rStyle w:val="a4"/>
          <w:rtl/>
        </w:rPr>
        <w:t>"</w:t>
      </w:r>
      <w:r w:rsidRPr="00450488">
        <w:rPr>
          <w:rStyle w:val="a4"/>
          <w:rFonts w:hint="cs"/>
          <w:rtl/>
        </w:rPr>
        <w:t>א הקפר</w:t>
      </w:r>
      <w:r w:rsidRPr="00450488">
        <w:rPr>
          <w:rFonts w:ascii="FontbitDavid" w:hAnsi="FontbitDavid" w:hint="cs"/>
          <w:rtl/>
        </w:rPr>
        <w:t xml:space="preserve"> ד</w:t>
      </w:r>
      <w:r w:rsidRPr="00450488">
        <w:rPr>
          <w:rStyle w:val="afffffe"/>
          <w:rFonts w:hint="cs"/>
          <w:rtl/>
        </w:rPr>
        <w:t>'</w:t>
      </w:r>
      <w:r w:rsidRPr="00450488">
        <w:rPr>
          <w:rStyle w:val="afffffe"/>
          <w:rtl/>
        </w:rPr>
        <w:t>מאשר חטא על הנפש</w:t>
      </w:r>
      <w:r w:rsidRPr="00450488">
        <w:rPr>
          <w:rStyle w:val="afffffe"/>
          <w:rFonts w:hint="cs"/>
          <w:rtl/>
        </w:rPr>
        <w:t>'</w:t>
      </w:r>
      <w:r w:rsidRPr="00450488">
        <w:rPr>
          <w:rFonts w:ascii="FontbitDavid" w:hAnsi="FontbitDavid"/>
          <w:rtl/>
        </w:rPr>
        <w:t xml:space="preserve"> </w:t>
      </w:r>
      <w:r w:rsidR="00D122CE">
        <w:rPr>
          <w:rFonts w:ascii="FontbitDavid" w:hAnsi="FontbitDavid" w:hint="cs"/>
          <w:rtl/>
        </w:rPr>
        <w:t>מ</w:t>
      </w:r>
      <w:r w:rsidRPr="00450488">
        <w:rPr>
          <w:rFonts w:ascii="FontbitDavid" w:hAnsi="FontbitDavid"/>
          <w:rtl/>
        </w:rPr>
        <w:t xml:space="preserve">צער עצמו מן היין נקרא </w:t>
      </w:r>
      <w:r w:rsidRPr="00766B62">
        <w:rPr>
          <w:rFonts w:ascii="FontbitDavid" w:hAnsi="FontbitDavid" w:cs="BA Vilna Bold"/>
          <w:rtl/>
        </w:rPr>
        <w:t>חוטא</w:t>
      </w:r>
      <w:r w:rsidR="001C43D9">
        <w:rPr>
          <w:rFonts w:ascii="FontbitDavid" w:hAnsi="FontbitDavid" w:hint="cs"/>
          <w:rtl/>
        </w:rPr>
        <w:t>,</w:t>
      </w:r>
      <w:r w:rsidRPr="00450488">
        <w:rPr>
          <w:rFonts w:ascii="FontbitDavid" w:hAnsi="FontbitDavid"/>
          <w:rtl/>
        </w:rPr>
        <w:t xml:space="preserve"> ומה זה שציער עצמו </w:t>
      </w:r>
      <w:r w:rsidR="001C43D9">
        <w:rPr>
          <w:rFonts w:ascii="FontbitDavid" w:hAnsi="FontbitDavid" w:hint="cs"/>
          <w:rtl/>
        </w:rPr>
        <w:t>רק</w:t>
      </w:r>
      <w:r w:rsidRPr="00450488">
        <w:rPr>
          <w:rFonts w:ascii="FontbitDavid" w:hAnsi="FontbitDavid"/>
          <w:rtl/>
        </w:rPr>
        <w:t xml:space="preserve"> </w:t>
      </w:r>
      <w:r w:rsidR="001C43D9">
        <w:rPr>
          <w:rFonts w:ascii="FontbitDavid" w:hAnsi="FontbitDavid" w:hint="cs"/>
          <w:rtl/>
        </w:rPr>
        <w:t>מ</w:t>
      </w:r>
      <w:r w:rsidRPr="00450488">
        <w:rPr>
          <w:rFonts w:ascii="FontbitDavid" w:hAnsi="FontbitDavid"/>
          <w:rtl/>
        </w:rPr>
        <w:t xml:space="preserve">יין נקרא חוטא, </w:t>
      </w:r>
      <w:r w:rsidR="001C43D9">
        <w:rPr>
          <w:rFonts w:ascii="FontbitDavid" w:hAnsi="FontbitDavid" w:hint="cs"/>
          <w:rtl/>
        </w:rPr>
        <w:t xml:space="preserve">ק''ו </w:t>
      </w:r>
      <w:r w:rsidRPr="00450488">
        <w:rPr>
          <w:rFonts w:ascii="FontbitDavid" w:hAnsi="FontbitDavid"/>
          <w:rtl/>
        </w:rPr>
        <w:t>המצער עצמו מכל דבר.</w:t>
      </w:r>
    </w:p>
    <w:p w14:paraId="53276C16" w14:textId="675FB41E" w:rsidR="0043193A" w:rsidRPr="006F178A" w:rsidRDefault="0043193A" w:rsidP="00A5184B">
      <w:pPr>
        <w:pStyle w:val="36"/>
        <w:framePr w:wrap="notBeside"/>
        <w:rPr>
          <w:rFonts w:ascii="FontbitDavid" w:hAnsi="FontbitDavid"/>
        </w:rPr>
      </w:pPr>
      <w:r w:rsidRPr="0043193A">
        <w:rPr>
          <w:rFonts w:hint="cs"/>
          <w:rtl/>
        </w:rPr>
        <w:t xml:space="preserve">ה. </w:t>
      </w:r>
      <w:r w:rsidR="00FF3740" w:rsidRPr="0043193A">
        <w:rPr>
          <w:rtl/>
        </w:rPr>
        <w:t>ת</w:t>
      </w:r>
      <w:r>
        <w:rPr>
          <w:rFonts w:hint="cs"/>
          <w:rtl/>
        </w:rPr>
        <w:t>"ש</w:t>
      </w:r>
    </w:p>
    <w:p w14:paraId="10F120EC" w14:textId="77777777" w:rsidR="00B72FAD" w:rsidRPr="00766B62" w:rsidRDefault="00FF3740" w:rsidP="00FF3740">
      <w:pPr>
        <w:rPr>
          <w:rFonts w:ascii="FontbitDavid" w:hAnsi="FontbitDavid" w:cs="BA Vilna Bold"/>
          <w:rtl/>
        </w:rPr>
      </w:pPr>
      <w:r w:rsidRPr="006F178A">
        <w:rPr>
          <w:rFonts w:ascii="FontbitDavid" w:hAnsi="FontbitDavid"/>
          <w:rtl/>
        </w:rPr>
        <w:t xml:space="preserve"> אשה שנדרה בנזיר, ושמעה חבירתה ואמרה ואני, ובא </w:t>
      </w:r>
      <w:r w:rsidRPr="006E0604">
        <w:rPr>
          <w:rFonts w:ascii="FontbitDavid" w:hAnsi="FontbitDavid"/>
          <w:spacing w:val="-4"/>
          <w:rtl/>
        </w:rPr>
        <w:t>בעלה של ראשונה והפר לה היא מותרת וחבירתה אסורה</w:t>
      </w:r>
      <w:r w:rsidR="001A7DD4" w:rsidRPr="006E0604">
        <w:rPr>
          <w:rFonts w:ascii="FontbitDavid" w:hAnsi="FontbitDavid"/>
          <w:spacing w:val="-4"/>
          <w:rtl/>
        </w:rPr>
        <w:t>.</w:t>
      </w:r>
      <w:r w:rsidRPr="006F178A">
        <w:rPr>
          <w:rFonts w:ascii="FontbitDavid" w:hAnsi="FontbitDavid" w:hint="cs"/>
          <w:rtl/>
        </w:rPr>
        <w:t xml:space="preserve"> </w:t>
      </w:r>
      <w:r w:rsidRPr="00766B62">
        <w:rPr>
          <w:rFonts w:ascii="FontbitDavid" w:hAnsi="FontbitDavid" w:cs="BA Vilna Bold" w:hint="cs"/>
          <w:rtl/>
        </w:rPr>
        <w:t xml:space="preserve"> </w:t>
      </w:r>
    </w:p>
    <w:p w14:paraId="57F9421E" w14:textId="7950E30C" w:rsidR="00590582" w:rsidRPr="00766B62" w:rsidRDefault="00590582" w:rsidP="00EC5AFB">
      <w:pPr>
        <w:rPr>
          <w:rFonts w:ascii="FontbitDavid" w:hAnsi="FontbitDavid" w:cs="BA Vilna Bold"/>
          <w:rtl/>
        </w:rPr>
      </w:pPr>
      <w:r w:rsidRPr="0043193A">
        <w:rPr>
          <w:rStyle w:val="a4"/>
          <w:rtl/>
        </w:rPr>
        <w:t>ר</w:t>
      </w:r>
      <w:r>
        <w:rPr>
          <w:rStyle w:val="a4"/>
          <w:rFonts w:hint="cs"/>
          <w:rtl/>
        </w:rPr>
        <w:t>"ש</w:t>
      </w:r>
      <w:r>
        <w:rPr>
          <w:rFonts w:hint="cs"/>
          <w:rtl/>
        </w:rPr>
        <w:t>:</w:t>
      </w:r>
      <w:r w:rsidRPr="006F178A">
        <w:rPr>
          <w:rtl/>
        </w:rPr>
        <w:t xml:space="preserve"> אם אמרה לה הריני כמותיך - שתיהן מותרות.</w:t>
      </w:r>
    </w:p>
    <w:p w14:paraId="2EFF8988" w14:textId="39FBFC50" w:rsidR="00314376" w:rsidRPr="006F178A" w:rsidRDefault="00FF3740" w:rsidP="00314376">
      <w:pPr>
        <w:rPr>
          <w:rtl/>
        </w:rPr>
      </w:pPr>
      <w:r w:rsidRPr="00766B62">
        <w:rPr>
          <w:rFonts w:ascii="FontbitDavid" w:hAnsi="FontbitDavid" w:cs="BA Vilna Bold"/>
          <w:rtl/>
        </w:rPr>
        <w:t>שמע מינה:</w:t>
      </w:r>
      <w:r w:rsidRPr="006F178A">
        <w:rPr>
          <w:rFonts w:ascii="FontbitDavid" w:hAnsi="FontbitDavid"/>
          <w:rtl/>
        </w:rPr>
        <w:t xml:space="preserve"> בעל מיגז גייז.</w:t>
      </w:r>
    </w:p>
    <w:p w14:paraId="3AA19D86" w14:textId="77777777" w:rsidR="00FF3740" w:rsidRPr="006F178A" w:rsidRDefault="00FF3740" w:rsidP="00516202">
      <w:pPr>
        <w:pStyle w:val="affff5"/>
        <w:framePr w:wrap="around"/>
        <w:rPr>
          <w:rtl/>
        </w:rPr>
      </w:pPr>
      <w:r w:rsidRPr="006F178A">
        <w:rPr>
          <w:rFonts w:hint="cs"/>
          <w:rtl/>
        </w:rPr>
        <w:t>כב:</w:t>
      </w:r>
    </w:p>
    <w:p w14:paraId="3D23B12B" w14:textId="0EDD4542" w:rsidR="009F7758" w:rsidRPr="009F7758" w:rsidRDefault="009F7758" w:rsidP="00BA44EB">
      <w:pPr>
        <w:pStyle w:val="a7"/>
        <w:rPr>
          <w:rtl/>
        </w:rPr>
      </w:pPr>
      <w:r w:rsidRPr="009F7758">
        <w:rPr>
          <w:rFonts w:hint="cs"/>
          <w:rtl/>
        </w:rPr>
        <w:t>הך דלת''ק שניה אסורה</w:t>
      </w:r>
    </w:p>
    <w:p w14:paraId="6525006F" w14:textId="07615C6F" w:rsidR="00FF3740" w:rsidRPr="006F178A" w:rsidRDefault="00FF3740" w:rsidP="00FF3740">
      <w:pPr>
        <w:rPr>
          <w:rtl/>
        </w:rPr>
      </w:pPr>
      <w:r w:rsidRPr="00913BA2">
        <w:rPr>
          <w:rStyle w:val="a4"/>
          <w:rFonts w:hint="cs"/>
          <w:rtl/>
        </w:rPr>
        <w:t>מ</w:t>
      </w:r>
      <w:r w:rsidRPr="00913BA2">
        <w:rPr>
          <w:rStyle w:val="a4"/>
          <w:rtl/>
        </w:rPr>
        <w:t>"</w:t>
      </w:r>
      <w:r w:rsidRPr="00913BA2">
        <w:rPr>
          <w:rStyle w:val="a4"/>
          <w:rFonts w:hint="cs"/>
          <w:rtl/>
        </w:rPr>
        <w:t>ז</w:t>
      </w:r>
      <w:r w:rsidRPr="00913BA2">
        <w:rPr>
          <w:rStyle w:val="a4"/>
          <w:rtl/>
        </w:rPr>
        <w:t>:</w:t>
      </w:r>
      <w:r w:rsidR="009F7758">
        <w:rPr>
          <w:rFonts w:ascii="FontbitDavid" w:hAnsi="FontbitDavid" w:hint="cs"/>
          <w:rtl/>
        </w:rPr>
        <w:t xml:space="preserve"> </w:t>
      </w:r>
      <w:r w:rsidRPr="00913BA2">
        <w:rPr>
          <w:rStyle w:val="a4"/>
          <w:rtl/>
        </w:rPr>
        <w:t>היינו ד</w:t>
      </w:r>
      <w:r w:rsidR="00913BA2" w:rsidRPr="00913BA2">
        <w:rPr>
          <w:rStyle w:val="a4"/>
          <w:rFonts w:hint="cs"/>
          <w:rtl/>
        </w:rPr>
        <w:t xml:space="preserve">בעי </w:t>
      </w:r>
      <w:r w:rsidRPr="00913BA2">
        <w:rPr>
          <w:rStyle w:val="a4"/>
          <w:rtl/>
        </w:rPr>
        <w:t>ר</w:t>
      </w:r>
      <w:r w:rsidRPr="00913BA2">
        <w:rPr>
          <w:rStyle w:val="a4"/>
          <w:rFonts w:hint="cs"/>
          <w:rtl/>
        </w:rPr>
        <w:t>ב</w:t>
      </w:r>
      <w:r w:rsidRPr="00913BA2">
        <w:rPr>
          <w:rStyle w:val="a4"/>
          <w:rtl/>
        </w:rPr>
        <w:t>"</w:t>
      </w:r>
      <w:r w:rsidRPr="00913BA2">
        <w:rPr>
          <w:rStyle w:val="a4"/>
          <w:rFonts w:hint="cs"/>
          <w:rtl/>
        </w:rPr>
        <w:t>ח</w:t>
      </w:r>
      <w:r w:rsidRPr="00913BA2">
        <w:rPr>
          <w:rStyle w:val="a4"/>
          <w:rtl/>
        </w:rPr>
        <w:t xml:space="preserve">: </w:t>
      </w:r>
      <w:r w:rsidRPr="00766B62">
        <w:rPr>
          <w:rFonts w:ascii="FontbitDavid" w:hAnsi="FontbitDavid" w:cs="BA Vilna Bold"/>
          <w:rtl/>
        </w:rPr>
        <w:t>הרי עלי כבשר זבח שלמים, מהו?</w:t>
      </w:r>
      <w:r w:rsidRPr="006F178A">
        <w:rPr>
          <w:rFonts w:ascii="FontbitDavid" w:hAnsi="FontbitDavid"/>
          <w:rtl/>
        </w:rPr>
        <w:t xml:space="preserve"> </w:t>
      </w:r>
    </w:p>
    <w:p w14:paraId="578E8B99" w14:textId="3A2E32B0" w:rsidR="00FF3740" w:rsidRPr="006F178A" w:rsidRDefault="00913BA2" w:rsidP="00C80CA7">
      <w:pPr>
        <w:ind w:left="113" w:firstLine="113"/>
        <w:rPr>
          <w:rtl/>
        </w:rPr>
      </w:pPr>
      <w:r>
        <w:rPr>
          <w:rFonts w:hint="cs"/>
          <w:rtl/>
        </w:rPr>
        <w:t xml:space="preserve">אם אדם מתפיס בעיקר או </w:t>
      </w:r>
      <w:r w:rsidR="00C80CA7">
        <w:rPr>
          <w:rFonts w:hint="cs"/>
          <w:rtl/>
        </w:rPr>
        <w:t>ב</w:t>
      </w:r>
      <w:r w:rsidR="00E37B30">
        <w:rPr>
          <w:rFonts w:hint="cs"/>
          <w:rtl/>
        </w:rPr>
        <w:t>היתר</w:t>
      </w:r>
      <w:r w:rsidR="00C80CA7">
        <w:rPr>
          <w:rFonts w:hint="cs"/>
          <w:rtl/>
        </w:rPr>
        <w:t xml:space="preserve"> </w:t>
      </w:r>
      <w:r w:rsidR="00C80CA7" w:rsidRPr="00C80CA7">
        <w:rPr>
          <w:rStyle w:val="a6"/>
          <w:rFonts w:hint="cs"/>
          <w:rtl/>
        </w:rPr>
        <w:t>[</w:t>
      </w:r>
      <w:r w:rsidR="00E37B30">
        <w:rPr>
          <w:rStyle w:val="a6"/>
          <w:rFonts w:hint="cs"/>
          <w:rtl/>
        </w:rPr>
        <w:t xml:space="preserve">בבשר </w:t>
      </w:r>
      <w:r w:rsidR="00C80CA7" w:rsidRPr="00C80CA7">
        <w:rPr>
          <w:rStyle w:val="a6"/>
          <w:rFonts w:hint="cs"/>
          <w:rtl/>
        </w:rPr>
        <w:t>אחר צינונו]</w:t>
      </w:r>
    </w:p>
    <w:p w14:paraId="6E9BCE67" w14:textId="77777777" w:rsidR="00E37B30" w:rsidRDefault="00FF3740" w:rsidP="00A5184B">
      <w:pPr>
        <w:pStyle w:val="36"/>
        <w:framePr w:wrap="notBeside"/>
        <w:rPr>
          <w:rtl/>
        </w:rPr>
      </w:pPr>
      <w:r w:rsidRPr="00314376">
        <w:rPr>
          <w:rFonts w:hint="cs"/>
          <w:rtl/>
        </w:rPr>
        <w:t>ודחי'</w:t>
      </w:r>
      <w:r w:rsidR="00E37B30" w:rsidRPr="00314376">
        <w:rPr>
          <w:rFonts w:hint="cs"/>
          <w:rtl/>
        </w:rPr>
        <w:t>:</w:t>
      </w:r>
    </w:p>
    <w:p w14:paraId="785E4153" w14:textId="41214BBF" w:rsidR="00FF3740" w:rsidRPr="006F178A" w:rsidRDefault="00FF3740" w:rsidP="00E56D7D">
      <w:pPr>
        <w:rPr>
          <w:rtl/>
        </w:rPr>
      </w:pPr>
      <w:r w:rsidRPr="006F178A">
        <w:rPr>
          <w:rFonts w:hint="cs"/>
          <w:rtl/>
        </w:rPr>
        <w:t>ד</w:t>
      </w:r>
      <w:r w:rsidR="00585A64">
        <w:rPr>
          <w:rFonts w:hint="cs"/>
          <w:rtl/>
        </w:rPr>
        <w:t>שם</w:t>
      </w:r>
      <w:r w:rsidRPr="006F178A">
        <w:rPr>
          <w:rFonts w:hint="cs"/>
          <w:rtl/>
        </w:rPr>
        <w:t xml:space="preserve"> כיון שאמר הרי עלי כבשר זבח שלמים </w:t>
      </w:r>
      <w:r w:rsidRPr="006F178A">
        <w:rPr>
          <w:rtl/>
        </w:rPr>
        <w:t>א</w:t>
      </w:r>
      <w:r w:rsidR="007A7DD4">
        <w:rPr>
          <w:rFonts w:hint="cs"/>
          <w:rtl/>
        </w:rPr>
        <w:t>ף</w:t>
      </w:r>
      <w:r w:rsidRPr="006F178A">
        <w:rPr>
          <w:rtl/>
        </w:rPr>
        <w:t xml:space="preserve"> דאחר שנזרק דמו </w:t>
      </w:r>
      <w:r w:rsidR="00B72FAD">
        <w:rPr>
          <w:rFonts w:hint="cs"/>
          <w:rtl/>
        </w:rPr>
        <w:t>יכול לאוכלו בחוץ -קדוש</w:t>
      </w:r>
      <w:r w:rsidRPr="006F178A">
        <w:rPr>
          <w:rtl/>
        </w:rPr>
        <w:t xml:space="preserve">, אבל </w:t>
      </w:r>
      <w:r w:rsidR="00585A64">
        <w:rPr>
          <w:rtl/>
        </w:rPr>
        <w:t>כאן</w:t>
      </w:r>
      <w:r w:rsidRPr="006F178A">
        <w:rPr>
          <w:rtl/>
        </w:rPr>
        <w:t xml:space="preserve"> אי </w:t>
      </w:r>
      <w:r w:rsidR="00B72FAD">
        <w:rPr>
          <w:rFonts w:hint="cs"/>
          <w:rtl/>
        </w:rPr>
        <w:t xml:space="preserve">מתפיס </w:t>
      </w:r>
      <w:r w:rsidR="00E56D7D">
        <w:rPr>
          <w:rFonts w:hint="cs"/>
          <w:rtl/>
        </w:rPr>
        <w:t>ב</w:t>
      </w:r>
      <w:r w:rsidR="00E37B30">
        <w:rPr>
          <w:rFonts w:hint="cs"/>
          <w:rtl/>
        </w:rPr>
        <w:t>היתר</w:t>
      </w:r>
      <w:r w:rsidRPr="006F178A">
        <w:rPr>
          <w:rtl/>
        </w:rPr>
        <w:t xml:space="preserve"> הא הפר לה בעלה.</w:t>
      </w:r>
      <w:r w:rsidR="00E56D7D">
        <w:rPr>
          <w:rFonts w:hint="cs"/>
          <w:rtl/>
        </w:rPr>
        <w:t xml:space="preserve"> </w:t>
      </w:r>
      <w:r w:rsidRPr="00E56D7D">
        <w:rPr>
          <w:rStyle w:val="a4"/>
          <w:rtl/>
        </w:rPr>
        <w:t>א"</w:t>
      </w:r>
      <w:r w:rsidRPr="00E56D7D">
        <w:rPr>
          <w:rStyle w:val="a4"/>
          <w:rFonts w:hint="cs"/>
          <w:rtl/>
        </w:rPr>
        <w:t>ד</w:t>
      </w:r>
      <w:r w:rsidRPr="00E56D7D">
        <w:rPr>
          <w:rStyle w:val="a4"/>
          <w:rtl/>
        </w:rPr>
        <w:t xml:space="preserve">: </w:t>
      </w:r>
      <w:r w:rsidRPr="006F178A">
        <w:rPr>
          <w:rtl/>
        </w:rPr>
        <w:t>היינו דר</w:t>
      </w:r>
      <w:r w:rsidR="00E56D7D">
        <w:rPr>
          <w:rFonts w:hint="cs"/>
          <w:rtl/>
        </w:rPr>
        <w:t xml:space="preserve">ב''ח </w:t>
      </w:r>
      <w:r w:rsidRPr="006F178A">
        <w:rPr>
          <w:rtl/>
        </w:rPr>
        <w:t>ודאי.</w:t>
      </w:r>
    </w:p>
    <w:p w14:paraId="4F49E126" w14:textId="77777777" w:rsidR="00FF3740" w:rsidRPr="006F178A" w:rsidRDefault="00FF3740" w:rsidP="00BA44EB">
      <w:pPr>
        <w:pStyle w:val="a7"/>
        <w:rPr>
          <w:rtl/>
        </w:rPr>
      </w:pPr>
      <w:r w:rsidRPr="006F178A">
        <w:rPr>
          <w:rtl/>
        </w:rPr>
        <w:t xml:space="preserve">אמרה לה הריני נזירה בעיקביך, מהו? </w:t>
      </w:r>
    </w:p>
    <w:p w14:paraId="604F565B" w14:textId="716FD3BF" w:rsidR="00FF3740" w:rsidRPr="006F178A" w:rsidRDefault="00FF3740" w:rsidP="001460E4">
      <w:pPr>
        <w:jc w:val="center"/>
        <w:rPr>
          <w:rtl/>
        </w:rPr>
      </w:pPr>
      <w:r w:rsidRPr="006F178A">
        <w:rPr>
          <w:rtl/>
        </w:rPr>
        <w:t xml:space="preserve">הריני בעיקביך </w:t>
      </w:r>
      <w:r w:rsidR="001460E4">
        <w:rPr>
          <w:rFonts w:hint="cs"/>
          <w:rtl/>
        </w:rPr>
        <w:t>בכל ומותרת או כקודם הפרתה ואסורה</w:t>
      </w:r>
    </w:p>
    <w:p w14:paraId="740EB2DE" w14:textId="3888B164" w:rsidR="001460E4" w:rsidRDefault="001460E4" w:rsidP="00A5184B">
      <w:pPr>
        <w:pStyle w:val="36"/>
        <w:framePr w:wrap="notBeside"/>
        <w:rPr>
          <w:rtl/>
        </w:rPr>
      </w:pPr>
      <w:r>
        <w:rPr>
          <w:rFonts w:hint="cs"/>
          <w:rtl/>
        </w:rPr>
        <w:lastRenderedPageBreak/>
        <w:t>א.</w:t>
      </w:r>
      <w:r w:rsidR="00FF3740" w:rsidRPr="001460E4">
        <w:rPr>
          <w:rtl/>
        </w:rPr>
        <w:t xml:space="preserve"> ת"ש</w:t>
      </w:r>
    </w:p>
    <w:p w14:paraId="3D27196B" w14:textId="181410BC" w:rsidR="00FF3740" w:rsidRPr="00A36F9D" w:rsidRDefault="00FF3740" w:rsidP="001429BE">
      <w:pPr>
        <w:rPr>
          <w:spacing w:val="-2"/>
          <w:rtl/>
        </w:rPr>
      </w:pPr>
      <w:r w:rsidRPr="00A36F9D">
        <w:rPr>
          <w:spacing w:val="-2"/>
          <w:rtl/>
        </w:rPr>
        <w:t>האשה שנדרה בנזיר, ושמע בעלה ואמר ואני אינו יכול להפר</w:t>
      </w:r>
      <w:r w:rsidR="001A7DD4" w:rsidRPr="00A36F9D">
        <w:rPr>
          <w:spacing w:val="-2"/>
          <w:rtl/>
        </w:rPr>
        <w:t>.</w:t>
      </w:r>
      <w:r w:rsidR="001429BE" w:rsidRPr="00A36F9D">
        <w:rPr>
          <w:rFonts w:ascii="FontbitDavid" w:hAnsi="FontbitDavid" w:hint="cs"/>
          <w:spacing w:val="-2"/>
          <w:rtl/>
        </w:rPr>
        <w:t xml:space="preserve"> </w:t>
      </w:r>
      <w:r w:rsidRPr="00A36F9D">
        <w:rPr>
          <w:rFonts w:ascii="FontbitDavid" w:hAnsi="FontbitDavid" w:hint="cs"/>
          <w:spacing w:val="-2"/>
          <w:rtl/>
        </w:rPr>
        <w:t xml:space="preserve">ואי </w:t>
      </w:r>
      <w:r w:rsidRPr="00A36F9D">
        <w:rPr>
          <w:rFonts w:ascii="FontbitDavid" w:hAnsi="FontbitDavid"/>
          <w:spacing w:val="-2"/>
          <w:rtl/>
        </w:rPr>
        <w:t>בעיקר מתפיס, יפר לה ו</w:t>
      </w:r>
      <w:r w:rsidR="000E1FAA" w:rsidRPr="00A36F9D">
        <w:rPr>
          <w:rFonts w:ascii="FontbitDavid" w:hAnsi="FontbitDavid" w:hint="cs"/>
          <w:spacing w:val="-2"/>
          <w:rtl/>
        </w:rPr>
        <w:t>י</w:t>
      </w:r>
      <w:r w:rsidRPr="00A36F9D">
        <w:rPr>
          <w:rFonts w:ascii="FontbitDavid" w:hAnsi="FontbitDavid"/>
          <w:spacing w:val="-2"/>
          <w:rtl/>
        </w:rPr>
        <w:t xml:space="preserve">קים </w:t>
      </w:r>
      <w:r w:rsidR="00FB3BAB" w:rsidRPr="00A36F9D">
        <w:rPr>
          <w:rFonts w:ascii="FontbitDavid" w:hAnsi="FontbitDavid" w:hint="cs"/>
          <w:spacing w:val="-2"/>
          <w:rtl/>
        </w:rPr>
        <w:t>נזירותו</w:t>
      </w:r>
      <w:r w:rsidRPr="00A36F9D">
        <w:rPr>
          <w:rFonts w:ascii="FontbitDavid" w:hAnsi="FontbitDavid"/>
          <w:spacing w:val="-2"/>
          <w:rtl/>
        </w:rPr>
        <w:t xml:space="preserve">! אלא ש"מ </w:t>
      </w:r>
      <w:r w:rsidR="001429BE" w:rsidRPr="00A36F9D">
        <w:rPr>
          <w:rFonts w:ascii="FontbitDavid" w:hAnsi="FontbitDavid" w:hint="cs"/>
          <w:spacing w:val="-2"/>
          <w:rtl/>
        </w:rPr>
        <w:t xml:space="preserve">מתפיס בכל, והוא </w:t>
      </w:r>
      <w:r w:rsidR="00FB3BAB" w:rsidRPr="00A36F9D">
        <w:rPr>
          <w:rFonts w:ascii="FontbitDavid" w:hAnsi="FontbitDavid" w:hint="cs"/>
          <w:spacing w:val="-2"/>
          <w:rtl/>
        </w:rPr>
        <w:t xml:space="preserve">אינו </w:t>
      </w:r>
      <w:r w:rsidR="001429BE" w:rsidRPr="00A36F9D">
        <w:rPr>
          <w:rFonts w:ascii="FontbitDavid" w:hAnsi="FontbitDavid" w:hint="cs"/>
          <w:spacing w:val="-2"/>
          <w:rtl/>
        </w:rPr>
        <w:t>יכול להפר</w:t>
      </w:r>
      <w:r w:rsidR="000E1FAA" w:rsidRPr="00A36F9D">
        <w:rPr>
          <w:rFonts w:ascii="FontbitDavid" w:hAnsi="FontbitDavid" w:hint="cs"/>
          <w:spacing w:val="-2"/>
          <w:rtl/>
        </w:rPr>
        <w:t>,</w:t>
      </w:r>
      <w:r w:rsidR="001429BE" w:rsidRPr="00A36F9D">
        <w:rPr>
          <w:rFonts w:ascii="FontbitDavid" w:hAnsi="FontbitDavid" w:hint="cs"/>
          <w:spacing w:val="-2"/>
          <w:rtl/>
        </w:rPr>
        <w:t xml:space="preserve"> </w:t>
      </w:r>
      <w:r w:rsidR="00A36F9D" w:rsidRPr="00A36F9D">
        <w:rPr>
          <w:rFonts w:ascii="FontbitDavid" w:hAnsi="FontbitDavid" w:hint="cs"/>
          <w:spacing w:val="-2"/>
          <w:rtl/>
        </w:rPr>
        <w:t xml:space="preserve">הא </w:t>
      </w:r>
      <w:r w:rsidR="001429BE" w:rsidRPr="00A36F9D">
        <w:rPr>
          <w:rFonts w:ascii="FontbitDavid" w:hAnsi="FontbitDavid" w:hint="cs"/>
          <w:spacing w:val="-2"/>
          <w:rtl/>
        </w:rPr>
        <w:t xml:space="preserve">אשה </w:t>
      </w:r>
      <w:r w:rsidR="000E1FAA" w:rsidRPr="00A36F9D">
        <w:rPr>
          <w:rFonts w:ascii="FontbitDavid" w:hAnsi="FontbitDavid" w:hint="cs"/>
          <w:spacing w:val="-2"/>
          <w:rtl/>
        </w:rPr>
        <w:t>דאמרה בעיקביך מותרת</w:t>
      </w:r>
      <w:r w:rsidR="00A36F9D">
        <w:rPr>
          <w:rFonts w:ascii="FontbitDavid" w:hAnsi="FontbitDavid" w:hint="cs"/>
          <w:spacing w:val="-2"/>
          <w:rtl/>
        </w:rPr>
        <w:t>.</w:t>
      </w:r>
      <w:r w:rsidR="000E1FAA" w:rsidRPr="00A36F9D">
        <w:rPr>
          <w:rFonts w:ascii="FontbitDavid" w:hAnsi="FontbitDavid" w:hint="cs"/>
          <w:spacing w:val="-2"/>
          <w:rtl/>
        </w:rPr>
        <w:t xml:space="preserve"> </w:t>
      </w:r>
    </w:p>
    <w:p w14:paraId="65BEA786" w14:textId="10CC87A3" w:rsidR="00D32A36" w:rsidRDefault="00FB3BAB" w:rsidP="00A5184B">
      <w:pPr>
        <w:pStyle w:val="36"/>
        <w:framePr w:wrap="notBeside"/>
        <w:rPr>
          <w:rtl/>
        </w:rPr>
      </w:pPr>
      <w:r w:rsidRPr="00D32A36">
        <w:rPr>
          <w:rFonts w:hint="cs"/>
          <w:rtl/>
        </w:rPr>
        <w:t>ודחינו</w:t>
      </w:r>
      <w:r w:rsidR="00A36F9D">
        <w:rPr>
          <w:rFonts w:hint="cs"/>
          <w:rtl/>
        </w:rPr>
        <w:t>:</w:t>
      </w:r>
    </w:p>
    <w:p w14:paraId="2006E3EE" w14:textId="490D9EAA" w:rsidR="00FF3740" w:rsidRPr="007C2A9F" w:rsidRDefault="00FB3BAB" w:rsidP="00FF3740">
      <w:pPr>
        <w:rPr>
          <w:spacing w:val="-2"/>
          <w:rtl/>
        </w:rPr>
      </w:pPr>
      <w:r w:rsidRPr="007C2A9F">
        <w:rPr>
          <w:rFonts w:hint="cs"/>
          <w:spacing w:val="-2"/>
          <w:rtl/>
        </w:rPr>
        <w:t>ד</w:t>
      </w:r>
      <w:r w:rsidR="00FF3740" w:rsidRPr="007C2A9F">
        <w:rPr>
          <w:spacing w:val="-2"/>
          <w:rtl/>
        </w:rPr>
        <w:t>לעולם בעיקרא מתפיס, ו</w:t>
      </w:r>
      <w:r w:rsidR="00FF3740" w:rsidRPr="007C2A9F">
        <w:rPr>
          <w:rFonts w:hint="cs"/>
          <w:spacing w:val="-2"/>
          <w:rtl/>
        </w:rPr>
        <w:t xml:space="preserve">כאן כיון שאמר לה </w:t>
      </w:r>
      <w:r w:rsidR="00FF3740" w:rsidRPr="00766B62">
        <w:rPr>
          <w:rFonts w:cs="BA Vilna Bold"/>
          <w:spacing w:val="-2"/>
          <w:rtl/>
        </w:rPr>
        <w:t xml:space="preserve">ואני </w:t>
      </w:r>
      <w:r w:rsidR="00FF3740" w:rsidRPr="007C2A9F">
        <w:rPr>
          <w:spacing w:val="-2"/>
          <w:rtl/>
        </w:rPr>
        <w:t>כ</w:t>
      </w:r>
      <w:r w:rsidR="00D32A36" w:rsidRPr="007C2A9F">
        <w:rPr>
          <w:rFonts w:hint="cs"/>
          <w:spacing w:val="-2"/>
          <w:rtl/>
        </w:rPr>
        <w:t>מקיים לה</w:t>
      </w:r>
      <w:r w:rsidR="00FF3740" w:rsidRPr="007C2A9F">
        <w:rPr>
          <w:spacing w:val="-2"/>
          <w:rtl/>
        </w:rPr>
        <w:t xml:space="preserve">, ואי </w:t>
      </w:r>
      <w:r w:rsidR="00FF3740" w:rsidRPr="007C2A9F">
        <w:rPr>
          <w:rFonts w:hint="cs"/>
          <w:spacing w:val="-2"/>
          <w:rtl/>
        </w:rPr>
        <w:t xml:space="preserve">נשאל על הקמתו יכול להפר </w:t>
      </w:r>
      <w:r w:rsidR="00FF3740" w:rsidRPr="007C2A9F">
        <w:rPr>
          <w:spacing w:val="-2"/>
          <w:rtl/>
        </w:rPr>
        <w:t>ואי לא לא.</w:t>
      </w:r>
    </w:p>
    <w:p w14:paraId="4362F4EE" w14:textId="77777777" w:rsidR="00FF3740" w:rsidRPr="006F178A" w:rsidRDefault="00FF3740" w:rsidP="000F6CD2">
      <w:pPr>
        <w:pStyle w:val="afffffb"/>
        <w:rPr>
          <w:del w:id="90004" w:author="מנוע עיצוב" w:date="2026-10-08T11:01:28Z"/>
          <w:rtl/>
        </w:rPr>
      </w:pPr>
      <w:del w:id="90003" w:author="מנוע עיצוב" w:date="2026-10-08T11:01:28Z">
        <w:r>
          <w:rPr>
            <w:rtl/>
          </w:rPr>
          <w:delText xml:space="preserve">׹</w:delText>
        </w:r>
      </w:del>
    </w:p>
    <w:p w14:paraId="465B35A3" w14:textId="77777777" w:rsidR="00FF3740" w:rsidRPr="006F178A" w:rsidRDefault="00FF3740" w:rsidP="00FF3740">
      <w:pPr>
        <w:pStyle w:val="afffff3"/>
        <w:rPr>
          <w:b/>
          <w:sz w:val="20"/>
          <w:rtl/>
        </w:rPr>
      </w:pPr>
      <w:ins w:id="9835" w:author="מספור קטעי משנה" w:date="2026-10-06T06:45:37Z">
        <w:r>
          <w:rPr>
            <w:rStyle w:val="MisparKeta"/>
          </w:rPr>
          <w:t xml:space="preserve">א. </w:t>
        </w:r>
      </w:ins>
      <w:r w:rsidRPr="006F178A">
        <w:rPr>
          <w:b/>
          <w:rtl/>
          <w:rPrChange w:id="40024" w:author="Claude" w:date="2026-10-06T13:34:43Z">
            <w:rPr>
              <w:b/>
              <w:sz w:val="20"/>
              <w:rtl/>
            </w:rPr>
          </w:rPrChange>
        </w:rPr>
        <w:t>הריני נזיר ואת, ואמרה אמן - מיפר את שלה ושלו קיים.</w:t>
      </w:r>
    </w:p>
    <w:p w14:paraId="7452E838" w14:textId="77777777" w:rsidR="003827DB" w:rsidRDefault="00FF3740" w:rsidP="00A5184B">
      <w:pPr>
        <w:pStyle w:val="36"/>
        <w:framePr w:wrap="notBeside"/>
        <w:rPr>
          <w:rtl/>
        </w:rPr>
      </w:pPr>
      <w:r w:rsidRPr="003827DB">
        <w:rPr>
          <w:rtl/>
        </w:rPr>
        <w:t>ורמינהו:</w:t>
      </w:r>
    </w:p>
    <w:p w14:paraId="34258CA0" w14:textId="0E733207" w:rsidR="00FF3740" w:rsidRPr="006F178A" w:rsidRDefault="00FF3740" w:rsidP="00FF3740">
      <w:pPr>
        <w:rPr>
          <w:rtl/>
        </w:rPr>
      </w:pPr>
      <w:r w:rsidRPr="003827DB">
        <w:rPr>
          <w:rtl/>
        </w:rPr>
        <w:t xml:space="preserve"> </w:t>
      </w:r>
      <w:r w:rsidRPr="006F178A">
        <w:rPr>
          <w:rFonts w:ascii="FontbitDavid" w:hAnsi="FontbitDavid"/>
          <w:rtl/>
        </w:rPr>
        <w:t>הריני נזיר ואת, ואמרה אמן - שניהם אסורין, ואם לאו - שניהם מותרין, מפני שתלה נדרו בנדרה!</w:t>
      </w:r>
    </w:p>
    <w:p w14:paraId="22C488E9" w14:textId="72D0957F" w:rsidR="00AC6FA1" w:rsidRDefault="003827DB" w:rsidP="00A5184B">
      <w:pPr>
        <w:pStyle w:val="36"/>
        <w:framePr w:wrap="notBeside"/>
        <w:rPr>
          <w:rStyle w:val="a4"/>
          <w:rtl/>
        </w:rPr>
      </w:pPr>
      <w:r w:rsidRPr="00AC6FA1">
        <w:rPr>
          <w:rFonts w:hint="cs"/>
          <w:rtl/>
        </w:rPr>
        <w:t>א.</w:t>
      </w:r>
      <w:r w:rsidR="00FF3740" w:rsidRPr="00AC6FA1">
        <w:rPr>
          <w:rtl/>
        </w:rPr>
        <w:t xml:space="preserve"> ר"</w:t>
      </w:r>
      <w:r w:rsidR="00FF3740" w:rsidRPr="00AC6FA1">
        <w:rPr>
          <w:rFonts w:hint="cs"/>
          <w:rtl/>
        </w:rPr>
        <w:t>י</w:t>
      </w:r>
      <w:r w:rsidR="00AC6FA1">
        <w:rPr>
          <w:rFonts w:hint="cs"/>
          <w:rtl/>
        </w:rPr>
        <w:t>:</w:t>
      </w:r>
      <w:r w:rsidR="00FF3740" w:rsidRPr="00AC6FA1">
        <w:rPr>
          <w:rFonts w:hint="cs"/>
          <w:rtl/>
        </w:rPr>
        <w:t xml:space="preserve"> </w:t>
      </w:r>
    </w:p>
    <w:p w14:paraId="1F90AADF" w14:textId="56F226BA" w:rsidR="00FF3740" w:rsidRPr="006F178A" w:rsidRDefault="00FF3740" w:rsidP="00FF3740">
      <w:pPr>
        <w:rPr>
          <w:rtl/>
        </w:rPr>
      </w:pPr>
      <w:r w:rsidRPr="00D32A36">
        <w:rPr>
          <w:rStyle w:val="a4"/>
          <w:rtl/>
        </w:rPr>
        <w:t xml:space="preserve">תני: </w:t>
      </w:r>
      <w:r w:rsidRPr="00D32A36">
        <w:rPr>
          <w:rFonts w:ascii="FontbitDavid" w:hAnsi="FontbitDavid"/>
          <w:rtl/>
        </w:rPr>
        <w:t>מיפר את שלה ושלו קיים.</w:t>
      </w:r>
    </w:p>
    <w:p w14:paraId="7ECC2381" w14:textId="05E5649A" w:rsidR="00543EC6" w:rsidRDefault="003827DB" w:rsidP="00A5184B">
      <w:pPr>
        <w:pStyle w:val="36"/>
        <w:framePr w:wrap="notBeside"/>
        <w:rPr>
          <w:rtl/>
        </w:rPr>
      </w:pPr>
      <w:r w:rsidRPr="00543EC6">
        <w:rPr>
          <w:rFonts w:hint="cs"/>
          <w:rtl/>
        </w:rPr>
        <w:t xml:space="preserve">ב. </w:t>
      </w:r>
      <w:r w:rsidR="00FF3740" w:rsidRPr="00543EC6">
        <w:rPr>
          <w:rtl/>
        </w:rPr>
        <w:t>אביי</w:t>
      </w:r>
      <w:r w:rsidR="00AC6FA1">
        <w:rPr>
          <w:rFonts w:hint="cs"/>
          <w:rtl/>
        </w:rPr>
        <w:t>:</w:t>
      </w:r>
    </w:p>
    <w:p w14:paraId="1FE41819" w14:textId="695CDE31" w:rsidR="00AC6FA1" w:rsidRDefault="003827DB" w:rsidP="00FF3740">
      <w:pPr>
        <w:rPr>
          <w:rStyle w:val="a4"/>
          <w:rtl/>
        </w:rPr>
      </w:pPr>
      <w:r w:rsidRPr="00B76126">
        <w:rPr>
          <w:rStyle w:val="a4"/>
          <w:rFonts w:hint="cs"/>
          <w:rtl/>
        </w:rPr>
        <w:t xml:space="preserve">אף </w:t>
      </w:r>
      <w:r w:rsidR="00AC6FA1">
        <w:rPr>
          <w:rStyle w:val="a4"/>
          <w:rFonts w:hint="cs"/>
          <w:rtl/>
        </w:rPr>
        <w:t>כ</w:t>
      </w:r>
      <w:r w:rsidR="00FF3740" w:rsidRPr="00B76126">
        <w:rPr>
          <w:rStyle w:val="a4"/>
          <w:rtl/>
        </w:rPr>
        <w:t>דתני</w:t>
      </w:r>
      <w:r w:rsidR="00AC6FA1">
        <w:rPr>
          <w:rStyle w:val="a4"/>
          <w:rFonts w:hint="cs"/>
          <w:rtl/>
        </w:rPr>
        <w:t>:</w:t>
      </w:r>
      <w:r w:rsidR="00FF3740" w:rsidRPr="00B76126">
        <w:rPr>
          <w:rStyle w:val="a4"/>
          <w:rtl/>
        </w:rPr>
        <w:t xml:space="preserve"> </w:t>
      </w:r>
      <w:r w:rsidR="00FF3740" w:rsidRPr="00AC6FA1">
        <w:rPr>
          <w:rStyle w:val="a4"/>
          <w:rtl/>
        </w:rPr>
        <w:t>ברייתא</w:t>
      </w:r>
      <w:r w:rsidR="00AC6FA1">
        <w:rPr>
          <w:rStyle w:val="a4"/>
          <w:rFonts w:hint="cs"/>
          <w:rtl/>
        </w:rPr>
        <w:t>:</w:t>
      </w:r>
      <w:r w:rsidR="00FF3740" w:rsidRPr="006F178A">
        <w:rPr>
          <w:rFonts w:ascii="FontbitDavid" w:hAnsi="FontbitDavid"/>
          <w:rtl/>
        </w:rPr>
        <w:t xml:space="preserve"> </w:t>
      </w:r>
      <w:r w:rsidR="00B07D42">
        <w:rPr>
          <w:rFonts w:ascii="FontbitDavid" w:hAnsi="FontbitDavid" w:hint="cs"/>
          <w:rtl/>
        </w:rPr>
        <w:t>ש</w:t>
      </w:r>
      <w:r w:rsidR="00FF3740">
        <w:rPr>
          <w:rFonts w:ascii="FontbitDavid" w:hAnsi="FontbitDavid"/>
          <w:rtl/>
        </w:rPr>
        <w:t>אמר</w:t>
      </w:r>
      <w:r w:rsidR="00FF3740" w:rsidRPr="006F178A">
        <w:rPr>
          <w:rFonts w:ascii="FontbitDavid" w:hAnsi="FontbitDavid"/>
          <w:rtl/>
        </w:rPr>
        <w:t xml:space="preserve"> לה הריני נזיר ואת,</w:t>
      </w:r>
      <w:r w:rsidR="00FF3740">
        <w:rPr>
          <w:rFonts w:ascii="FontbitDavid" w:hAnsi="FontbitDavid"/>
          <w:rtl/>
        </w:rPr>
        <w:t xml:space="preserve"> ד</w:t>
      </w:r>
      <w:r w:rsidR="00FF3740" w:rsidRPr="006F178A">
        <w:rPr>
          <w:rFonts w:ascii="FontbitDavid" w:hAnsi="FontbitDavid"/>
          <w:rtl/>
        </w:rPr>
        <w:t>תלי נדרו בנדרה</w:t>
      </w:r>
    </w:p>
    <w:p w14:paraId="7076C2B3" w14:textId="7B174D29" w:rsidR="00740DB6" w:rsidRDefault="00AC6FA1" w:rsidP="00AC6FA1">
      <w:pPr>
        <w:ind w:left="339" w:firstLine="113"/>
        <w:rPr>
          <w:rFonts w:ascii="FontbitDavid" w:hAnsi="FontbitDavid"/>
          <w:rtl/>
        </w:rPr>
      </w:pPr>
      <w:r>
        <w:rPr>
          <w:rStyle w:val="a4"/>
          <w:rFonts w:hint="cs"/>
          <w:rtl/>
        </w:rPr>
        <w:t xml:space="preserve">  </w:t>
      </w:r>
      <w:r w:rsidR="00B0288A" w:rsidRPr="00B76126">
        <w:rPr>
          <w:rStyle w:val="a4"/>
          <w:rFonts w:hint="cs"/>
          <w:rtl/>
        </w:rPr>
        <w:t>ומתני'</w:t>
      </w:r>
      <w:r>
        <w:rPr>
          <w:rStyle w:val="a4"/>
          <w:rFonts w:hint="cs"/>
          <w:rtl/>
        </w:rPr>
        <w:t>:</w:t>
      </w:r>
      <w:r w:rsidR="00B0288A" w:rsidRPr="00B76126">
        <w:rPr>
          <w:rStyle w:val="a4"/>
          <w:rFonts w:hint="cs"/>
          <w:rtl/>
        </w:rPr>
        <w:t xml:space="preserve"> </w:t>
      </w:r>
      <w:r w:rsidR="00B0288A" w:rsidRPr="006F178A">
        <w:rPr>
          <w:rFonts w:ascii="FontbitDavid" w:hAnsi="FontbitDavid"/>
          <w:rtl/>
        </w:rPr>
        <w:t xml:space="preserve">כגון </w:t>
      </w:r>
      <w:r w:rsidR="00B0288A" w:rsidRPr="006F178A">
        <w:rPr>
          <w:rFonts w:ascii="FontbitDavid" w:hAnsi="FontbitDavid" w:hint="cs"/>
          <w:rtl/>
        </w:rPr>
        <w:t>ש</w:t>
      </w:r>
      <w:r w:rsidR="00B0288A" w:rsidRPr="006F178A">
        <w:rPr>
          <w:rFonts w:ascii="FontbitDavid" w:hAnsi="FontbitDavid"/>
          <w:rtl/>
        </w:rPr>
        <w:t xml:space="preserve">אמר לה הריני נזיר ואת מאי, </w:t>
      </w:r>
    </w:p>
    <w:p w14:paraId="0BF7F133" w14:textId="36081E14" w:rsidR="00FF3740" w:rsidRPr="006F178A" w:rsidRDefault="00B0288A" w:rsidP="00AC6FA1">
      <w:pPr>
        <w:ind w:left="678" w:firstLine="113"/>
        <w:rPr>
          <w:rtl/>
        </w:rPr>
      </w:pPr>
      <w:r w:rsidRPr="006F178A">
        <w:rPr>
          <w:rFonts w:ascii="FontbitDavid" w:hAnsi="FontbitDavid"/>
          <w:rtl/>
        </w:rPr>
        <w:t xml:space="preserve">משום </w:t>
      </w:r>
      <w:r>
        <w:rPr>
          <w:rFonts w:ascii="FontbitDavid" w:hAnsi="FontbitDavid" w:hint="cs"/>
          <w:rtl/>
        </w:rPr>
        <w:t xml:space="preserve">כך </w:t>
      </w:r>
      <w:r w:rsidRPr="006F178A">
        <w:rPr>
          <w:rFonts w:ascii="FontbitDavid" w:hAnsi="FontbitDavid"/>
          <w:rtl/>
        </w:rPr>
        <w:t>מיפר את שלה ושלו קיים.</w:t>
      </w:r>
      <w:r w:rsidR="00FF3740" w:rsidRPr="006F178A">
        <w:rPr>
          <w:rFonts w:ascii="FontbitDavid" w:hAnsi="FontbitDavid"/>
          <w:rtl/>
        </w:rPr>
        <w:t xml:space="preserve"> </w:t>
      </w:r>
    </w:p>
    <w:p w14:paraId="41ECF03E" w14:textId="2ACE006D" w:rsidR="00FF3740" w:rsidRPr="006F178A" w:rsidRDefault="00FF3740" w:rsidP="00516202">
      <w:pPr>
        <w:pStyle w:val="affff5"/>
        <w:framePr w:wrap="around"/>
        <w:rPr>
          <w:rtl/>
        </w:rPr>
      </w:pPr>
      <w:r w:rsidRPr="006F178A">
        <w:rPr>
          <w:rFonts w:hint="cs"/>
          <w:rtl/>
        </w:rPr>
        <w:t>כג</w:t>
      </w:r>
      <w:r w:rsidR="00B22EBF">
        <w:rPr>
          <w:rFonts w:hint="cs"/>
          <w:rtl/>
        </w:rPr>
        <w:t>.</w:t>
      </w:r>
    </w:p>
    <w:p w14:paraId="0525BF3A" w14:textId="77777777" w:rsidR="00E94641" w:rsidRDefault="00E94641" w:rsidP="004B1A9B">
      <w:pPr>
        <w:pStyle w:val="affffff2"/>
        <w:framePr w:wrap="around"/>
        <w:rPr>
          <w:rtl/>
        </w:rPr>
      </w:pPr>
      <w:r>
        <w:rPr>
          <w:rFonts w:hint="cs"/>
          <w:rtl/>
        </w:rPr>
        <w:t>משנה:</w:t>
      </w:r>
    </w:p>
    <w:p w14:paraId="7BE72341" w14:textId="77777777" w:rsidR="00FF3740" w:rsidRPr="006F178A" w:rsidRDefault="00FF3740" w:rsidP="000F6CD2">
      <w:pPr>
        <w:pStyle w:val="afffffb"/>
        <w:rPr>
          <w:rtl/>
        </w:rPr>
      </w:pPr>
      <w:r>
        <w:rPr>
          <w:rtl/>
        </w:rPr>
        <w:t>׹</w:t>
      </w:r>
    </w:p>
    <w:p>
      <w:pPr>
        <w:pStyle w:val="affffff2"/>
        <w:rPr>
          <w:ins w:id="20296" w:author="קלוד" w:date="2026-10-06T10:09:33Z"/>
        </w:rPr>
      </w:pPr>
      <w:ins w:id="20295" w:author="קלוד" w:date="2026-10-06T10:09:33Z">
        <w:r>
          <w:t xml:space="preserve">משנה ג</w:t>
        </w:r>
      </w:ins>
    </w:p>
    <w:p w14:paraId="6BB6DF9A" w14:textId="236DB394" w:rsidR="00354474" w:rsidRDefault="00FF3740" w:rsidP="00FF3740">
      <w:pPr>
        <w:pStyle w:val="affffb"/>
        <w:spacing w:before="120"/>
        <w:rPr>
          <w:rtl/>
        </w:rPr>
        <w:pPrChange w:id="90024" w:author="קלוד" w:date="2026-10-08T12:08:16Z">
          <w:pPr>
            <w:pStyle w:val="affffb"/>
          </w:pPr>
        </w:pPrChange>
      </w:pPr>
      <w:r w:rsidRPr="006F178A">
        <w:rPr>
          <w:rtl/>
        </w:rPr>
        <w:t xml:space="preserve">האשה שנדרה בנזיר, והיתה שותה ביין ומטמאה למתים </w:t>
      </w:r>
    </w:p>
    <w:p w14:paraId="5DBCDD03" w14:textId="5E0CD185" w:rsidR="00FF3740" w:rsidRPr="006F178A" w:rsidRDefault="00FF3740" w:rsidP="00FF3740">
      <w:pPr>
        <w:pStyle w:val="affffb"/>
        <w:rPr>
          <w:rtl/>
        </w:rPr>
      </w:pPr>
      <w:r w:rsidRPr="006F178A">
        <w:rPr>
          <w:rtl/>
        </w:rPr>
        <w:t>- סופגת את הארבעים.</w:t>
      </w:r>
    </w:p>
    <w:p w14:paraId="3177A6B7" w14:textId="22CF408F" w:rsidR="00FF3740" w:rsidRPr="006F178A" w:rsidRDefault="00FF3740" w:rsidP="00FF3740">
      <w:pPr>
        <w:pStyle w:val="affffb"/>
        <w:rPr>
          <w:rtl/>
        </w:rPr>
      </w:pPr>
      <w:r w:rsidRPr="006F178A">
        <w:rPr>
          <w:rtl/>
        </w:rPr>
        <w:t>הפר לה בעלה, והיא לא ידעה שהפר לה בעלה, והיתה שותה ביין ומטמאה למתים - אינה סופגת את הארבעים</w:t>
      </w:r>
      <w:r w:rsidR="001A7DD4">
        <w:rPr>
          <w:rtl/>
        </w:rPr>
        <w:t>.</w:t>
      </w:r>
    </w:p>
    <w:p w14:paraId="5643802A" w14:textId="18837D54" w:rsidR="00FF3740" w:rsidRPr="006F178A" w:rsidRDefault="00FF3740" w:rsidP="00FF3740">
      <w:pPr>
        <w:pStyle w:val="affffb"/>
        <w:rPr>
          <w:rtl/>
        </w:rPr>
      </w:pPr>
      <w:r w:rsidRPr="009954A2">
        <w:rPr>
          <w:rStyle w:val="TanaimMishna"/>
          <w:rtl/>
          <w:rPrChange w:id="20066" w:author="קלוד" w:date="2026-10-06T10:09:33Z">
            <w:rPr>
              <w:rStyle w:val="a4"/>
              <w:rtl/>
            </w:rPr>
          </w:rPrChange>
        </w:rPr>
        <w:t>ר</w:t>
      </w:r>
      <w:r w:rsidR="009954A2">
        <w:rPr>
          <w:rStyle w:val="TanaimMishna"/>
          <w:rFonts w:hint="cs"/>
          <w:rtl/>
          <w:rPrChange w:id="20067" w:author="קלוד" w:date="2026-10-06T10:09:33Z">
            <w:rPr>
              <w:rStyle w:val="a4"/>
              <w:rFonts w:hint="cs"/>
              <w:rtl/>
            </w:rPr>
          </w:rPrChange>
        </w:rPr>
        <w:t>"י</w:t>
      </w:r>
      <w:r w:rsidRPr="009954A2">
        <w:rPr>
          <w:rStyle w:val="TanaimMishna"/>
          <w:rtl/>
          <w:rPrChange w:id="20068" w:author="קלוד" w:date="2026-10-06T10:09:33Z">
            <w:rPr>
              <w:rStyle w:val="a4"/>
              <w:rtl/>
            </w:rPr>
          </w:rPrChange>
        </w:rPr>
        <w:t xml:space="preserve">: </w:t>
      </w:r>
      <w:r w:rsidRPr="006F178A">
        <w:rPr>
          <w:rtl/>
        </w:rPr>
        <w:t>אם אינה סופגת את הארבעים תספוג מכת מרדות.</w:t>
      </w:r>
    </w:p>
    <w:p w14:paraId="23049859" w14:textId="1A1FD24E" w:rsidR="009F060B" w:rsidRPr="009F060B" w:rsidRDefault="009F060B" w:rsidP="00BA44EB">
      <w:pPr>
        <w:pStyle w:val="a7"/>
        <w:rPr>
          <w:rtl/>
        </w:rPr>
      </w:pPr>
      <w:r w:rsidRPr="009F060B">
        <w:rPr>
          <w:rFonts w:hint="cs"/>
          <w:rtl/>
        </w:rPr>
        <w:t>'</w:t>
      </w:r>
      <w:r w:rsidRPr="009F060B">
        <w:rPr>
          <w:rtl/>
        </w:rPr>
        <w:t>אישה הפרם וה' יסלח לה' -</w:t>
      </w:r>
    </w:p>
    <w:p w14:paraId="589546AB" w14:textId="133FC5F2" w:rsidR="00FF3740" w:rsidRPr="007C2A9F" w:rsidRDefault="00FF3740" w:rsidP="00FF3740">
      <w:pPr>
        <w:rPr>
          <w:spacing w:val="-2"/>
          <w:rtl/>
        </w:rPr>
      </w:pPr>
      <w:r w:rsidRPr="007C2A9F">
        <w:rPr>
          <w:spacing w:val="-2"/>
          <w:rtl/>
        </w:rPr>
        <w:t>באשה שהפר לה בעלה והיא לא ידעה, שצריכה כפרה וסליחה.</w:t>
      </w:r>
    </w:p>
    <w:p w14:paraId="32A0B60E" w14:textId="77777777" w:rsidR="002D694C" w:rsidRDefault="00FF3740" w:rsidP="00A5184B">
      <w:pPr>
        <w:pStyle w:val="36"/>
        <w:framePr w:wrap="notBeside"/>
        <w:rPr>
          <w:spacing w:val="-4"/>
          <w:rtl/>
        </w:rPr>
      </w:pPr>
      <w:r w:rsidRPr="002D694C">
        <w:rPr>
          <w:rtl/>
        </w:rPr>
        <w:t>וכש</w:t>
      </w:r>
      <w:r w:rsidR="002D694C" w:rsidRPr="002D694C">
        <w:rPr>
          <w:rFonts w:hint="cs"/>
          <w:rtl/>
        </w:rPr>
        <w:t xml:space="preserve">בא </w:t>
      </w:r>
      <w:r w:rsidRPr="002D694C">
        <w:rPr>
          <w:rtl/>
        </w:rPr>
        <w:t>ר"ע</w:t>
      </w:r>
      <w:r w:rsidR="002D694C" w:rsidRPr="002D694C">
        <w:rPr>
          <w:rFonts w:hint="cs"/>
          <w:rtl/>
        </w:rPr>
        <w:t>:</w:t>
      </w:r>
      <w:r w:rsidRPr="002D694C">
        <w:rPr>
          <w:rtl/>
        </w:rPr>
        <w:t xml:space="preserve"> </w:t>
      </w:r>
    </w:p>
    <w:p w14:paraId="19EE0FED" w14:textId="5ED1D336" w:rsidR="00800166" w:rsidRPr="002D694C" w:rsidRDefault="002D694C" w:rsidP="00FF3740">
      <w:pPr>
        <w:rPr>
          <w:rtl/>
        </w:rPr>
      </w:pPr>
      <w:r w:rsidRPr="002D694C">
        <w:rPr>
          <w:rFonts w:hint="cs"/>
          <w:rtl/>
        </w:rPr>
        <w:t>ל</w:t>
      </w:r>
      <w:r w:rsidR="00FF3740" w:rsidRPr="002D694C">
        <w:rPr>
          <w:rtl/>
        </w:rPr>
        <w:t>פסוק זה היה בוכה, ומה מי שנתכוון לעלות בידו בשר חזיר ועלה בידו בשר טלה</w:t>
      </w:r>
      <w:r w:rsidR="00800166" w:rsidRPr="002D694C">
        <w:rPr>
          <w:rFonts w:hint="cs"/>
          <w:rtl/>
        </w:rPr>
        <w:t>-</w:t>
      </w:r>
      <w:r w:rsidR="00FF3740" w:rsidRPr="002D694C">
        <w:rPr>
          <w:rtl/>
        </w:rPr>
        <w:t xml:space="preserve"> טעון כפרה וסליחה, </w:t>
      </w:r>
    </w:p>
    <w:p w14:paraId="71C4EAA8" w14:textId="53A0F83C" w:rsidR="00FF3740" w:rsidRPr="006F178A" w:rsidRDefault="00800166" w:rsidP="008A69DD">
      <w:pPr>
        <w:spacing w:after="40"/>
        <w:rPr>
          <w:rtl/>
        </w:rPr>
      </w:pPr>
      <w:r>
        <w:rPr>
          <w:rFonts w:hint="cs"/>
          <w:rtl/>
        </w:rPr>
        <w:t>ק''ו ל</w:t>
      </w:r>
      <w:r w:rsidR="00FF3740" w:rsidRPr="006F178A">
        <w:rPr>
          <w:rtl/>
        </w:rPr>
        <w:t>מתכוון לעלות בידו בשר חזיר ועלה בידו בשר חזיר</w:t>
      </w:r>
      <w:r>
        <w:rPr>
          <w:rFonts w:hint="cs"/>
          <w:rtl/>
        </w:rPr>
        <w:t>!</w:t>
      </w:r>
      <w:r w:rsidR="00FF3740" w:rsidRPr="006F178A">
        <w:rPr>
          <w:rtl/>
        </w:rPr>
        <w:t xml:space="preserve"> </w:t>
      </w:r>
    </w:p>
    <w:p w14:paraId="0E6D26F0" w14:textId="2FA52F02" w:rsidR="002D694C" w:rsidRDefault="00173333" w:rsidP="00A5184B">
      <w:pPr>
        <w:pStyle w:val="36"/>
        <w:framePr w:wrap="notBeside"/>
        <w:rPr>
          <w:rStyle w:val="afffffe"/>
          <w:rtl/>
        </w:rPr>
      </w:pPr>
      <w:r>
        <w:rPr>
          <w:rFonts w:hint="cs"/>
          <w:rtl/>
        </w:rPr>
        <w:t xml:space="preserve">ב. </w:t>
      </w:r>
      <w:r w:rsidR="00FF3740" w:rsidRPr="002D694C">
        <w:rPr>
          <w:rtl/>
        </w:rPr>
        <w:t>כיוצ</w:t>
      </w:r>
      <w:r w:rsidR="00EA3712" w:rsidRPr="002D694C">
        <w:rPr>
          <w:rFonts w:hint="cs"/>
          <w:rtl/>
        </w:rPr>
        <w:t>"ב</w:t>
      </w:r>
      <w:r w:rsidR="00800166" w:rsidRPr="002D694C">
        <w:rPr>
          <w:rFonts w:hint="cs"/>
          <w:rtl/>
        </w:rPr>
        <w:t>:</w:t>
      </w:r>
      <w:r w:rsidR="00FF3740" w:rsidRPr="002D694C">
        <w:rPr>
          <w:rtl/>
        </w:rPr>
        <w:t xml:space="preserve"> </w:t>
      </w:r>
    </w:p>
    <w:p w14:paraId="54CCDFBB" w14:textId="56FEF796" w:rsidR="00EA3712" w:rsidRDefault="00FF3740" w:rsidP="00FF3740">
      <w:pPr>
        <w:rPr>
          <w:rtl/>
        </w:rPr>
      </w:pPr>
      <w:r w:rsidRPr="00AF76D0">
        <w:rPr>
          <w:rStyle w:val="afffffe"/>
          <w:rFonts w:hint="cs"/>
          <w:rtl/>
        </w:rPr>
        <w:t>'</w:t>
      </w:r>
      <w:r w:rsidRPr="00AF76D0">
        <w:rPr>
          <w:rStyle w:val="afffffe"/>
          <w:rtl/>
        </w:rPr>
        <w:t>ולא ידע ואשם ונשא עונו</w:t>
      </w:r>
      <w:r w:rsidRPr="00AF76D0">
        <w:rPr>
          <w:rStyle w:val="afffffe"/>
          <w:rFonts w:hint="cs"/>
          <w:rtl/>
        </w:rPr>
        <w:t>'</w:t>
      </w:r>
      <w:r w:rsidRPr="00AF76D0">
        <w:rPr>
          <w:rStyle w:val="afffffe"/>
          <w:rtl/>
        </w:rPr>
        <w:t xml:space="preserve"> </w:t>
      </w:r>
      <w:r w:rsidRPr="006F178A">
        <w:rPr>
          <w:rtl/>
        </w:rPr>
        <w:t>ומה מי שנתכוון לעלות בידו בשר טלה ועלה בידו בשר חזיר,</w:t>
      </w:r>
      <w:r w:rsidRPr="00800166">
        <w:rPr>
          <w:rStyle w:val="a6"/>
          <w:rtl/>
        </w:rPr>
        <w:t xml:space="preserve"> כגון חתיכה </w:t>
      </w:r>
      <w:r w:rsidRPr="001B4D5F">
        <w:rPr>
          <w:rStyle w:val="a6"/>
          <w:b/>
          <w:bCs/>
          <w:rtl/>
        </w:rPr>
        <w:t>ספק</w:t>
      </w:r>
      <w:r w:rsidR="00800166">
        <w:rPr>
          <w:rStyle w:val="a6"/>
          <w:rFonts w:hint="cs"/>
          <w:rtl/>
        </w:rPr>
        <w:t xml:space="preserve"> </w:t>
      </w:r>
      <w:r w:rsidRPr="00800166">
        <w:rPr>
          <w:rStyle w:val="a6"/>
          <w:rtl/>
        </w:rPr>
        <w:t>שומן ספק חלב</w:t>
      </w:r>
      <w:r w:rsidRPr="00AF76D0">
        <w:rPr>
          <w:rStyle w:val="afffffe"/>
          <w:rtl/>
        </w:rPr>
        <w:t>,</w:t>
      </w:r>
      <w:r w:rsidRPr="006F178A">
        <w:rPr>
          <w:rtl/>
        </w:rPr>
        <w:t xml:space="preserve"> </w:t>
      </w:r>
    </w:p>
    <w:p w14:paraId="2A6B1563" w14:textId="41B4EBF5" w:rsidR="00FF3740" w:rsidRPr="00A80397" w:rsidRDefault="00800166" w:rsidP="008A69DD">
      <w:pPr>
        <w:spacing w:after="40"/>
        <w:rPr>
          <w:spacing w:val="-2"/>
          <w:rtl/>
        </w:rPr>
      </w:pPr>
      <w:r w:rsidRPr="00A80397">
        <w:rPr>
          <w:rFonts w:hint="cs"/>
          <w:spacing w:val="-2"/>
          <w:rtl/>
        </w:rPr>
        <w:t>ק''ו ל</w:t>
      </w:r>
      <w:r w:rsidR="00FF3740" w:rsidRPr="00A80397">
        <w:rPr>
          <w:spacing w:val="-2"/>
          <w:rtl/>
        </w:rPr>
        <w:t>מי שנתכוון לעלות בידו בשר חזיר ועלה בידו בשר חזיר</w:t>
      </w:r>
      <w:r w:rsidR="00EA3712" w:rsidRPr="00A80397">
        <w:rPr>
          <w:rFonts w:hint="cs"/>
          <w:spacing w:val="-2"/>
          <w:rtl/>
        </w:rPr>
        <w:t>.</w:t>
      </w:r>
      <w:r w:rsidR="00FF3740" w:rsidRPr="00A80397">
        <w:rPr>
          <w:spacing w:val="-2"/>
          <w:rtl/>
        </w:rPr>
        <w:t xml:space="preserve"> </w:t>
      </w:r>
    </w:p>
    <w:p w14:paraId="32324C8E" w14:textId="5E9CEC2E" w:rsidR="00C367C7" w:rsidRPr="00842680" w:rsidRDefault="00173333" w:rsidP="00A5184B">
      <w:pPr>
        <w:pStyle w:val="36"/>
        <w:framePr w:wrap="notBeside"/>
        <w:rPr>
          <w:rtl/>
        </w:rPr>
      </w:pPr>
      <w:r>
        <w:rPr>
          <w:rFonts w:hint="cs"/>
          <w:rtl/>
        </w:rPr>
        <w:t>ג.</w:t>
      </w:r>
      <w:r w:rsidR="00FF3740" w:rsidRPr="00842680">
        <w:rPr>
          <w:rtl/>
        </w:rPr>
        <w:t>א</w:t>
      </w:r>
      <w:r w:rsidR="001B4D5F" w:rsidRPr="00842680">
        <w:rPr>
          <w:rFonts w:hint="cs"/>
          <w:rtl/>
        </w:rPr>
        <w:t>ב''י</w:t>
      </w:r>
      <w:r w:rsidR="002D694C">
        <w:rPr>
          <w:rFonts w:hint="cs"/>
          <w:rtl/>
        </w:rPr>
        <w:t>:</w:t>
      </w:r>
    </w:p>
    <w:p w14:paraId="69202F3C" w14:textId="6DE6403E" w:rsidR="00FF3740" w:rsidRPr="006F178A" w:rsidRDefault="00FF3740" w:rsidP="008A69DD">
      <w:pPr>
        <w:spacing w:after="40"/>
        <w:rPr>
          <w:rtl/>
        </w:rPr>
      </w:pPr>
      <w:r w:rsidRPr="009E270B">
        <w:rPr>
          <w:rStyle w:val="afffffe"/>
          <w:rtl/>
        </w:rPr>
        <w:t xml:space="preserve">ולא ידע ואשם ונשא עונו - </w:t>
      </w:r>
      <w:r w:rsidRPr="006F178A">
        <w:rPr>
          <w:rtl/>
        </w:rPr>
        <w:t xml:space="preserve">ומה מי שנתכוון לעלות בידו </w:t>
      </w:r>
      <w:r w:rsidRPr="00A80397">
        <w:rPr>
          <w:spacing w:val="-4"/>
          <w:rtl/>
        </w:rPr>
        <w:t>בשר טלה ועלה בידו בשר חזיר,</w:t>
      </w:r>
      <w:r w:rsidRPr="00A80397">
        <w:rPr>
          <w:rStyle w:val="a6"/>
          <w:spacing w:val="-4"/>
          <w:rtl/>
        </w:rPr>
        <w:t xml:space="preserve"> כגון </w:t>
      </w:r>
      <w:r w:rsidR="009E270B" w:rsidRPr="00A80397">
        <w:rPr>
          <w:rStyle w:val="a6"/>
          <w:rFonts w:hint="cs"/>
          <w:b/>
          <w:bCs/>
          <w:spacing w:val="-4"/>
          <w:rtl/>
        </w:rPr>
        <w:t xml:space="preserve">ב' </w:t>
      </w:r>
      <w:r w:rsidRPr="00A80397">
        <w:rPr>
          <w:rStyle w:val="a6"/>
          <w:b/>
          <w:bCs/>
          <w:spacing w:val="-4"/>
          <w:rtl/>
        </w:rPr>
        <w:t>חתיכות</w:t>
      </w:r>
      <w:r w:rsidR="009E270B" w:rsidRPr="00A80397">
        <w:rPr>
          <w:rStyle w:val="a6"/>
          <w:rFonts w:hint="cs"/>
          <w:b/>
          <w:bCs/>
          <w:spacing w:val="-4"/>
          <w:rtl/>
        </w:rPr>
        <w:t>,</w:t>
      </w:r>
      <w:r w:rsidRPr="00A80397">
        <w:rPr>
          <w:rStyle w:val="a6"/>
          <w:spacing w:val="-4"/>
          <w:rtl/>
        </w:rPr>
        <w:t xml:space="preserve"> חלב ושומן</w:t>
      </w:r>
      <w:r w:rsidRPr="00A80397">
        <w:rPr>
          <w:spacing w:val="-4"/>
          <w:rtl/>
        </w:rPr>
        <w:t xml:space="preserve">, </w:t>
      </w:r>
      <w:r w:rsidR="001B4D5F" w:rsidRPr="00A80397">
        <w:rPr>
          <w:rFonts w:hint="cs"/>
          <w:spacing w:val="-4"/>
          <w:rtl/>
        </w:rPr>
        <w:t>ק''ו ל</w:t>
      </w:r>
      <w:r w:rsidRPr="00A80397">
        <w:rPr>
          <w:spacing w:val="-4"/>
          <w:rtl/>
        </w:rPr>
        <w:t>מתכוון לעלות בידו בשר חזיר ועלה בידו בשר חזיר</w:t>
      </w:r>
      <w:r w:rsidR="001B4D5F" w:rsidRPr="00A80397">
        <w:rPr>
          <w:rFonts w:hint="cs"/>
          <w:spacing w:val="-4"/>
          <w:rtl/>
        </w:rPr>
        <w:t xml:space="preserve">, </w:t>
      </w:r>
      <w:r w:rsidRPr="006F178A">
        <w:rPr>
          <w:rtl/>
        </w:rPr>
        <w:t>על זה ידוו הדווים.</w:t>
      </w:r>
    </w:p>
    <w:p w14:paraId="32E32989" w14:textId="41F06B0A" w:rsidR="00173333" w:rsidRDefault="00FF3740" w:rsidP="00A5184B">
      <w:pPr>
        <w:pStyle w:val="36"/>
        <w:framePr w:wrap="notBeside"/>
        <w:rPr>
          <w:rtl/>
        </w:rPr>
      </w:pPr>
      <w:r w:rsidRPr="00173333">
        <w:rPr>
          <w:rtl/>
        </w:rPr>
        <w:t>ו</w:t>
      </w:r>
      <w:r w:rsidR="00C367C7" w:rsidRPr="00173333">
        <w:rPr>
          <w:rFonts w:hint="cs"/>
          <w:rtl/>
        </w:rPr>
        <w:t>צריכא</w:t>
      </w:r>
      <w:r w:rsidR="00173333">
        <w:rPr>
          <w:rFonts w:hint="cs"/>
          <w:rtl/>
        </w:rPr>
        <w:t>:</w:t>
      </w:r>
    </w:p>
    <w:p w14:paraId="12C0FA73" w14:textId="418BFFDA" w:rsidR="00FF3740" w:rsidRPr="003028C0" w:rsidRDefault="00FF3740" w:rsidP="00FF3740">
      <w:pPr>
        <w:rPr>
          <w:spacing w:val="-6"/>
          <w:rtl/>
        </w:rPr>
      </w:pPr>
      <w:r w:rsidRPr="00766B62">
        <w:rPr>
          <w:rFonts w:cs="BA Vilna Bold" w:hint="cs"/>
          <w:spacing w:val="-6"/>
          <w:rtl/>
        </w:rPr>
        <w:t>ספק חלב ספק שומן</w:t>
      </w:r>
      <w:r w:rsidRPr="003028C0">
        <w:rPr>
          <w:rFonts w:hint="cs"/>
          <w:spacing w:val="-6"/>
          <w:rtl/>
        </w:rPr>
        <w:t xml:space="preserve"> </w:t>
      </w:r>
      <w:r w:rsidR="00585A64" w:rsidRPr="003028C0">
        <w:rPr>
          <w:rFonts w:hint="cs"/>
          <w:spacing w:val="-6"/>
          <w:rtl/>
        </w:rPr>
        <w:t>אף</w:t>
      </w:r>
      <w:r w:rsidRPr="003028C0">
        <w:rPr>
          <w:rFonts w:hint="cs"/>
          <w:spacing w:val="-6"/>
          <w:rtl/>
        </w:rPr>
        <w:t xml:space="preserve"> דלהיתר </w:t>
      </w:r>
      <w:r w:rsidR="00C367C7" w:rsidRPr="003028C0">
        <w:rPr>
          <w:rFonts w:hint="cs"/>
          <w:spacing w:val="-6"/>
          <w:rtl/>
        </w:rPr>
        <w:t>מ</w:t>
      </w:r>
      <w:r w:rsidRPr="003028C0">
        <w:rPr>
          <w:rFonts w:hint="cs"/>
          <w:spacing w:val="-6"/>
          <w:rtl/>
        </w:rPr>
        <w:t xml:space="preserve">כוון בעי סליחה וכפרה </w:t>
      </w:r>
    </w:p>
    <w:p w14:paraId="1054C59A" w14:textId="3D9EA3E3" w:rsidR="00FF3740" w:rsidRPr="006F178A" w:rsidRDefault="00FF3740" w:rsidP="00915CC4">
      <w:pPr>
        <w:rPr>
          <w:rtl/>
        </w:rPr>
      </w:pPr>
      <w:r w:rsidRPr="00766B62">
        <w:rPr>
          <w:rFonts w:cs="BA Vilna Bold" w:hint="cs"/>
          <w:rtl/>
        </w:rPr>
        <w:t xml:space="preserve">ואשה </w:t>
      </w:r>
      <w:r w:rsidRPr="006F178A">
        <w:rPr>
          <w:rFonts w:hint="cs"/>
          <w:rtl/>
        </w:rPr>
        <w:t xml:space="preserve">דהפר לה בעלה </w:t>
      </w:r>
      <w:r w:rsidR="00585A64">
        <w:rPr>
          <w:rFonts w:hint="cs"/>
          <w:rtl/>
        </w:rPr>
        <w:t>אף</w:t>
      </w:r>
      <w:r w:rsidRPr="006F178A">
        <w:rPr>
          <w:rFonts w:hint="cs"/>
          <w:rtl/>
        </w:rPr>
        <w:t xml:space="preserve"> דהיתר בעי סליחה וכפרה </w:t>
      </w:r>
    </w:p>
    <w:p w14:paraId="2B804392" w14:textId="4EFBB35F" w:rsidR="00FF3740" w:rsidRPr="00915CC4" w:rsidRDefault="00FF3740" w:rsidP="008C2188">
      <w:pPr>
        <w:spacing w:after="40"/>
        <w:rPr>
          <w:rtl/>
        </w:rPr>
      </w:pPr>
      <w:r w:rsidRPr="00766B62">
        <w:rPr>
          <w:rFonts w:cs="BA Vilna Bold" w:hint="cs"/>
          <w:rtl/>
        </w:rPr>
        <w:t>ו</w:t>
      </w:r>
      <w:r w:rsidR="00C367C7" w:rsidRPr="00766B62">
        <w:rPr>
          <w:rFonts w:cs="BA Vilna Bold" w:hint="cs"/>
          <w:rtl/>
        </w:rPr>
        <w:t xml:space="preserve">ב' </w:t>
      </w:r>
      <w:r w:rsidRPr="00766B62">
        <w:rPr>
          <w:rFonts w:cs="BA Vilna Bold"/>
          <w:rtl/>
        </w:rPr>
        <w:t xml:space="preserve">חתיכות </w:t>
      </w:r>
      <w:r w:rsidRPr="00915CC4">
        <w:rPr>
          <w:rtl/>
        </w:rPr>
        <w:t>דאיקבע איסורא לא סגי בכפרה, קמ"ל דל</w:t>
      </w:r>
      <w:r w:rsidR="00C367C7" w:rsidRPr="00915CC4">
        <w:rPr>
          <w:rFonts w:hint="cs"/>
          <w:rtl/>
        </w:rPr>
        <w:t>"ש</w:t>
      </w:r>
      <w:r w:rsidR="003028C0" w:rsidRPr="00915CC4">
        <w:rPr>
          <w:rFonts w:hint="cs"/>
          <w:rtl/>
        </w:rPr>
        <w:t>.</w:t>
      </w:r>
    </w:p>
    <w:p w14:paraId="4D2F28EF" w14:textId="3528DF33" w:rsidR="00413935" w:rsidRDefault="00FF3740" w:rsidP="00A5184B">
      <w:pPr>
        <w:pStyle w:val="36"/>
        <w:framePr w:wrap="notBeside"/>
        <w:rPr>
          <w:rtl/>
        </w:rPr>
      </w:pPr>
      <w:r w:rsidRPr="00413935">
        <w:rPr>
          <w:rFonts w:hint="cs"/>
          <w:rtl/>
        </w:rPr>
        <w:t>מרי</w:t>
      </w:r>
      <w:r w:rsidRPr="00413935">
        <w:rPr>
          <w:rtl/>
        </w:rPr>
        <w:t>"</w:t>
      </w:r>
      <w:r w:rsidRPr="00413935">
        <w:rPr>
          <w:rFonts w:hint="cs"/>
          <w:rtl/>
        </w:rPr>
        <w:t>ו</w:t>
      </w:r>
      <w:r w:rsidR="008A69DD">
        <w:rPr>
          <w:rFonts w:hint="cs"/>
          <w:rtl/>
        </w:rPr>
        <w:t>:</w:t>
      </w:r>
    </w:p>
    <w:p w14:paraId="3B18DFE0" w14:textId="661C6904" w:rsidR="006F080B" w:rsidRDefault="00FF3740" w:rsidP="00FF3740">
      <w:pPr>
        <w:rPr>
          <w:rtl/>
        </w:rPr>
      </w:pPr>
      <w:r w:rsidRPr="006F080B">
        <w:rPr>
          <w:rStyle w:val="afffffe"/>
          <w:rFonts w:hint="cs"/>
          <w:rtl/>
        </w:rPr>
        <w:t>'</w:t>
      </w:r>
      <w:r w:rsidRPr="006F080B">
        <w:rPr>
          <w:rStyle w:val="afffffe"/>
          <w:rtl/>
        </w:rPr>
        <w:t>כי ישרים דרכי ה' וצדיקים ילכו בם ופושעים יכשלו בם</w:t>
      </w:r>
      <w:r w:rsidRPr="006F080B">
        <w:rPr>
          <w:rStyle w:val="afffffe"/>
          <w:rFonts w:hint="cs"/>
          <w:rtl/>
        </w:rPr>
        <w:t>'</w:t>
      </w:r>
      <w:r w:rsidRPr="006F080B">
        <w:rPr>
          <w:rStyle w:val="afffffe"/>
          <w:rtl/>
        </w:rPr>
        <w:t>?</w:t>
      </w:r>
      <w:r w:rsidRPr="006F178A">
        <w:rPr>
          <w:rtl/>
        </w:rPr>
        <w:t xml:space="preserve"> </w:t>
      </w:r>
    </w:p>
    <w:p w14:paraId="72ACF5A1" w14:textId="051A44C2" w:rsidR="00FF3740" w:rsidRPr="006F178A" w:rsidRDefault="00FF3740" w:rsidP="00915CC4">
      <w:pPr>
        <w:rPr>
          <w:rtl/>
        </w:rPr>
      </w:pPr>
      <w:r w:rsidRPr="006F178A">
        <w:rPr>
          <w:rtl/>
        </w:rPr>
        <w:t>משל, לשני בנ</w:t>
      </w:r>
      <w:r w:rsidR="006F080B">
        <w:rPr>
          <w:rFonts w:hint="cs"/>
          <w:rtl/>
        </w:rPr>
        <w:t>"א</w:t>
      </w:r>
      <w:r w:rsidRPr="006F178A">
        <w:rPr>
          <w:rtl/>
        </w:rPr>
        <w:t xml:space="preserve"> שצלו פסחיהן,</w:t>
      </w:r>
    </w:p>
    <w:p w14:paraId="41D67414" w14:textId="126BEC4B" w:rsidR="00DD46FC" w:rsidRDefault="00413935" w:rsidP="00915CC4">
      <w:pPr>
        <w:rPr>
          <w:spacing w:val="-4"/>
          <w:rtl/>
        </w:rPr>
      </w:pPr>
      <w:r>
        <w:rPr>
          <w:rFonts w:hint="cs"/>
          <w:spacing w:val="-4"/>
          <w:rtl/>
        </w:rPr>
        <w:t xml:space="preserve">אחד אכלו </w:t>
      </w:r>
      <w:r w:rsidR="00FF3740" w:rsidRPr="00625DCC">
        <w:rPr>
          <w:spacing w:val="-4"/>
          <w:rtl/>
        </w:rPr>
        <w:t xml:space="preserve">לשום מצוה - </w:t>
      </w:r>
      <w:r w:rsidR="00FF3740" w:rsidRPr="00DD46FC">
        <w:rPr>
          <w:rStyle w:val="afffffe"/>
          <w:rtl/>
        </w:rPr>
        <w:t>וצדיקים ילכו בם,</w:t>
      </w:r>
      <w:r w:rsidR="00FF3740" w:rsidRPr="00625DCC">
        <w:rPr>
          <w:spacing w:val="-4"/>
          <w:rtl/>
        </w:rPr>
        <w:t xml:space="preserve"> </w:t>
      </w:r>
    </w:p>
    <w:p w14:paraId="7058072A" w14:textId="25B81D2F" w:rsidR="00FF3740" w:rsidRPr="00625DCC" w:rsidRDefault="00413935" w:rsidP="00915CC4">
      <w:pPr>
        <w:spacing w:after="40"/>
        <w:rPr>
          <w:spacing w:val="-4"/>
          <w:rtl/>
        </w:rPr>
      </w:pPr>
      <w:r>
        <w:rPr>
          <w:rFonts w:hint="cs"/>
          <w:spacing w:val="-4"/>
          <w:rtl/>
        </w:rPr>
        <w:t xml:space="preserve">ואחד </w:t>
      </w:r>
      <w:r w:rsidR="00FF3740" w:rsidRPr="00625DCC">
        <w:rPr>
          <w:spacing w:val="-4"/>
          <w:rtl/>
        </w:rPr>
        <w:t xml:space="preserve">אכלו לשום אכילה גסה - </w:t>
      </w:r>
      <w:r w:rsidR="00FF3740" w:rsidRPr="00DD46FC">
        <w:rPr>
          <w:rStyle w:val="afffffe"/>
          <w:rtl/>
        </w:rPr>
        <w:t>ופושעים יכשלו בם.</w:t>
      </w:r>
    </w:p>
    <w:p w14:paraId="7AA563C5" w14:textId="77777777" w:rsidR="00915CC4" w:rsidRDefault="00DD46FC" w:rsidP="00A5184B">
      <w:pPr>
        <w:pStyle w:val="36"/>
        <w:framePr w:wrap="notBeside"/>
        <w:rPr>
          <w:spacing w:val="-6"/>
          <w:rtl/>
        </w:rPr>
      </w:pPr>
      <w:r w:rsidRPr="00915CC4">
        <w:rPr>
          <w:rFonts w:hint="cs"/>
          <w:rtl/>
        </w:rPr>
        <w:t>א''ל</w:t>
      </w:r>
      <w:r w:rsidR="00FF3740" w:rsidRPr="00915CC4">
        <w:rPr>
          <w:rtl/>
        </w:rPr>
        <w:t xml:space="preserve"> ר"ל: </w:t>
      </w:r>
    </w:p>
    <w:p w14:paraId="7C17C2D3" w14:textId="1B2BCEB3" w:rsidR="00FF3740" w:rsidRPr="008C2188" w:rsidRDefault="00FF3740" w:rsidP="00DD46FC">
      <w:pPr>
        <w:rPr>
          <w:rtl/>
        </w:rPr>
      </w:pPr>
      <w:r w:rsidRPr="008C2188">
        <w:rPr>
          <w:rtl/>
        </w:rPr>
        <w:t>רשע קר</w:t>
      </w:r>
      <w:r w:rsidR="00DD46FC" w:rsidRPr="008C2188">
        <w:rPr>
          <w:rFonts w:hint="cs"/>
          <w:rtl/>
        </w:rPr>
        <w:t>אתו</w:t>
      </w:r>
      <w:r w:rsidRPr="008C2188">
        <w:rPr>
          <w:rtl/>
        </w:rPr>
        <w:t xml:space="preserve">? נהי דלא </w:t>
      </w:r>
      <w:r w:rsidR="00DD46FC" w:rsidRPr="008C2188">
        <w:rPr>
          <w:rFonts w:hint="cs"/>
          <w:rtl/>
        </w:rPr>
        <w:t>קיים מצוה מן המובחר פסח עשה!</w:t>
      </w:r>
      <w:r w:rsidRPr="008C2188">
        <w:rPr>
          <w:rtl/>
        </w:rPr>
        <w:t xml:space="preserve"> </w:t>
      </w:r>
    </w:p>
    <w:p w14:paraId="45FF95E5" w14:textId="77777777" w:rsidR="0070410C" w:rsidRDefault="00FF3740" w:rsidP="00FF3740">
      <w:pPr>
        <w:rPr>
          <w:rtl/>
        </w:rPr>
      </w:pPr>
      <w:r w:rsidRPr="006F178A">
        <w:rPr>
          <w:rtl/>
        </w:rPr>
        <w:t xml:space="preserve">אלא, משל לשני בני אדם, </w:t>
      </w:r>
      <w:r w:rsidR="0070410C">
        <w:rPr>
          <w:rFonts w:hint="cs"/>
          <w:rtl/>
        </w:rPr>
        <w:t xml:space="preserve">לכ''א אשתו ואחותו עמו </w:t>
      </w:r>
    </w:p>
    <w:p w14:paraId="35E58B77" w14:textId="77777777" w:rsidR="0070410C" w:rsidRDefault="00FF3740" w:rsidP="0070410C">
      <w:pPr>
        <w:ind w:left="226" w:firstLine="113"/>
        <w:rPr>
          <w:rtl/>
        </w:rPr>
      </w:pPr>
      <w:r w:rsidRPr="006F178A">
        <w:rPr>
          <w:rtl/>
        </w:rPr>
        <w:t xml:space="preserve">זה שנזדמנה לו אשתו </w:t>
      </w:r>
      <w:r w:rsidRPr="0070410C">
        <w:rPr>
          <w:rStyle w:val="afffffe"/>
          <w:rtl/>
        </w:rPr>
        <w:t>צדיקים ילכו בם</w:t>
      </w:r>
      <w:r w:rsidRPr="006F178A">
        <w:rPr>
          <w:rtl/>
        </w:rPr>
        <w:t xml:space="preserve">, </w:t>
      </w:r>
    </w:p>
    <w:p w14:paraId="51DD8E1D" w14:textId="25C5F21A" w:rsidR="00FF3740" w:rsidRPr="006F178A" w:rsidRDefault="00FF3740" w:rsidP="0070410C">
      <w:pPr>
        <w:ind w:left="226" w:firstLine="113"/>
        <w:rPr>
          <w:rtl/>
        </w:rPr>
      </w:pPr>
      <w:r w:rsidRPr="006F178A">
        <w:rPr>
          <w:rtl/>
        </w:rPr>
        <w:t xml:space="preserve">וזה שנזדמנה לו אחותו - </w:t>
      </w:r>
      <w:r w:rsidRPr="0070410C">
        <w:rPr>
          <w:rStyle w:val="afffffe"/>
          <w:rtl/>
        </w:rPr>
        <w:t>ופושעים יכשלו בם.</w:t>
      </w:r>
    </w:p>
    <w:p w14:paraId="197E9A5B" w14:textId="77777777" w:rsidR="008C2188" w:rsidRDefault="00FF3740" w:rsidP="00A5184B">
      <w:pPr>
        <w:pStyle w:val="36"/>
        <w:framePr w:wrap="notBeside"/>
        <w:rPr>
          <w:rtl/>
        </w:rPr>
      </w:pPr>
      <w:r w:rsidRPr="008C2188">
        <w:rPr>
          <w:rtl/>
        </w:rPr>
        <w:t xml:space="preserve">מי דמי? </w:t>
      </w:r>
    </w:p>
    <w:p w14:paraId="2F237423" w14:textId="50D1884B" w:rsidR="00C654ED" w:rsidRDefault="00FF3740" w:rsidP="00FF3740">
      <w:pPr>
        <w:rPr>
          <w:rtl/>
        </w:rPr>
      </w:pPr>
      <w:r w:rsidRPr="006F178A">
        <w:rPr>
          <w:rtl/>
        </w:rPr>
        <w:t>אנן קאמרינן דרך</w:t>
      </w:r>
      <w:r w:rsidR="008A69DD">
        <w:rPr>
          <w:rFonts w:hint="cs"/>
          <w:rtl/>
        </w:rPr>
        <w:t xml:space="preserve"> אחת</w:t>
      </w:r>
      <w:r w:rsidRPr="006F178A">
        <w:rPr>
          <w:rtl/>
        </w:rPr>
        <w:t xml:space="preserve">, </w:t>
      </w:r>
      <w:r w:rsidR="00585A64">
        <w:rPr>
          <w:rtl/>
        </w:rPr>
        <w:t>כאן</w:t>
      </w:r>
      <w:r w:rsidRPr="006F178A">
        <w:rPr>
          <w:rtl/>
        </w:rPr>
        <w:t xml:space="preserve"> שני דרכים! </w:t>
      </w:r>
    </w:p>
    <w:p w14:paraId="40857C20" w14:textId="32769C25" w:rsidR="008C2188" w:rsidRDefault="00FF3740" w:rsidP="00A5184B">
      <w:pPr>
        <w:pStyle w:val="36"/>
        <w:framePr w:wrap="notBeside"/>
        <w:rPr>
          <w:rtl/>
        </w:rPr>
      </w:pPr>
      <w:r w:rsidRPr="008C2188">
        <w:rPr>
          <w:rtl/>
        </w:rPr>
        <w:t>אלא</w:t>
      </w:r>
      <w:r w:rsidR="008C2188">
        <w:rPr>
          <w:rFonts w:hint="cs"/>
          <w:rtl/>
        </w:rPr>
        <w:t>:</w:t>
      </w:r>
      <w:r w:rsidRPr="008C2188">
        <w:rPr>
          <w:rtl/>
        </w:rPr>
        <w:t xml:space="preserve"> </w:t>
      </w:r>
    </w:p>
    <w:p w14:paraId="576498EE" w14:textId="77777777" w:rsidR="009E4A2E" w:rsidRPr="00766B62" w:rsidRDefault="00FF3740" w:rsidP="008C2188">
      <w:pPr>
        <w:rPr>
          <w:rFonts w:cs="BA Vilna Bold"/>
          <w:rtl/>
        </w:rPr>
      </w:pPr>
      <w:r w:rsidRPr="006F178A">
        <w:rPr>
          <w:rtl/>
        </w:rPr>
        <w:t xml:space="preserve">משל ללוט ושתי בנותיו עמו, הן שנתכוונו לשם מצוה - </w:t>
      </w:r>
      <w:r w:rsidRPr="00C654ED">
        <w:rPr>
          <w:rStyle w:val="afffffe"/>
          <w:rtl/>
        </w:rPr>
        <w:t>וצדיקים ילכו בם</w:t>
      </w:r>
      <w:r w:rsidRPr="006F178A">
        <w:rPr>
          <w:rtl/>
        </w:rPr>
        <w:t xml:space="preserve">, הוא שנתכוין לשם עבירה </w:t>
      </w:r>
      <w:r w:rsidRPr="00C654ED">
        <w:rPr>
          <w:rStyle w:val="afffffe"/>
          <w:rtl/>
        </w:rPr>
        <w:t>- ופושעים יכשלו בם.</w:t>
      </w:r>
      <w:r w:rsidRPr="006F178A">
        <w:rPr>
          <w:rFonts w:hint="cs"/>
          <w:rtl/>
        </w:rPr>
        <w:t xml:space="preserve"> </w:t>
      </w:r>
    </w:p>
    <w:p w14:paraId="3BA1D08B" w14:textId="79F56D07" w:rsidR="00FF3740" w:rsidRPr="006F178A" w:rsidRDefault="00DB7055" w:rsidP="00BA44EB">
      <w:pPr>
        <w:pStyle w:val="a7"/>
        <w:rPr>
          <w:rtl/>
        </w:rPr>
      </w:pPr>
      <w:r w:rsidRPr="009431C8">
        <w:rPr>
          <w:rFonts w:hint="cs"/>
          <w:rtl/>
        </w:rPr>
        <w:t>ולא התכוון לשם מצוה</w:t>
      </w:r>
    </w:p>
    <w:p w14:paraId="00D29394" w14:textId="77777777" w:rsidR="001F7D29" w:rsidRDefault="00FF3740" w:rsidP="00A5184B">
      <w:pPr>
        <w:pStyle w:val="36"/>
        <w:framePr w:wrap="notBeside"/>
        <w:rPr>
          <w:spacing w:val="-4"/>
          <w:rtl/>
        </w:rPr>
      </w:pPr>
      <w:r w:rsidRPr="001F7D29">
        <w:rPr>
          <w:rFonts w:hint="cs"/>
          <w:rtl/>
        </w:rPr>
        <w:t>דארי</w:t>
      </w:r>
      <w:r w:rsidRPr="001F7D29">
        <w:rPr>
          <w:rtl/>
        </w:rPr>
        <w:t>"</w:t>
      </w:r>
      <w:r w:rsidRPr="001F7D29">
        <w:rPr>
          <w:rFonts w:hint="cs"/>
          <w:rtl/>
        </w:rPr>
        <w:t>ו:</w:t>
      </w:r>
    </w:p>
    <w:p w14:paraId="49CA2E73" w14:textId="2EED1163" w:rsidR="00FF3740" w:rsidRPr="007C2A9F" w:rsidRDefault="00FF3740" w:rsidP="00FF3740">
      <w:pPr>
        <w:rPr>
          <w:spacing w:val="-4"/>
          <w:rtl/>
        </w:rPr>
      </w:pPr>
      <w:r w:rsidRPr="007C2A9F">
        <w:rPr>
          <w:rStyle w:val="afffffe"/>
          <w:rFonts w:hint="cs"/>
          <w:spacing w:val="-4"/>
          <w:rtl/>
        </w:rPr>
        <w:t>'</w:t>
      </w:r>
      <w:r w:rsidRPr="007C2A9F">
        <w:rPr>
          <w:rStyle w:val="afffffe"/>
          <w:spacing w:val="-4"/>
          <w:rtl/>
        </w:rPr>
        <w:t>וישא לוט ו</w:t>
      </w:r>
      <w:r w:rsidR="009E4A2E">
        <w:rPr>
          <w:rStyle w:val="afffffe"/>
          <w:rFonts w:hint="cs"/>
          <w:spacing w:val="-4"/>
          <w:rtl/>
        </w:rPr>
        <w:t xml:space="preserve">גו' </w:t>
      </w:r>
      <w:r w:rsidRPr="007C2A9F">
        <w:rPr>
          <w:rStyle w:val="afffffe"/>
          <w:spacing w:val="-4"/>
          <w:rtl/>
        </w:rPr>
        <w:t>'</w:t>
      </w:r>
      <w:r w:rsidR="001A7DD4" w:rsidRPr="007C2A9F">
        <w:rPr>
          <w:rStyle w:val="afffffe"/>
          <w:spacing w:val="-4"/>
          <w:rtl/>
        </w:rPr>
        <w:t>.</w:t>
      </w:r>
      <w:r w:rsidR="00174832" w:rsidRPr="007C2A9F">
        <w:rPr>
          <w:rFonts w:hint="cs"/>
          <w:spacing w:val="-4"/>
          <w:rtl/>
        </w:rPr>
        <w:t xml:space="preserve"> כל הפסוק ע''ש עבירה.</w:t>
      </w:r>
    </w:p>
    <w:p w14:paraId="6C64D654" w14:textId="4FE62521" w:rsidR="00FF3740" w:rsidRPr="006F178A" w:rsidRDefault="009E4A2E" w:rsidP="001F7D29">
      <w:pPr>
        <w:pStyle w:val="afffffd"/>
        <w:rPr>
          <w:rtl/>
        </w:rPr>
      </w:pPr>
      <w:r>
        <w:rPr>
          <w:rFonts w:hint="cs"/>
          <w:rtl/>
        </w:rPr>
        <w:t>וישא לוט</w:t>
      </w:r>
      <w:r w:rsidR="001F7D29">
        <w:rPr>
          <w:rFonts w:hint="cs"/>
          <w:rtl/>
        </w:rPr>
        <w:t xml:space="preserve"> את עיניו</w:t>
      </w:r>
      <w:r w:rsidR="008A69DD">
        <w:rPr>
          <w:rFonts w:hint="cs"/>
          <w:rtl/>
        </w:rPr>
        <w:t>,</w:t>
      </w:r>
      <w:r>
        <w:rPr>
          <w:rFonts w:hint="cs"/>
          <w:rtl/>
        </w:rPr>
        <w:t xml:space="preserve"> ותשא את עיניה</w:t>
      </w:r>
      <w:r w:rsidR="004A044D">
        <w:rPr>
          <w:rFonts w:hint="cs"/>
          <w:rtl/>
        </w:rPr>
        <w:t>-</w:t>
      </w:r>
      <w:r w:rsidR="00FF3740" w:rsidRPr="006F178A">
        <w:rPr>
          <w:rtl/>
        </w:rPr>
        <w:t xml:space="preserve"> כי היא ישרה בעיני</w:t>
      </w:r>
      <w:r w:rsidR="001A7DD4">
        <w:rPr>
          <w:rtl/>
        </w:rPr>
        <w:t>.</w:t>
      </w:r>
    </w:p>
    <w:p w14:paraId="737F4B93" w14:textId="46C0EE3B" w:rsidR="00FF3740" w:rsidRPr="006F178A" w:rsidRDefault="00FF3740" w:rsidP="001F7D29">
      <w:pPr>
        <w:pStyle w:val="afffffd"/>
        <w:rPr>
          <w:rtl/>
        </w:rPr>
      </w:pPr>
      <w:r w:rsidRPr="006F178A">
        <w:rPr>
          <w:rtl/>
        </w:rPr>
        <w:t xml:space="preserve">וירא </w:t>
      </w:r>
      <w:r w:rsidR="004A044D">
        <w:rPr>
          <w:rFonts w:hint="cs"/>
          <w:rtl/>
        </w:rPr>
        <w:t>-</w:t>
      </w:r>
      <w:r w:rsidRPr="006F178A">
        <w:rPr>
          <w:rtl/>
        </w:rPr>
        <w:t>וירא אותה שכם בן חמור</w:t>
      </w:r>
      <w:r w:rsidR="001A7DD4">
        <w:rPr>
          <w:rtl/>
        </w:rPr>
        <w:t>.</w:t>
      </w:r>
    </w:p>
    <w:p w14:paraId="7583385E" w14:textId="6A14B6D3" w:rsidR="00FF3740" w:rsidRPr="006F178A" w:rsidRDefault="00FF3740" w:rsidP="001F7D29">
      <w:pPr>
        <w:pStyle w:val="afffffd"/>
        <w:rPr>
          <w:rtl/>
        </w:rPr>
      </w:pPr>
      <w:r w:rsidRPr="006F178A">
        <w:rPr>
          <w:rtl/>
        </w:rPr>
        <w:t xml:space="preserve">את כל ככר הירדן </w:t>
      </w:r>
      <w:r w:rsidR="004A044D">
        <w:rPr>
          <w:rFonts w:hint="cs"/>
          <w:rtl/>
        </w:rPr>
        <w:t xml:space="preserve">- </w:t>
      </w:r>
      <w:r>
        <w:rPr>
          <w:rStyle w:val="afffffe"/>
          <w:rtl/>
          <w:rPrChange w:id="9002" w:author="מנוע פסוקים" w:date="2026-10-05T16:38:29Z">
            <w:rPr>
              <w:rtl/>
            </w:rPr>
          </w:rPrChange>
        </w:rPr>
        <w:t xml:space="preserve">כי בעד אשה זונה עד ככר לחם</w:t>
      </w:r>
      <w:r w:rsidR="001A7DD4">
        <w:rPr>
          <w:rtl/>
        </w:rPr>
        <w:t>.</w:t>
      </w:r>
    </w:p>
    <w:p w14:paraId="461652A1" w14:textId="113EEB1E" w:rsidR="00FF3740" w:rsidRPr="00CF2F51" w:rsidRDefault="00FF3740" w:rsidP="001F7D29">
      <w:pPr>
        <w:pStyle w:val="afffffd"/>
        <w:rPr>
          <w:spacing w:val="-4"/>
          <w:rtl/>
        </w:rPr>
      </w:pPr>
      <w:r w:rsidRPr="00CF2F51">
        <w:rPr>
          <w:spacing w:val="-4"/>
          <w:rtl/>
        </w:rPr>
        <w:t xml:space="preserve">כי כלה משקה </w:t>
      </w:r>
      <w:r w:rsidR="004A044D" w:rsidRPr="00CF2F51">
        <w:rPr>
          <w:rFonts w:hint="cs"/>
          <w:spacing w:val="-4"/>
          <w:rtl/>
        </w:rPr>
        <w:t>-</w:t>
      </w:r>
      <w:r>
        <w:rPr>
          <w:rStyle w:val="afffffe"/>
          <w:spacing w:val="-4"/>
          <w:rtl/>
          <w:rPrChange w:id="9003" w:author="מנוע פסוקים" w:date="2026-10-05T16:38:29Z">
            <w:rPr>
              <w:spacing w:val="-4"/>
              <w:rtl/>
            </w:rPr>
          </w:rPrChange>
        </w:rPr>
        <w:t xml:space="preserve">אלכה </w:t>
      </w:r>
      <w:r>
        <w:rPr>
          <w:rStyle w:val="afffffe"/>
          <w:rFonts w:hint="cs"/>
          <w:spacing w:val="-4"/>
          <w:rtl/>
          <w:rPrChange w:id="9004" w:author="מנוע פסוקים" w:date="2026-10-05T16:38:29Z">
            <w:rPr>
              <w:rFonts w:hint="cs"/>
              <w:spacing w:val="-4"/>
              <w:rtl/>
            </w:rPr>
          </w:rPrChange>
        </w:rPr>
        <w:t xml:space="preserve">אחרי מאהבי נותני לחמי מימי צמרי פשתי </w:t>
      </w:r>
      <w:r>
        <w:rPr>
          <w:rStyle w:val="afffffe"/>
          <w:spacing w:val="-4"/>
          <w:rtl/>
          <w:rPrChange w:id="9005" w:author="מנוע פסוקים" w:date="2026-10-05T16:38:29Z">
            <w:rPr>
              <w:spacing w:val="-4"/>
              <w:rtl/>
            </w:rPr>
          </w:rPrChange>
        </w:rPr>
        <w:t xml:space="preserve">שמני ושיקויי</w:t>
      </w:r>
    </w:p>
    <w:p w14:paraId="3097E1A1" w14:textId="445E9A35" w:rsidR="009431C8" w:rsidRPr="009431C8" w:rsidRDefault="00FF3740" w:rsidP="00BA44EB">
      <w:pPr>
        <w:pStyle w:val="a7"/>
        <w:rPr>
          <w:rtl/>
        </w:rPr>
      </w:pPr>
      <w:r w:rsidRPr="009431C8">
        <w:rPr>
          <w:rFonts w:hint="cs"/>
          <w:rtl/>
        </w:rPr>
        <w:t xml:space="preserve">ולא </w:t>
      </w:r>
      <w:r w:rsidR="009431C8" w:rsidRPr="009431C8">
        <w:rPr>
          <w:rFonts w:hint="cs"/>
          <w:rtl/>
        </w:rPr>
        <w:t xml:space="preserve">היה </w:t>
      </w:r>
      <w:r w:rsidRPr="009431C8">
        <w:rPr>
          <w:rFonts w:hint="cs"/>
          <w:rtl/>
        </w:rPr>
        <w:t>אנוס</w:t>
      </w:r>
    </w:p>
    <w:p w14:paraId="2247E90E" w14:textId="34618E89" w:rsidR="00FC7F8E" w:rsidRDefault="00FF3740" w:rsidP="00A5184B">
      <w:pPr>
        <w:pStyle w:val="36"/>
        <w:framePr w:wrap="notBeside"/>
        <w:rPr>
          <w:spacing w:val="-2"/>
          <w:rtl/>
        </w:rPr>
      </w:pPr>
      <w:r w:rsidRPr="00FC7F8E">
        <w:rPr>
          <w:rFonts w:hint="cs"/>
          <w:rtl/>
        </w:rPr>
        <w:t>ריב</w:t>
      </w:r>
      <w:r w:rsidRPr="00FC7F8E">
        <w:rPr>
          <w:rtl/>
        </w:rPr>
        <w:t>"</w:t>
      </w:r>
      <w:r w:rsidRPr="00FC7F8E">
        <w:rPr>
          <w:rFonts w:hint="cs"/>
          <w:rtl/>
        </w:rPr>
        <w:t>רח</w:t>
      </w:r>
      <w:r w:rsidRPr="00FC7F8E">
        <w:rPr>
          <w:rtl/>
        </w:rPr>
        <w:t xml:space="preserve">: </w:t>
      </w:r>
    </w:p>
    <w:p w14:paraId="10FC323A" w14:textId="26516374" w:rsidR="00FF3740" w:rsidRPr="002B1DD4" w:rsidRDefault="00FF3740" w:rsidP="002B1DD4">
      <w:pPr>
        <w:spacing w:after="40"/>
        <w:rPr>
          <w:spacing w:val="-2"/>
          <w:rtl/>
        </w:rPr>
      </w:pPr>
      <w:r w:rsidRPr="007C2A9F">
        <w:rPr>
          <w:rStyle w:val="afffffe"/>
          <w:spacing w:val="-2"/>
          <w:rtl/>
        </w:rPr>
        <w:t>ובק</w:t>
      </w:r>
      <w:r w:rsidRPr="002B1DD4">
        <w:rPr>
          <w:rStyle w:val="afffffe"/>
          <w:b/>
          <w:bCs/>
          <w:spacing w:val="-2"/>
          <w:rtl/>
        </w:rPr>
        <w:t>ו</w:t>
      </w:r>
      <w:r w:rsidRPr="007C2A9F">
        <w:rPr>
          <w:rStyle w:val="afffffe"/>
          <w:spacing w:val="-2"/>
          <w:rtl/>
        </w:rPr>
        <w:t>מה</w:t>
      </w:r>
      <w:r w:rsidRPr="007C2A9F">
        <w:rPr>
          <w:spacing w:val="-2"/>
          <w:rtl/>
        </w:rPr>
        <w:t xml:space="preserve"> של בכירה</w:t>
      </w:r>
      <w:r w:rsidR="002938C8">
        <w:rPr>
          <w:rFonts w:hint="cs"/>
          <w:spacing w:val="-2"/>
          <w:rtl/>
        </w:rPr>
        <w:t xml:space="preserve"> </w:t>
      </w:r>
      <w:r w:rsidR="002938C8" w:rsidRPr="002938C8">
        <w:rPr>
          <w:rStyle w:val="affffff1"/>
          <w:rFonts w:hint="cs"/>
          <w:rtl/>
        </w:rPr>
        <w:t>נקוד ו</w:t>
      </w:r>
      <w:r w:rsidR="002938C8">
        <w:rPr>
          <w:rStyle w:val="affffff1"/>
          <w:rFonts w:hint="cs"/>
          <w:rtl/>
        </w:rPr>
        <w:t>'</w:t>
      </w:r>
      <w:r w:rsidR="002F7AE6" w:rsidRPr="007C2A9F">
        <w:rPr>
          <w:rFonts w:hint="cs"/>
          <w:spacing w:val="-2"/>
          <w:rtl/>
        </w:rPr>
        <w:t xml:space="preserve">- </w:t>
      </w:r>
      <w:r w:rsidRPr="007C2A9F">
        <w:rPr>
          <w:spacing w:val="-2"/>
          <w:rtl/>
        </w:rPr>
        <w:t xml:space="preserve">שבשכבה לא ידע, אבל </w:t>
      </w:r>
      <w:r w:rsidRPr="007C2A9F">
        <w:rPr>
          <w:rStyle w:val="afffffe"/>
          <w:spacing w:val="-2"/>
          <w:rtl/>
        </w:rPr>
        <w:t>בקומה</w:t>
      </w:r>
      <w:r w:rsidRPr="007C2A9F">
        <w:rPr>
          <w:spacing w:val="-2"/>
          <w:rtl/>
        </w:rPr>
        <w:t xml:space="preserve"> ידע.</w:t>
      </w:r>
      <w:r w:rsidR="002F7AE6" w:rsidRPr="007C2A9F">
        <w:rPr>
          <w:rFonts w:hint="cs"/>
          <w:spacing w:val="-2"/>
          <w:rtl/>
        </w:rPr>
        <w:t xml:space="preserve"> </w:t>
      </w:r>
      <w:r w:rsidRPr="007C2A9F">
        <w:rPr>
          <w:rStyle w:val="a6"/>
          <w:spacing w:val="-2"/>
          <w:rtl/>
        </w:rPr>
        <w:t>ו</w:t>
      </w:r>
      <w:r w:rsidRPr="007C2A9F">
        <w:rPr>
          <w:rStyle w:val="a6"/>
          <w:rFonts w:hint="cs"/>
          <w:spacing w:val="-2"/>
          <w:rtl/>
        </w:rPr>
        <w:t>היה צריך שלא לשתות בלילה השני</w:t>
      </w:r>
      <w:r w:rsidR="002F7AE6" w:rsidRPr="007C2A9F">
        <w:rPr>
          <w:rStyle w:val="a6"/>
          <w:rFonts w:hint="cs"/>
          <w:spacing w:val="-2"/>
          <w:rtl/>
        </w:rPr>
        <w:t>.</w:t>
      </w:r>
    </w:p>
    <w:p w14:paraId="361FA5DA" w14:textId="77777777" w:rsidR="00FF3740" w:rsidRPr="006F178A" w:rsidRDefault="00FF3740" w:rsidP="00516202">
      <w:pPr>
        <w:pStyle w:val="affff5"/>
        <w:framePr w:wrap="around"/>
        <w:rPr>
          <w:rtl/>
        </w:rPr>
      </w:pPr>
      <w:r w:rsidRPr="006F178A">
        <w:rPr>
          <w:rFonts w:hint="cs"/>
          <w:rtl/>
        </w:rPr>
        <w:t xml:space="preserve">כג: </w:t>
      </w:r>
    </w:p>
    <w:p w14:paraId="3F20081E" w14:textId="77777777" w:rsidR="00DE7913" w:rsidRDefault="00B7773A" w:rsidP="00A5184B">
      <w:pPr>
        <w:pStyle w:val="36"/>
        <w:framePr w:wrap="notBeside"/>
        <w:rPr>
          <w:rStyle w:val="afffffe"/>
          <w:rtl/>
        </w:rPr>
      </w:pPr>
      <w:r w:rsidRPr="00DE7913">
        <w:rPr>
          <w:rFonts w:hint="cs"/>
          <w:rtl/>
        </w:rPr>
        <w:t xml:space="preserve">א. </w:t>
      </w:r>
      <w:r w:rsidR="00FF3740" w:rsidRPr="00DE7913">
        <w:rPr>
          <w:rtl/>
        </w:rPr>
        <w:t xml:space="preserve">דרש רבא </w:t>
      </w:r>
    </w:p>
    <w:p w14:paraId="772A5A4F" w14:textId="3004B1A6" w:rsidR="00FF3740" w:rsidRPr="006F178A" w:rsidRDefault="00FF3740" w:rsidP="00FF3740">
      <w:pPr>
        <w:rPr>
          <w:rtl/>
        </w:rPr>
      </w:pPr>
      <w:r w:rsidRPr="00AF76D0">
        <w:rPr>
          <w:rStyle w:val="afffffe"/>
          <w:rFonts w:hint="cs"/>
          <w:rtl/>
        </w:rPr>
        <w:t>'</w:t>
      </w:r>
      <w:r w:rsidRPr="00AF76D0">
        <w:rPr>
          <w:rStyle w:val="afffffe"/>
          <w:rtl/>
        </w:rPr>
        <w:t>אח נפשע מקרית עוז</w:t>
      </w:r>
      <w:r w:rsidRPr="00AF76D0">
        <w:rPr>
          <w:rStyle w:val="afffffe"/>
          <w:rFonts w:hint="cs"/>
          <w:rtl/>
        </w:rPr>
        <w:t>'</w:t>
      </w:r>
      <w:r w:rsidRPr="00AF76D0">
        <w:rPr>
          <w:rStyle w:val="afffffe"/>
          <w:rtl/>
        </w:rPr>
        <w:t xml:space="preserve"> </w:t>
      </w:r>
      <w:r w:rsidRPr="006F178A">
        <w:rPr>
          <w:rFonts w:ascii="FontbitDavid" w:hAnsi="FontbitDavid"/>
          <w:rtl/>
        </w:rPr>
        <w:t xml:space="preserve">- זה לוט שפירש מאברהם, </w:t>
      </w:r>
    </w:p>
    <w:p w14:paraId="48BB7616" w14:textId="4A9E43A4" w:rsidR="00CE740F" w:rsidRDefault="00FF3740" w:rsidP="00DE7913">
      <w:pPr>
        <w:rPr>
          <w:rtl/>
        </w:rPr>
      </w:pPr>
      <w:r w:rsidRPr="0063694C">
        <w:rPr>
          <w:rStyle w:val="afffffe"/>
          <w:rFonts w:hint="cs"/>
          <w:rtl/>
        </w:rPr>
        <w:t>'</w:t>
      </w:r>
      <w:r w:rsidRPr="0063694C">
        <w:rPr>
          <w:rStyle w:val="afffffe"/>
          <w:rtl/>
        </w:rPr>
        <w:t>ומדינים כבריח ארמון</w:t>
      </w:r>
      <w:r w:rsidRPr="0063694C">
        <w:rPr>
          <w:rStyle w:val="afffffe"/>
          <w:rFonts w:hint="cs"/>
          <w:rtl/>
        </w:rPr>
        <w:t>'</w:t>
      </w:r>
      <w:r w:rsidRPr="0063694C">
        <w:rPr>
          <w:rStyle w:val="afffffe"/>
          <w:rtl/>
        </w:rPr>
        <w:t xml:space="preserve"> </w:t>
      </w:r>
      <w:r w:rsidR="00AB4DD9">
        <w:rPr>
          <w:rFonts w:hint="cs"/>
          <w:rtl/>
        </w:rPr>
        <w:t>-</w:t>
      </w:r>
      <w:r w:rsidRPr="006F178A">
        <w:rPr>
          <w:rtl/>
        </w:rPr>
        <w:t xml:space="preserve">שהטיל מדינים כבריחין וארמון: </w:t>
      </w:r>
    </w:p>
    <w:p w14:paraId="2ED778CB" w14:textId="515C49C1" w:rsidR="00FF3740" w:rsidRPr="006F178A" w:rsidRDefault="00C92336" w:rsidP="00421B9F">
      <w:pPr>
        <w:pStyle w:val="afffffd"/>
        <w:spacing w:after="40"/>
        <w:rPr>
          <w:rtl/>
        </w:rPr>
      </w:pPr>
      <w:r>
        <w:rPr>
          <w:rFonts w:hint="cs"/>
          <w:rtl/>
        </w:rPr>
        <w:t>ד</w:t>
      </w:r>
      <w:r w:rsidR="00FF3740" w:rsidRPr="006F178A">
        <w:rPr>
          <w:rtl/>
        </w:rPr>
        <w:t>לא יבא עמוני ומואבי בקהל</w:t>
      </w:r>
      <w:r w:rsidR="00FF3740">
        <w:rPr>
          <w:rtl/>
        </w:rPr>
        <w:t xml:space="preserve"> ה'</w:t>
      </w:r>
      <w:r w:rsidR="00FF3740" w:rsidRPr="006F178A">
        <w:rPr>
          <w:rtl/>
        </w:rPr>
        <w:t>.</w:t>
      </w:r>
    </w:p>
    <w:p w14:paraId="1BFF76D7" w14:textId="77777777" w:rsidR="00DE7913" w:rsidRDefault="00B7773A" w:rsidP="00A5184B">
      <w:pPr>
        <w:pStyle w:val="36"/>
        <w:framePr w:wrap="notBeside"/>
        <w:rPr>
          <w:rtl/>
        </w:rPr>
      </w:pPr>
      <w:r w:rsidRPr="00DE7913">
        <w:rPr>
          <w:rFonts w:hint="cs"/>
          <w:rtl/>
        </w:rPr>
        <w:t xml:space="preserve">ב. </w:t>
      </w:r>
      <w:r w:rsidR="00FF3740" w:rsidRPr="00DE7913">
        <w:rPr>
          <w:rtl/>
        </w:rPr>
        <w:t>דרש רבא</w:t>
      </w:r>
      <w:r w:rsidR="006C5C9F" w:rsidRPr="00DE7913">
        <w:rPr>
          <w:rFonts w:hint="cs"/>
          <w:rtl/>
        </w:rPr>
        <w:t>:</w:t>
      </w:r>
      <w:r w:rsidR="00FF3740" w:rsidRPr="00DE7913">
        <w:rPr>
          <w:rtl/>
        </w:rPr>
        <w:t xml:space="preserve"> </w:t>
      </w:r>
    </w:p>
    <w:p w14:paraId="1B41D366" w14:textId="59CCAC6B" w:rsidR="00FF3740" w:rsidRPr="006F178A" w:rsidRDefault="00FF3740" w:rsidP="00FF3740">
      <w:pPr>
        <w:rPr>
          <w:rtl/>
        </w:rPr>
      </w:pPr>
      <w:r w:rsidRPr="00AF76D0">
        <w:rPr>
          <w:rStyle w:val="afffffe"/>
          <w:rFonts w:hint="cs"/>
          <w:rtl/>
        </w:rPr>
        <w:t>'</w:t>
      </w:r>
      <w:r w:rsidRPr="00AF76D0">
        <w:rPr>
          <w:rStyle w:val="afffffe"/>
          <w:rtl/>
        </w:rPr>
        <w:t>לתאוה יבקש נפרד</w:t>
      </w:r>
      <w:r w:rsidRPr="00AF76D0">
        <w:rPr>
          <w:rStyle w:val="afffffe"/>
          <w:rFonts w:hint="cs"/>
          <w:rtl/>
        </w:rPr>
        <w:t>'</w:t>
      </w:r>
      <w:r w:rsidRPr="00AF76D0">
        <w:rPr>
          <w:rStyle w:val="afffffe"/>
          <w:rtl/>
        </w:rPr>
        <w:t xml:space="preserve"> </w:t>
      </w:r>
      <w:r w:rsidRPr="006F178A">
        <w:rPr>
          <w:rtl/>
        </w:rPr>
        <w:t xml:space="preserve">- זה לוט, </w:t>
      </w:r>
    </w:p>
    <w:p w14:paraId="4121AEC4" w14:textId="260EB035" w:rsidR="00414138" w:rsidRDefault="00FF3740" w:rsidP="00DE7913">
      <w:pPr>
        <w:rPr>
          <w:rtl/>
        </w:rPr>
      </w:pPr>
      <w:r w:rsidRPr="0063694C">
        <w:rPr>
          <w:rStyle w:val="afffffe"/>
          <w:rFonts w:hint="cs"/>
          <w:rtl/>
        </w:rPr>
        <w:t>'</w:t>
      </w:r>
      <w:r w:rsidRPr="0063694C">
        <w:rPr>
          <w:rStyle w:val="afffffe"/>
          <w:rtl/>
        </w:rPr>
        <w:t>ובכל תושיה יתגלע</w:t>
      </w:r>
      <w:r w:rsidRPr="0063694C">
        <w:rPr>
          <w:rStyle w:val="afffffe"/>
          <w:rFonts w:hint="cs"/>
          <w:rtl/>
        </w:rPr>
        <w:t>'</w:t>
      </w:r>
      <w:r w:rsidRPr="0063694C">
        <w:rPr>
          <w:rStyle w:val="afffffe"/>
          <w:rtl/>
        </w:rPr>
        <w:t xml:space="preserve"> </w:t>
      </w:r>
      <w:r w:rsidRPr="006F178A">
        <w:rPr>
          <w:rtl/>
        </w:rPr>
        <w:t>שנתגלה קלונו בב</w:t>
      </w:r>
      <w:r w:rsidRPr="006F178A">
        <w:rPr>
          <w:rFonts w:hint="cs"/>
          <w:rtl/>
        </w:rPr>
        <w:t>יהכנ</w:t>
      </w:r>
      <w:r w:rsidRPr="006F178A">
        <w:rPr>
          <w:rtl/>
        </w:rPr>
        <w:t>"</w:t>
      </w:r>
      <w:r w:rsidRPr="006F178A">
        <w:rPr>
          <w:rFonts w:hint="cs"/>
          <w:rtl/>
        </w:rPr>
        <w:t>ס ובתימ</w:t>
      </w:r>
      <w:r w:rsidRPr="006F178A">
        <w:rPr>
          <w:rtl/>
        </w:rPr>
        <w:t>"</w:t>
      </w:r>
      <w:r w:rsidRPr="006F178A">
        <w:rPr>
          <w:rFonts w:hint="cs"/>
          <w:rtl/>
        </w:rPr>
        <w:t>ד</w:t>
      </w:r>
      <w:r w:rsidRPr="006F178A">
        <w:rPr>
          <w:rtl/>
        </w:rPr>
        <w:t xml:space="preserve"> </w:t>
      </w:r>
    </w:p>
    <w:p w14:paraId="08A50485" w14:textId="1570E34C" w:rsidR="00FF3740" w:rsidRPr="006F178A" w:rsidRDefault="00FF3740" w:rsidP="00421B9F">
      <w:pPr>
        <w:spacing w:after="40"/>
        <w:rPr>
          <w:rtl/>
        </w:rPr>
      </w:pPr>
      <w:r w:rsidRPr="00414138">
        <w:rPr>
          <w:rStyle w:val="a4"/>
          <w:rtl/>
        </w:rPr>
        <w:t>דתנן:</w:t>
      </w:r>
      <w:r w:rsidRPr="006F178A">
        <w:rPr>
          <w:rtl/>
        </w:rPr>
        <w:t xml:space="preserve"> עמוני ומואבי אסורין, ואיסורן איסור עולם.</w:t>
      </w:r>
    </w:p>
    <w:p w14:paraId="7CEF5914" w14:textId="77777777" w:rsidR="000D71AC" w:rsidRDefault="00B7773A" w:rsidP="00A5184B">
      <w:pPr>
        <w:pStyle w:val="36"/>
        <w:framePr w:wrap="notBeside"/>
        <w:rPr>
          <w:rtl/>
        </w:rPr>
      </w:pPr>
      <w:r w:rsidRPr="000D71AC">
        <w:rPr>
          <w:rFonts w:hint="cs"/>
          <w:rtl/>
        </w:rPr>
        <w:t xml:space="preserve">ג. </w:t>
      </w:r>
      <w:r w:rsidR="00FF3740" w:rsidRPr="000D71AC">
        <w:rPr>
          <w:rtl/>
        </w:rPr>
        <w:t xml:space="preserve">עולא: </w:t>
      </w:r>
    </w:p>
    <w:p w14:paraId="505E7BF6" w14:textId="2988B75E" w:rsidR="00B904AC" w:rsidRDefault="00FF3740" w:rsidP="00FF3740">
      <w:pPr>
        <w:rPr>
          <w:rtl/>
        </w:rPr>
      </w:pPr>
      <w:r w:rsidRPr="006F178A">
        <w:rPr>
          <w:rtl/>
        </w:rPr>
        <w:t xml:space="preserve">תמר זינתה - יצאו ממנה מלכים ונביאים, </w:t>
      </w:r>
    </w:p>
    <w:p w14:paraId="3DAB23F4" w14:textId="3CF2F99B" w:rsidR="00FF3740" w:rsidRPr="006F178A" w:rsidRDefault="00FF3740" w:rsidP="000D71AC">
      <w:pPr>
        <w:rPr>
          <w:rtl/>
        </w:rPr>
      </w:pPr>
      <w:r w:rsidRPr="006F178A">
        <w:rPr>
          <w:rtl/>
        </w:rPr>
        <w:t>זמרי זינה - נפלו עליו כמה רבבות מישראל.</w:t>
      </w:r>
    </w:p>
    <w:p w14:paraId="698F25F9" w14:textId="0FE52139" w:rsidR="00FF3740" w:rsidRPr="006F178A" w:rsidRDefault="002869FA" w:rsidP="00421B9F">
      <w:pPr>
        <w:spacing w:after="40"/>
        <w:rPr>
          <w:rtl/>
        </w:rPr>
      </w:pPr>
      <w:r w:rsidRPr="002869FA">
        <w:rPr>
          <w:rStyle w:val="a4"/>
          <w:rFonts w:hint="cs"/>
          <w:rtl/>
        </w:rPr>
        <w:t xml:space="preserve">כרנב''י: </w:t>
      </w:r>
      <w:r w:rsidR="00B904AC">
        <w:rPr>
          <w:rFonts w:hint="cs"/>
          <w:rtl/>
        </w:rPr>
        <w:t>ד</w:t>
      </w:r>
      <w:r w:rsidR="00FF3740" w:rsidRPr="006F178A">
        <w:rPr>
          <w:rtl/>
        </w:rPr>
        <w:t>גדולה עבירה לשמה ממצוה שלא לשמה.</w:t>
      </w:r>
    </w:p>
    <w:p w14:paraId="1639145D" w14:textId="0511AD12" w:rsidR="007859A9" w:rsidRDefault="00FF3740" w:rsidP="00A5184B">
      <w:pPr>
        <w:pStyle w:val="36"/>
        <w:framePr w:wrap="notBeside"/>
        <w:rPr>
          <w:spacing w:val="-4"/>
          <w:rtl/>
        </w:rPr>
      </w:pPr>
      <w:r w:rsidRPr="007859A9">
        <w:rPr>
          <w:rtl/>
        </w:rPr>
        <w:t>ו</w:t>
      </w:r>
      <w:r w:rsidRPr="007859A9">
        <w:rPr>
          <w:rFonts w:hint="cs"/>
          <w:rtl/>
        </w:rPr>
        <w:t>הך דרי</w:t>
      </w:r>
      <w:r w:rsidRPr="007859A9">
        <w:rPr>
          <w:rtl/>
        </w:rPr>
        <w:t>"</w:t>
      </w:r>
      <w:r w:rsidRPr="007859A9">
        <w:rPr>
          <w:rFonts w:hint="cs"/>
          <w:rtl/>
        </w:rPr>
        <w:t>ר</w:t>
      </w:r>
      <w:r w:rsidRPr="007859A9">
        <w:rPr>
          <w:rtl/>
        </w:rPr>
        <w:t>:</w:t>
      </w:r>
      <w:r w:rsidR="00B81854" w:rsidRPr="007859A9">
        <w:rPr>
          <w:rtl/>
        </w:rPr>
        <w:tab/>
      </w:r>
    </w:p>
    <w:p w14:paraId="6A6B4782" w14:textId="549C9626" w:rsidR="00B81854" w:rsidRPr="00B81854" w:rsidRDefault="00FF3740" w:rsidP="007859A9">
      <w:pPr>
        <w:rPr>
          <w:spacing w:val="-4"/>
          <w:rtl/>
        </w:rPr>
      </w:pPr>
      <w:r w:rsidRPr="00B81854">
        <w:rPr>
          <w:spacing w:val="-4"/>
          <w:rtl/>
        </w:rPr>
        <w:t xml:space="preserve">לעולם יעסוק אדם בתורה ובמצות </w:t>
      </w:r>
      <w:r w:rsidR="00585A64" w:rsidRPr="00B81854">
        <w:rPr>
          <w:spacing w:val="-4"/>
          <w:rtl/>
        </w:rPr>
        <w:t>אף</w:t>
      </w:r>
      <w:r w:rsidRPr="00B81854">
        <w:rPr>
          <w:spacing w:val="-4"/>
          <w:rtl/>
        </w:rPr>
        <w:t xml:space="preserve"> שלא לשמן, </w:t>
      </w:r>
    </w:p>
    <w:p w14:paraId="580DB725" w14:textId="77777777" w:rsidR="002032E1" w:rsidRDefault="00FF3740" w:rsidP="006145C9">
      <w:pPr>
        <w:rPr>
          <w:rtl/>
        </w:rPr>
      </w:pPr>
      <w:r w:rsidRPr="006F178A">
        <w:rPr>
          <w:rtl/>
        </w:rPr>
        <w:t xml:space="preserve">שמתוך שלא לשמן בא לשמן! </w:t>
      </w:r>
      <w:r w:rsidRPr="00C6111A">
        <w:rPr>
          <w:rStyle w:val="a4"/>
          <w:rtl/>
        </w:rPr>
        <w:t xml:space="preserve">אלא: </w:t>
      </w:r>
      <w:r w:rsidRPr="006F178A">
        <w:rPr>
          <w:rtl/>
        </w:rPr>
        <w:t>כמצוה שלא לשמה,</w:t>
      </w:r>
    </w:p>
    <w:p w14:paraId="32EE885D" w14:textId="31C77CD1" w:rsidR="00420A94" w:rsidRDefault="00FF3740" w:rsidP="006145C9">
      <w:pPr>
        <w:rPr>
          <w:rStyle w:val="afffffe"/>
          <w:rtl/>
        </w:rPr>
      </w:pPr>
      <w:r w:rsidRPr="006F178A">
        <w:rPr>
          <w:rtl/>
        </w:rPr>
        <w:t>ד</w:t>
      </w:r>
      <w:r w:rsidRPr="00C6111A">
        <w:rPr>
          <w:rStyle w:val="afffffe"/>
          <w:rFonts w:hint="cs"/>
          <w:rtl/>
        </w:rPr>
        <w:t>'</w:t>
      </w:r>
      <w:r w:rsidRPr="00C6111A">
        <w:rPr>
          <w:rStyle w:val="afffffe"/>
          <w:rtl/>
        </w:rPr>
        <w:t>תבורך מנשים יעל אשת חבר הקני</w:t>
      </w:r>
      <w:r w:rsidR="00420A94">
        <w:rPr>
          <w:rStyle w:val="afffffe"/>
          <w:rFonts w:hint="cs"/>
          <w:rtl/>
        </w:rPr>
        <w:t>,</w:t>
      </w:r>
      <w:r w:rsidR="002032E1">
        <w:rPr>
          <w:rStyle w:val="afffffe"/>
          <w:rFonts w:hint="cs"/>
          <w:rtl/>
        </w:rPr>
        <w:t xml:space="preserve"> </w:t>
      </w:r>
      <w:r w:rsidRPr="00C6111A">
        <w:rPr>
          <w:rStyle w:val="afffffe"/>
          <w:rtl/>
        </w:rPr>
        <w:t xml:space="preserve"> </w:t>
      </w:r>
    </w:p>
    <w:p w14:paraId="33B0B599" w14:textId="1CB93C52" w:rsidR="00FF3740" w:rsidRPr="006F178A" w:rsidRDefault="00595BA2" w:rsidP="002032E1">
      <w:pPr>
        <w:rPr>
          <w:rtl/>
        </w:rPr>
      </w:pPr>
      <w:r>
        <w:rPr>
          <w:rStyle w:val="afffffe"/>
          <w:rFonts w:hint="cs"/>
          <w:b/>
          <w:bCs/>
          <w:rtl/>
        </w:rPr>
        <w:t xml:space="preserve"> </w:t>
      </w:r>
      <w:r w:rsidR="00FF3740" w:rsidRPr="00420A94">
        <w:rPr>
          <w:rStyle w:val="afffffe"/>
          <w:b/>
          <w:bCs/>
          <w:rtl/>
        </w:rPr>
        <w:t>מנשים</w:t>
      </w:r>
      <w:r w:rsidR="00FF3740" w:rsidRPr="00C6111A">
        <w:rPr>
          <w:rStyle w:val="afffffe"/>
          <w:rtl/>
        </w:rPr>
        <w:t xml:space="preserve"> </w:t>
      </w:r>
      <w:r w:rsidR="00FF3740" w:rsidRPr="00420A94">
        <w:rPr>
          <w:rStyle w:val="afffffe"/>
          <w:b/>
          <w:bCs/>
          <w:rtl/>
        </w:rPr>
        <w:t>באהל</w:t>
      </w:r>
      <w:r w:rsidR="00FF3740" w:rsidRPr="00C6111A">
        <w:rPr>
          <w:rStyle w:val="afffffe"/>
          <w:rtl/>
        </w:rPr>
        <w:t xml:space="preserve"> תבורך</w:t>
      </w:r>
      <w:r w:rsidR="00FF3740" w:rsidRPr="006F178A">
        <w:rPr>
          <w:rtl/>
        </w:rPr>
        <w:t xml:space="preserve">, </w:t>
      </w:r>
      <w:r w:rsidR="00420A94">
        <w:rPr>
          <w:rFonts w:hint="cs"/>
          <w:rtl/>
        </w:rPr>
        <w:t>-</w:t>
      </w:r>
      <w:r w:rsidR="00FF3740" w:rsidRPr="006F178A">
        <w:rPr>
          <w:rtl/>
        </w:rPr>
        <w:t>שרה, רבקה, רחל ולאה.</w:t>
      </w:r>
    </w:p>
    <w:p w14:paraId="254AC34E" w14:textId="29B444E1" w:rsidR="00100DC1" w:rsidRDefault="00FF3740" w:rsidP="00A5184B">
      <w:pPr>
        <w:pStyle w:val="36"/>
        <w:framePr w:wrap="notBeside"/>
        <w:rPr>
          <w:rtl/>
        </w:rPr>
      </w:pPr>
      <w:r w:rsidRPr="00100DC1">
        <w:rPr>
          <w:rFonts w:hint="cs"/>
          <w:rtl/>
        </w:rPr>
        <w:t>רי</w:t>
      </w:r>
      <w:r w:rsidRPr="00100DC1">
        <w:rPr>
          <w:rtl/>
        </w:rPr>
        <w:t>"</w:t>
      </w:r>
      <w:r w:rsidRPr="00100DC1">
        <w:rPr>
          <w:rFonts w:hint="cs"/>
          <w:rtl/>
        </w:rPr>
        <w:t>ו</w:t>
      </w:r>
      <w:r w:rsidRPr="00100DC1">
        <w:rPr>
          <w:rtl/>
        </w:rPr>
        <w:t>:</w:t>
      </w:r>
    </w:p>
    <w:p w14:paraId="5A64C72B" w14:textId="7ECCAAAC" w:rsidR="00FF3740" w:rsidRPr="006F178A" w:rsidRDefault="00FF3740" w:rsidP="00FD3C6E">
      <w:pPr>
        <w:rPr>
          <w:rtl/>
        </w:rPr>
      </w:pPr>
      <w:r w:rsidRPr="006F178A">
        <w:rPr>
          <w:rtl/>
        </w:rPr>
        <w:lastRenderedPageBreak/>
        <w:t xml:space="preserve">שבע בעילות בעל אותו רשע באותה שעה, </w:t>
      </w:r>
      <w:r w:rsidRPr="003215F9">
        <w:rPr>
          <w:rStyle w:val="afffffe"/>
          <w:rFonts w:hint="cs"/>
          <w:rtl/>
        </w:rPr>
        <w:t>ד'</w:t>
      </w:r>
      <w:r w:rsidRPr="003215F9">
        <w:rPr>
          <w:rStyle w:val="afffffe"/>
          <w:rtl/>
        </w:rPr>
        <w:t>בין רגליה כרע נפל שכב וגו'.</w:t>
      </w:r>
      <w:r w:rsidR="00100DC1">
        <w:rPr>
          <w:rFonts w:hint="cs"/>
          <w:rtl/>
        </w:rPr>
        <w:t xml:space="preserve"> </w:t>
      </w:r>
      <w:r w:rsidRPr="006F178A">
        <w:rPr>
          <w:rtl/>
        </w:rPr>
        <w:t xml:space="preserve">והא </w:t>
      </w:r>
      <w:r w:rsidR="00100DC1">
        <w:rPr>
          <w:rFonts w:hint="cs"/>
          <w:rtl/>
        </w:rPr>
        <w:t xml:space="preserve">נהנת </w:t>
      </w:r>
      <w:r w:rsidRPr="006F178A">
        <w:rPr>
          <w:rtl/>
        </w:rPr>
        <w:t xml:space="preserve"> מבעיל</w:t>
      </w:r>
      <w:r w:rsidR="00100DC1">
        <w:rPr>
          <w:rFonts w:hint="cs"/>
          <w:rtl/>
        </w:rPr>
        <w:t>תו</w:t>
      </w:r>
      <w:r w:rsidRPr="006F178A">
        <w:rPr>
          <w:rtl/>
        </w:rPr>
        <w:t xml:space="preserve">! </w:t>
      </w:r>
      <w:r w:rsidR="00FD3C6E">
        <w:rPr>
          <w:rFonts w:hint="cs"/>
          <w:rtl/>
        </w:rPr>
        <w:t xml:space="preserve">אלא </w:t>
      </w:r>
      <w:r w:rsidR="00FD3C6E" w:rsidRPr="00766B62">
        <w:rPr>
          <w:rFonts w:cs="BA Vilna Bold" w:hint="cs"/>
          <w:rtl/>
        </w:rPr>
        <w:t>כ</w:t>
      </w:r>
      <w:r w:rsidRPr="00766B62">
        <w:rPr>
          <w:rFonts w:cs="BA Vilna Bold"/>
          <w:rtl/>
        </w:rPr>
        <w:t>ל טובתן של רשעים רעה אצל צדיקים,</w:t>
      </w:r>
      <w:r w:rsidR="00B86D5F">
        <w:rPr>
          <w:rFonts w:hint="cs"/>
          <w:rtl/>
        </w:rPr>
        <w:t xml:space="preserve"> ד'</w:t>
      </w:r>
      <w:r w:rsidRPr="00AF76D0">
        <w:rPr>
          <w:rStyle w:val="afffffe"/>
          <w:rtl/>
        </w:rPr>
        <w:t>השמר לך מדבר עם יעקב מטוב ועד רע</w:t>
      </w:r>
      <w:r w:rsidRPr="00AF76D0">
        <w:rPr>
          <w:rStyle w:val="afffffe"/>
          <w:rFonts w:hint="cs"/>
          <w:rtl/>
        </w:rPr>
        <w:t>'</w:t>
      </w:r>
      <w:r w:rsidR="00FD3C6E">
        <w:rPr>
          <w:rStyle w:val="afffffe"/>
          <w:rFonts w:hint="cs"/>
          <w:rtl/>
        </w:rPr>
        <w:t>.</w:t>
      </w:r>
    </w:p>
    <w:p w14:paraId="22203376" w14:textId="42D620D1" w:rsidR="0088438A" w:rsidRDefault="00100DC1" w:rsidP="00BA44EB">
      <w:pPr>
        <w:pStyle w:val="a7"/>
        <w:rPr>
          <w:rtl/>
        </w:rPr>
      </w:pPr>
      <w:r w:rsidRPr="0088438A">
        <w:rPr>
          <w:rStyle w:val="a4"/>
          <w:rFonts w:hint="cs"/>
          <w:rtl/>
        </w:rPr>
        <w:t>רב:</w:t>
      </w:r>
      <w:r w:rsidR="00FF3740" w:rsidRPr="0088438A">
        <w:rPr>
          <w:rStyle w:val="a4"/>
          <w:rtl/>
        </w:rPr>
        <w:t xml:space="preserve"> </w:t>
      </w:r>
      <w:r w:rsidR="00FF3740" w:rsidRPr="0088438A">
        <w:rPr>
          <w:rStyle w:val="a8"/>
          <w:rtl/>
        </w:rPr>
        <w:t xml:space="preserve">לעולם יעסוק אדם בתורה ובמצות </w:t>
      </w:r>
      <w:r w:rsidR="00585A64" w:rsidRPr="0088438A">
        <w:rPr>
          <w:rStyle w:val="a8"/>
          <w:rtl/>
        </w:rPr>
        <w:t>אף</w:t>
      </w:r>
      <w:r w:rsidR="00FF3740" w:rsidRPr="0088438A">
        <w:rPr>
          <w:rStyle w:val="a8"/>
          <w:rtl/>
        </w:rPr>
        <w:t xml:space="preserve"> שלא לשמן,</w:t>
      </w:r>
    </w:p>
    <w:p w14:paraId="2805F644" w14:textId="7BFBB1AD" w:rsidR="00FF3740" w:rsidRPr="006F178A" w:rsidRDefault="00FF3740" w:rsidP="00FF3740">
      <w:pPr>
        <w:rPr>
          <w:rtl/>
        </w:rPr>
      </w:pPr>
      <w:r w:rsidRPr="006F178A">
        <w:rPr>
          <w:rtl/>
        </w:rPr>
        <w:t xml:space="preserve">שמתוך שלא לשמן בא לשמן, שבשכר מ"ב קרבנות שהקריב בלק הרשע זכה ויצאה ממנו רות </w:t>
      </w:r>
      <w:r w:rsidR="00421B9F">
        <w:rPr>
          <w:rFonts w:hint="cs"/>
          <w:rtl/>
        </w:rPr>
        <w:t>שהיתה בת בנו של עגלון מלך מואב.</w:t>
      </w:r>
    </w:p>
    <w:p w14:paraId="320BEF97" w14:textId="46E6E940" w:rsidR="00876834" w:rsidRDefault="00FF3740" w:rsidP="00BA44EB">
      <w:pPr>
        <w:pStyle w:val="a7"/>
        <w:rPr>
          <w:rtl/>
        </w:rPr>
      </w:pPr>
      <w:r w:rsidRPr="00100DC1">
        <w:rPr>
          <w:rStyle w:val="a4"/>
          <w:rFonts w:hint="cs"/>
          <w:rtl/>
        </w:rPr>
        <w:t>מרי</w:t>
      </w:r>
      <w:r w:rsidRPr="00100DC1">
        <w:rPr>
          <w:rStyle w:val="a4"/>
          <w:rtl/>
        </w:rPr>
        <w:t>"</w:t>
      </w:r>
      <w:r w:rsidRPr="00100DC1">
        <w:rPr>
          <w:rStyle w:val="a4"/>
          <w:rFonts w:hint="cs"/>
          <w:rtl/>
        </w:rPr>
        <w:t>ו</w:t>
      </w:r>
      <w:r w:rsidRPr="00100DC1">
        <w:rPr>
          <w:rStyle w:val="a4"/>
          <w:rtl/>
        </w:rPr>
        <w:t xml:space="preserve">: </w:t>
      </w:r>
      <w:r w:rsidRPr="006F178A">
        <w:rPr>
          <w:rtl/>
        </w:rPr>
        <w:t>אין הק</w:t>
      </w:r>
      <w:r w:rsidR="007913CD">
        <w:rPr>
          <w:rFonts w:hint="cs"/>
          <w:rtl/>
        </w:rPr>
        <w:t>ב''ה</w:t>
      </w:r>
      <w:r w:rsidRPr="006F178A">
        <w:rPr>
          <w:rtl/>
        </w:rPr>
        <w:t xml:space="preserve"> מקפח </w:t>
      </w:r>
      <w:r w:rsidR="00585A64">
        <w:rPr>
          <w:rtl/>
        </w:rPr>
        <w:t>אף</w:t>
      </w:r>
      <w:r w:rsidRPr="006F178A">
        <w:rPr>
          <w:rtl/>
        </w:rPr>
        <w:t xml:space="preserve"> שכר שיחה נאה</w:t>
      </w:r>
    </w:p>
    <w:p w14:paraId="362F68E2" w14:textId="421CC4F7" w:rsidR="00FF3740" w:rsidRPr="006F178A" w:rsidRDefault="00FF3740" w:rsidP="00FF3740">
      <w:pPr>
        <w:rPr>
          <w:rtl/>
        </w:rPr>
      </w:pPr>
      <w:r w:rsidRPr="006F178A">
        <w:rPr>
          <w:rtl/>
        </w:rPr>
        <w:t>בכירה דקר</w:t>
      </w:r>
      <w:r w:rsidR="007913CD">
        <w:rPr>
          <w:rFonts w:hint="cs"/>
          <w:rtl/>
        </w:rPr>
        <w:t>אתו</w:t>
      </w:r>
      <w:r w:rsidRPr="006F178A">
        <w:rPr>
          <w:rtl/>
        </w:rPr>
        <w:t xml:space="preserve"> מואב</w:t>
      </w:r>
      <w:r w:rsidR="007913CD">
        <w:rPr>
          <w:rFonts w:hint="cs"/>
          <w:rtl/>
        </w:rPr>
        <w:t>-</w:t>
      </w:r>
      <w:r w:rsidRPr="004F25ED">
        <w:rPr>
          <w:rStyle w:val="a4"/>
          <w:rtl/>
        </w:rPr>
        <w:t xml:space="preserve"> </w:t>
      </w:r>
      <w:r w:rsidRPr="00AF76D0">
        <w:rPr>
          <w:rStyle w:val="afffffe"/>
          <w:rFonts w:hint="cs"/>
          <w:rtl/>
        </w:rPr>
        <w:t>'</w:t>
      </w:r>
      <w:r w:rsidRPr="00AF76D0">
        <w:rPr>
          <w:rStyle w:val="afffffe"/>
          <w:rtl/>
        </w:rPr>
        <w:t xml:space="preserve">אל תתגר בם </w:t>
      </w:r>
      <w:r w:rsidRPr="007913CD">
        <w:rPr>
          <w:rStyle w:val="afffffe"/>
          <w:b/>
          <w:bCs/>
          <w:rtl/>
        </w:rPr>
        <w:t>מלחמה'</w:t>
      </w:r>
      <w:r w:rsidRPr="00AF76D0">
        <w:rPr>
          <w:rStyle w:val="afffffe"/>
          <w:rtl/>
        </w:rPr>
        <w:t>,</w:t>
      </w:r>
      <w:r w:rsidRPr="006F178A">
        <w:rPr>
          <w:rtl/>
        </w:rPr>
        <w:t xml:space="preserve"> א</w:t>
      </w:r>
      <w:r w:rsidRPr="004F25ED">
        <w:rPr>
          <w:rtl/>
        </w:rPr>
        <w:t xml:space="preserve">בל </w:t>
      </w:r>
      <w:r w:rsidR="004F25ED" w:rsidRPr="004F25ED">
        <w:rPr>
          <w:rFonts w:hint="cs"/>
          <w:rtl/>
        </w:rPr>
        <w:t>מ</w:t>
      </w:r>
      <w:r w:rsidRPr="004F25ED">
        <w:rPr>
          <w:rtl/>
        </w:rPr>
        <w:t>צערינ</w:t>
      </w:r>
      <w:r w:rsidRPr="006F178A">
        <w:rPr>
          <w:rtl/>
        </w:rPr>
        <w:t xml:space="preserve">ן, </w:t>
      </w:r>
    </w:p>
    <w:p w14:paraId="53D776A6" w14:textId="17F5912E" w:rsidR="00FF3740" w:rsidRPr="00987B32" w:rsidRDefault="00FF3740" w:rsidP="00FF3740">
      <w:pPr>
        <w:rPr>
          <w:spacing w:val="-4"/>
          <w:rtl/>
        </w:rPr>
      </w:pPr>
      <w:r w:rsidRPr="00987B32">
        <w:rPr>
          <w:spacing w:val="-4"/>
          <w:rtl/>
        </w:rPr>
        <w:t xml:space="preserve">צעירה </w:t>
      </w:r>
      <w:r w:rsidR="00080578" w:rsidRPr="00987B32">
        <w:rPr>
          <w:rFonts w:hint="cs"/>
          <w:spacing w:val="-4"/>
          <w:rtl/>
        </w:rPr>
        <w:t>שקראתו</w:t>
      </w:r>
      <w:r w:rsidRPr="00987B32">
        <w:rPr>
          <w:spacing w:val="-4"/>
          <w:rtl/>
        </w:rPr>
        <w:t xml:space="preserve"> בן עמי </w:t>
      </w:r>
      <w:r w:rsidR="004F25ED" w:rsidRPr="00987B32">
        <w:rPr>
          <w:rStyle w:val="a4"/>
          <w:rFonts w:hint="cs"/>
          <w:spacing w:val="-4"/>
          <w:rtl/>
        </w:rPr>
        <w:t>א''ל</w:t>
      </w:r>
      <w:r w:rsidRPr="00987B32">
        <w:rPr>
          <w:rStyle w:val="a4"/>
          <w:spacing w:val="-4"/>
          <w:rtl/>
        </w:rPr>
        <w:t xml:space="preserve">: </w:t>
      </w:r>
      <w:r w:rsidRPr="00987B32">
        <w:rPr>
          <w:rStyle w:val="afffffe"/>
          <w:spacing w:val="-4"/>
          <w:rtl/>
        </w:rPr>
        <w:t>אל תצורם ואל תתגר בם,</w:t>
      </w:r>
      <w:r w:rsidRPr="00987B32">
        <w:rPr>
          <w:spacing w:val="-4"/>
          <w:rtl/>
        </w:rPr>
        <w:t xml:space="preserve"> א</w:t>
      </w:r>
      <w:r w:rsidR="004F25ED" w:rsidRPr="00987B32">
        <w:rPr>
          <w:rFonts w:hint="cs"/>
          <w:spacing w:val="-4"/>
          <w:rtl/>
        </w:rPr>
        <w:t>ף לא תצערם</w:t>
      </w:r>
      <w:r w:rsidRPr="00987B32">
        <w:rPr>
          <w:spacing w:val="-4"/>
          <w:rtl/>
        </w:rPr>
        <w:t>.</w:t>
      </w:r>
    </w:p>
    <w:p w14:paraId="1CB85122" w14:textId="77777777" w:rsidR="0067165F" w:rsidRDefault="00FF3740" w:rsidP="00BA44EB">
      <w:pPr>
        <w:pStyle w:val="a7"/>
        <w:rPr>
          <w:rtl/>
        </w:rPr>
      </w:pPr>
      <w:r w:rsidRPr="0088438A">
        <w:rPr>
          <w:rStyle w:val="a4"/>
          <w:rFonts w:hint="cs"/>
          <w:rtl/>
        </w:rPr>
        <w:t>מריב</w:t>
      </w:r>
      <w:r w:rsidRPr="0088438A">
        <w:rPr>
          <w:rStyle w:val="a4"/>
          <w:rtl/>
        </w:rPr>
        <w:t>"</w:t>
      </w:r>
      <w:r w:rsidRPr="0088438A">
        <w:rPr>
          <w:rStyle w:val="a4"/>
          <w:rFonts w:hint="cs"/>
          <w:rtl/>
        </w:rPr>
        <w:t>ק</w:t>
      </w:r>
      <w:r w:rsidRPr="0088438A">
        <w:rPr>
          <w:rStyle w:val="a4"/>
          <w:rtl/>
        </w:rPr>
        <w:t xml:space="preserve">: </w:t>
      </w:r>
      <w:r w:rsidRPr="006F178A">
        <w:rPr>
          <w:rtl/>
        </w:rPr>
        <w:t>לעולם יקדים אדם לדבר מצוה,</w:t>
      </w:r>
    </w:p>
    <w:p w14:paraId="0BEFA243" w14:textId="679851FC" w:rsidR="00FF3740" w:rsidRPr="006F178A" w:rsidRDefault="00FF3740" w:rsidP="00FF3740">
      <w:pPr>
        <w:rPr>
          <w:rtl/>
        </w:rPr>
      </w:pPr>
      <w:r w:rsidRPr="006F178A">
        <w:rPr>
          <w:rtl/>
        </w:rPr>
        <w:t xml:space="preserve">שבשכר לילה אחת שקדמתה בכירה לצעירה </w:t>
      </w:r>
      <w:r w:rsidR="00B7773A">
        <w:rPr>
          <w:rFonts w:hint="cs"/>
          <w:rtl/>
        </w:rPr>
        <w:t>-</w:t>
      </w:r>
      <w:r w:rsidRPr="006F178A">
        <w:rPr>
          <w:rtl/>
        </w:rPr>
        <w:t>זכתה וקדמה ארבעה דורות בישראל.</w:t>
      </w:r>
    </w:p>
    <w:p w14:paraId="4C796248" w14:textId="77777777" w:rsidR="005B0A25" w:rsidRPr="005B0A25" w:rsidRDefault="005B0A25" w:rsidP="004B1A9B">
      <w:pPr>
        <w:pStyle w:val="affffff2"/>
        <w:framePr w:wrap="around"/>
        <w:rPr>
          <w:rtl/>
        </w:rPr>
      </w:pPr>
      <w:r w:rsidRPr="005B0A25">
        <w:rPr>
          <w:rFonts w:hint="cs"/>
          <w:rtl/>
        </w:rPr>
        <w:t>משנה:</w:t>
      </w:r>
    </w:p>
    <w:p w14:paraId="0330A3A9" w14:textId="77777777" w:rsidR="00FF3740" w:rsidRPr="006F178A" w:rsidRDefault="00FF3740" w:rsidP="000F6CD2">
      <w:pPr>
        <w:pStyle w:val="afffffb"/>
        <w:rPr>
          <w:rtl/>
        </w:rPr>
      </w:pPr>
      <w:r>
        <w:rPr>
          <w:rtl/>
        </w:rPr>
        <w:t>׹</w:t>
      </w:r>
    </w:p>
    <w:p w14:paraId="7C032A29" w14:textId="77777777" w:rsidR="00FF3740" w:rsidRPr="006F178A" w:rsidRDefault="00FF3740" w:rsidP="00516202">
      <w:pPr>
        <w:pStyle w:val="affff5"/>
        <w:framePr w:wrap="around"/>
        <w:rPr>
          <w:rFonts w:cs="FontbitDavid"/>
          <w:rtl/>
        </w:rPr>
      </w:pPr>
      <w:r w:rsidRPr="006F178A">
        <w:rPr>
          <w:rFonts w:hint="cs"/>
          <w:rtl/>
        </w:rPr>
        <w:t>כד</w:t>
      </w:r>
      <w:r w:rsidRPr="006F178A">
        <w:rPr>
          <w:rFonts w:cs="FontbitDavid" w:hint="cs"/>
          <w:rtl/>
        </w:rPr>
        <w:t>.</w:t>
      </w:r>
    </w:p>
    <w:p>
      <w:pPr>
        <w:pStyle w:val="affffff2"/>
        <w:rPr>
          <w:ins w:id="20298" w:author="קלוד" w:date="2026-10-06T10:09:33Z"/>
        </w:rPr>
      </w:pPr>
      <w:ins w:id="20297" w:author="קלוד" w:date="2026-10-06T10:09:33Z">
        <w:r>
          <w:t xml:space="preserve">משנה ד</w:t>
        </w:r>
      </w:ins>
    </w:p>
    <w:p w14:paraId="531811B9" w14:textId="47EC2488" w:rsidR="00FF3740" w:rsidRPr="006F178A" w:rsidRDefault="00FF3740" w:rsidP="00FF3740">
      <w:pPr>
        <w:pStyle w:val="affffb"/>
        <w:spacing w:before="120"/>
        <w:rPr>
          <w:rtl/>
        </w:rPr>
        <w:pPrChange w:id="90025" w:author="קלוד" w:date="2026-10-08T12:08:16Z">
          <w:pPr>
            <w:pStyle w:val="affffb"/>
          </w:pPr>
        </w:pPrChange>
      </w:pPr>
      <w:r w:rsidRPr="006F178A">
        <w:rPr>
          <w:rtl/>
        </w:rPr>
        <w:t xml:space="preserve">האשה שנדרה בנזיר והפרישה את בהמתה, ואח"כ היפר לה בעלה, אם שלו היתה הבהמה - תצא ותרעה בעדר, </w:t>
      </w:r>
    </w:p>
    <w:p w14:paraId="5D6CBBEC" w14:textId="77777777" w:rsidR="00FF3740" w:rsidRPr="006F178A" w:rsidRDefault="00FF3740" w:rsidP="00FF3740">
      <w:pPr>
        <w:pStyle w:val="affffb"/>
        <w:rPr>
          <w:rtl/>
        </w:rPr>
      </w:pPr>
      <w:r w:rsidRPr="006F178A">
        <w:rPr>
          <w:rtl/>
        </w:rPr>
        <w:t>ואם שלה היתה הבהמה - החטאת תמות, ועולה תקרב עולה, שלמים תקרב שלמים, ונאכלין ליום אחד ואינן טעונין לחם.</w:t>
      </w:r>
    </w:p>
    <w:p w14:paraId="2F724525" w14:textId="778BF575" w:rsidR="00FF3740" w:rsidRPr="006F178A" w:rsidRDefault="00FF3740" w:rsidP="00A80397">
      <w:pPr>
        <w:pStyle w:val="affffb"/>
        <w:jc w:val="center"/>
        <w:rPr>
          <w:rtl/>
        </w:rPr>
      </w:pPr>
      <w:r w:rsidRPr="006F178A">
        <w:rPr>
          <w:rtl/>
        </w:rPr>
        <w:t>היו לה מעות סתומין - יפלו לנדבה</w:t>
      </w:r>
      <w:r w:rsidR="001A7DD4">
        <w:rPr>
          <w:rtl/>
        </w:rPr>
        <w:t>.</w:t>
      </w:r>
    </w:p>
    <w:p w14:paraId="2F753315" w14:textId="77777777" w:rsidR="00544409" w:rsidRDefault="00FF3740" w:rsidP="00FF3740">
      <w:pPr>
        <w:pStyle w:val="affffb"/>
        <w:rPr>
          <w:rtl/>
        </w:rPr>
      </w:pPr>
      <w:r w:rsidRPr="006F178A">
        <w:rPr>
          <w:rtl/>
        </w:rPr>
        <w:t xml:space="preserve">מעות מפורשין, </w:t>
      </w:r>
    </w:p>
    <w:p w14:paraId="4DD3724F" w14:textId="2AA5A344" w:rsidR="00FF3740" w:rsidRPr="006F178A" w:rsidRDefault="00FF3740" w:rsidP="00FF3740">
      <w:pPr>
        <w:pStyle w:val="affffb"/>
        <w:rPr>
          <w:rtl/>
        </w:rPr>
      </w:pPr>
      <w:r w:rsidRPr="006F178A">
        <w:rPr>
          <w:rtl/>
        </w:rPr>
        <w:t xml:space="preserve">דמי חטאת - ילכו לים המלח, לא נהנין ולא מועלין בהן, </w:t>
      </w:r>
    </w:p>
    <w:p w14:paraId="43D520AF" w14:textId="77777777" w:rsidR="00FF3740" w:rsidRPr="006F178A" w:rsidRDefault="00FF3740" w:rsidP="00FF3740">
      <w:pPr>
        <w:pStyle w:val="affffb"/>
        <w:rPr>
          <w:rtl/>
        </w:rPr>
      </w:pPr>
      <w:r w:rsidRPr="006F178A">
        <w:rPr>
          <w:rtl/>
        </w:rPr>
        <w:t xml:space="preserve">דמי עולה - יביאו עולה ומועלין בהן, </w:t>
      </w:r>
    </w:p>
    <w:p w14:paraId="6253A733" w14:textId="7E900572" w:rsidR="00FF3740" w:rsidRPr="00A80397" w:rsidRDefault="00FF3740" w:rsidP="00FF3740">
      <w:pPr>
        <w:pStyle w:val="affffb"/>
        <w:rPr>
          <w:spacing w:val="2"/>
          <w:rtl/>
        </w:rPr>
      </w:pPr>
      <w:r w:rsidRPr="00A80397">
        <w:rPr>
          <w:spacing w:val="2"/>
          <w:rtl/>
        </w:rPr>
        <w:t>דמי שלמים יביאו שלמים, ונאכלין ליום אחד ואין טעונין לחם.</w:t>
      </w:r>
    </w:p>
    <w:p w14:paraId="08140A88" w14:textId="77777777" w:rsidR="002204C7" w:rsidRDefault="00FF3740" w:rsidP="00BA44EB">
      <w:pPr>
        <w:pStyle w:val="a7"/>
        <w:rPr>
          <w:rtl/>
        </w:rPr>
      </w:pPr>
      <w:r w:rsidRPr="006F178A">
        <w:rPr>
          <w:rtl/>
        </w:rPr>
        <w:t xml:space="preserve">מאן תנא דבעל לא משתעבד לה? </w:t>
      </w:r>
    </w:p>
    <w:p w14:paraId="423B470C" w14:textId="77777777" w:rsidR="00F60656" w:rsidRDefault="00FF3740" w:rsidP="00A5184B">
      <w:pPr>
        <w:pStyle w:val="36"/>
        <w:framePr w:wrap="notBeside"/>
        <w:rPr>
          <w:spacing w:val="-4"/>
          <w:rtl/>
        </w:rPr>
      </w:pPr>
      <w:r w:rsidRPr="00F60656">
        <w:rPr>
          <w:rFonts w:hint="cs"/>
          <w:rtl/>
        </w:rPr>
        <w:t>ר</w:t>
      </w:r>
      <w:r w:rsidRPr="00F60656">
        <w:rPr>
          <w:rtl/>
        </w:rPr>
        <w:t>"</w:t>
      </w:r>
      <w:r w:rsidRPr="00F60656">
        <w:rPr>
          <w:rFonts w:hint="cs"/>
          <w:rtl/>
        </w:rPr>
        <w:t>ח</w:t>
      </w:r>
      <w:r w:rsidRPr="00F60656">
        <w:rPr>
          <w:rtl/>
        </w:rPr>
        <w:t xml:space="preserve">: </w:t>
      </w:r>
    </w:p>
    <w:p w14:paraId="58179E9A" w14:textId="508CBCFE" w:rsidR="00564E7D" w:rsidRPr="006D6646" w:rsidRDefault="00FF3740" w:rsidP="002204C7">
      <w:pPr>
        <w:rPr>
          <w:rtl/>
        </w:rPr>
      </w:pPr>
      <w:r w:rsidRPr="006D6646">
        <w:rPr>
          <w:rtl/>
        </w:rPr>
        <w:t xml:space="preserve">רבנן היא, </w:t>
      </w:r>
      <w:r w:rsidRPr="006D6646">
        <w:rPr>
          <w:rStyle w:val="a4"/>
          <w:rtl/>
        </w:rPr>
        <w:t>ד</w:t>
      </w:r>
      <w:r w:rsidR="002D1ADD" w:rsidRPr="006D6646">
        <w:rPr>
          <w:rStyle w:val="a4"/>
          <w:rFonts w:hint="cs"/>
          <w:rtl/>
        </w:rPr>
        <w:t>ל</w:t>
      </w:r>
      <w:r w:rsidRPr="006D6646">
        <w:rPr>
          <w:rStyle w:val="a4"/>
          <w:rtl/>
        </w:rPr>
        <w:t>ר"</w:t>
      </w:r>
      <w:r w:rsidRPr="006D6646">
        <w:rPr>
          <w:rStyle w:val="a4"/>
          <w:rFonts w:hint="cs"/>
          <w:rtl/>
        </w:rPr>
        <w:t>י</w:t>
      </w:r>
      <w:r w:rsidRPr="006D6646">
        <w:rPr>
          <w:rtl/>
        </w:rPr>
        <w:t xml:space="preserve"> אמאי תצא ותרעה בעדר? הא משתעבד לה, </w:t>
      </w:r>
    </w:p>
    <w:p w14:paraId="64C17B9E" w14:textId="2589CEF3" w:rsidR="00FF3740" w:rsidRPr="00A80397" w:rsidRDefault="00FF3740" w:rsidP="00564E7D">
      <w:pPr>
        <w:rPr>
          <w:spacing w:val="-2"/>
          <w:rtl/>
        </w:rPr>
      </w:pPr>
      <w:r w:rsidRPr="00A80397">
        <w:rPr>
          <w:rStyle w:val="a4"/>
          <w:spacing w:val="-2"/>
          <w:rtl/>
        </w:rPr>
        <w:t>דתניא ר"</w:t>
      </w:r>
      <w:r w:rsidRPr="00A80397">
        <w:rPr>
          <w:rStyle w:val="a4"/>
          <w:rFonts w:hint="cs"/>
          <w:spacing w:val="-2"/>
          <w:rtl/>
        </w:rPr>
        <w:t>י</w:t>
      </w:r>
      <w:r w:rsidRPr="00A80397">
        <w:rPr>
          <w:rStyle w:val="a4"/>
          <w:spacing w:val="-2"/>
          <w:rtl/>
        </w:rPr>
        <w:t xml:space="preserve">: </w:t>
      </w:r>
      <w:r w:rsidRPr="00A80397">
        <w:rPr>
          <w:spacing w:val="-2"/>
          <w:rtl/>
        </w:rPr>
        <w:t xml:space="preserve">אדם מביא קרבן עשיר על אשתו, וכן כל קרבנותיה שהיא חייבת, </w:t>
      </w:r>
      <w:r w:rsidRPr="00A80397">
        <w:rPr>
          <w:rStyle w:val="a4"/>
          <w:spacing w:val="-2"/>
          <w:rtl/>
        </w:rPr>
        <w:t xml:space="preserve">שכך כתב לה: </w:t>
      </w:r>
      <w:r w:rsidRPr="00A80397">
        <w:rPr>
          <w:spacing w:val="-2"/>
          <w:rtl/>
        </w:rPr>
        <w:t>כל אחריות ד</w:t>
      </w:r>
      <w:r w:rsidR="002D1ADD" w:rsidRPr="00A80397">
        <w:rPr>
          <w:rFonts w:hint="cs"/>
          <w:spacing w:val="-2"/>
          <w:rtl/>
        </w:rPr>
        <w:t>יש</w:t>
      </w:r>
      <w:r w:rsidRPr="00A80397">
        <w:rPr>
          <w:spacing w:val="-2"/>
          <w:rtl/>
        </w:rPr>
        <w:t xml:space="preserve"> לך עלי מקדמת דנא.</w:t>
      </w:r>
    </w:p>
    <w:p w14:paraId="39B85B69" w14:textId="77777777" w:rsidR="00F60656" w:rsidRDefault="00FF3740" w:rsidP="00A5184B">
      <w:pPr>
        <w:pStyle w:val="36"/>
        <w:framePr w:wrap="notBeside"/>
        <w:rPr>
          <w:rStyle w:val="a4"/>
          <w:rtl/>
        </w:rPr>
      </w:pPr>
      <w:r w:rsidRPr="00F60656">
        <w:rPr>
          <w:rtl/>
        </w:rPr>
        <w:t xml:space="preserve">רבא: </w:t>
      </w:r>
    </w:p>
    <w:p w14:paraId="6DB04D17" w14:textId="63A7DC39" w:rsidR="00FF3740" w:rsidRPr="006F178A" w:rsidRDefault="00585A64" w:rsidP="006D6646">
      <w:pPr>
        <w:spacing w:after="40"/>
        <w:rPr>
          <w:rtl/>
        </w:rPr>
      </w:pPr>
      <w:r w:rsidRPr="00564E7D">
        <w:rPr>
          <w:rStyle w:val="a4"/>
          <w:rtl/>
        </w:rPr>
        <w:t>אף</w:t>
      </w:r>
      <w:r w:rsidR="00FF3740" w:rsidRPr="00564E7D">
        <w:rPr>
          <w:rStyle w:val="a4"/>
          <w:rtl/>
        </w:rPr>
        <w:t xml:space="preserve"> </w:t>
      </w:r>
      <w:r w:rsidR="00564E7D" w:rsidRPr="00564E7D">
        <w:rPr>
          <w:rStyle w:val="a4"/>
          <w:rFonts w:hint="cs"/>
          <w:rtl/>
        </w:rPr>
        <w:t>ל</w:t>
      </w:r>
      <w:r w:rsidR="00FF3740" w:rsidRPr="00564E7D">
        <w:rPr>
          <w:rStyle w:val="a4"/>
          <w:rtl/>
        </w:rPr>
        <w:t>ר"</w:t>
      </w:r>
      <w:r w:rsidR="00FF3740" w:rsidRPr="00564E7D">
        <w:rPr>
          <w:rStyle w:val="a4"/>
          <w:rFonts w:hint="cs"/>
          <w:rtl/>
        </w:rPr>
        <w:t>י</w:t>
      </w:r>
      <w:r w:rsidR="00FF3740" w:rsidRPr="00564E7D">
        <w:rPr>
          <w:rStyle w:val="a4"/>
          <w:rtl/>
        </w:rPr>
        <w:t xml:space="preserve"> </w:t>
      </w:r>
      <w:r w:rsidR="00FF3740" w:rsidRPr="006F178A">
        <w:rPr>
          <w:rtl/>
        </w:rPr>
        <w:t>מש</w:t>
      </w:r>
      <w:r w:rsidR="00564E7D">
        <w:rPr>
          <w:rFonts w:hint="cs"/>
          <w:rtl/>
        </w:rPr>
        <w:t>ת</w:t>
      </w:r>
      <w:r w:rsidR="00FF3740" w:rsidRPr="006F178A">
        <w:rPr>
          <w:rtl/>
        </w:rPr>
        <w:t>עבד לה</w:t>
      </w:r>
      <w:r w:rsidR="00896937">
        <w:rPr>
          <w:rFonts w:hint="cs"/>
          <w:rtl/>
        </w:rPr>
        <w:t>-</w:t>
      </w:r>
      <w:r w:rsidR="00FF3740" w:rsidRPr="006F178A">
        <w:rPr>
          <w:rtl/>
        </w:rPr>
        <w:t xml:space="preserve"> </w:t>
      </w:r>
      <w:r w:rsidR="00564E7D">
        <w:rPr>
          <w:rFonts w:hint="cs"/>
          <w:rtl/>
        </w:rPr>
        <w:t>רק בדבר</w:t>
      </w:r>
      <w:r w:rsidR="00AA1D61">
        <w:rPr>
          <w:rFonts w:hint="cs"/>
          <w:rtl/>
        </w:rPr>
        <w:t xml:space="preserve"> שתצטרך בסוף</w:t>
      </w:r>
    </w:p>
    <w:p w14:paraId="4E7CD000" w14:textId="77777777" w:rsidR="00F60656" w:rsidRDefault="00FF3740" w:rsidP="00A5184B">
      <w:pPr>
        <w:pStyle w:val="36"/>
        <w:framePr w:wrap="notBeside"/>
        <w:rPr>
          <w:rStyle w:val="a4"/>
          <w:rtl/>
        </w:rPr>
      </w:pPr>
      <w:r w:rsidRPr="00F60656">
        <w:rPr>
          <w:rtl/>
        </w:rPr>
        <w:t>א"</w:t>
      </w:r>
      <w:r w:rsidRPr="00F60656">
        <w:rPr>
          <w:rFonts w:hint="cs"/>
          <w:rtl/>
        </w:rPr>
        <w:t>ד</w:t>
      </w:r>
      <w:r w:rsidRPr="00F60656">
        <w:rPr>
          <w:rtl/>
        </w:rPr>
        <w:t xml:space="preserve">: </w:t>
      </w:r>
      <w:r w:rsidRPr="00F60656">
        <w:rPr>
          <w:rFonts w:hint="cs"/>
          <w:rtl/>
        </w:rPr>
        <w:t>ר</w:t>
      </w:r>
      <w:r w:rsidRPr="00F60656">
        <w:rPr>
          <w:rtl/>
        </w:rPr>
        <w:t>"</w:t>
      </w:r>
      <w:r w:rsidRPr="00F60656">
        <w:rPr>
          <w:rFonts w:hint="cs"/>
          <w:rtl/>
        </w:rPr>
        <w:t>ח</w:t>
      </w:r>
      <w:r w:rsidRPr="00F60656">
        <w:rPr>
          <w:rtl/>
        </w:rPr>
        <w:t>:</w:t>
      </w:r>
    </w:p>
    <w:p w14:paraId="2E466BB1" w14:textId="271E3183" w:rsidR="00491523" w:rsidRDefault="00FF3740" w:rsidP="00D2213F">
      <w:pPr>
        <w:rPr>
          <w:rtl/>
        </w:rPr>
      </w:pPr>
      <w:r w:rsidRPr="00241C3B">
        <w:rPr>
          <w:rStyle w:val="a4"/>
          <w:rtl/>
        </w:rPr>
        <w:t xml:space="preserve"> </w:t>
      </w:r>
      <w:r w:rsidRPr="00F60656">
        <w:rPr>
          <w:rStyle w:val="a4"/>
          <w:rtl/>
        </w:rPr>
        <w:t>ר"</w:t>
      </w:r>
      <w:r w:rsidRPr="00F60656">
        <w:rPr>
          <w:rStyle w:val="a4"/>
          <w:rFonts w:hint="cs"/>
          <w:rtl/>
        </w:rPr>
        <w:t xml:space="preserve">י </w:t>
      </w:r>
      <w:r w:rsidRPr="00F60656">
        <w:rPr>
          <w:rStyle w:val="a4"/>
          <w:rtl/>
        </w:rPr>
        <w:t>היא</w:t>
      </w:r>
      <w:r w:rsidRPr="006F178A">
        <w:rPr>
          <w:rtl/>
        </w:rPr>
        <w:t xml:space="preserve"> </w:t>
      </w:r>
      <w:r w:rsidRPr="006F178A">
        <w:rPr>
          <w:rFonts w:hint="cs"/>
          <w:rtl/>
        </w:rPr>
        <w:t>ש</w:t>
      </w:r>
      <w:r w:rsidRPr="006F178A">
        <w:rPr>
          <w:rtl/>
        </w:rPr>
        <w:t xml:space="preserve">משעבד </w:t>
      </w:r>
      <w:r w:rsidR="00241C3B">
        <w:rPr>
          <w:rFonts w:hint="cs"/>
          <w:rtl/>
        </w:rPr>
        <w:t>רק בדצ</w:t>
      </w:r>
      <w:r w:rsidR="00D2213F">
        <w:rPr>
          <w:rFonts w:hint="cs"/>
          <w:rtl/>
        </w:rPr>
        <w:t>ריכה</w:t>
      </w:r>
      <w:r w:rsidR="006D6646">
        <w:rPr>
          <w:rFonts w:hint="cs"/>
          <w:rtl/>
        </w:rPr>
        <w:t>.</w:t>
      </w:r>
      <w:r w:rsidR="00D2213F">
        <w:rPr>
          <w:rFonts w:hint="cs"/>
          <w:rtl/>
        </w:rPr>
        <w:t xml:space="preserve"> </w:t>
      </w:r>
    </w:p>
    <w:p w14:paraId="23336082" w14:textId="7C1F143C" w:rsidR="00FF3740" w:rsidRPr="00AA1D61" w:rsidRDefault="00241C3B" w:rsidP="005816FE">
      <w:pPr>
        <w:spacing w:after="40"/>
        <w:rPr>
          <w:spacing w:val="-6"/>
          <w:rtl/>
        </w:rPr>
      </w:pPr>
      <w:r w:rsidRPr="00AA1D61">
        <w:rPr>
          <w:rStyle w:val="a4"/>
          <w:rFonts w:hint="cs"/>
          <w:spacing w:val="-6"/>
          <w:rtl/>
        </w:rPr>
        <w:t>דל</w:t>
      </w:r>
      <w:r w:rsidR="00FF3740" w:rsidRPr="00AA1D61">
        <w:rPr>
          <w:rStyle w:val="a4"/>
          <w:spacing w:val="-6"/>
          <w:rtl/>
        </w:rPr>
        <w:t>רבנן</w:t>
      </w:r>
      <w:r w:rsidR="00FF3740" w:rsidRPr="00AA1D61">
        <w:rPr>
          <w:spacing w:val="-6"/>
          <w:rtl/>
        </w:rPr>
        <w:t xml:space="preserve"> לא משעבד</w:t>
      </w:r>
      <w:r w:rsidR="00D2213F" w:rsidRPr="00AA1D61">
        <w:rPr>
          <w:rFonts w:hint="cs"/>
          <w:spacing w:val="-6"/>
          <w:rtl/>
        </w:rPr>
        <w:t xml:space="preserve"> </w:t>
      </w:r>
      <w:r w:rsidR="00FF3740" w:rsidRPr="00AA1D61">
        <w:rPr>
          <w:spacing w:val="-6"/>
          <w:rtl/>
        </w:rPr>
        <w:t>כלל.</w:t>
      </w:r>
      <w:r w:rsidR="00491523" w:rsidRPr="00AA1D61">
        <w:rPr>
          <w:rFonts w:hint="cs"/>
          <w:spacing w:val="-6"/>
          <w:rtl/>
        </w:rPr>
        <w:t xml:space="preserve"> רק בהקנה לה את הב</w:t>
      </w:r>
      <w:r w:rsidR="00AA1D61" w:rsidRPr="00AA1D61">
        <w:rPr>
          <w:rFonts w:hint="cs"/>
          <w:spacing w:val="-6"/>
          <w:rtl/>
        </w:rPr>
        <w:t>ה</w:t>
      </w:r>
      <w:r w:rsidR="00491523" w:rsidRPr="00AA1D61">
        <w:rPr>
          <w:rFonts w:hint="cs"/>
          <w:spacing w:val="-6"/>
          <w:rtl/>
        </w:rPr>
        <w:t>מה שנעשה כשלה</w:t>
      </w:r>
    </w:p>
    <w:p w14:paraId="050A22F0" w14:textId="77777777" w:rsidR="00FF3740" w:rsidRPr="006F178A" w:rsidRDefault="00FF3740" w:rsidP="00516202">
      <w:pPr>
        <w:pStyle w:val="affff5"/>
        <w:framePr w:wrap="around"/>
        <w:rPr>
          <w:rtl/>
        </w:rPr>
      </w:pPr>
      <w:r w:rsidRPr="006F178A">
        <w:rPr>
          <w:rFonts w:hint="cs"/>
          <w:rtl/>
        </w:rPr>
        <w:t>כד:</w:t>
      </w:r>
    </w:p>
    <w:p w14:paraId="437158A1" w14:textId="77777777" w:rsidR="00F60656" w:rsidRDefault="00FF3740" w:rsidP="00A5184B">
      <w:pPr>
        <w:pStyle w:val="36"/>
        <w:framePr w:wrap="notBeside"/>
        <w:rPr>
          <w:rtl/>
        </w:rPr>
      </w:pPr>
      <w:r w:rsidRPr="00F60656">
        <w:rPr>
          <w:rtl/>
        </w:rPr>
        <w:t xml:space="preserve">רבא: </w:t>
      </w:r>
    </w:p>
    <w:p w14:paraId="0224AAAF" w14:textId="0E0A7D30" w:rsidR="00FF3740" w:rsidRPr="00A80397" w:rsidRDefault="00585A64" w:rsidP="00AA1D61">
      <w:pPr>
        <w:rPr>
          <w:spacing w:val="-4"/>
          <w:rtl/>
        </w:rPr>
      </w:pPr>
      <w:r w:rsidRPr="00A80397">
        <w:rPr>
          <w:rFonts w:ascii="FontbitDavid" w:hAnsi="FontbitDavid"/>
          <w:spacing w:val="-4"/>
          <w:rtl/>
        </w:rPr>
        <w:t>אף</w:t>
      </w:r>
      <w:r w:rsidR="00FF3740" w:rsidRPr="00A80397">
        <w:rPr>
          <w:rFonts w:ascii="FontbitDavid" w:hAnsi="FontbitDavid"/>
          <w:spacing w:val="-4"/>
          <w:rtl/>
        </w:rPr>
        <w:t xml:space="preserve"> </w:t>
      </w:r>
      <w:r w:rsidR="00491523" w:rsidRPr="00A80397">
        <w:rPr>
          <w:rFonts w:ascii="FontbitDavid" w:hAnsi="FontbitDavid" w:hint="cs"/>
          <w:spacing w:val="-4"/>
          <w:rtl/>
        </w:rPr>
        <w:t>כ</w:t>
      </w:r>
      <w:r w:rsidR="00FF3740" w:rsidRPr="00A80397">
        <w:rPr>
          <w:rFonts w:ascii="FontbitDavid" w:hAnsi="FontbitDavid"/>
          <w:spacing w:val="-4"/>
          <w:rtl/>
        </w:rPr>
        <w:t xml:space="preserve">רבנן, </w:t>
      </w:r>
      <w:r w:rsidR="00491523" w:rsidRPr="00A80397">
        <w:rPr>
          <w:rFonts w:ascii="FontbitDavid" w:hAnsi="FontbitDavid" w:hint="cs"/>
          <w:spacing w:val="-4"/>
          <w:rtl/>
        </w:rPr>
        <w:t>מקנה בדבר</w:t>
      </w:r>
      <w:r w:rsidR="00896937" w:rsidRPr="00A80397">
        <w:rPr>
          <w:rFonts w:ascii="FontbitDavid" w:hAnsi="FontbitDavid" w:hint="cs"/>
          <w:spacing w:val="-4"/>
          <w:rtl/>
        </w:rPr>
        <w:t xml:space="preserve"> הצריך לה ולא במה שאינו צריך לה </w:t>
      </w:r>
    </w:p>
    <w:p w14:paraId="53B4BBF0" w14:textId="77777777" w:rsidR="00FF3740" w:rsidRPr="006F178A" w:rsidRDefault="00FF3740" w:rsidP="00FF3740">
      <w:pPr>
        <w:pStyle w:val="afffff3"/>
        <w:rPr>
          <w:b/>
          <w:sz w:val="20"/>
          <w:rtl/>
        </w:rPr>
      </w:pPr>
      <w:ins w:id="9838" w:author="מספור קטעי משנה" w:date="2026-10-06T06:45:37Z">
        <w:r>
          <w:rPr>
            <w:rStyle w:val="MisparKeta"/>
          </w:rPr>
          <w:t xml:space="preserve">א. </w:t>
        </w:r>
      </w:ins>
      <w:r w:rsidRPr="006F178A">
        <w:rPr>
          <w:b/>
          <w:rtl/>
          <w:rPrChange w:id="40025" w:author="Claude" w:date="2026-10-06T13:34:43Z">
            <w:rPr>
              <w:b/>
              <w:sz w:val="20"/>
              <w:rtl/>
            </w:rPr>
          </w:rPrChange>
        </w:rPr>
        <w:t>אם שלה היתה בהמתה - חטאת תמות ועולה תקרב.</w:t>
      </w:r>
    </w:p>
    <w:p w14:paraId="41B8E184" w14:textId="77777777" w:rsidR="003A2A95" w:rsidRDefault="00FF3740" w:rsidP="00BA44EB">
      <w:pPr>
        <w:pStyle w:val="a7"/>
        <w:rPr>
          <w:rtl/>
        </w:rPr>
      </w:pPr>
      <w:r w:rsidRPr="006F178A">
        <w:rPr>
          <w:rFonts w:hint="cs"/>
          <w:rtl/>
        </w:rPr>
        <w:t>ו</w:t>
      </w:r>
      <w:r w:rsidR="00585A64">
        <w:rPr>
          <w:rFonts w:hint="cs"/>
          <w:rtl/>
        </w:rPr>
        <w:t>אף</w:t>
      </w:r>
      <w:r w:rsidRPr="006F178A">
        <w:rPr>
          <w:rFonts w:hint="cs"/>
          <w:rtl/>
        </w:rPr>
        <w:t xml:space="preserve"> דמה </w:t>
      </w:r>
      <w:r w:rsidR="002A5453">
        <w:rPr>
          <w:rFonts w:hint="cs"/>
          <w:rtl/>
        </w:rPr>
        <w:t>ש</w:t>
      </w:r>
      <w:r w:rsidRPr="006F178A">
        <w:rPr>
          <w:rtl/>
        </w:rPr>
        <w:t xml:space="preserve">קנתה אשה קנה בעלה! </w:t>
      </w:r>
    </w:p>
    <w:p w14:paraId="0E2E3455" w14:textId="77777777" w:rsidR="006D6646" w:rsidRDefault="00FF3740" w:rsidP="00A5184B">
      <w:pPr>
        <w:pStyle w:val="36"/>
        <w:framePr w:wrap="notBeside"/>
        <w:rPr>
          <w:rFonts w:ascii="FontbitDavid" w:hAnsi="FontbitDavid"/>
          <w:rtl/>
        </w:rPr>
      </w:pPr>
      <w:r w:rsidRPr="006D6646">
        <w:rPr>
          <w:rFonts w:hint="cs"/>
          <w:rtl/>
        </w:rPr>
        <w:t>א. ר</w:t>
      </w:r>
      <w:r w:rsidRPr="006D6646">
        <w:rPr>
          <w:rtl/>
        </w:rPr>
        <w:t>"</w:t>
      </w:r>
      <w:r w:rsidRPr="006D6646">
        <w:rPr>
          <w:rFonts w:hint="cs"/>
          <w:rtl/>
        </w:rPr>
        <w:t>פ</w:t>
      </w:r>
      <w:r w:rsidRPr="006D6646">
        <w:rPr>
          <w:rtl/>
        </w:rPr>
        <w:t xml:space="preserve">: </w:t>
      </w:r>
    </w:p>
    <w:p w14:paraId="579AC127" w14:textId="4C26F913" w:rsidR="00FF3740" w:rsidRPr="00766B62" w:rsidRDefault="00FF3740" w:rsidP="00FF3740">
      <w:pPr>
        <w:rPr>
          <w:rFonts w:cs="BA Vilna Bold"/>
          <w:rtl/>
        </w:rPr>
      </w:pPr>
      <w:r w:rsidRPr="006F178A">
        <w:rPr>
          <w:rFonts w:ascii="FontbitDavid" w:hAnsi="FontbitDavid"/>
          <w:rtl/>
        </w:rPr>
        <w:t>שקמצתה מעיסתה.</w:t>
      </w:r>
    </w:p>
    <w:p w14:paraId="2EC446A6" w14:textId="77777777" w:rsidR="006D6646" w:rsidRDefault="00FF3740" w:rsidP="00A5184B">
      <w:pPr>
        <w:pStyle w:val="36"/>
        <w:framePr w:wrap="notBeside"/>
        <w:rPr>
          <w:rtl/>
        </w:rPr>
      </w:pPr>
      <w:r w:rsidRPr="006D6646">
        <w:rPr>
          <w:rFonts w:hint="cs"/>
          <w:rtl/>
        </w:rPr>
        <w:t xml:space="preserve">ב. </w:t>
      </w:r>
    </w:p>
    <w:p w14:paraId="66F0D347" w14:textId="51CC8983" w:rsidR="00FF3740" w:rsidRPr="006F178A" w:rsidRDefault="00FF3740" w:rsidP="008127DE">
      <w:pPr>
        <w:rPr>
          <w:rtl/>
        </w:rPr>
      </w:pPr>
      <w:r w:rsidRPr="006F178A">
        <w:rPr>
          <w:rtl/>
        </w:rPr>
        <w:t>דאקני לה אחר, ואמר לה ע"מ שאין לבעלך רשות בהן.</w:t>
      </w:r>
    </w:p>
    <w:p w14:paraId="7BE72335" w14:textId="570BDDC1" w:rsidR="00FF3740" w:rsidRPr="006F178A" w:rsidRDefault="00FF3740" w:rsidP="00FF3740">
      <w:pPr>
        <w:pStyle w:val="afffff3"/>
        <w:rPr>
          <w:b/>
          <w:sz w:val="20"/>
          <w:rtl/>
        </w:rPr>
      </w:pPr>
      <w:ins w:id="9839" w:author="מספור קטעי משנה" w:date="2026-10-06T06:45:37Z">
        <w:r>
          <w:rPr>
            <w:rStyle w:val="MisparKeta"/>
          </w:rPr>
          <w:t xml:space="preserve">ב. </w:t>
        </w:r>
      </w:ins>
      <w:r w:rsidRPr="006F178A">
        <w:rPr>
          <w:b/>
          <w:rtl/>
          <w:rPrChange w:id="40026" w:author="Claude" w:date="2026-10-06T13:34:43Z">
            <w:rPr>
              <w:b/>
              <w:sz w:val="20"/>
              <w:rtl/>
            </w:rPr>
          </w:rPrChange>
        </w:rPr>
        <w:t xml:space="preserve">העולה תקרב עולה, והשלמים תקרב </w:t>
      </w:r>
      <w:r w:rsidR="00E427EC">
        <w:rPr>
          <w:rFonts w:hint="cs"/>
          <w:b/>
          <w:rtl/>
          <w:rPrChange w:id="40027" w:author="Claude" w:date="2026-10-06T13:34:43Z">
            <w:rPr>
              <w:rFonts w:hint="cs"/>
              <w:b/>
              <w:sz w:val="20"/>
              <w:rtl/>
            </w:rPr>
          </w:rPrChange>
        </w:rPr>
        <w:t>שלמים</w:t>
      </w:r>
      <w:r w:rsidRPr="006F178A">
        <w:rPr>
          <w:b/>
          <w:rtl/>
          <w:rPrChange w:id="40028" w:author="Claude" w:date="2026-10-06T13:34:43Z">
            <w:rPr>
              <w:b/>
              <w:sz w:val="20"/>
              <w:rtl/>
            </w:rPr>
          </w:rPrChange>
        </w:rPr>
        <w:t>.</w:t>
      </w:r>
    </w:p>
    <w:p w14:paraId="25315DB9" w14:textId="77777777" w:rsidR="00922A84" w:rsidRDefault="00FF3740" w:rsidP="00A5184B">
      <w:pPr>
        <w:pStyle w:val="36"/>
        <w:framePr w:wrap="notBeside"/>
        <w:rPr>
          <w:rtl/>
        </w:rPr>
      </w:pPr>
      <w:r w:rsidRPr="00922A84">
        <w:rPr>
          <w:rtl/>
        </w:rPr>
        <w:t>שמואל לא</w:t>
      </w:r>
      <w:r w:rsidR="008127DE" w:rsidRPr="00922A84">
        <w:rPr>
          <w:rFonts w:hint="cs"/>
          <w:rtl/>
        </w:rPr>
        <w:t>ב''א</w:t>
      </w:r>
      <w:r w:rsidRPr="00922A84">
        <w:rPr>
          <w:rtl/>
        </w:rPr>
        <w:t xml:space="preserve">: </w:t>
      </w:r>
    </w:p>
    <w:p w14:paraId="30FCFE97" w14:textId="33BE4387" w:rsidR="00F93E4A" w:rsidRDefault="00FF3740" w:rsidP="00BA44EB">
      <w:pPr>
        <w:pStyle w:val="a7"/>
        <w:rPr>
          <w:rtl/>
        </w:rPr>
      </w:pPr>
      <w:r w:rsidRPr="00F93E4A">
        <w:rPr>
          <w:rtl/>
        </w:rPr>
        <w:t>ואלו הן ארבעה אילים שאינן טעונין לחם:</w:t>
      </w:r>
    </w:p>
    <w:p w14:paraId="5674D778" w14:textId="481BD14D" w:rsidR="00FF3740" w:rsidRPr="006F178A" w:rsidRDefault="00FF3740" w:rsidP="00FF3740">
      <w:pPr>
        <w:rPr>
          <w:rtl/>
        </w:rPr>
      </w:pPr>
      <w:r w:rsidRPr="007F7C44">
        <w:rPr>
          <w:rStyle w:val="a8"/>
          <w:rtl/>
        </w:rPr>
        <w:t>שלה,</w:t>
      </w:r>
      <w:r w:rsidRPr="006F178A">
        <w:rPr>
          <w:rtl/>
        </w:rPr>
        <w:t xml:space="preserve"> הא דאמרן</w:t>
      </w:r>
      <w:r w:rsidR="001A7DD4">
        <w:rPr>
          <w:rtl/>
        </w:rPr>
        <w:t>.</w:t>
      </w:r>
    </w:p>
    <w:p w14:paraId="5B7AF201" w14:textId="77777777" w:rsidR="00FF3740" w:rsidRPr="006F178A" w:rsidRDefault="00FF3740" w:rsidP="00FF3740">
      <w:pPr>
        <w:rPr>
          <w:rtl/>
        </w:rPr>
      </w:pPr>
      <w:r w:rsidRPr="007F7C44">
        <w:rPr>
          <w:rStyle w:val="a8"/>
          <w:rtl/>
        </w:rPr>
        <w:t>שלו,</w:t>
      </w:r>
      <w:r w:rsidRPr="00F93E4A">
        <w:rPr>
          <w:rStyle w:val="a4"/>
          <w:rtl/>
        </w:rPr>
        <w:t xml:space="preserve"> דתנן: </w:t>
      </w:r>
      <w:r w:rsidRPr="006F178A">
        <w:rPr>
          <w:rtl/>
        </w:rPr>
        <w:t xml:space="preserve">האיש מדיר את בנו בנזיר ואין האשה מדרת את בנה בנזיר, גילח או שגילחוהו קרובים, מיחה או שמיחוהו קרובים, </w:t>
      </w:r>
      <w:r w:rsidRPr="00766B62">
        <w:rPr>
          <w:rFonts w:cs="BA Vilna Bold"/>
          <w:rtl/>
        </w:rPr>
        <w:t>היו לו מעות סתומין</w:t>
      </w:r>
      <w:r w:rsidRPr="006F178A">
        <w:rPr>
          <w:rtl/>
        </w:rPr>
        <w:t xml:space="preserve"> - יפלו לנדבה, </w:t>
      </w:r>
    </w:p>
    <w:p w14:paraId="16A30148" w14:textId="77777777" w:rsidR="00FF3740" w:rsidRPr="006F178A" w:rsidRDefault="00FF3740" w:rsidP="00FF3740">
      <w:pPr>
        <w:rPr>
          <w:rtl/>
        </w:rPr>
      </w:pPr>
      <w:r w:rsidRPr="00766B62">
        <w:rPr>
          <w:rFonts w:cs="BA Vilna Bold"/>
          <w:rtl/>
        </w:rPr>
        <w:tab/>
      </w:r>
      <w:r w:rsidRPr="00766B62">
        <w:rPr>
          <w:rFonts w:cs="BA Vilna Bold"/>
          <w:rtl/>
        </w:rPr>
        <w:tab/>
      </w:r>
      <w:r w:rsidRPr="00766B62">
        <w:rPr>
          <w:rFonts w:cs="BA Vilna Bold" w:hint="cs"/>
          <w:rtl/>
        </w:rPr>
        <w:t>מ</w:t>
      </w:r>
      <w:r w:rsidRPr="00766B62">
        <w:rPr>
          <w:rFonts w:cs="BA Vilna Bold"/>
          <w:rtl/>
        </w:rPr>
        <w:t>עות מפורשין,</w:t>
      </w:r>
      <w:r w:rsidRPr="006F178A">
        <w:rPr>
          <w:rtl/>
        </w:rPr>
        <w:t xml:space="preserve"> דמי חטאת - ילכו לים המלח, </w:t>
      </w:r>
    </w:p>
    <w:p w14:paraId="0674F6BC" w14:textId="77777777" w:rsidR="00FF3740" w:rsidRPr="006F178A" w:rsidRDefault="00FF3740" w:rsidP="00FF3740">
      <w:pPr>
        <w:rPr>
          <w:rtl/>
        </w:rPr>
      </w:pPr>
      <w:r w:rsidRPr="006F178A">
        <w:rPr>
          <w:rtl/>
        </w:rPr>
        <w:tab/>
      </w:r>
      <w:r w:rsidRPr="006F178A">
        <w:rPr>
          <w:rtl/>
        </w:rPr>
        <w:tab/>
      </w:r>
      <w:r w:rsidRPr="006F178A">
        <w:rPr>
          <w:rtl/>
        </w:rPr>
        <w:tab/>
        <w:t xml:space="preserve">דמי עולה - יביאו עולה ומועלין בהן, </w:t>
      </w:r>
    </w:p>
    <w:p w14:paraId="502A3A07" w14:textId="10F6C363" w:rsidR="00FF3740" w:rsidRPr="008241AC" w:rsidRDefault="00FF3740" w:rsidP="00FF3740">
      <w:pPr>
        <w:rPr>
          <w:spacing w:val="-2"/>
          <w:rtl/>
        </w:rPr>
      </w:pPr>
      <w:r w:rsidRPr="008241AC">
        <w:rPr>
          <w:spacing w:val="-2"/>
          <w:rtl/>
        </w:rPr>
        <w:tab/>
      </w:r>
      <w:r w:rsidRPr="008241AC">
        <w:rPr>
          <w:spacing w:val="-2"/>
          <w:rtl/>
        </w:rPr>
        <w:tab/>
      </w:r>
      <w:r w:rsidRPr="008241AC">
        <w:rPr>
          <w:spacing w:val="-2"/>
          <w:rtl/>
        </w:rPr>
        <w:tab/>
        <w:t xml:space="preserve">דמי שלמים - יביאו שלמים, </w:t>
      </w:r>
      <w:r w:rsidRPr="008241AC">
        <w:rPr>
          <w:rStyle w:val="affffff1"/>
          <w:spacing w:val="-2"/>
          <w:rtl/>
        </w:rPr>
        <w:t xml:space="preserve">נאכלין ליום אחד </w:t>
      </w:r>
      <w:r w:rsidRPr="00483BF0">
        <w:rPr>
          <w:rStyle w:val="affffff1"/>
          <w:b/>
          <w:bCs/>
          <w:spacing w:val="-2"/>
          <w:rtl/>
        </w:rPr>
        <w:t>ואי</w:t>
      </w:r>
      <w:r w:rsidR="008241AC" w:rsidRPr="00483BF0">
        <w:rPr>
          <w:rStyle w:val="affffff1"/>
          <w:rFonts w:hint="cs"/>
          <w:b/>
          <w:bCs/>
          <w:spacing w:val="-2"/>
          <w:rtl/>
        </w:rPr>
        <w:t>ן</w:t>
      </w:r>
      <w:r w:rsidRPr="00483BF0">
        <w:rPr>
          <w:rStyle w:val="affffff1"/>
          <w:b/>
          <w:bCs/>
          <w:spacing w:val="-2"/>
          <w:rtl/>
        </w:rPr>
        <w:t xml:space="preserve"> טעונין לחם</w:t>
      </w:r>
      <w:r w:rsidR="001A7DD4" w:rsidRPr="008241AC">
        <w:rPr>
          <w:rStyle w:val="affffff1"/>
          <w:spacing w:val="-2"/>
          <w:rtl/>
        </w:rPr>
        <w:t>.</w:t>
      </w:r>
    </w:p>
    <w:p w14:paraId="7F00ED10" w14:textId="77777777" w:rsidR="00FF3740" w:rsidRPr="006F178A" w:rsidRDefault="00FF3740" w:rsidP="00FF3740">
      <w:pPr>
        <w:rPr>
          <w:rtl/>
        </w:rPr>
      </w:pPr>
      <w:r w:rsidRPr="007F7C44">
        <w:rPr>
          <w:rStyle w:val="a8"/>
          <w:rtl/>
        </w:rPr>
        <w:t xml:space="preserve">שלאחר מיתה </w:t>
      </w:r>
      <w:r w:rsidRPr="00F93E4A">
        <w:rPr>
          <w:rStyle w:val="a4"/>
          <w:rtl/>
        </w:rPr>
        <w:t xml:space="preserve">דתניא: </w:t>
      </w:r>
      <w:r w:rsidRPr="006F178A">
        <w:rPr>
          <w:rtl/>
        </w:rPr>
        <w:t xml:space="preserve">המפריש מעות לנזירותו לא נהנין ולא מועלין בהן, מפני שהן ראויין להביא בכולן שלמים, </w:t>
      </w:r>
    </w:p>
    <w:p w14:paraId="61938CCD" w14:textId="07759404" w:rsidR="00FF3740" w:rsidRPr="006F178A" w:rsidRDefault="00FF3740" w:rsidP="00F93E4A">
      <w:pPr>
        <w:ind w:firstLine="113"/>
        <w:rPr>
          <w:rtl/>
        </w:rPr>
      </w:pPr>
      <w:r w:rsidRPr="006F178A">
        <w:rPr>
          <w:rtl/>
        </w:rPr>
        <w:t xml:space="preserve">מת והיו לו </w:t>
      </w:r>
      <w:r w:rsidRPr="006F178A">
        <w:rPr>
          <w:rFonts w:hint="cs"/>
          <w:rtl/>
        </w:rPr>
        <w:t xml:space="preserve"> </w:t>
      </w:r>
      <w:r w:rsidRPr="00766B62">
        <w:rPr>
          <w:rFonts w:cs="BA Vilna Bold"/>
          <w:rtl/>
        </w:rPr>
        <w:t>מעות סתומים</w:t>
      </w:r>
      <w:r w:rsidRPr="006F178A">
        <w:rPr>
          <w:rtl/>
        </w:rPr>
        <w:t xml:space="preserve"> - יפלו לנדבה, </w:t>
      </w:r>
    </w:p>
    <w:p w14:paraId="748D7667" w14:textId="147CC078" w:rsidR="00FF3740" w:rsidRPr="00A74ED6" w:rsidRDefault="00FF3740" w:rsidP="00A74ED6">
      <w:pPr>
        <w:ind w:left="113" w:firstLine="113"/>
        <w:rPr>
          <w:rStyle w:val="a6"/>
          <w:rtl/>
        </w:rPr>
      </w:pPr>
      <w:r w:rsidRPr="00766B62">
        <w:rPr>
          <w:rFonts w:cs="BA Vilna Bold"/>
          <w:rtl/>
        </w:rPr>
        <w:t>מעות מפורשין</w:t>
      </w:r>
      <w:r w:rsidRPr="006F178A">
        <w:rPr>
          <w:rtl/>
        </w:rPr>
        <w:t>, חטאת</w:t>
      </w:r>
      <w:r w:rsidR="00A74ED6">
        <w:rPr>
          <w:rFonts w:hint="cs"/>
          <w:rtl/>
        </w:rPr>
        <w:t>-</w:t>
      </w:r>
      <w:r w:rsidRPr="006F178A">
        <w:rPr>
          <w:rtl/>
        </w:rPr>
        <w:t xml:space="preserve">יוליך לים המלח </w:t>
      </w:r>
      <w:r w:rsidRPr="00A74ED6">
        <w:rPr>
          <w:rStyle w:val="a6"/>
          <w:rtl/>
        </w:rPr>
        <w:t>לא נהנין ולא מועלין</w:t>
      </w:r>
    </w:p>
    <w:p w14:paraId="720436C4" w14:textId="77777777" w:rsidR="00FF3740" w:rsidRPr="006F178A" w:rsidRDefault="00FF3740" w:rsidP="00A74ED6">
      <w:pPr>
        <w:ind w:left="113" w:firstLine="113"/>
        <w:rPr>
          <w:rtl/>
        </w:rPr>
      </w:pPr>
      <w:r w:rsidRPr="00766B62">
        <w:rPr>
          <w:rFonts w:cs="BA Vilna Bold"/>
          <w:rtl/>
        </w:rPr>
        <w:t xml:space="preserve">דמי עולה </w:t>
      </w:r>
      <w:r w:rsidRPr="006F178A">
        <w:rPr>
          <w:rtl/>
        </w:rPr>
        <w:t xml:space="preserve">- יביאו עולה ומועלין בהן, </w:t>
      </w:r>
    </w:p>
    <w:p w14:paraId="26B5E608" w14:textId="74D75BF7" w:rsidR="00FF3740" w:rsidRPr="00A74ED6" w:rsidRDefault="00FF3740" w:rsidP="00A74ED6">
      <w:pPr>
        <w:ind w:left="226"/>
        <w:rPr>
          <w:rStyle w:val="a6"/>
          <w:rtl/>
        </w:rPr>
      </w:pPr>
      <w:r w:rsidRPr="00766B62">
        <w:rPr>
          <w:rFonts w:cs="BA Vilna Bold"/>
          <w:rtl/>
        </w:rPr>
        <w:t>דמי</w:t>
      </w:r>
      <w:r w:rsidRPr="006F178A">
        <w:rPr>
          <w:rtl/>
        </w:rPr>
        <w:t xml:space="preserve"> </w:t>
      </w:r>
      <w:r w:rsidRPr="00766B62">
        <w:rPr>
          <w:rFonts w:cs="BA Vilna Bold"/>
          <w:rtl/>
        </w:rPr>
        <w:t>שלמים</w:t>
      </w:r>
      <w:r w:rsidRPr="006F178A">
        <w:rPr>
          <w:rtl/>
        </w:rPr>
        <w:t xml:space="preserve"> </w:t>
      </w:r>
      <w:r w:rsidR="00A74ED6">
        <w:rPr>
          <w:rFonts w:hint="cs"/>
          <w:rtl/>
        </w:rPr>
        <w:t>-</w:t>
      </w:r>
      <w:r w:rsidRPr="006F178A">
        <w:rPr>
          <w:rtl/>
        </w:rPr>
        <w:t xml:space="preserve">יביאו שלמים, </w:t>
      </w:r>
      <w:r w:rsidRPr="00A74ED6">
        <w:rPr>
          <w:rStyle w:val="a6"/>
          <w:rtl/>
        </w:rPr>
        <w:t xml:space="preserve">ונאכלין ליום אחד </w:t>
      </w:r>
      <w:r w:rsidRPr="00483BF0">
        <w:rPr>
          <w:rStyle w:val="a6"/>
          <w:b/>
          <w:bCs/>
          <w:rtl/>
        </w:rPr>
        <w:t>ואינן טעונין לחם</w:t>
      </w:r>
      <w:r w:rsidR="001A7DD4" w:rsidRPr="00A74ED6">
        <w:rPr>
          <w:rStyle w:val="a6"/>
          <w:rtl/>
        </w:rPr>
        <w:t>.</w:t>
      </w:r>
    </w:p>
    <w:p w14:paraId="2B4678E1" w14:textId="410DF8D7" w:rsidR="00FF3740" w:rsidRPr="006F178A" w:rsidRDefault="00FF3740" w:rsidP="00A74ED6">
      <w:pPr>
        <w:rPr>
          <w:rtl/>
        </w:rPr>
      </w:pPr>
      <w:r w:rsidRPr="00A74ED6">
        <w:rPr>
          <w:rStyle w:val="a8"/>
          <w:rtl/>
        </w:rPr>
        <w:t xml:space="preserve">שלאחר כפרה </w:t>
      </w:r>
      <w:r w:rsidRPr="006F178A">
        <w:rPr>
          <w:rtl/>
        </w:rPr>
        <w:t xml:space="preserve">- סברא הוא, </w:t>
      </w:r>
      <w:r w:rsidR="00F93E4A">
        <w:rPr>
          <w:rFonts w:hint="cs"/>
          <w:rtl/>
        </w:rPr>
        <w:t>כ</w:t>
      </w:r>
      <w:r w:rsidRPr="006F178A">
        <w:rPr>
          <w:rFonts w:hint="cs"/>
          <w:rtl/>
        </w:rPr>
        <w:t>לאחר מיתה דלא חזי לכפרה</w:t>
      </w:r>
      <w:r w:rsidR="00F93E4A">
        <w:rPr>
          <w:rFonts w:hint="cs"/>
          <w:rtl/>
        </w:rPr>
        <w:t>.</w:t>
      </w:r>
      <w:r w:rsidRPr="006F178A">
        <w:rPr>
          <w:rFonts w:hint="cs"/>
          <w:rtl/>
        </w:rPr>
        <w:t xml:space="preserve"> </w:t>
      </w:r>
    </w:p>
    <w:p w14:paraId="49981D83" w14:textId="3A99395C" w:rsidR="00FF3740" w:rsidRPr="008241AC" w:rsidRDefault="00FF3740" w:rsidP="00F93E4A">
      <w:pPr>
        <w:pStyle w:val="a5"/>
        <w:rPr>
          <w:spacing w:val="-2"/>
          <w:rtl/>
        </w:rPr>
      </w:pPr>
      <w:r w:rsidRPr="008241AC">
        <w:rPr>
          <w:rFonts w:hint="cs"/>
          <w:spacing w:val="-2"/>
          <w:rtl/>
        </w:rPr>
        <w:t xml:space="preserve">ולא חשיב </w:t>
      </w:r>
      <w:r w:rsidRPr="008241AC">
        <w:rPr>
          <w:spacing w:val="-2"/>
          <w:rtl/>
        </w:rPr>
        <w:t xml:space="preserve">שאר שלמי נזיר ששחטן שלא כמצותן כשרים, ולא עולין לבעלים לשום חובה, ונאכלין ליום אחד, </w:t>
      </w:r>
      <w:r w:rsidRPr="00766B62">
        <w:rPr>
          <w:rFonts w:cs="BA Vilna Bold"/>
          <w:spacing w:val="-2"/>
          <w:rtl/>
        </w:rPr>
        <w:t>ואינן טעונין לחם</w:t>
      </w:r>
      <w:r w:rsidRPr="008241AC">
        <w:rPr>
          <w:spacing w:val="-2"/>
          <w:rtl/>
        </w:rPr>
        <w:t xml:space="preserve"> וזרוע</w:t>
      </w:r>
      <w:r w:rsidR="00F93E4A" w:rsidRPr="008241AC">
        <w:rPr>
          <w:rFonts w:hint="cs"/>
          <w:spacing w:val="-2"/>
          <w:rtl/>
        </w:rPr>
        <w:t xml:space="preserve">- </w:t>
      </w:r>
      <w:r w:rsidRPr="008241AC">
        <w:rPr>
          <w:spacing w:val="-2"/>
          <w:rtl/>
        </w:rPr>
        <w:t>שלא כמצותן לא חשיב.</w:t>
      </w:r>
    </w:p>
    <w:p w14:paraId="0422DDAF" w14:textId="77777777" w:rsidR="00FF3740" w:rsidRPr="006F178A" w:rsidRDefault="00FF3740" w:rsidP="00516202">
      <w:pPr>
        <w:pStyle w:val="affff5"/>
        <w:framePr w:wrap="around"/>
        <w:rPr>
          <w:rtl/>
        </w:rPr>
      </w:pPr>
      <w:r w:rsidRPr="006F178A">
        <w:rPr>
          <w:rFonts w:hint="cs"/>
          <w:rtl/>
        </w:rPr>
        <w:t>כה.</w:t>
      </w:r>
    </w:p>
    <w:p w14:paraId="08C3962A" w14:textId="77777777" w:rsidR="006D2B0B" w:rsidRDefault="00FF3740" w:rsidP="00BA44EB">
      <w:pPr>
        <w:pStyle w:val="a7"/>
        <w:rPr>
          <w:rtl/>
        </w:rPr>
      </w:pPr>
      <w:r w:rsidRPr="006F178A">
        <w:rPr>
          <w:rtl/>
        </w:rPr>
        <w:t xml:space="preserve">היו לו מעות סתומים -יפלו לנדבה </w:t>
      </w:r>
    </w:p>
    <w:p w14:paraId="489F3AD8" w14:textId="7EF499F7" w:rsidR="00FF3740" w:rsidRPr="006F178A" w:rsidRDefault="00FF3740" w:rsidP="00FF3740">
      <w:pPr>
        <w:rPr>
          <w:rtl/>
        </w:rPr>
      </w:pPr>
      <w:r w:rsidRPr="006F178A">
        <w:rPr>
          <w:rFonts w:ascii="FontbitDavid" w:hAnsi="FontbitDavid"/>
          <w:rtl/>
        </w:rPr>
        <w:t xml:space="preserve">והלא דמי חטאת מעורבין בהן! </w:t>
      </w:r>
    </w:p>
    <w:p w14:paraId="654F03FD" w14:textId="77777777" w:rsidR="00DA5C2F" w:rsidRDefault="00247143" w:rsidP="00A5184B">
      <w:pPr>
        <w:pStyle w:val="36"/>
        <w:framePr w:wrap="notBeside"/>
        <w:rPr>
          <w:rtl/>
        </w:rPr>
      </w:pPr>
      <w:r w:rsidRPr="00DA5C2F">
        <w:rPr>
          <w:rFonts w:hint="cs"/>
          <w:rtl/>
        </w:rPr>
        <w:t>רי''ו</w:t>
      </w:r>
      <w:r w:rsidR="00FF3740" w:rsidRPr="00DA5C2F">
        <w:rPr>
          <w:rtl/>
        </w:rPr>
        <w:t xml:space="preserve">: </w:t>
      </w:r>
    </w:p>
    <w:p w14:paraId="1FA15A1F" w14:textId="3F2E1100" w:rsidR="00FF3740" w:rsidRPr="006F178A" w:rsidRDefault="00FF3740" w:rsidP="00FF3740">
      <w:pPr>
        <w:rPr>
          <w:rtl/>
        </w:rPr>
      </w:pPr>
      <w:r w:rsidRPr="006F178A">
        <w:rPr>
          <w:rtl/>
        </w:rPr>
        <w:t>הלכה היא בנזיר</w:t>
      </w:r>
      <w:r w:rsidR="001A7DD4">
        <w:rPr>
          <w:rtl/>
        </w:rPr>
        <w:t>.</w:t>
      </w:r>
    </w:p>
    <w:p w14:paraId="0E022026" w14:textId="77777777" w:rsidR="00DA5C2F" w:rsidRDefault="00FF3740" w:rsidP="00A5184B">
      <w:pPr>
        <w:pStyle w:val="36"/>
        <w:framePr w:wrap="notBeside"/>
        <w:rPr>
          <w:rStyle w:val="afffffe"/>
          <w:rtl/>
        </w:rPr>
      </w:pPr>
      <w:r w:rsidRPr="00DA5C2F">
        <w:rPr>
          <w:rtl/>
        </w:rPr>
        <w:t xml:space="preserve">ר"ל: </w:t>
      </w:r>
    </w:p>
    <w:p w14:paraId="0C0B0F16" w14:textId="2E084314" w:rsidR="00FF3740" w:rsidRPr="006F178A" w:rsidRDefault="00FF3740" w:rsidP="00FF3740">
      <w:pPr>
        <w:rPr>
          <w:rtl/>
        </w:rPr>
      </w:pPr>
      <w:r w:rsidRPr="00AF76D0">
        <w:rPr>
          <w:rStyle w:val="afffffe"/>
          <w:rFonts w:hint="cs"/>
          <w:rtl/>
        </w:rPr>
        <w:t>'</w:t>
      </w:r>
      <w:r w:rsidRPr="00AF76D0">
        <w:rPr>
          <w:rStyle w:val="afffffe"/>
          <w:rtl/>
        </w:rPr>
        <w:t>לכל נדריהם ולכל נדבותם</w:t>
      </w:r>
      <w:r w:rsidRPr="00AF76D0">
        <w:rPr>
          <w:rStyle w:val="afffffe"/>
          <w:rFonts w:hint="cs"/>
          <w:rtl/>
        </w:rPr>
        <w:t>'</w:t>
      </w:r>
      <w:r w:rsidRPr="00AF76D0">
        <w:rPr>
          <w:rStyle w:val="afffffe"/>
          <w:rtl/>
        </w:rPr>
        <w:t xml:space="preserve"> </w:t>
      </w:r>
      <w:r w:rsidRPr="006F178A">
        <w:rPr>
          <w:rtl/>
        </w:rPr>
        <w:t>- מותר נדר יהא לנדבה.</w:t>
      </w:r>
    </w:p>
    <w:p w14:paraId="1F4E7ED5" w14:textId="0F716446" w:rsidR="00FF3740" w:rsidRPr="006F178A" w:rsidRDefault="00FF3740" w:rsidP="00FF3740">
      <w:pPr>
        <w:rPr>
          <w:rtl/>
        </w:rPr>
      </w:pPr>
      <w:r w:rsidRPr="0000175F">
        <w:rPr>
          <w:rStyle w:val="a4"/>
          <w:rFonts w:hint="cs"/>
          <w:rtl/>
        </w:rPr>
        <w:t>ל</w:t>
      </w:r>
      <w:r w:rsidRPr="0000175F">
        <w:rPr>
          <w:rStyle w:val="a4"/>
          <w:rtl/>
        </w:rPr>
        <w:t>ר</w:t>
      </w:r>
      <w:r w:rsidRPr="0000175F">
        <w:rPr>
          <w:rStyle w:val="a4"/>
          <w:rFonts w:hint="cs"/>
          <w:rtl/>
        </w:rPr>
        <w:t>י</w:t>
      </w:r>
      <w:r w:rsidRPr="0000175F">
        <w:rPr>
          <w:rStyle w:val="a4"/>
          <w:rtl/>
        </w:rPr>
        <w:t>"</w:t>
      </w:r>
      <w:r w:rsidRPr="0000175F">
        <w:rPr>
          <w:rStyle w:val="a4"/>
          <w:rFonts w:hint="cs"/>
          <w:rtl/>
        </w:rPr>
        <w:t>ו</w:t>
      </w:r>
      <w:r w:rsidR="005E60BF">
        <w:rPr>
          <w:rStyle w:val="a4"/>
          <w:rFonts w:hint="cs"/>
          <w:rtl/>
        </w:rPr>
        <w:t>:</w:t>
      </w:r>
      <w:r w:rsidRPr="006F178A">
        <w:rPr>
          <w:rtl/>
        </w:rPr>
        <w:t xml:space="preserve"> </w:t>
      </w:r>
      <w:r w:rsidR="0000175F">
        <w:rPr>
          <w:rFonts w:hint="cs"/>
          <w:rtl/>
        </w:rPr>
        <w:t xml:space="preserve">לכך </w:t>
      </w:r>
      <w:r w:rsidRPr="006F178A">
        <w:rPr>
          <w:rtl/>
        </w:rPr>
        <w:t>סתומין</w:t>
      </w:r>
      <w:r w:rsidR="0000175F">
        <w:rPr>
          <w:rFonts w:hint="cs"/>
          <w:rtl/>
        </w:rPr>
        <w:t xml:space="preserve"> ולא</w:t>
      </w:r>
      <w:r w:rsidRPr="006F178A">
        <w:rPr>
          <w:rtl/>
        </w:rPr>
        <w:t xml:space="preserve"> מפורשין</w:t>
      </w:r>
      <w:r w:rsidR="001A7DD4">
        <w:rPr>
          <w:rtl/>
        </w:rPr>
        <w:t>.</w:t>
      </w:r>
    </w:p>
    <w:p w14:paraId="216481EE" w14:textId="5EB0922F" w:rsidR="00FF3740" w:rsidRPr="006F178A" w:rsidRDefault="00FF3740" w:rsidP="0000175F">
      <w:pPr>
        <w:rPr>
          <w:rtl/>
        </w:rPr>
      </w:pPr>
      <w:r w:rsidRPr="0000175F">
        <w:rPr>
          <w:rStyle w:val="a4"/>
          <w:rFonts w:hint="cs"/>
          <w:rtl/>
        </w:rPr>
        <w:t>ל</w:t>
      </w:r>
      <w:r w:rsidRPr="0000175F">
        <w:rPr>
          <w:rStyle w:val="a4"/>
          <w:rtl/>
        </w:rPr>
        <w:t>ר"ל</w:t>
      </w:r>
      <w:r w:rsidR="005E60BF">
        <w:rPr>
          <w:rStyle w:val="afffffe"/>
          <w:rFonts w:hint="cs"/>
          <w:rtl/>
        </w:rPr>
        <w:t>:</w:t>
      </w:r>
      <w:r w:rsidRPr="00AF76D0">
        <w:rPr>
          <w:rStyle w:val="afffffe"/>
          <w:rtl/>
        </w:rPr>
        <w:t xml:space="preserve"> </w:t>
      </w:r>
      <w:r w:rsidRPr="00AF76D0">
        <w:rPr>
          <w:rStyle w:val="afffffe"/>
          <w:rFonts w:hint="cs"/>
          <w:rtl/>
        </w:rPr>
        <w:t>'</w:t>
      </w:r>
      <w:r w:rsidRPr="00AF76D0">
        <w:rPr>
          <w:rStyle w:val="afffffe"/>
          <w:rtl/>
        </w:rPr>
        <w:t>לכל נדריהם ולכל נדבותם</w:t>
      </w:r>
      <w:r w:rsidRPr="00AF76D0">
        <w:rPr>
          <w:rStyle w:val="afffffe"/>
          <w:rFonts w:hint="cs"/>
          <w:rtl/>
        </w:rPr>
        <w:t>'</w:t>
      </w:r>
      <w:r w:rsidRPr="00AF76D0">
        <w:rPr>
          <w:rStyle w:val="afffffe"/>
          <w:rtl/>
        </w:rPr>
        <w:t>,</w:t>
      </w:r>
      <w:r w:rsidRPr="006F178A">
        <w:rPr>
          <w:rtl/>
        </w:rPr>
        <w:t xml:space="preserve"> </w:t>
      </w:r>
      <w:r w:rsidR="0000175F">
        <w:rPr>
          <w:rFonts w:hint="cs"/>
          <w:rtl/>
        </w:rPr>
        <w:t xml:space="preserve">למה רק סתומין ולא מפורשין </w:t>
      </w:r>
      <w:r w:rsidR="00922011">
        <w:rPr>
          <w:rFonts w:hint="cs"/>
          <w:rtl/>
        </w:rPr>
        <w:t>?</w:t>
      </w:r>
    </w:p>
    <w:p w14:paraId="0B6E9264" w14:textId="77777777" w:rsidR="003F62C0" w:rsidRDefault="00FF3740" w:rsidP="00A5184B">
      <w:pPr>
        <w:pStyle w:val="36"/>
        <w:framePr w:wrap="notBeside"/>
        <w:rPr>
          <w:rtl/>
        </w:rPr>
      </w:pPr>
      <w:r w:rsidRPr="003F62C0">
        <w:rPr>
          <w:rtl/>
        </w:rPr>
        <w:t>רבא</w:t>
      </w:r>
    </w:p>
    <w:p w14:paraId="4ACF9DB8" w14:textId="22B4AA5C" w:rsidR="0000175F" w:rsidRDefault="0000175F" w:rsidP="00FF3740">
      <w:pPr>
        <w:rPr>
          <w:rStyle w:val="a4"/>
          <w:rtl/>
        </w:rPr>
      </w:pPr>
      <w:r>
        <w:rPr>
          <w:rFonts w:ascii="FontbitDavid" w:hAnsi="FontbitDavid" w:hint="cs"/>
          <w:rtl/>
        </w:rPr>
        <w:t xml:space="preserve">לא </w:t>
      </w:r>
      <w:r w:rsidR="00FF3740" w:rsidRPr="0000175F">
        <w:rPr>
          <w:rFonts w:ascii="FontbitDavid" w:hAnsi="FontbitDavid"/>
          <w:rtl/>
        </w:rPr>
        <w:t xml:space="preserve">מפורשין </w:t>
      </w:r>
    </w:p>
    <w:p w14:paraId="27D9450E" w14:textId="1A9EF270" w:rsidR="00FF3740" w:rsidRPr="006F178A" w:rsidRDefault="0000175F" w:rsidP="00B0160E">
      <w:pPr>
        <w:rPr>
          <w:rtl/>
        </w:rPr>
      </w:pPr>
      <w:r w:rsidRPr="0000175F">
        <w:rPr>
          <w:rStyle w:val="a4"/>
          <w:rFonts w:hint="cs"/>
          <w:rtl/>
        </w:rPr>
        <w:t>ש</w:t>
      </w:r>
      <w:r w:rsidR="00FF3740" w:rsidRPr="0000175F">
        <w:rPr>
          <w:rStyle w:val="a4"/>
          <w:rtl/>
        </w:rPr>
        <w:t>כבר פסקה ת</w:t>
      </w:r>
      <w:r w:rsidRPr="0000175F">
        <w:rPr>
          <w:rStyle w:val="a4"/>
          <w:rFonts w:hint="cs"/>
          <w:rtl/>
        </w:rPr>
        <w:t xml:space="preserve">דרי''ש: </w:t>
      </w:r>
      <w:r w:rsidR="00FF3740" w:rsidRPr="00AF76D0">
        <w:rPr>
          <w:rStyle w:val="afffffe"/>
          <w:rFonts w:hint="cs"/>
          <w:rtl/>
        </w:rPr>
        <w:t>'</w:t>
      </w:r>
      <w:r w:rsidR="00FF3740" w:rsidRPr="00AF76D0">
        <w:rPr>
          <w:rStyle w:val="afffffe"/>
          <w:rtl/>
        </w:rPr>
        <w:t>רק קדשיך אשר יהיו לך ונדריך</w:t>
      </w:r>
      <w:r w:rsidR="00FF3740" w:rsidRPr="00AF76D0">
        <w:rPr>
          <w:rStyle w:val="afffffe"/>
          <w:rFonts w:hint="cs"/>
          <w:rtl/>
        </w:rPr>
        <w:t>'</w:t>
      </w:r>
      <w:r w:rsidR="00FF3740" w:rsidRPr="00AF76D0">
        <w:rPr>
          <w:rStyle w:val="afffffe"/>
          <w:rtl/>
        </w:rPr>
        <w:t xml:space="preserve"> </w:t>
      </w:r>
      <w:r w:rsidR="00FF3740" w:rsidRPr="0000175F">
        <w:rPr>
          <w:rFonts w:ascii="FontbitDavid" w:hAnsi="FontbitDavid"/>
          <w:rtl/>
        </w:rPr>
        <w:t>בולדי</w:t>
      </w:r>
      <w:r w:rsidR="003F62C0">
        <w:rPr>
          <w:rFonts w:ascii="FontbitDavid" w:hAnsi="FontbitDavid"/>
          <w:rtl/>
        </w:rPr>
        <w:br/>
      </w:r>
      <w:r w:rsidR="00FF3740" w:rsidRPr="008241AC">
        <w:rPr>
          <w:rFonts w:ascii="FontbitDavid" w:hAnsi="FontbitDavid"/>
          <w:spacing w:val="-2"/>
          <w:rtl/>
        </w:rPr>
        <w:t>קדשים ובתמורתם</w:t>
      </w:r>
      <w:r w:rsidRPr="008241AC">
        <w:rPr>
          <w:rFonts w:ascii="FontbitDavid" w:hAnsi="FontbitDavid" w:hint="cs"/>
          <w:spacing w:val="-2"/>
          <w:rtl/>
        </w:rPr>
        <w:t>,</w:t>
      </w:r>
      <w:r w:rsidR="00FF3740" w:rsidRPr="008241AC">
        <w:rPr>
          <w:rFonts w:ascii="FontbitDavid" w:hAnsi="FontbitDavid"/>
          <w:spacing w:val="-2"/>
          <w:rtl/>
        </w:rPr>
        <w:t xml:space="preserve"> </w:t>
      </w:r>
      <w:r w:rsidR="00FF3740" w:rsidRPr="008241AC">
        <w:rPr>
          <w:rFonts w:ascii="FontbitDavid" w:hAnsi="FontbitDavid" w:hint="cs"/>
          <w:spacing w:val="-2"/>
          <w:rtl/>
        </w:rPr>
        <w:t>ו</w:t>
      </w:r>
      <w:r w:rsidR="00FF3740" w:rsidRPr="008241AC">
        <w:rPr>
          <w:rFonts w:ascii="FontbitDavid" w:hAnsi="FontbitDavid"/>
          <w:spacing w:val="-2"/>
          <w:rtl/>
        </w:rPr>
        <w:t>תקנתן</w:t>
      </w:r>
      <w:r w:rsidR="00FF3740" w:rsidRPr="008241AC">
        <w:rPr>
          <w:rFonts w:ascii="FontbitDavid" w:hAnsi="FontbitDavid" w:hint="cs"/>
          <w:spacing w:val="-2"/>
          <w:rtl/>
        </w:rPr>
        <w:t xml:space="preserve"> </w:t>
      </w:r>
      <w:r w:rsidR="00FF3740" w:rsidRPr="008241AC">
        <w:rPr>
          <w:rStyle w:val="afffffe"/>
          <w:rFonts w:hint="cs"/>
          <w:spacing w:val="-2"/>
          <w:rtl/>
        </w:rPr>
        <w:t>'</w:t>
      </w:r>
      <w:r w:rsidR="00FF3740" w:rsidRPr="008241AC">
        <w:rPr>
          <w:rStyle w:val="afffffe"/>
          <w:spacing w:val="-2"/>
          <w:rtl/>
        </w:rPr>
        <w:t>תשא ובאת אל המקום אשר יבחר ה'</w:t>
      </w:r>
      <w:r w:rsidR="001A7DD4" w:rsidRPr="008241AC">
        <w:rPr>
          <w:rFonts w:ascii="FontbitDavid" w:hAnsi="FontbitDavid"/>
          <w:spacing w:val="-2"/>
          <w:rtl/>
        </w:rPr>
        <w:t>.</w:t>
      </w:r>
    </w:p>
    <w:p w14:paraId="2616556D" w14:textId="77777777" w:rsidR="0000175F" w:rsidRPr="008241AC" w:rsidRDefault="00FF3740" w:rsidP="00B0160E">
      <w:pPr>
        <w:rPr>
          <w:rFonts w:ascii="FontbitDavid" w:hAnsi="FontbitDavid"/>
          <w:spacing w:val="-4"/>
          <w:rtl/>
        </w:rPr>
      </w:pPr>
      <w:r w:rsidRPr="008241AC">
        <w:rPr>
          <w:rFonts w:ascii="FontbitDavid" w:hAnsi="FontbitDavid"/>
          <w:spacing w:val="-4"/>
          <w:rtl/>
        </w:rPr>
        <w:t xml:space="preserve">יכול יעלם לבית הבחירה, </w:t>
      </w:r>
      <w:r w:rsidRPr="008241AC">
        <w:rPr>
          <w:rFonts w:ascii="BA Vilna Bold" w:hAnsi="BA Vilna Bold" w:cs="BA Vilna Bold"/>
          <w:spacing w:val="-4"/>
          <w:sz w:val="16"/>
          <w:rtl/>
        </w:rPr>
        <w:t>וימ</w:t>
      </w:r>
      <w:r w:rsidRPr="008241AC">
        <w:rPr>
          <w:rStyle w:val="affffff0"/>
          <w:spacing w:val="-4"/>
          <w:rtl/>
        </w:rPr>
        <w:t>נע</w:t>
      </w:r>
      <w:r w:rsidRPr="008241AC">
        <w:rPr>
          <w:rFonts w:ascii="BA Vilna Bold" w:hAnsi="BA Vilna Bold" w:cs="BA Vilna Bold"/>
          <w:spacing w:val="-4"/>
          <w:sz w:val="16"/>
          <w:rtl/>
        </w:rPr>
        <w:t xml:space="preserve"> מהם</w:t>
      </w:r>
      <w:r w:rsidRPr="008241AC">
        <w:rPr>
          <w:rFonts w:ascii="FontbitDavid" w:hAnsi="FontbitDavid"/>
          <w:spacing w:val="-4"/>
          <w:rtl/>
        </w:rPr>
        <w:t xml:space="preserve"> מים ומזון בשביל שימותו? </w:t>
      </w:r>
    </w:p>
    <w:p w14:paraId="553AE966" w14:textId="147D4D97" w:rsidR="00FF3740" w:rsidRPr="006F178A" w:rsidRDefault="00FF3740" w:rsidP="00B0160E">
      <w:pPr>
        <w:rPr>
          <w:rtl/>
        </w:rPr>
      </w:pPr>
      <w:r w:rsidRPr="0000175F">
        <w:rPr>
          <w:rStyle w:val="a4"/>
          <w:rtl/>
        </w:rPr>
        <w:t xml:space="preserve">ת"ל: </w:t>
      </w:r>
      <w:r w:rsidRPr="004A3A20">
        <w:rPr>
          <w:rStyle w:val="afffffe"/>
          <w:rFonts w:hint="cs"/>
          <w:rtl/>
        </w:rPr>
        <w:t>'</w:t>
      </w:r>
      <w:r w:rsidRPr="004A3A20">
        <w:rPr>
          <w:rStyle w:val="afffffe"/>
          <w:rtl/>
        </w:rPr>
        <w:t xml:space="preserve">ועשית עולותיך הבשר </w:t>
      </w:r>
      <w:r w:rsidRPr="00D454EC">
        <w:rPr>
          <w:rStyle w:val="afffffe"/>
          <w:rtl/>
        </w:rPr>
        <w:t>והדם</w:t>
      </w:r>
      <w:r w:rsidRPr="00D454EC">
        <w:rPr>
          <w:rStyle w:val="afffffe"/>
          <w:rFonts w:hint="cs"/>
          <w:rtl/>
        </w:rPr>
        <w:t>'</w:t>
      </w:r>
      <w:r w:rsidRPr="00D454EC">
        <w:rPr>
          <w:rStyle w:val="afffffe"/>
          <w:rtl/>
        </w:rPr>
        <w:t xml:space="preserve"> </w:t>
      </w:r>
      <w:r w:rsidRPr="005E60BF">
        <w:rPr>
          <w:rtl/>
        </w:rPr>
        <w:t>כדרך שאתה נוהג בעולה נהוג בתמורתה, כדרך שאתה נוהג בשלמים נהוג בולדיהם</w:t>
      </w:r>
      <w:r w:rsidR="001A7DD4">
        <w:rPr>
          <w:rFonts w:ascii="FontbitDavid" w:hAnsi="FontbitDavid"/>
          <w:spacing w:val="-4"/>
          <w:rtl/>
        </w:rPr>
        <w:t>.</w:t>
      </w:r>
    </w:p>
    <w:p w14:paraId="5018DA8D" w14:textId="2A13EE8D" w:rsidR="00FF3740" w:rsidRPr="006F178A" w:rsidRDefault="00FF3740" w:rsidP="00DF5334">
      <w:pPr>
        <w:rPr>
          <w:rtl/>
        </w:rPr>
      </w:pPr>
      <w:r w:rsidRPr="006F178A">
        <w:rPr>
          <w:rtl/>
        </w:rPr>
        <w:t xml:space="preserve">יכול אף ולד חטאת ותמורת אשם כן? </w:t>
      </w:r>
      <w:r w:rsidRPr="0000175F">
        <w:rPr>
          <w:rStyle w:val="a4"/>
          <w:rtl/>
        </w:rPr>
        <w:t xml:space="preserve">ת"ל: </w:t>
      </w:r>
      <w:r w:rsidRPr="004B6AE5">
        <w:rPr>
          <w:rStyle w:val="affffff0"/>
          <w:rFonts w:hint="cs"/>
          <w:rtl/>
        </w:rPr>
        <w:t>'</w:t>
      </w:r>
      <w:r w:rsidRPr="004B6AE5">
        <w:rPr>
          <w:rStyle w:val="affffff0"/>
          <w:rtl/>
        </w:rPr>
        <w:t>רק</w:t>
      </w:r>
      <w:r w:rsidRPr="004B6AE5">
        <w:rPr>
          <w:rStyle w:val="affffff0"/>
          <w:rFonts w:hint="cs"/>
          <w:rtl/>
        </w:rPr>
        <w:t>'</w:t>
      </w:r>
      <w:r w:rsidRPr="004B6AE5">
        <w:rPr>
          <w:rStyle w:val="affffff0"/>
          <w:rtl/>
        </w:rPr>
        <w:t>,</w:t>
      </w:r>
    </w:p>
    <w:p w14:paraId="64852DA9" w14:textId="29CF88D2" w:rsidR="00FF3740" w:rsidRDefault="00FF3740" w:rsidP="00DF5334">
      <w:pPr>
        <w:rPr>
          <w:rtl/>
        </w:rPr>
      </w:pPr>
      <w:r w:rsidRPr="003F62C0">
        <w:rPr>
          <w:rStyle w:val="a4"/>
          <w:rtl/>
        </w:rPr>
        <w:t>ר"</w:t>
      </w:r>
      <w:r w:rsidR="003C6467">
        <w:rPr>
          <w:rStyle w:val="a4"/>
          <w:rFonts w:hint="cs"/>
          <w:rtl/>
        </w:rPr>
        <w:t>ע</w:t>
      </w:r>
      <w:r w:rsidRPr="003F62C0">
        <w:rPr>
          <w:rStyle w:val="a4"/>
          <w:rtl/>
        </w:rPr>
        <w:t>:</w:t>
      </w:r>
      <w:r w:rsidR="003F62C0">
        <w:rPr>
          <w:rStyle w:val="a4"/>
          <w:rFonts w:hint="cs"/>
          <w:rtl/>
        </w:rPr>
        <w:t xml:space="preserve"> </w:t>
      </w:r>
      <w:r w:rsidR="003F62C0" w:rsidRPr="003F62C0">
        <w:rPr>
          <w:rFonts w:hint="cs"/>
          <w:rtl/>
        </w:rPr>
        <w:t>א''צ:</w:t>
      </w:r>
      <w:r w:rsidRPr="003F62C0">
        <w:rPr>
          <w:rStyle w:val="a4"/>
          <w:rtl/>
        </w:rPr>
        <w:t xml:space="preserve"> </w:t>
      </w:r>
      <w:r w:rsidRPr="00AF76D0">
        <w:rPr>
          <w:rStyle w:val="afffffe"/>
          <w:rFonts w:hint="cs"/>
          <w:rtl/>
        </w:rPr>
        <w:t>'</w:t>
      </w:r>
      <w:r w:rsidRPr="00AF76D0">
        <w:rPr>
          <w:rStyle w:val="afffffe"/>
          <w:rtl/>
        </w:rPr>
        <w:t>אשם הוא</w:t>
      </w:r>
      <w:r w:rsidRPr="00AF76D0">
        <w:rPr>
          <w:rStyle w:val="afffffe"/>
          <w:rFonts w:hint="cs"/>
          <w:rtl/>
        </w:rPr>
        <w:t>'</w:t>
      </w:r>
      <w:r w:rsidRPr="00AF76D0">
        <w:rPr>
          <w:rStyle w:val="afffffe"/>
          <w:rtl/>
        </w:rPr>
        <w:t>,</w:t>
      </w:r>
      <w:r w:rsidRPr="006F178A">
        <w:rPr>
          <w:rtl/>
        </w:rPr>
        <w:t xml:space="preserve"> בהוייתו יהא.</w:t>
      </w:r>
    </w:p>
    <w:p w14:paraId="5C355EFC" w14:textId="0A89916B" w:rsidR="00C1619D" w:rsidRDefault="00FF3740" w:rsidP="00BA44EB">
      <w:pPr>
        <w:pStyle w:val="a7"/>
        <w:rPr>
          <w:rtl/>
        </w:rPr>
      </w:pPr>
      <w:r w:rsidRPr="003F62C0">
        <w:rPr>
          <w:rStyle w:val="a4"/>
          <w:rtl/>
        </w:rPr>
        <w:t xml:space="preserve">תני: </w:t>
      </w:r>
      <w:r w:rsidR="00E273BB" w:rsidRPr="006054CA">
        <w:rPr>
          <w:rStyle w:val="afffffe"/>
          <w:rFonts w:hint="cs"/>
          <w:rtl/>
        </w:rPr>
        <w:t>ועשית עולתיך</w:t>
      </w:r>
      <w:r w:rsidR="00E273BB">
        <w:rPr>
          <w:rStyle w:val="a4"/>
          <w:rFonts w:hint="cs"/>
          <w:rtl/>
        </w:rPr>
        <w:t xml:space="preserve"> </w:t>
      </w:r>
      <w:r w:rsidR="00E273BB">
        <w:rPr>
          <w:rFonts w:hint="cs"/>
          <w:rtl/>
        </w:rPr>
        <w:t>שלא</w:t>
      </w:r>
      <w:r w:rsidRPr="006F178A">
        <w:rPr>
          <w:rtl/>
        </w:rPr>
        <w:t xml:space="preserve"> יעלם לבית הבחירה, וימנעם מים ומזון </w:t>
      </w:r>
    </w:p>
    <w:p w14:paraId="75CD0D8F" w14:textId="24D4AC5B" w:rsidR="00FF3740" w:rsidRPr="008241AC" w:rsidRDefault="00CC147B" w:rsidP="006054CA">
      <w:pPr>
        <w:rPr>
          <w:spacing w:val="-4"/>
          <w:rtl/>
        </w:rPr>
      </w:pPr>
      <w:r w:rsidRPr="008241AC">
        <w:rPr>
          <w:rStyle w:val="a6"/>
          <w:rFonts w:hint="cs"/>
          <w:spacing w:val="-4"/>
          <w:rtl/>
        </w:rPr>
        <w:t xml:space="preserve">אי לאו קרא הו''א </w:t>
      </w:r>
      <w:r w:rsidR="00FF3740" w:rsidRPr="008241AC">
        <w:rPr>
          <w:rStyle w:val="a6"/>
          <w:spacing w:val="-4"/>
          <w:rtl/>
        </w:rPr>
        <w:t xml:space="preserve">ולד חטאת בכל מקום, וולדי קדשים בבית הבחירה, קמ"ל </w:t>
      </w:r>
      <w:r w:rsidR="008862C7" w:rsidRPr="008241AC">
        <w:rPr>
          <w:rStyle w:val="a6"/>
          <w:rFonts w:hint="cs"/>
          <w:spacing w:val="-4"/>
          <w:rtl/>
        </w:rPr>
        <w:t>ש</w:t>
      </w:r>
      <w:r w:rsidR="00FF3740" w:rsidRPr="008241AC">
        <w:rPr>
          <w:rStyle w:val="a6"/>
          <w:spacing w:val="-4"/>
          <w:rtl/>
        </w:rPr>
        <w:t>לא.</w:t>
      </w:r>
    </w:p>
    <w:p w14:paraId="568E1E89" w14:textId="77777777" w:rsidR="00FF3740" w:rsidRPr="006F178A" w:rsidRDefault="00FF3740" w:rsidP="00516202">
      <w:pPr>
        <w:pStyle w:val="affff5"/>
        <w:framePr w:wrap="around"/>
        <w:rPr>
          <w:rtl/>
        </w:rPr>
      </w:pPr>
      <w:r w:rsidRPr="006F178A">
        <w:rPr>
          <w:rFonts w:hint="cs"/>
          <w:rtl/>
        </w:rPr>
        <w:t>כה:</w:t>
      </w:r>
    </w:p>
    <w:p w14:paraId="253643B7" w14:textId="1889A7DB" w:rsidR="00FF3740" w:rsidRPr="006F178A" w:rsidRDefault="00FF3740" w:rsidP="00BA44EB">
      <w:pPr>
        <w:pStyle w:val="a7"/>
        <w:rPr>
          <w:rtl/>
        </w:rPr>
      </w:pPr>
      <w:r w:rsidRPr="00C1619D">
        <w:rPr>
          <w:rStyle w:val="a4"/>
          <w:rtl/>
        </w:rPr>
        <w:t xml:space="preserve">תני: </w:t>
      </w:r>
      <w:r w:rsidRPr="006F178A">
        <w:rPr>
          <w:rtl/>
        </w:rPr>
        <w:t xml:space="preserve">יכול אף ולד חטאת ותמורת אשם כן? </w:t>
      </w:r>
      <w:r w:rsidRPr="00C1619D">
        <w:rPr>
          <w:rStyle w:val="a4"/>
          <w:rtl/>
        </w:rPr>
        <w:t>ת"ל:</w:t>
      </w:r>
      <w:r w:rsidRPr="006F178A">
        <w:rPr>
          <w:rtl/>
        </w:rPr>
        <w:t xml:space="preserve"> רק.</w:t>
      </w:r>
    </w:p>
    <w:p w14:paraId="5F6477AB" w14:textId="2DA0DFC5" w:rsidR="00CC147B" w:rsidRDefault="00FF3740" w:rsidP="00FF3740">
      <w:pPr>
        <w:rPr>
          <w:rtl/>
        </w:rPr>
      </w:pPr>
      <w:r w:rsidRPr="006F178A">
        <w:rPr>
          <w:rFonts w:hint="cs"/>
          <w:rtl/>
        </w:rPr>
        <w:lastRenderedPageBreak/>
        <w:t xml:space="preserve">לא מצד </w:t>
      </w:r>
      <w:r w:rsidRPr="009365FF">
        <w:rPr>
          <w:rStyle w:val="a4"/>
          <w:rFonts w:hint="cs"/>
          <w:rtl/>
        </w:rPr>
        <w:t>ד</w:t>
      </w:r>
      <w:r w:rsidRPr="009365FF">
        <w:rPr>
          <w:rStyle w:val="a4"/>
          <w:rtl/>
        </w:rPr>
        <w:t>הילכתא גמירי לה:</w:t>
      </w:r>
      <w:r w:rsidRPr="006F178A">
        <w:rPr>
          <w:rtl/>
        </w:rPr>
        <w:t xml:space="preserve"> </w:t>
      </w:r>
      <w:r w:rsidRPr="006F178A">
        <w:rPr>
          <w:rFonts w:hint="cs"/>
          <w:rtl/>
        </w:rPr>
        <w:t>ד</w:t>
      </w:r>
      <w:r w:rsidRPr="006F178A">
        <w:rPr>
          <w:rtl/>
        </w:rPr>
        <w:t>ולד חטאת למיתה!</w:t>
      </w:r>
      <w:r w:rsidR="009365FF">
        <w:rPr>
          <w:rFonts w:hint="cs"/>
          <w:rtl/>
        </w:rPr>
        <w:t xml:space="preserve"> </w:t>
      </w:r>
      <w:r w:rsidR="009365FF" w:rsidRPr="002B6551">
        <w:rPr>
          <w:rStyle w:val="a4"/>
          <w:rFonts w:hint="cs"/>
          <w:rtl/>
        </w:rPr>
        <w:t>וקרא</w:t>
      </w:r>
      <w:r w:rsidR="009365FF">
        <w:rPr>
          <w:rFonts w:hint="cs"/>
          <w:rtl/>
        </w:rPr>
        <w:t xml:space="preserve"> לאשם</w:t>
      </w:r>
      <w:r w:rsidR="002B6551">
        <w:rPr>
          <w:rFonts w:hint="cs"/>
          <w:rtl/>
        </w:rPr>
        <w:t>.</w:t>
      </w:r>
      <w:r w:rsidRPr="006F178A">
        <w:rPr>
          <w:rtl/>
        </w:rPr>
        <w:t xml:space="preserve"> </w:t>
      </w:r>
    </w:p>
    <w:p w14:paraId="2DD08412" w14:textId="6A38199F" w:rsidR="00FF3740" w:rsidRPr="008241AC" w:rsidRDefault="009365FF" w:rsidP="00FF3740">
      <w:pPr>
        <w:rPr>
          <w:spacing w:val="-4"/>
          <w:rtl/>
        </w:rPr>
      </w:pPr>
      <w:r w:rsidRPr="008241AC">
        <w:rPr>
          <w:rFonts w:hint="cs"/>
          <w:spacing w:val="-4"/>
          <w:rtl/>
        </w:rPr>
        <w:t xml:space="preserve">דגם </w:t>
      </w:r>
      <w:r w:rsidR="00FF3740" w:rsidRPr="008241AC">
        <w:rPr>
          <w:spacing w:val="-4"/>
          <w:rtl/>
        </w:rPr>
        <w:t xml:space="preserve">אשם </w:t>
      </w:r>
      <w:r w:rsidR="00FF3740" w:rsidRPr="008241AC">
        <w:rPr>
          <w:rStyle w:val="a4"/>
          <w:spacing w:val="-4"/>
          <w:rtl/>
        </w:rPr>
        <w:t>הילכתא גמירי לה:</w:t>
      </w:r>
      <w:r w:rsidR="00FF3740" w:rsidRPr="008241AC">
        <w:rPr>
          <w:spacing w:val="-4"/>
          <w:rtl/>
        </w:rPr>
        <w:t xml:space="preserve"> כל שאילו בחטאת מתה באשם רועה! </w:t>
      </w:r>
    </w:p>
    <w:p w14:paraId="6F978CE8" w14:textId="77777777" w:rsidR="00C548B8" w:rsidRDefault="00FF3740" w:rsidP="00A5184B">
      <w:pPr>
        <w:pStyle w:val="36"/>
        <w:framePr w:wrap="notBeside"/>
        <w:rPr>
          <w:rtl/>
        </w:rPr>
      </w:pPr>
      <w:r w:rsidRPr="00C548B8">
        <w:rPr>
          <w:rtl/>
        </w:rPr>
        <w:t>אלא</w:t>
      </w:r>
    </w:p>
    <w:p w14:paraId="3367700B" w14:textId="40BBA822" w:rsidR="00FF3740" w:rsidRPr="006F178A" w:rsidRDefault="00FF3740" w:rsidP="00FF3740">
      <w:pPr>
        <w:rPr>
          <w:rtl/>
        </w:rPr>
      </w:pPr>
      <w:r w:rsidRPr="00C548B8">
        <w:rPr>
          <w:rtl/>
        </w:rPr>
        <w:t xml:space="preserve"> </w:t>
      </w:r>
      <w:r w:rsidR="00DF5334">
        <w:rPr>
          <w:rFonts w:ascii="FontbitDavid" w:hAnsi="FontbitDavid" w:hint="cs"/>
          <w:rtl/>
        </w:rPr>
        <w:t>ד</w:t>
      </w:r>
      <w:r w:rsidRPr="009365FF">
        <w:rPr>
          <w:rFonts w:ascii="FontbitDavid" w:hAnsi="FontbitDavid"/>
          <w:rtl/>
        </w:rPr>
        <w:t>קמ"ל קרא, דאי מקריב</w:t>
      </w:r>
      <w:r w:rsidR="002B6551">
        <w:rPr>
          <w:rFonts w:ascii="FontbitDavid" w:hAnsi="FontbitDavid" w:hint="cs"/>
          <w:rtl/>
        </w:rPr>
        <w:t>ה עובר בעשה</w:t>
      </w:r>
      <w:r w:rsidR="00C7343B">
        <w:rPr>
          <w:rFonts w:ascii="FontbitDavid" w:hAnsi="FontbitDavid" w:hint="cs"/>
          <w:rtl/>
        </w:rPr>
        <w:t>.</w:t>
      </w:r>
      <w:r w:rsidR="002B6551">
        <w:rPr>
          <w:rFonts w:ascii="FontbitDavid" w:hAnsi="FontbitDavid" w:hint="cs"/>
          <w:rtl/>
        </w:rPr>
        <w:t xml:space="preserve"> </w:t>
      </w:r>
    </w:p>
    <w:p w14:paraId="6148C9DE" w14:textId="02BFA409" w:rsidR="00FF3740" w:rsidRPr="006F178A" w:rsidRDefault="00FF3740" w:rsidP="00BA44EB">
      <w:pPr>
        <w:pStyle w:val="a7"/>
        <w:rPr>
          <w:rtl/>
        </w:rPr>
      </w:pPr>
      <w:r w:rsidRPr="006F178A">
        <w:rPr>
          <w:rtl/>
        </w:rPr>
        <w:t>ר"ע</w:t>
      </w:r>
      <w:r w:rsidR="009516D1">
        <w:rPr>
          <w:rFonts w:hint="cs"/>
          <w:rtl/>
        </w:rPr>
        <w:t>:</w:t>
      </w:r>
      <w:r w:rsidRPr="006F178A">
        <w:rPr>
          <w:rtl/>
        </w:rPr>
        <w:t xml:space="preserve"> אינו צריך, הרי אומר</w:t>
      </w:r>
      <w:r w:rsidRPr="004B6AE5">
        <w:rPr>
          <w:rtl/>
        </w:rPr>
        <w:t xml:space="preserve">: </w:t>
      </w:r>
      <w:r w:rsidRPr="004B6AE5">
        <w:rPr>
          <w:rStyle w:val="affffff0"/>
          <w:rtl/>
        </w:rPr>
        <w:t>אשם הוא</w:t>
      </w:r>
      <w:r w:rsidRPr="004B6AE5">
        <w:rPr>
          <w:rtl/>
        </w:rPr>
        <w:t xml:space="preserve"> בהוייתו</w:t>
      </w:r>
      <w:r w:rsidRPr="006F178A">
        <w:rPr>
          <w:rtl/>
        </w:rPr>
        <w:t xml:space="preserve"> יהא.</w:t>
      </w:r>
    </w:p>
    <w:p w14:paraId="2BF0E37A" w14:textId="77777777" w:rsidR="001E646A" w:rsidRDefault="00FF3740" w:rsidP="00FF3740">
      <w:pPr>
        <w:rPr>
          <w:rStyle w:val="a4"/>
          <w:rtl/>
        </w:rPr>
      </w:pPr>
      <w:r w:rsidRPr="006F178A">
        <w:rPr>
          <w:rtl/>
        </w:rPr>
        <w:t>גמרא גמירין לה: כל שבחטאת מתה באשם רועה! ה"</w:t>
      </w:r>
      <w:r w:rsidRPr="006F178A">
        <w:rPr>
          <w:rFonts w:hint="cs"/>
          <w:rtl/>
        </w:rPr>
        <w:t>נ</w:t>
      </w:r>
      <w:r w:rsidRPr="006F178A">
        <w:rPr>
          <w:rtl/>
        </w:rPr>
        <w:t xml:space="preserve">, </w:t>
      </w:r>
    </w:p>
    <w:p w14:paraId="5D4D293E" w14:textId="77777777" w:rsidR="00DF5334" w:rsidRDefault="001E646A" w:rsidP="00A5184B">
      <w:pPr>
        <w:pStyle w:val="36"/>
        <w:framePr w:wrap="notBeside"/>
        <w:rPr>
          <w:rtl/>
        </w:rPr>
      </w:pPr>
      <w:r w:rsidRPr="00DF5334">
        <w:rPr>
          <w:rFonts w:hint="cs"/>
          <w:rtl/>
        </w:rPr>
        <w:t>כ</w:t>
      </w:r>
      <w:r w:rsidR="00FF3740" w:rsidRPr="00DF5334">
        <w:rPr>
          <w:rFonts w:hint="cs"/>
          <w:rtl/>
        </w:rPr>
        <w:t>רב</w:t>
      </w:r>
      <w:r w:rsidR="00FF3740" w:rsidRPr="00DF5334">
        <w:rPr>
          <w:rtl/>
        </w:rPr>
        <w:t xml:space="preserve">: </w:t>
      </w:r>
    </w:p>
    <w:p w14:paraId="6C23BE72" w14:textId="541C509B" w:rsidR="00FF3740" w:rsidRPr="006D2B0B" w:rsidRDefault="00FF3740" w:rsidP="006D2B0B">
      <w:pPr>
        <w:rPr>
          <w:rtl/>
        </w:rPr>
      </w:pPr>
      <w:r w:rsidRPr="006F178A">
        <w:rPr>
          <w:rtl/>
        </w:rPr>
        <w:t xml:space="preserve">אשם </w:t>
      </w:r>
      <w:r w:rsidRPr="00766B62">
        <w:rPr>
          <w:rFonts w:cs="BA Vilna Bold"/>
          <w:rtl/>
        </w:rPr>
        <w:t>שניתק</w:t>
      </w:r>
      <w:r w:rsidRPr="006F178A">
        <w:rPr>
          <w:rtl/>
        </w:rPr>
        <w:t xml:space="preserve"> לרעייה ושחטו לשם עולה כשר, הא לא ניתק לא, </w:t>
      </w:r>
      <w:r w:rsidRPr="003215F9">
        <w:rPr>
          <w:rStyle w:val="afffffe"/>
          <w:rtl/>
        </w:rPr>
        <w:t>ד</w:t>
      </w:r>
      <w:r w:rsidRPr="003215F9">
        <w:rPr>
          <w:rStyle w:val="afffffe"/>
          <w:rFonts w:hint="cs"/>
          <w:rtl/>
        </w:rPr>
        <w:t>'</w:t>
      </w:r>
      <w:r w:rsidRPr="003215F9">
        <w:rPr>
          <w:rStyle w:val="afffffe"/>
          <w:rtl/>
        </w:rPr>
        <w:t>הוא</w:t>
      </w:r>
      <w:r w:rsidRPr="003215F9">
        <w:rPr>
          <w:rStyle w:val="afffffe"/>
          <w:rFonts w:hint="cs"/>
          <w:rtl/>
        </w:rPr>
        <w:t>'</w:t>
      </w:r>
      <w:r w:rsidRPr="003215F9">
        <w:rPr>
          <w:rStyle w:val="afffffe"/>
          <w:rtl/>
        </w:rPr>
        <w:t>,</w:t>
      </w:r>
      <w:r w:rsidRPr="006F178A">
        <w:rPr>
          <w:rtl/>
        </w:rPr>
        <w:t xml:space="preserve"> בהוייתו יהא.</w:t>
      </w:r>
    </w:p>
    <w:p w14:paraId="324E1134" w14:textId="77777777" w:rsidR="00FF3740" w:rsidRPr="006F178A" w:rsidRDefault="00FF3740" w:rsidP="00516202">
      <w:pPr>
        <w:pStyle w:val="affff5"/>
        <w:framePr w:wrap="around"/>
        <w:rPr>
          <w:rFonts w:cs="FontbitDavid"/>
          <w:rtl/>
        </w:rPr>
      </w:pPr>
      <w:r w:rsidRPr="006F178A">
        <w:rPr>
          <w:rFonts w:hint="cs"/>
          <w:rtl/>
        </w:rPr>
        <w:t>כו</w:t>
      </w:r>
      <w:r w:rsidRPr="006F178A">
        <w:rPr>
          <w:rFonts w:cs="FontbitDavid" w:hint="cs"/>
          <w:rtl/>
        </w:rPr>
        <w:t>.</w:t>
      </w:r>
    </w:p>
    <w:p w14:paraId="77F6C00B" w14:textId="6C86A2CE" w:rsidR="00FF3740" w:rsidRPr="006F178A" w:rsidRDefault="00B94101" w:rsidP="00BA44EB">
      <w:pPr>
        <w:pStyle w:val="a7"/>
        <w:rPr>
          <w:rtl/>
        </w:rPr>
      </w:pPr>
      <w:r>
        <w:rPr>
          <w:rFonts w:hint="cs"/>
          <w:rtl/>
        </w:rPr>
        <w:t>רי''ו</w:t>
      </w:r>
      <w:r w:rsidR="00FF3740" w:rsidRPr="006F178A">
        <w:rPr>
          <w:rtl/>
        </w:rPr>
        <w:t>: הלכה היא בנזיר.</w:t>
      </w:r>
      <w:r>
        <w:rPr>
          <w:rFonts w:hint="cs"/>
          <w:rtl/>
        </w:rPr>
        <w:t xml:space="preserve"> </w:t>
      </w:r>
      <w:r w:rsidRPr="001579EC">
        <w:rPr>
          <w:rFonts w:ascii="FrankRuehl" w:hAnsi="FrankRuehl" w:cs="FrankRuehl"/>
          <w:sz w:val="14"/>
          <w:szCs w:val="14"/>
          <w:rtl/>
        </w:rPr>
        <w:t xml:space="preserve">שמעות </w:t>
      </w:r>
      <w:r w:rsidRPr="00942C70">
        <w:rPr>
          <w:rStyle w:val="affffff1"/>
          <w:rFonts w:hint="cs"/>
          <w:rtl/>
        </w:rPr>
        <w:t>סתומ</w:t>
      </w:r>
      <w:r w:rsidRPr="001579EC">
        <w:rPr>
          <w:rFonts w:ascii="FrankRuehl" w:hAnsi="FrankRuehl" w:cs="FrankRuehl"/>
          <w:sz w:val="14"/>
          <w:szCs w:val="14"/>
          <w:rtl/>
        </w:rPr>
        <w:t>ין יפלו לנדבה</w:t>
      </w:r>
    </w:p>
    <w:p w14:paraId="0D434C51" w14:textId="77777777" w:rsidR="00FD4D44" w:rsidRDefault="00FF3740" w:rsidP="00A5184B">
      <w:pPr>
        <w:pStyle w:val="36"/>
        <w:framePr w:wrap="notBeside"/>
        <w:rPr>
          <w:rStyle w:val="a4"/>
          <w:rtl/>
        </w:rPr>
      </w:pPr>
      <w:r w:rsidRPr="00FD4D44">
        <w:rPr>
          <w:rtl/>
        </w:rPr>
        <w:t xml:space="preserve">ותו ליכא? </w:t>
      </w:r>
    </w:p>
    <w:p w14:paraId="74E40E54" w14:textId="741FF24E" w:rsidR="000E490D" w:rsidRDefault="00FF3740" w:rsidP="00FF3740">
      <w:pPr>
        <w:rPr>
          <w:rtl/>
        </w:rPr>
      </w:pPr>
      <w:r w:rsidRPr="00B73224">
        <w:rPr>
          <w:rStyle w:val="a4"/>
          <w:rtl/>
        </w:rPr>
        <w:t xml:space="preserve">והתניא: </w:t>
      </w:r>
      <w:r w:rsidRPr="006F178A">
        <w:rPr>
          <w:rtl/>
        </w:rPr>
        <w:t>ושאר חייבי קינין שבתורה שהפרישו מעות לקיניהם, רצה להביא בהן חטאת בהמה</w:t>
      </w:r>
      <w:r w:rsidR="00960C1F">
        <w:rPr>
          <w:rFonts w:hint="cs"/>
          <w:rtl/>
        </w:rPr>
        <w:t xml:space="preserve"> או</w:t>
      </w:r>
      <w:r w:rsidRPr="006F178A">
        <w:rPr>
          <w:rtl/>
        </w:rPr>
        <w:t xml:space="preserve"> עולת בהמה - יביא, מת והיו לו מעות </w:t>
      </w:r>
      <w:r w:rsidRPr="00B73224">
        <w:rPr>
          <w:rtl/>
        </w:rPr>
        <w:t>סתומין - יפלו לנדבה!</w:t>
      </w:r>
      <w:r w:rsidRPr="006F178A">
        <w:rPr>
          <w:rtl/>
        </w:rPr>
        <w:t xml:space="preserve"> </w:t>
      </w:r>
    </w:p>
    <w:p w14:paraId="429ABA95" w14:textId="4F37EF9F" w:rsidR="00FD4D44" w:rsidRDefault="00FD4D44" w:rsidP="00A5184B">
      <w:pPr>
        <w:pStyle w:val="36"/>
        <w:framePr w:wrap="notBeside"/>
        <w:rPr>
          <w:rStyle w:val="a4"/>
          <w:rtl/>
        </w:rPr>
      </w:pPr>
      <w:r w:rsidRPr="00FD4D44">
        <w:rPr>
          <w:rFonts w:hint="cs"/>
          <w:rtl/>
        </w:rPr>
        <w:t>ו</w:t>
      </w:r>
      <w:r w:rsidR="006D114C">
        <w:rPr>
          <w:rFonts w:hint="cs"/>
          <w:rtl/>
        </w:rPr>
        <w:t>מתרצי'</w:t>
      </w:r>
    </w:p>
    <w:p w14:paraId="50326320" w14:textId="6CB08A4F" w:rsidR="00FF3740" w:rsidRPr="006F178A" w:rsidRDefault="00FF3740" w:rsidP="00FD4D44">
      <w:pPr>
        <w:rPr>
          <w:rtl/>
        </w:rPr>
      </w:pPr>
      <w:r w:rsidRPr="000E490D">
        <w:rPr>
          <w:rStyle w:val="a4"/>
          <w:rtl/>
        </w:rPr>
        <w:t>תנא</w:t>
      </w:r>
      <w:r w:rsidRPr="006F178A">
        <w:rPr>
          <w:rtl/>
        </w:rPr>
        <w:t xml:space="preserve"> נזיר וחייבי קינין דדמו ליה.</w:t>
      </w:r>
    </w:p>
    <w:p w14:paraId="3811A9A7" w14:textId="793EEC4D" w:rsidR="00FF3740" w:rsidRPr="00A21E8F" w:rsidRDefault="00FF3740" w:rsidP="00FF3740">
      <w:pPr>
        <w:rPr>
          <w:rtl/>
        </w:rPr>
      </w:pPr>
      <w:r w:rsidRPr="00C7343B">
        <w:rPr>
          <w:rStyle w:val="a4"/>
          <w:rtl/>
        </w:rPr>
        <w:t xml:space="preserve">ולאפוקי מדתניא: </w:t>
      </w:r>
      <w:r w:rsidR="00AE6538">
        <w:rPr>
          <w:rFonts w:hint="cs"/>
          <w:rtl/>
        </w:rPr>
        <w:t>ה</w:t>
      </w:r>
      <w:r w:rsidRPr="006F178A">
        <w:rPr>
          <w:rtl/>
        </w:rPr>
        <w:t xml:space="preserve">מחוייב חטאת </w:t>
      </w:r>
      <w:r w:rsidR="00AE6538">
        <w:rPr>
          <w:rFonts w:hint="cs"/>
          <w:rtl/>
        </w:rPr>
        <w:t>ש</w:t>
      </w:r>
      <w:r w:rsidRPr="006F178A">
        <w:rPr>
          <w:rtl/>
        </w:rPr>
        <w:t xml:space="preserve">אמר הרי עלי עולה, והפריש מעות ואמר הרי אלו לחובתי, </w:t>
      </w:r>
      <w:r w:rsidR="00643AE0">
        <w:rPr>
          <w:rFonts w:hint="cs"/>
          <w:rtl/>
        </w:rPr>
        <w:t>בכולן לא יביא חטאת ועולה</w:t>
      </w:r>
      <w:r w:rsidRPr="00A21E8F">
        <w:rPr>
          <w:rtl/>
        </w:rPr>
        <w:t xml:space="preserve">, מת והיו לו מעות סתומים - </w:t>
      </w:r>
      <w:r w:rsidRPr="00766B62">
        <w:rPr>
          <w:rFonts w:cs="BA Vilna Bold"/>
          <w:rtl/>
        </w:rPr>
        <w:t>ילכו לים המלח</w:t>
      </w:r>
      <w:r w:rsidRPr="00A21E8F">
        <w:rPr>
          <w:rtl/>
        </w:rPr>
        <w:t>.</w:t>
      </w:r>
    </w:p>
    <w:p w14:paraId="09D8B50B" w14:textId="57214073" w:rsidR="00E77496" w:rsidRDefault="007B4D06" w:rsidP="00BA44EB">
      <w:pPr>
        <w:pStyle w:val="a7"/>
        <w:rPr>
          <w:rtl/>
        </w:rPr>
      </w:pPr>
      <w:r>
        <w:rPr>
          <w:rStyle w:val="a4"/>
          <w:rFonts w:hint="cs"/>
          <w:rtl/>
        </w:rPr>
        <w:t>ר''א</w:t>
      </w:r>
      <w:r w:rsidR="00FF3740" w:rsidRPr="00A21E8F">
        <w:rPr>
          <w:rStyle w:val="a4"/>
          <w:rtl/>
        </w:rPr>
        <w:t xml:space="preserve">: </w:t>
      </w:r>
      <w:r w:rsidR="00FF3740" w:rsidRPr="000E490D">
        <w:rPr>
          <w:rtl/>
        </w:rPr>
        <w:t xml:space="preserve">הא דאמרת מפורשין לא, </w:t>
      </w:r>
      <w:r w:rsidR="00CF0526" w:rsidRPr="00CF0526">
        <w:rPr>
          <w:rStyle w:val="affffff1"/>
          <w:rFonts w:hint="cs"/>
          <w:rtl/>
        </w:rPr>
        <w:t>שלא יפלו לנדבה</w:t>
      </w:r>
    </w:p>
    <w:p w14:paraId="580DC74D" w14:textId="77777777" w:rsidR="001C01EF" w:rsidRDefault="00FF3740" w:rsidP="00A5184B">
      <w:pPr>
        <w:pStyle w:val="36"/>
        <w:framePr w:wrap="notBeside"/>
        <w:rPr>
          <w:rtl/>
        </w:rPr>
      </w:pPr>
      <w:r w:rsidRPr="001C01EF">
        <w:rPr>
          <w:rtl/>
        </w:rPr>
        <w:t xml:space="preserve">לא </w:t>
      </w:r>
      <w:r w:rsidR="00CF0526" w:rsidRPr="001C01EF">
        <w:rPr>
          <w:rFonts w:hint="cs"/>
          <w:rtl/>
        </w:rPr>
        <w:t>רק</w:t>
      </w:r>
      <w:r w:rsidR="00E40E2E" w:rsidRPr="001C01EF">
        <w:rPr>
          <w:rFonts w:hint="cs"/>
          <w:rtl/>
        </w:rPr>
        <w:t>:</w:t>
      </w:r>
      <w:r w:rsidRPr="001C01EF">
        <w:rPr>
          <w:rtl/>
        </w:rPr>
        <w:t xml:space="preserve"> </w:t>
      </w:r>
    </w:p>
    <w:p w14:paraId="18A63C25" w14:textId="19EDEF9B" w:rsidR="00FF3740" w:rsidRPr="000E490D" w:rsidRDefault="00CF0526" w:rsidP="00FF3740">
      <w:pPr>
        <w:rPr>
          <w:rtl/>
        </w:rPr>
      </w:pPr>
      <w:r>
        <w:rPr>
          <w:rFonts w:hint="cs"/>
          <w:rtl/>
        </w:rPr>
        <w:t>ש</w:t>
      </w:r>
      <w:r w:rsidR="00FF3740" w:rsidRPr="000E490D">
        <w:rPr>
          <w:rtl/>
        </w:rPr>
        <w:t xml:space="preserve">אמר אלו לחטאתי ואלו לעולתי ואלו לשלמי, </w:t>
      </w:r>
    </w:p>
    <w:p w14:paraId="7A2F7AC4" w14:textId="77777777" w:rsidR="00FD4D44" w:rsidRDefault="00E40E2E" w:rsidP="00A5184B">
      <w:pPr>
        <w:pStyle w:val="36"/>
        <w:framePr w:wrap="notBeside"/>
        <w:rPr>
          <w:rtl/>
        </w:rPr>
      </w:pPr>
      <w:r w:rsidRPr="00FD4D44">
        <w:rPr>
          <w:rFonts w:hint="cs"/>
          <w:rtl/>
        </w:rPr>
        <w:t xml:space="preserve">  </w:t>
      </w:r>
      <w:r w:rsidR="00FF3740" w:rsidRPr="00FD4D44">
        <w:rPr>
          <w:rtl/>
        </w:rPr>
        <w:t>אלא</w:t>
      </w:r>
      <w:r w:rsidRPr="00FD4D44">
        <w:rPr>
          <w:rFonts w:hint="cs"/>
          <w:rtl/>
        </w:rPr>
        <w:t>:</w:t>
      </w:r>
      <w:r w:rsidR="00FF3740" w:rsidRPr="00FD4D44">
        <w:rPr>
          <w:rtl/>
        </w:rPr>
        <w:t xml:space="preserve"> </w:t>
      </w:r>
    </w:p>
    <w:p w14:paraId="3C5E0E11" w14:textId="758E9678" w:rsidR="00FF3740" w:rsidRPr="006F178A" w:rsidRDefault="00585A64" w:rsidP="001C01EF">
      <w:pPr>
        <w:spacing w:after="40"/>
        <w:rPr>
          <w:rtl/>
        </w:rPr>
      </w:pPr>
      <w:r>
        <w:rPr>
          <w:rtl/>
        </w:rPr>
        <w:t>אף</w:t>
      </w:r>
      <w:r w:rsidR="00FF3740" w:rsidRPr="006F178A">
        <w:rPr>
          <w:rtl/>
        </w:rPr>
        <w:t xml:space="preserve"> אמר אלו לחטאתי ולעולתי ולשלמי - מפורשין הן.</w:t>
      </w:r>
    </w:p>
    <w:p w14:paraId="364ADE52" w14:textId="77777777" w:rsidR="001C01EF" w:rsidRDefault="00FF3740" w:rsidP="00A5184B">
      <w:pPr>
        <w:pStyle w:val="36"/>
        <w:framePr w:wrap="notBeside"/>
        <w:rPr>
          <w:rtl/>
        </w:rPr>
      </w:pPr>
      <w:r w:rsidRPr="001C01EF">
        <w:rPr>
          <w:rtl/>
        </w:rPr>
        <w:t>וא"</w:t>
      </w:r>
      <w:r w:rsidRPr="001C01EF">
        <w:rPr>
          <w:rFonts w:hint="cs"/>
          <w:rtl/>
        </w:rPr>
        <w:t>ד</w:t>
      </w:r>
      <w:r w:rsidRPr="001C01EF">
        <w:rPr>
          <w:rtl/>
        </w:rPr>
        <w:t xml:space="preserve">: </w:t>
      </w:r>
    </w:p>
    <w:p w14:paraId="5CD32112" w14:textId="18E57875" w:rsidR="00FE0CA0" w:rsidRDefault="00FF3740" w:rsidP="00FF3740">
      <w:pPr>
        <w:rPr>
          <w:rtl/>
        </w:rPr>
      </w:pPr>
      <w:r w:rsidRPr="006F178A">
        <w:rPr>
          <w:rtl/>
        </w:rPr>
        <w:t xml:space="preserve">לא </w:t>
      </w:r>
      <w:r w:rsidR="00E40E2E">
        <w:rPr>
          <w:rFonts w:hint="cs"/>
          <w:rtl/>
        </w:rPr>
        <w:t>רק ש</w:t>
      </w:r>
      <w:r w:rsidRPr="006F178A">
        <w:rPr>
          <w:rtl/>
        </w:rPr>
        <w:t xml:space="preserve">אמר אלו לחטאתי ולעולתי ולשלמי, </w:t>
      </w:r>
    </w:p>
    <w:p w14:paraId="25D2E3EB" w14:textId="77777777" w:rsidR="001C01EF" w:rsidRDefault="00353DD2" w:rsidP="00A5184B">
      <w:pPr>
        <w:pStyle w:val="36"/>
        <w:framePr w:wrap="notBeside"/>
        <w:rPr>
          <w:rtl/>
        </w:rPr>
      </w:pPr>
      <w:r w:rsidRPr="001C01EF">
        <w:rPr>
          <w:rFonts w:hint="cs"/>
          <w:rtl/>
        </w:rPr>
        <w:t xml:space="preserve"> </w:t>
      </w:r>
      <w:r w:rsidR="00FF3740" w:rsidRPr="001C01EF">
        <w:rPr>
          <w:rtl/>
        </w:rPr>
        <w:t>אלא</w:t>
      </w:r>
      <w:r w:rsidRPr="001C01EF">
        <w:rPr>
          <w:rFonts w:hint="cs"/>
          <w:rtl/>
        </w:rPr>
        <w:t>:</w:t>
      </w:r>
      <w:r w:rsidR="00FF3740" w:rsidRPr="001C01EF">
        <w:rPr>
          <w:rtl/>
        </w:rPr>
        <w:t xml:space="preserve"> </w:t>
      </w:r>
    </w:p>
    <w:p w14:paraId="7F4E659C" w14:textId="15959070" w:rsidR="00FF3740" w:rsidRPr="006F178A" w:rsidRDefault="00FF3740" w:rsidP="00353DD2">
      <w:pPr>
        <w:rPr>
          <w:rtl/>
        </w:rPr>
      </w:pPr>
      <w:r w:rsidRPr="006F178A">
        <w:rPr>
          <w:rtl/>
        </w:rPr>
        <w:t>אפילו אמר אלו לחובתי - הרי הן כמפורשין.</w:t>
      </w:r>
    </w:p>
    <w:p w14:paraId="7C10A82F" w14:textId="77777777" w:rsidR="00444C8B" w:rsidRDefault="00FF3740" w:rsidP="00BA44EB">
      <w:pPr>
        <w:pStyle w:val="a7"/>
        <w:rPr>
          <w:rtl/>
        </w:rPr>
      </w:pPr>
      <w:r w:rsidRPr="00A0179A">
        <w:rPr>
          <w:rStyle w:val="a4"/>
          <w:rtl/>
        </w:rPr>
        <w:t>רבא:</w:t>
      </w:r>
      <w:r w:rsidRPr="00A21E8F">
        <w:rPr>
          <w:rtl/>
        </w:rPr>
        <w:t xml:space="preserve"> הא דמעות סתומין יפלו לנדבה, </w:t>
      </w:r>
    </w:p>
    <w:p w14:paraId="7D9CFDCA" w14:textId="3A2D6F39" w:rsidR="00FF3740" w:rsidRPr="00A21E8F" w:rsidRDefault="00FF3740" w:rsidP="00FF3740">
      <w:pPr>
        <w:rPr>
          <w:rtl/>
        </w:rPr>
      </w:pPr>
      <w:r w:rsidRPr="00A21E8F">
        <w:rPr>
          <w:rtl/>
        </w:rPr>
        <w:t>אם נפלה דמי חטאת מביניהן - הרי הן כמפורשין.</w:t>
      </w:r>
    </w:p>
    <w:p w14:paraId="0AC132C9" w14:textId="77777777" w:rsidR="00FF3740" w:rsidRPr="006F178A" w:rsidRDefault="00FF3740" w:rsidP="00516202">
      <w:pPr>
        <w:pStyle w:val="affff5"/>
        <w:framePr w:wrap="around"/>
        <w:rPr>
          <w:rtl/>
        </w:rPr>
      </w:pPr>
      <w:r w:rsidRPr="006F178A">
        <w:rPr>
          <w:rFonts w:hint="cs"/>
          <w:rtl/>
        </w:rPr>
        <w:t>כו:</w:t>
      </w:r>
    </w:p>
    <w:p w14:paraId="22C1CC26" w14:textId="77777777" w:rsidR="00CF5480" w:rsidRDefault="00FF3740" w:rsidP="00A5184B">
      <w:pPr>
        <w:pStyle w:val="36"/>
        <w:framePr w:wrap="notBeside"/>
        <w:rPr>
          <w:rFonts w:ascii="FontbitDavid" w:hAnsi="FontbitDavid"/>
          <w:rtl/>
        </w:rPr>
      </w:pPr>
      <w:r w:rsidRPr="00CF5480">
        <w:rPr>
          <w:rFonts w:hint="cs"/>
          <w:rtl/>
        </w:rPr>
        <w:t>ת</w:t>
      </w:r>
      <w:r w:rsidRPr="00CF5480">
        <w:rPr>
          <w:rtl/>
        </w:rPr>
        <w:t>"</w:t>
      </w:r>
      <w:r w:rsidRPr="00CF5480">
        <w:rPr>
          <w:rFonts w:hint="cs"/>
          <w:rtl/>
        </w:rPr>
        <w:t>כ</w:t>
      </w:r>
      <w:r w:rsidRPr="00CF5480">
        <w:rPr>
          <w:rtl/>
        </w:rPr>
        <w:t xml:space="preserve"> דרבא: </w:t>
      </w:r>
    </w:p>
    <w:p w14:paraId="5D8A37E1" w14:textId="45FD5565" w:rsidR="00581128" w:rsidRPr="0073466F" w:rsidRDefault="00FF3740" w:rsidP="0073466F">
      <w:pPr>
        <w:pStyle w:val="a3"/>
        <w:rPr>
          <w:rtl/>
        </w:rPr>
      </w:pPr>
      <w:r w:rsidRPr="0073466F">
        <w:rPr>
          <w:rtl/>
        </w:rPr>
        <w:t xml:space="preserve">אלו לחטאתי והשאר לשאר נזירותי </w:t>
      </w:r>
      <w:r w:rsidR="00C04519" w:rsidRPr="0073466F">
        <w:rPr>
          <w:rFonts w:hint="cs"/>
          <w:rtl/>
        </w:rPr>
        <w:t>-</w:t>
      </w:r>
    </w:p>
    <w:p w14:paraId="5B5D89CC" w14:textId="61799163" w:rsidR="00C04519" w:rsidRPr="00C04519" w:rsidRDefault="00FF3740" w:rsidP="001C01EF">
      <w:pPr>
        <w:rPr>
          <w:rFonts w:ascii="FontbitDavid" w:hAnsi="FontbitDavid"/>
          <w:spacing w:val="-4"/>
          <w:rtl/>
        </w:rPr>
      </w:pPr>
      <w:r w:rsidRPr="00766B62">
        <w:rPr>
          <w:rFonts w:ascii="FontbitDavid" w:hAnsi="FontbitDavid" w:cs="BA Vilna Bold"/>
          <w:spacing w:val="-4"/>
          <w:rtl/>
        </w:rPr>
        <w:t>דמי חטאת</w:t>
      </w:r>
      <w:r w:rsidRPr="00C04519">
        <w:rPr>
          <w:rFonts w:ascii="FontbitDavid" w:hAnsi="FontbitDavid"/>
          <w:spacing w:val="-4"/>
          <w:rtl/>
        </w:rPr>
        <w:t xml:space="preserve"> ילכו לים המלח, והשאר יביא חציו לעולה </w:t>
      </w:r>
    </w:p>
    <w:p w14:paraId="30C5FAFF" w14:textId="616E01F7" w:rsidR="00FF3740" w:rsidRPr="006F178A" w:rsidRDefault="00FF3740" w:rsidP="001C01EF">
      <w:pPr>
        <w:rPr>
          <w:rtl/>
        </w:rPr>
      </w:pPr>
      <w:r w:rsidRPr="006F178A">
        <w:rPr>
          <w:rFonts w:ascii="FontbitDavid" w:hAnsi="FontbitDavid"/>
          <w:rtl/>
        </w:rPr>
        <w:t>וחציו לשלמים, ומועלין בכולן ו</w:t>
      </w:r>
      <w:r w:rsidR="00643AE0">
        <w:rPr>
          <w:rFonts w:ascii="FontbitDavid" w:hAnsi="FontbitDavid" w:hint="cs"/>
          <w:rtl/>
        </w:rPr>
        <w:t>לא</w:t>
      </w:r>
      <w:r w:rsidRPr="006F178A">
        <w:rPr>
          <w:rFonts w:ascii="FontbitDavid" w:hAnsi="FontbitDavid"/>
          <w:rtl/>
        </w:rPr>
        <w:t xml:space="preserve"> במקצתן</w:t>
      </w:r>
      <w:r w:rsidR="001A7DD4">
        <w:rPr>
          <w:rFonts w:ascii="FontbitDavid" w:hAnsi="FontbitDavid"/>
          <w:rtl/>
        </w:rPr>
        <w:t>.</w:t>
      </w:r>
    </w:p>
    <w:p w14:paraId="13A07662" w14:textId="77777777" w:rsidR="00581128" w:rsidRDefault="00FF3740" w:rsidP="001C01EF">
      <w:pPr>
        <w:rPr>
          <w:rtl/>
        </w:rPr>
      </w:pPr>
      <w:r w:rsidRPr="006F178A">
        <w:rPr>
          <w:rtl/>
        </w:rPr>
        <w:t xml:space="preserve">אלו לעולתי והשאר לשאר נזירותי </w:t>
      </w:r>
    </w:p>
    <w:p w14:paraId="363AE865" w14:textId="0D07018E" w:rsidR="00FF3740" w:rsidRPr="006F178A" w:rsidRDefault="00FF3740" w:rsidP="001C01EF">
      <w:pPr>
        <w:rPr>
          <w:rtl/>
        </w:rPr>
      </w:pPr>
      <w:r w:rsidRPr="00766B62">
        <w:rPr>
          <w:rFonts w:cs="BA Vilna Bold"/>
          <w:rtl/>
        </w:rPr>
        <w:t>- דמי עולה</w:t>
      </w:r>
      <w:r w:rsidRPr="006F178A">
        <w:rPr>
          <w:rtl/>
        </w:rPr>
        <w:t xml:space="preserve"> יביאו עולה, ומועלין בהן, והשאר יפלו לנדבה, ומועלין בכולן ו</w:t>
      </w:r>
      <w:r w:rsidR="00CF5480">
        <w:rPr>
          <w:rFonts w:hint="cs"/>
          <w:rtl/>
        </w:rPr>
        <w:t xml:space="preserve">לא </w:t>
      </w:r>
      <w:r w:rsidRPr="006F178A">
        <w:rPr>
          <w:rtl/>
        </w:rPr>
        <w:t>במקצתן.</w:t>
      </w:r>
    </w:p>
    <w:p w14:paraId="0CF249C7" w14:textId="52ACC060" w:rsidR="00FF3740" w:rsidRPr="006F178A" w:rsidRDefault="00B02D48" w:rsidP="00BA44EB">
      <w:pPr>
        <w:pStyle w:val="a7"/>
        <w:rPr>
          <w:rtl/>
        </w:rPr>
      </w:pPr>
      <w:r>
        <w:rPr>
          <w:rFonts w:hint="cs"/>
          <w:rtl/>
        </w:rPr>
        <w:t xml:space="preserve">מרב: </w:t>
      </w:r>
      <w:r w:rsidR="00FF3740">
        <w:rPr>
          <w:rFonts w:hint="cs"/>
          <w:rtl/>
        </w:rPr>
        <w:t xml:space="preserve">דווקא </w:t>
      </w:r>
      <w:r w:rsidR="00FF3740" w:rsidRPr="006F178A">
        <w:rPr>
          <w:rtl/>
        </w:rPr>
        <w:t>מעות, אבל בהמה - הרי היא כמפורשת.</w:t>
      </w:r>
    </w:p>
    <w:p w14:paraId="3A1CDDE3" w14:textId="77777777" w:rsidR="00D67C78" w:rsidRDefault="00B02D48" w:rsidP="00A5184B">
      <w:pPr>
        <w:pStyle w:val="36"/>
        <w:framePr w:wrap="notBeside"/>
        <w:rPr>
          <w:rtl/>
        </w:rPr>
      </w:pPr>
      <w:r w:rsidRPr="00D67C78">
        <w:rPr>
          <w:rFonts w:hint="cs"/>
          <w:rtl/>
        </w:rPr>
        <w:t xml:space="preserve">ר''נ </w:t>
      </w:r>
    </w:p>
    <w:p w14:paraId="46051E06" w14:textId="0443E06E" w:rsidR="00FF3740" w:rsidRPr="008241AC" w:rsidRDefault="00FF3740" w:rsidP="00D67C78">
      <w:pPr>
        <w:rPr>
          <w:spacing w:val="-2"/>
          <w:rtl/>
        </w:rPr>
      </w:pPr>
      <w:r w:rsidRPr="00D67C78">
        <w:rPr>
          <w:rtl/>
        </w:rPr>
        <w:t xml:space="preserve">הא דאמרי בהמה הרי היא כמפורשת, </w:t>
      </w:r>
      <w:r w:rsidRPr="008241AC">
        <w:rPr>
          <w:rFonts w:hint="cs"/>
          <w:spacing w:val="-2"/>
          <w:rtl/>
        </w:rPr>
        <w:t xml:space="preserve">דווקא </w:t>
      </w:r>
      <w:r w:rsidRPr="008241AC">
        <w:rPr>
          <w:spacing w:val="-2"/>
          <w:rtl/>
        </w:rPr>
        <w:t xml:space="preserve">תמימה, </w:t>
      </w:r>
      <w:r w:rsidR="00D67C78">
        <w:rPr>
          <w:rFonts w:hint="cs"/>
          <w:spacing w:val="-2"/>
          <w:rtl/>
        </w:rPr>
        <w:t>ט</w:t>
      </w:r>
      <w:r w:rsidRPr="008241AC">
        <w:rPr>
          <w:spacing w:val="-2"/>
          <w:rtl/>
        </w:rPr>
        <w:t xml:space="preserve">בעלת מום </w:t>
      </w:r>
      <w:r w:rsidR="004A2762" w:rsidRPr="008241AC">
        <w:rPr>
          <w:rFonts w:hint="cs"/>
          <w:spacing w:val="-2"/>
          <w:rtl/>
        </w:rPr>
        <w:t>-</w:t>
      </w:r>
      <w:r w:rsidRPr="008241AC">
        <w:rPr>
          <w:spacing w:val="-2"/>
          <w:rtl/>
        </w:rPr>
        <w:t xml:space="preserve">כסתומה, </w:t>
      </w:r>
      <w:r w:rsidR="00D67C78">
        <w:rPr>
          <w:rFonts w:hint="cs"/>
          <w:spacing w:val="-2"/>
          <w:rtl/>
        </w:rPr>
        <w:t>ונ</w:t>
      </w:r>
      <w:r w:rsidRPr="008241AC">
        <w:rPr>
          <w:spacing w:val="-2"/>
          <w:rtl/>
        </w:rPr>
        <w:t xml:space="preserve">סכא </w:t>
      </w:r>
      <w:r w:rsidR="00D67C78">
        <w:rPr>
          <w:rFonts w:hint="cs"/>
          <w:spacing w:val="-2"/>
          <w:rtl/>
        </w:rPr>
        <w:t>כמפורשת.</w:t>
      </w:r>
    </w:p>
    <w:p w14:paraId="6F10CA21" w14:textId="77777777" w:rsidR="001C01EF" w:rsidRDefault="00FF3740" w:rsidP="00A5184B">
      <w:pPr>
        <w:pStyle w:val="36"/>
        <w:framePr w:wrap="notBeside"/>
        <w:rPr>
          <w:rtl/>
        </w:rPr>
      </w:pPr>
      <w:r w:rsidRPr="001C01EF">
        <w:rPr>
          <w:rtl/>
        </w:rPr>
        <w:t>ור</w:t>
      </w:r>
      <w:r w:rsidRPr="001C01EF">
        <w:rPr>
          <w:rFonts w:hint="cs"/>
          <w:rtl/>
        </w:rPr>
        <w:t>נב</w:t>
      </w:r>
      <w:r w:rsidRPr="001C01EF">
        <w:rPr>
          <w:rtl/>
        </w:rPr>
        <w:t>"</w:t>
      </w:r>
      <w:r w:rsidRPr="001C01EF">
        <w:rPr>
          <w:rFonts w:hint="cs"/>
          <w:rtl/>
        </w:rPr>
        <w:t>י</w:t>
      </w:r>
      <w:r w:rsidRPr="001C01EF">
        <w:rPr>
          <w:rtl/>
        </w:rPr>
        <w:t xml:space="preserve">: </w:t>
      </w:r>
    </w:p>
    <w:p w14:paraId="4D5DB800" w14:textId="6A24B447" w:rsidR="00FF3740" w:rsidRPr="001F1FAE" w:rsidRDefault="00585A64" w:rsidP="00FF3740">
      <w:pPr>
        <w:rPr>
          <w:spacing w:val="-4"/>
          <w:rtl/>
        </w:rPr>
      </w:pPr>
      <w:r w:rsidRPr="001F1FAE">
        <w:rPr>
          <w:spacing w:val="-4"/>
          <w:rtl/>
        </w:rPr>
        <w:t>אף</w:t>
      </w:r>
      <w:r w:rsidR="00FF3740" w:rsidRPr="001F1FAE">
        <w:rPr>
          <w:spacing w:val="-4"/>
          <w:rtl/>
        </w:rPr>
        <w:t xml:space="preserve"> נסכא</w:t>
      </w:r>
      <w:r w:rsidR="009E4D30" w:rsidRPr="001F1FAE">
        <w:rPr>
          <w:rFonts w:hint="cs"/>
          <w:spacing w:val="-4"/>
          <w:rtl/>
        </w:rPr>
        <w:t xml:space="preserve"> </w:t>
      </w:r>
      <w:r w:rsidR="009E4D30" w:rsidRPr="001F1FAE">
        <w:rPr>
          <w:rStyle w:val="affffff1"/>
          <w:rFonts w:hint="cs"/>
          <w:spacing w:val="-4"/>
          <w:rtl/>
        </w:rPr>
        <w:t>חתיכת כסף</w:t>
      </w:r>
      <w:r w:rsidR="00E4229B" w:rsidRPr="001F1FAE">
        <w:rPr>
          <w:rStyle w:val="affffff1"/>
          <w:rFonts w:hint="cs"/>
          <w:spacing w:val="-4"/>
          <w:rtl/>
        </w:rPr>
        <w:t xml:space="preserve"> כסתומה</w:t>
      </w:r>
      <w:r w:rsidR="00FF3740" w:rsidRPr="001F1FAE">
        <w:rPr>
          <w:spacing w:val="-4"/>
          <w:rtl/>
        </w:rPr>
        <w:t xml:space="preserve">, אבל סואר של קורות </w:t>
      </w:r>
      <w:r w:rsidR="009E4D30" w:rsidRPr="001F1FAE">
        <w:rPr>
          <w:rStyle w:val="affffff1"/>
          <w:rFonts w:hint="cs"/>
          <w:spacing w:val="-4"/>
          <w:rtl/>
        </w:rPr>
        <w:t>לבנין</w:t>
      </w:r>
      <w:r w:rsidR="009E4D30" w:rsidRPr="001F1FAE">
        <w:rPr>
          <w:rFonts w:hint="cs"/>
          <w:spacing w:val="-4"/>
          <w:rtl/>
        </w:rPr>
        <w:t xml:space="preserve"> </w:t>
      </w:r>
      <w:r w:rsidR="00E4229B" w:rsidRPr="001F1FAE">
        <w:rPr>
          <w:rFonts w:hint="cs"/>
          <w:spacing w:val="-4"/>
          <w:rtl/>
        </w:rPr>
        <w:t>כמפורשין.</w:t>
      </w:r>
    </w:p>
    <w:p w14:paraId="1ECC24D6" w14:textId="05BB986D" w:rsidR="00F56A2B" w:rsidRDefault="00F56A2B" w:rsidP="00BA44EB">
      <w:pPr>
        <w:pStyle w:val="a7"/>
        <w:rPr>
          <w:rtl/>
        </w:rPr>
      </w:pPr>
      <w:r>
        <w:rPr>
          <w:rFonts w:hint="cs"/>
          <w:rtl/>
        </w:rPr>
        <w:t>טעם דרבנן</w:t>
      </w:r>
      <w:r w:rsidR="002C55E8">
        <w:rPr>
          <w:rFonts w:hint="cs"/>
          <w:rtl/>
        </w:rPr>
        <w:t>:</w:t>
      </w:r>
      <w:r>
        <w:rPr>
          <w:rFonts w:hint="cs"/>
          <w:rtl/>
        </w:rPr>
        <w:t xml:space="preserve"> </w:t>
      </w:r>
      <w:r w:rsidR="002C55E8">
        <w:rPr>
          <w:rFonts w:hint="cs"/>
          <w:rtl/>
        </w:rPr>
        <w:t>ד</w:t>
      </w:r>
      <w:r w:rsidR="0033112D">
        <w:rPr>
          <w:rFonts w:hint="cs"/>
          <w:rtl/>
        </w:rPr>
        <w:t xml:space="preserve">נאמרו </w:t>
      </w:r>
      <w:r>
        <w:rPr>
          <w:rFonts w:hint="cs"/>
          <w:rtl/>
        </w:rPr>
        <w:t>מעות ולא בהמה</w:t>
      </w:r>
      <w:r w:rsidR="0033112D">
        <w:rPr>
          <w:rFonts w:hint="cs"/>
          <w:rtl/>
        </w:rPr>
        <w:t>,</w:t>
      </w:r>
      <w:r>
        <w:rPr>
          <w:rFonts w:hint="cs"/>
          <w:rtl/>
        </w:rPr>
        <w:t xml:space="preserve"> נסכא</w:t>
      </w:r>
      <w:r w:rsidR="0033112D">
        <w:rPr>
          <w:rFonts w:hint="cs"/>
          <w:rtl/>
        </w:rPr>
        <w:t>,</w:t>
      </w:r>
      <w:r>
        <w:rPr>
          <w:rFonts w:hint="cs"/>
          <w:rtl/>
        </w:rPr>
        <w:t xml:space="preserve"> סואר</w:t>
      </w:r>
      <w:r w:rsidR="0033112D">
        <w:rPr>
          <w:rFonts w:hint="cs"/>
          <w:rtl/>
        </w:rPr>
        <w:t>.</w:t>
      </w:r>
    </w:p>
    <w:p w14:paraId="72B0DDF3" w14:textId="77777777" w:rsidR="001C01EF" w:rsidRDefault="00BF4751" w:rsidP="00A5184B">
      <w:pPr>
        <w:pStyle w:val="36"/>
        <w:framePr w:wrap="notBeside"/>
        <w:rPr>
          <w:spacing w:val="-2"/>
          <w:rtl/>
        </w:rPr>
      </w:pPr>
      <w:r w:rsidRPr="001C01EF">
        <w:rPr>
          <w:rFonts w:hint="cs"/>
          <w:rtl/>
        </w:rPr>
        <w:t xml:space="preserve">רשב''א הקשה: </w:t>
      </w:r>
    </w:p>
    <w:p w14:paraId="10ABDD90" w14:textId="7E27A5AD" w:rsidR="00FF3740" w:rsidRPr="008241AC" w:rsidRDefault="00BF4751" w:rsidP="00386A34">
      <w:pPr>
        <w:rPr>
          <w:spacing w:val="-2"/>
          <w:rtl/>
        </w:rPr>
      </w:pPr>
      <w:r w:rsidRPr="008241AC">
        <w:rPr>
          <w:rFonts w:hint="cs"/>
          <w:spacing w:val="-2"/>
          <w:rtl/>
        </w:rPr>
        <w:t xml:space="preserve">מ''ט </w:t>
      </w:r>
      <w:r w:rsidR="00FD7D93" w:rsidRPr="008241AC">
        <w:rPr>
          <w:rFonts w:hint="cs"/>
          <w:spacing w:val="-2"/>
          <w:rtl/>
        </w:rPr>
        <w:t xml:space="preserve">לא אמרי' ולא עופות. הא קינין מתפרשות רק בלקיחת בעלים ובעשיית כהן. </w:t>
      </w:r>
      <w:r w:rsidR="006A43B8">
        <w:rPr>
          <w:rStyle w:val="affffff1"/>
          <w:rFonts w:hint="cs"/>
          <w:spacing w:val="-2"/>
          <w:rtl/>
        </w:rPr>
        <w:t>ובלא זה הם סתומות</w:t>
      </w:r>
      <w:r w:rsidR="00622972" w:rsidRPr="008241AC">
        <w:rPr>
          <w:rStyle w:val="affffff1"/>
          <w:rFonts w:hint="cs"/>
          <w:spacing w:val="-2"/>
          <w:rtl/>
        </w:rPr>
        <w:t>.</w:t>
      </w:r>
    </w:p>
    <w:p w14:paraId="2C5F925D" w14:textId="77777777" w:rsidR="00FF3740" w:rsidRPr="006F178A" w:rsidRDefault="00FF3740" w:rsidP="00516202">
      <w:pPr>
        <w:pStyle w:val="affff5"/>
        <w:framePr w:wrap="around"/>
        <w:rPr>
          <w:rFonts w:cs="FontbitDavid"/>
          <w:rtl/>
        </w:rPr>
      </w:pPr>
      <w:r w:rsidRPr="006F178A">
        <w:rPr>
          <w:rFonts w:hint="cs"/>
          <w:rtl/>
        </w:rPr>
        <w:t>כז</w:t>
      </w:r>
      <w:r w:rsidRPr="006F178A">
        <w:rPr>
          <w:rFonts w:cs="FontbitDavid" w:hint="cs"/>
          <w:rtl/>
        </w:rPr>
        <w:t>.</w:t>
      </w:r>
    </w:p>
    <w:p w14:paraId="098EB31C" w14:textId="77777777" w:rsidR="00251DFE" w:rsidRDefault="00386A34" w:rsidP="00A5184B">
      <w:pPr>
        <w:pStyle w:val="36"/>
        <w:framePr w:wrap="notBeside"/>
        <w:rPr>
          <w:rFonts w:ascii="FontbitDavid" w:hAnsi="FontbitDavid"/>
          <w:rtl/>
        </w:rPr>
      </w:pPr>
      <w:r w:rsidRPr="00251DFE">
        <w:rPr>
          <w:rFonts w:hint="cs"/>
          <w:rtl/>
        </w:rPr>
        <w:t xml:space="preserve">ר''פ: </w:t>
      </w:r>
    </w:p>
    <w:p w14:paraId="697EC456" w14:textId="77CCDEDD" w:rsidR="00FF3740" w:rsidRPr="006F178A" w:rsidRDefault="00FF3740" w:rsidP="00FF3740">
      <w:r w:rsidRPr="00386A34">
        <w:rPr>
          <w:rFonts w:ascii="FontbitDavid" w:hAnsi="FontbitDavid"/>
          <w:rtl/>
        </w:rPr>
        <w:t>וליטעמיך,</w:t>
      </w:r>
      <w:r w:rsidRPr="00386A34">
        <w:rPr>
          <w:rStyle w:val="a4"/>
          <w:rtl/>
        </w:rPr>
        <w:t xml:space="preserve"> הא דרשב"ג</w:t>
      </w:r>
      <w:r w:rsidRPr="00386A34">
        <w:rPr>
          <w:rFonts w:ascii="FontbitDavid" w:hAnsi="FontbitDavid"/>
          <w:rtl/>
        </w:rPr>
        <w:t xml:space="preserve">: הביא </w:t>
      </w:r>
      <w:r w:rsidR="00386A34">
        <w:rPr>
          <w:rFonts w:ascii="FontbitDavid" w:hAnsi="FontbitDavid" w:hint="cs"/>
          <w:rtl/>
        </w:rPr>
        <w:t>ג'</w:t>
      </w:r>
      <w:r w:rsidRPr="00386A34">
        <w:rPr>
          <w:rFonts w:ascii="FontbitDavid" w:hAnsi="FontbitDavid"/>
          <w:rtl/>
        </w:rPr>
        <w:t xml:space="preserve"> בהמות ולא פירש, הראויה לחטאת תקרב חטאת, לעולה - תקרב עולה, לשלמים - תקרב שלמים</w:t>
      </w:r>
      <w:r w:rsidR="001A7DD4" w:rsidRPr="00386A34">
        <w:rPr>
          <w:rFonts w:ascii="FontbitDavid" w:hAnsi="FontbitDavid"/>
          <w:rtl/>
        </w:rPr>
        <w:t>.</w:t>
      </w:r>
      <w:r w:rsidRPr="00386A34">
        <w:rPr>
          <w:rFonts w:ascii="FontbitDavid" w:hAnsi="FontbitDavid" w:hint="cs"/>
          <w:rtl/>
        </w:rPr>
        <w:t xml:space="preserve"> </w:t>
      </w:r>
      <w:r w:rsidRPr="00386A34">
        <w:rPr>
          <w:rFonts w:ascii="FontbitDavid" w:hAnsi="FontbitDavid"/>
          <w:rtl/>
        </w:rPr>
        <w:t>אמאי? הא אמרת בהמה לאו כמפורשת</w:t>
      </w:r>
      <w:r w:rsidR="00995692">
        <w:rPr>
          <w:rFonts w:hint="cs"/>
          <w:rtl/>
        </w:rPr>
        <w:t>!?</w:t>
      </w:r>
    </w:p>
    <w:p w14:paraId="3F3F0D2E" w14:textId="77777777" w:rsidR="00FF3740" w:rsidRPr="006F178A" w:rsidRDefault="00FF3740" w:rsidP="00516202">
      <w:pPr>
        <w:pStyle w:val="affff5"/>
        <w:framePr w:wrap="around"/>
      </w:pPr>
      <w:r w:rsidRPr="006F178A">
        <w:rPr>
          <w:rFonts w:hint="cs"/>
          <w:rtl/>
        </w:rPr>
        <w:t>כז:</w:t>
      </w:r>
    </w:p>
    <w:p w14:paraId="3083C3D5" w14:textId="77777777" w:rsidR="00251DFE" w:rsidRDefault="00FF3740" w:rsidP="00A5184B">
      <w:pPr>
        <w:pStyle w:val="36"/>
        <w:framePr w:wrap="notBeside"/>
        <w:rPr>
          <w:rFonts w:ascii="FontbitDavid" w:hAnsi="FontbitDavid"/>
          <w:rtl/>
        </w:rPr>
      </w:pPr>
      <w:r w:rsidRPr="00251DFE">
        <w:rPr>
          <w:rFonts w:hint="cs"/>
          <w:rtl/>
        </w:rPr>
        <w:t>א</w:t>
      </w:r>
      <w:r w:rsidRPr="00251DFE">
        <w:rPr>
          <w:rtl/>
        </w:rPr>
        <w:t>"</w:t>
      </w:r>
      <w:r w:rsidRPr="00251DFE">
        <w:rPr>
          <w:rFonts w:hint="cs"/>
          <w:rtl/>
        </w:rPr>
        <w:t>ל</w:t>
      </w:r>
      <w:r w:rsidRPr="00251DFE">
        <w:rPr>
          <w:rtl/>
        </w:rPr>
        <w:t xml:space="preserve">: </w:t>
      </w:r>
    </w:p>
    <w:p w14:paraId="1A8F7FEC" w14:textId="467D9F82" w:rsidR="00622972" w:rsidRDefault="00BB3D46" w:rsidP="00995692">
      <w:pPr>
        <w:rPr>
          <w:rFonts w:ascii="FontbitDavid" w:hAnsi="FontbitDavid"/>
          <w:rtl/>
        </w:rPr>
      </w:pPr>
      <w:r>
        <w:rPr>
          <w:rFonts w:ascii="FontbitDavid" w:hAnsi="FontbitDavid" w:hint="cs"/>
          <w:rtl/>
        </w:rPr>
        <w:t>בעופות</w:t>
      </w:r>
      <w:r w:rsidR="00FF3740" w:rsidRPr="00AF76D0">
        <w:rPr>
          <w:rStyle w:val="afffffe"/>
          <w:rtl/>
        </w:rPr>
        <w:t xml:space="preserve"> </w:t>
      </w:r>
      <w:r w:rsidR="00FF3740" w:rsidRPr="00AF76D0">
        <w:rPr>
          <w:rStyle w:val="afffffe"/>
          <w:rFonts w:hint="cs"/>
          <w:rtl/>
        </w:rPr>
        <w:t>'</w:t>
      </w:r>
      <w:r w:rsidR="00FF3740" w:rsidRPr="00AF76D0">
        <w:rPr>
          <w:rStyle w:val="afffffe"/>
          <w:rtl/>
        </w:rPr>
        <w:t>ולקח ועשה',</w:t>
      </w:r>
      <w:r w:rsidR="00FF3740" w:rsidRPr="00995692">
        <w:rPr>
          <w:rFonts w:ascii="FontbitDavid" w:hAnsi="FontbitDavid"/>
          <w:rtl/>
        </w:rPr>
        <w:t xml:space="preserve"> בלקיחת בעלים א</w:t>
      </w:r>
      <w:r w:rsidR="00995692">
        <w:rPr>
          <w:rFonts w:ascii="FontbitDavid" w:hAnsi="FontbitDavid" w:hint="cs"/>
          <w:rtl/>
        </w:rPr>
        <w:t>ו</w:t>
      </w:r>
      <w:r w:rsidR="00FF3740" w:rsidRPr="00995692">
        <w:rPr>
          <w:rFonts w:ascii="FontbitDavid" w:hAnsi="FontbitDavid"/>
          <w:rtl/>
        </w:rPr>
        <w:t xml:space="preserve"> בעשיית כהן, </w:t>
      </w:r>
    </w:p>
    <w:p w14:paraId="6018E46D" w14:textId="791A5E49" w:rsidR="0069500C" w:rsidRPr="00EE6836" w:rsidRDefault="00FF3740" w:rsidP="00EE6836">
      <w:pPr>
        <w:rPr>
          <w:rStyle w:val="a4"/>
          <w:rFonts w:cs="FrankRuehl"/>
          <w:bCs/>
          <w:spacing w:val="-6"/>
          <w:szCs w:val="18"/>
          <w:rtl/>
        </w:rPr>
      </w:pPr>
      <w:r w:rsidRPr="00EE6836">
        <w:rPr>
          <w:rFonts w:ascii="FontbitDavid" w:hAnsi="FontbitDavid"/>
          <w:spacing w:val="-6"/>
          <w:rtl/>
        </w:rPr>
        <w:t>ה"</w:t>
      </w:r>
      <w:r w:rsidRPr="00EE6836">
        <w:rPr>
          <w:rFonts w:ascii="FontbitDavid" w:hAnsi="FontbitDavid" w:hint="cs"/>
          <w:spacing w:val="-6"/>
          <w:rtl/>
        </w:rPr>
        <w:t xml:space="preserve">נ </w:t>
      </w:r>
      <w:r w:rsidR="00BB3D46" w:rsidRPr="00EE6836">
        <w:rPr>
          <w:rFonts w:ascii="FontbitDavid" w:hAnsi="FontbitDavid" w:hint="cs"/>
          <w:spacing w:val="-6"/>
          <w:rtl/>
        </w:rPr>
        <w:t xml:space="preserve">גבי בהמה </w:t>
      </w:r>
      <w:r w:rsidR="00995692" w:rsidRPr="00EE6836">
        <w:rPr>
          <w:rFonts w:ascii="FontbitDavid" w:hAnsi="FontbitDavid" w:hint="cs"/>
          <w:spacing w:val="-6"/>
          <w:rtl/>
        </w:rPr>
        <w:t xml:space="preserve">וכי </w:t>
      </w:r>
      <w:r w:rsidR="00ED04D4" w:rsidRPr="00EE6836">
        <w:rPr>
          <w:rFonts w:ascii="FontbitDavid" w:hAnsi="FontbitDavid" w:hint="cs"/>
          <w:spacing w:val="-6"/>
          <w:rtl/>
        </w:rPr>
        <w:t xml:space="preserve">אפשר </w:t>
      </w:r>
      <w:r w:rsidR="00995692" w:rsidRPr="00EE6836">
        <w:rPr>
          <w:rFonts w:ascii="FontbitDavid" w:hAnsi="FontbitDavid" w:hint="cs"/>
          <w:spacing w:val="-6"/>
          <w:rtl/>
        </w:rPr>
        <w:t>ש</w:t>
      </w:r>
      <w:r w:rsidRPr="00EE6836">
        <w:rPr>
          <w:rFonts w:ascii="FontbitDavid" w:hAnsi="FontbitDavid"/>
          <w:spacing w:val="-6"/>
          <w:rtl/>
        </w:rPr>
        <w:t xml:space="preserve">חטאת </w:t>
      </w:r>
      <w:r w:rsidR="00ED04D4" w:rsidRPr="00EE6836">
        <w:rPr>
          <w:rFonts w:ascii="FontbitDavid" w:hAnsi="FontbitDavid" w:hint="cs"/>
          <w:spacing w:val="-6"/>
          <w:rtl/>
        </w:rPr>
        <w:t xml:space="preserve">נקבה </w:t>
      </w:r>
      <w:r w:rsidRPr="00EE6836">
        <w:rPr>
          <w:rFonts w:ascii="FontbitDavid" w:hAnsi="FontbitDavid"/>
          <w:spacing w:val="-6"/>
          <w:rtl/>
        </w:rPr>
        <w:t>תקרב עולה</w:t>
      </w:r>
      <w:r w:rsidR="00EE6836" w:rsidRPr="00EE6836">
        <w:rPr>
          <w:rFonts w:ascii="FontbitDavid" w:hAnsi="FontbitDavid" w:hint="cs"/>
          <w:spacing w:val="-6"/>
          <w:rtl/>
        </w:rPr>
        <w:t xml:space="preserve"> הבאה מ</w:t>
      </w:r>
      <w:r w:rsidRPr="00EE6836">
        <w:rPr>
          <w:rFonts w:ascii="FontbitDavid" w:hAnsi="FontbitDavid"/>
          <w:spacing w:val="-6"/>
          <w:rtl/>
        </w:rPr>
        <w:t>זכר.</w:t>
      </w:r>
    </w:p>
    <w:p w14:paraId="43D8D50C" w14:textId="01A00266" w:rsidR="00FF3740" w:rsidRPr="006F178A" w:rsidRDefault="0069500C" w:rsidP="00BA44EB">
      <w:pPr>
        <w:pStyle w:val="a7"/>
        <w:rPr>
          <w:rtl/>
        </w:rPr>
      </w:pPr>
      <w:r w:rsidRPr="0069500C">
        <w:rPr>
          <w:rStyle w:val="a4"/>
          <w:rFonts w:hint="cs"/>
          <w:rtl/>
        </w:rPr>
        <w:t>קושיית רה''מ</w:t>
      </w:r>
      <w:r w:rsidR="008048D9">
        <w:rPr>
          <w:rStyle w:val="a4"/>
          <w:rFonts w:hint="cs"/>
          <w:rtl/>
        </w:rPr>
        <w:t>:</w:t>
      </w:r>
      <w:r w:rsidRPr="0069500C">
        <w:rPr>
          <w:rFonts w:hint="cs"/>
          <w:rtl/>
        </w:rPr>
        <w:t xml:space="preserve"> וכי בהמה בעל</w:t>
      </w:r>
      <w:r w:rsidR="00B365A1">
        <w:rPr>
          <w:rFonts w:hint="cs"/>
          <w:rtl/>
        </w:rPr>
        <w:t>ת</w:t>
      </w:r>
      <w:r w:rsidRPr="0069500C">
        <w:rPr>
          <w:rFonts w:hint="cs"/>
          <w:rtl/>
        </w:rPr>
        <w:t xml:space="preserve"> מום </w:t>
      </w:r>
      <w:r w:rsidR="000B43AB">
        <w:rPr>
          <w:rFonts w:hint="cs"/>
          <w:rtl/>
        </w:rPr>
        <w:t>דינה כבמעות סתומין</w:t>
      </w:r>
      <w:r w:rsidRPr="0069500C">
        <w:rPr>
          <w:rFonts w:hint="cs"/>
          <w:rtl/>
        </w:rPr>
        <w:t>?</w:t>
      </w:r>
    </w:p>
    <w:p w14:paraId="52C7A361" w14:textId="77777777" w:rsidR="00251DFE" w:rsidRDefault="007117B2" w:rsidP="00A5184B">
      <w:pPr>
        <w:pStyle w:val="36"/>
        <w:framePr w:wrap="notBeside"/>
        <w:rPr>
          <w:rtl/>
        </w:rPr>
      </w:pPr>
      <w:r w:rsidRPr="00251DFE">
        <w:rPr>
          <w:rFonts w:hint="cs"/>
          <w:rtl/>
        </w:rPr>
        <w:t xml:space="preserve">והא </w:t>
      </w:r>
      <w:r w:rsidR="00A050CD" w:rsidRPr="00251DFE">
        <w:rPr>
          <w:rFonts w:hint="cs"/>
          <w:rtl/>
        </w:rPr>
        <w:t xml:space="preserve">ת''ש </w:t>
      </w:r>
    </w:p>
    <w:p w14:paraId="515262F3" w14:textId="68867011" w:rsidR="00A050CD" w:rsidRDefault="00B365A1" w:rsidP="00FF3740">
      <w:pPr>
        <w:rPr>
          <w:rtl/>
        </w:rPr>
      </w:pPr>
      <w:r>
        <w:rPr>
          <w:rFonts w:hint="cs"/>
          <w:rtl/>
        </w:rPr>
        <w:t xml:space="preserve">אין </w:t>
      </w:r>
      <w:r w:rsidR="00FF3740" w:rsidRPr="006F178A">
        <w:rPr>
          <w:rtl/>
        </w:rPr>
        <w:t xml:space="preserve">האיש מגלח על נזירות אביו? </w:t>
      </w:r>
    </w:p>
    <w:p w14:paraId="60EFDEC7" w14:textId="2E4D935D" w:rsidR="00830681" w:rsidRDefault="008048D9" w:rsidP="008048D9">
      <w:pPr>
        <w:rPr>
          <w:rFonts w:ascii="FontbitDavid" w:hAnsi="FontbitDavid"/>
          <w:rtl/>
        </w:rPr>
      </w:pPr>
      <w:r>
        <w:rPr>
          <w:rFonts w:hint="cs"/>
          <w:rtl/>
        </w:rPr>
        <w:t>שהיו הוא</w:t>
      </w:r>
      <w:r w:rsidR="00FF3740" w:rsidRPr="006F178A">
        <w:rPr>
          <w:rtl/>
        </w:rPr>
        <w:t xml:space="preserve"> ואביו נזירים, והפריש מעות לנזירותו ומת, ואמר הריני נזיר ע"מ שאגלח </w:t>
      </w:r>
      <w:r w:rsidR="00FF3740" w:rsidRPr="007117B2">
        <w:rPr>
          <w:rtl/>
        </w:rPr>
        <w:t xml:space="preserve">על מעות אבא, </w:t>
      </w:r>
      <w:r>
        <w:rPr>
          <w:rFonts w:hint="cs"/>
          <w:rtl/>
        </w:rPr>
        <w:t xml:space="preserve"> </w:t>
      </w:r>
      <w:r w:rsidR="00FF3740" w:rsidRPr="007117B2">
        <w:rPr>
          <w:rtl/>
        </w:rPr>
        <w:t>היו לו מעות סתומות יפלו לנדבה, היתה לו בהמה מופרשת</w:t>
      </w:r>
      <w:r>
        <w:rPr>
          <w:rFonts w:hint="cs"/>
          <w:rtl/>
        </w:rPr>
        <w:t>-</w:t>
      </w:r>
      <w:r w:rsidR="00FF3740" w:rsidRPr="007117B2">
        <w:rPr>
          <w:rtl/>
        </w:rPr>
        <w:t xml:space="preserve"> חטאת תמות, עולה </w:t>
      </w:r>
      <w:r w:rsidR="00FF3740" w:rsidRPr="008048D9">
        <w:rPr>
          <w:spacing w:val="-2"/>
          <w:rtl/>
        </w:rPr>
        <w:t>תקרב עולה, ושלמים יקרבו שלמים</w:t>
      </w:r>
      <w:r w:rsidR="001A7DD4" w:rsidRPr="008048D9">
        <w:rPr>
          <w:spacing w:val="-2"/>
          <w:rtl/>
        </w:rPr>
        <w:t>.</w:t>
      </w:r>
      <w:r w:rsidRPr="008048D9">
        <w:rPr>
          <w:rFonts w:hint="cs"/>
          <w:spacing w:val="-2"/>
          <w:rtl/>
        </w:rPr>
        <w:t xml:space="preserve"> -</w:t>
      </w:r>
      <w:r w:rsidR="00FF3740" w:rsidRPr="008048D9">
        <w:rPr>
          <w:rFonts w:ascii="FontbitDavid" w:hAnsi="FontbitDavid"/>
          <w:spacing w:val="-2"/>
          <w:rtl/>
        </w:rPr>
        <w:t xml:space="preserve">מאי לאו </w:t>
      </w:r>
      <w:r w:rsidR="00585A64" w:rsidRPr="008048D9">
        <w:rPr>
          <w:rFonts w:ascii="FontbitDavid" w:hAnsi="FontbitDavid"/>
          <w:spacing w:val="-2"/>
          <w:rtl/>
        </w:rPr>
        <w:t>אף</w:t>
      </w:r>
      <w:r w:rsidR="00FF3740" w:rsidRPr="008048D9">
        <w:rPr>
          <w:rFonts w:ascii="FontbitDavid" w:hAnsi="FontbitDavid"/>
          <w:spacing w:val="-2"/>
          <w:rtl/>
        </w:rPr>
        <w:t xml:space="preserve"> בעלת מום! </w:t>
      </w:r>
    </w:p>
    <w:p w14:paraId="25AF5836" w14:textId="77777777" w:rsidR="00251DFE" w:rsidRDefault="000B43AB" w:rsidP="00A5184B">
      <w:pPr>
        <w:pStyle w:val="36"/>
        <w:framePr w:wrap="notBeside"/>
        <w:rPr>
          <w:rFonts w:ascii="FontbitDavid" w:hAnsi="FontbitDavid"/>
          <w:rtl/>
        </w:rPr>
      </w:pPr>
      <w:r w:rsidRPr="00251DFE">
        <w:rPr>
          <w:rFonts w:hint="cs"/>
          <w:rtl/>
        </w:rPr>
        <w:t xml:space="preserve">ודחי' </w:t>
      </w:r>
      <w:r w:rsidR="00FF3740" w:rsidRPr="00251DFE">
        <w:rPr>
          <w:rFonts w:hint="cs"/>
          <w:rtl/>
        </w:rPr>
        <w:t xml:space="preserve">- </w:t>
      </w:r>
    </w:p>
    <w:p w14:paraId="62BE935C" w14:textId="0F86B038" w:rsidR="00FF3740" w:rsidRPr="008048D9" w:rsidRDefault="00FF3740" w:rsidP="000B43AB">
      <w:pPr>
        <w:rPr>
          <w:spacing w:val="-8"/>
        </w:rPr>
      </w:pPr>
      <w:r w:rsidRPr="008048D9">
        <w:rPr>
          <w:rFonts w:ascii="FontbitDavid" w:hAnsi="FontbitDavid"/>
          <w:spacing w:val="-8"/>
          <w:rtl/>
        </w:rPr>
        <w:t>לא, תמימה.</w:t>
      </w:r>
      <w:r w:rsidRPr="008048D9">
        <w:rPr>
          <w:rFonts w:ascii="FontbitDavid" w:hAnsi="FontbitDavid" w:hint="cs"/>
          <w:spacing w:val="-8"/>
          <w:rtl/>
        </w:rPr>
        <w:t xml:space="preserve"> א</w:t>
      </w:r>
      <w:r w:rsidRPr="008048D9">
        <w:rPr>
          <w:rFonts w:ascii="FontbitDavid" w:hAnsi="FontbitDavid"/>
          <w:spacing w:val="-8"/>
          <w:rtl/>
        </w:rPr>
        <w:t>בל בע</w:t>
      </w:r>
      <w:r w:rsidR="00CE5D24" w:rsidRPr="008048D9">
        <w:rPr>
          <w:rFonts w:ascii="FontbitDavid" w:hAnsi="FontbitDavid" w:hint="cs"/>
          <w:spacing w:val="-8"/>
          <w:rtl/>
        </w:rPr>
        <w:t>"מ</w:t>
      </w:r>
      <w:r w:rsidRPr="008048D9">
        <w:rPr>
          <w:rFonts w:ascii="FontbitDavid" w:hAnsi="FontbitDavid"/>
          <w:spacing w:val="-8"/>
          <w:rtl/>
        </w:rPr>
        <w:t xml:space="preserve"> כסתומה, </w:t>
      </w:r>
      <w:r w:rsidR="00CE5D24" w:rsidRPr="008048D9">
        <w:rPr>
          <w:rFonts w:hint="cs"/>
          <w:spacing w:val="-8"/>
          <w:rtl/>
        </w:rPr>
        <w:t>וה''ה בעלת מום שקדושה לדמיה</w:t>
      </w:r>
    </w:p>
    <w:p w14:paraId="601BFDE8" w14:textId="6C4933E3" w:rsidR="00CD2062" w:rsidRDefault="00CD2062" w:rsidP="00BA44EB">
      <w:pPr>
        <w:pStyle w:val="a7"/>
        <w:rPr>
          <w:rtl/>
        </w:rPr>
      </w:pPr>
      <w:r w:rsidRPr="008048D9">
        <w:rPr>
          <w:rStyle w:val="a4"/>
          <w:rFonts w:hint="cs"/>
          <w:rtl/>
        </w:rPr>
        <w:t>קושיית רבא</w:t>
      </w:r>
      <w:r w:rsidRPr="000C7790">
        <w:rPr>
          <w:rStyle w:val="a4"/>
          <w:rFonts w:hint="cs"/>
          <w:rtl/>
        </w:rPr>
        <w:t xml:space="preserve"> על ר''נ</w:t>
      </w:r>
      <w:r w:rsidR="000C7790">
        <w:rPr>
          <w:rFonts w:hint="cs"/>
          <w:rtl/>
        </w:rPr>
        <w:t>:</w:t>
      </w:r>
      <w:r w:rsidR="00161ACB">
        <w:rPr>
          <w:rFonts w:hint="cs"/>
          <w:rtl/>
        </w:rPr>
        <w:t xml:space="preserve"> דבעלת מום דינה כמעות סתומין</w:t>
      </w:r>
    </w:p>
    <w:p w14:paraId="087AEE78" w14:textId="60389456" w:rsidR="000C7790" w:rsidRDefault="000C7790" w:rsidP="002404EE">
      <w:pPr>
        <w:jc w:val="center"/>
        <w:rPr>
          <w:rtl/>
        </w:rPr>
      </w:pPr>
      <w:r w:rsidRPr="000C7790">
        <w:rPr>
          <w:rStyle w:val="afffffe"/>
          <w:rFonts w:hint="cs"/>
          <w:rtl/>
        </w:rPr>
        <w:t>קרבנו</w:t>
      </w:r>
      <w:r>
        <w:rPr>
          <w:rFonts w:hint="cs"/>
          <w:rtl/>
        </w:rPr>
        <w:t xml:space="preserve"> ג' פעמים</w:t>
      </w:r>
    </w:p>
    <w:p w14:paraId="2BBE31AC" w14:textId="77777777" w:rsidR="000C7790" w:rsidRDefault="000C7790" w:rsidP="00A5184B">
      <w:pPr>
        <w:pStyle w:val="36"/>
        <w:framePr w:wrap="notBeside"/>
        <w:rPr>
          <w:rtl/>
        </w:rPr>
      </w:pPr>
      <w:r w:rsidRPr="000C7790">
        <w:rPr>
          <w:rFonts w:hint="cs"/>
          <w:rtl/>
        </w:rPr>
        <w:t xml:space="preserve">א. </w:t>
      </w:r>
    </w:p>
    <w:p w14:paraId="25491D1E" w14:textId="6D3F2D6A" w:rsidR="000C7790" w:rsidRDefault="000C7790" w:rsidP="000C7790">
      <w:pPr>
        <w:rPr>
          <w:rtl/>
        </w:rPr>
      </w:pPr>
      <w:r>
        <w:rPr>
          <w:rFonts w:hint="cs"/>
          <w:rtl/>
        </w:rPr>
        <w:t xml:space="preserve">שאינו יוצא בקרבן אביו, </w:t>
      </w:r>
    </w:p>
    <w:p w14:paraId="5E8188AB" w14:textId="77777777" w:rsidR="000C7790" w:rsidRDefault="000C7790" w:rsidP="00A5184B">
      <w:pPr>
        <w:pStyle w:val="36"/>
        <w:framePr w:wrap="notBeside"/>
        <w:rPr>
          <w:rtl/>
        </w:rPr>
      </w:pPr>
      <w:r w:rsidRPr="000C7790">
        <w:rPr>
          <w:rFonts w:hint="cs"/>
          <w:rtl/>
        </w:rPr>
        <w:t xml:space="preserve">ב. </w:t>
      </w:r>
    </w:p>
    <w:p w14:paraId="2A24E187" w14:textId="2C629F2F" w:rsidR="000C7790" w:rsidRDefault="000C7790" w:rsidP="000C7790">
      <w:pPr>
        <w:rPr>
          <w:rtl/>
        </w:rPr>
      </w:pPr>
      <w:r>
        <w:rPr>
          <w:rFonts w:hint="cs"/>
          <w:rtl/>
        </w:rPr>
        <w:t>ואפי' מקלה על הקלה ומחמורה על החמורה</w:t>
      </w:r>
    </w:p>
    <w:p w14:paraId="119D4A0F" w14:textId="77777777" w:rsidR="000C7790" w:rsidRDefault="000C7790" w:rsidP="00A5184B">
      <w:pPr>
        <w:pStyle w:val="36"/>
        <w:framePr w:wrap="notBeside"/>
        <w:rPr>
          <w:rtl/>
        </w:rPr>
      </w:pPr>
      <w:r w:rsidRPr="000C7790">
        <w:rPr>
          <w:rFonts w:hint="cs"/>
          <w:rtl/>
        </w:rPr>
        <w:t xml:space="preserve">ג. </w:t>
      </w:r>
    </w:p>
    <w:p w14:paraId="0D70EA47" w14:textId="3BBB0AE2" w:rsidR="000C7790" w:rsidRDefault="000C7790" w:rsidP="000C7790">
      <w:pPr>
        <w:rPr>
          <w:rStyle w:val="affffff1"/>
          <w:rtl/>
        </w:rPr>
      </w:pPr>
      <w:r>
        <w:rPr>
          <w:rFonts w:hint="cs"/>
          <w:rtl/>
        </w:rPr>
        <w:t>ואפי' במעות אביו</w:t>
      </w:r>
      <w:r w:rsidRPr="000C7790">
        <w:rPr>
          <w:rStyle w:val="affffff1"/>
          <w:rFonts w:hint="cs"/>
          <w:rtl/>
        </w:rPr>
        <w:t xml:space="preserve"> [ולא רק בבהמה שאין מגלח על בהמת אביו בנזירות]</w:t>
      </w:r>
    </w:p>
    <w:p w14:paraId="6BA25C15" w14:textId="6B491AF0" w:rsidR="003A3D3A" w:rsidRDefault="003A3D3A" w:rsidP="003A3D3A">
      <w:pPr>
        <w:jc w:val="center"/>
        <w:rPr>
          <w:rtl/>
        </w:rPr>
      </w:pPr>
      <w:r w:rsidRPr="003A3D3A">
        <w:rPr>
          <w:rStyle w:val="afffffe"/>
          <w:rFonts w:hint="cs"/>
          <w:rtl/>
        </w:rPr>
        <w:t xml:space="preserve">על חטאתו </w:t>
      </w:r>
      <w:r w:rsidRPr="003A3D3A">
        <w:rPr>
          <w:rFonts w:hint="cs"/>
          <w:rtl/>
        </w:rPr>
        <w:t>– ב' פעמים</w:t>
      </w:r>
    </w:p>
    <w:p w14:paraId="0BC7B8A2" w14:textId="755AE418" w:rsidR="003A3D3A" w:rsidRPr="003A3D3A" w:rsidRDefault="003A3D3A" w:rsidP="003A3D3A">
      <w:pPr>
        <w:rPr>
          <w:rtl/>
        </w:rPr>
      </w:pPr>
      <w:r w:rsidRPr="003A3D3A">
        <w:rPr>
          <w:rStyle w:val="a4"/>
          <w:rFonts w:hint="cs"/>
          <w:rtl/>
        </w:rPr>
        <w:t xml:space="preserve">א. </w:t>
      </w:r>
      <w:r>
        <w:rPr>
          <w:rFonts w:hint="cs"/>
          <w:rtl/>
        </w:rPr>
        <w:t xml:space="preserve">שיהא קרבנו לשם חטאו. </w:t>
      </w:r>
      <w:r w:rsidRPr="003A3D3A">
        <w:rPr>
          <w:rStyle w:val="a4"/>
          <w:rFonts w:hint="cs"/>
          <w:rtl/>
        </w:rPr>
        <w:t xml:space="preserve">ב. </w:t>
      </w:r>
      <w:r>
        <w:rPr>
          <w:rFonts w:hint="cs"/>
          <w:rtl/>
        </w:rPr>
        <w:t>ואפי' במעות</w:t>
      </w:r>
      <w:r w:rsidRPr="003A3D3A">
        <w:rPr>
          <w:rStyle w:val="affffff1"/>
          <w:rFonts w:hint="cs"/>
          <w:rtl/>
        </w:rPr>
        <w:t xml:space="preserve"> שיש בהם מעילה</w:t>
      </w:r>
    </w:p>
    <w:p w14:paraId="0B53AE9E" w14:textId="77777777" w:rsidR="002404EE" w:rsidRDefault="002404EE" w:rsidP="00A5184B">
      <w:pPr>
        <w:pStyle w:val="36"/>
        <w:framePr w:wrap="notBeside"/>
        <w:rPr>
          <w:rtl/>
        </w:rPr>
      </w:pPr>
      <w:r w:rsidRPr="002404EE">
        <w:rPr>
          <w:rFonts w:hint="cs"/>
          <w:rtl/>
        </w:rPr>
        <w:t xml:space="preserve">תני מיהת </w:t>
      </w:r>
    </w:p>
    <w:p w14:paraId="4E602D1E" w14:textId="586DE76A" w:rsidR="00131C05" w:rsidRDefault="00FF3740" w:rsidP="00FF3740">
      <w:pPr>
        <w:rPr>
          <w:rtl/>
        </w:rPr>
      </w:pPr>
      <w:r w:rsidRPr="006F178A">
        <w:rPr>
          <w:rtl/>
        </w:rPr>
        <w:t>בהמה</w:t>
      </w:r>
      <w:r w:rsidR="006A72AE">
        <w:rPr>
          <w:rFonts w:hint="cs"/>
          <w:rtl/>
        </w:rPr>
        <w:t xml:space="preserve"> </w:t>
      </w:r>
      <w:r w:rsidR="006A72AE" w:rsidRPr="006A72AE">
        <w:rPr>
          <w:rStyle w:val="affffff1"/>
          <w:rFonts w:hint="cs"/>
          <w:rtl/>
        </w:rPr>
        <w:t>שאינה מגלח בנזירות אביו</w:t>
      </w:r>
      <w:r w:rsidRPr="006F178A">
        <w:rPr>
          <w:rtl/>
        </w:rPr>
        <w:t xml:space="preserve">, מאי לאו </w:t>
      </w:r>
      <w:r w:rsidR="00585A64">
        <w:rPr>
          <w:rtl/>
        </w:rPr>
        <w:t>אף</w:t>
      </w:r>
      <w:r w:rsidRPr="006F178A">
        <w:rPr>
          <w:rtl/>
        </w:rPr>
        <w:t xml:space="preserve"> בעלת מום! </w:t>
      </w:r>
    </w:p>
    <w:p w14:paraId="75AD2985" w14:textId="77777777" w:rsidR="00251DFE" w:rsidRDefault="00131C05" w:rsidP="00A5184B">
      <w:pPr>
        <w:pStyle w:val="36"/>
        <w:framePr w:wrap="notBeside"/>
        <w:rPr>
          <w:rtl/>
        </w:rPr>
      </w:pPr>
      <w:r w:rsidRPr="00251DFE">
        <w:rPr>
          <w:rFonts w:hint="cs"/>
          <w:rtl/>
        </w:rPr>
        <w:t xml:space="preserve">ודחי' </w:t>
      </w:r>
      <w:r w:rsidR="00FF3740" w:rsidRPr="00251DFE">
        <w:rPr>
          <w:rFonts w:hint="cs"/>
          <w:rtl/>
        </w:rPr>
        <w:t>-</w:t>
      </w:r>
    </w:p>
    <w:p w14:paraId="2CF045D2" w14:textId="6918C0E6" w:rsidR="00992DF8" w:rsidRDefault="00FF3740" w:rsidP="00251DFE">
      <w:pPr>
        <w:rPr>
          <w:rtl/>
        </w:rPr>
      </w:pPr>
      <w:r w:rsidRPr="006F178A">
        <w:rPr>
          <w:rtl/>
        </w:rPr>
        <w:t>לא, תמימה.</w:t>
      </w:r>
      <w:r w:rsidRPr="006F178A">
        <w:rPr>
          <w:rFonts w:hint="cs"/>
          <w:rtl/>
        </w:rPr>
        <w:t xml:space="preserve"> ובעלת מום כסתומה דמי</w:t>
      </w:r>
      <w:r w:rsidR="00992DF8">
        <w:rPr>
          <w:rFonts w:hint="cs"/>
          <w:rtl/>
        </w:rPr>
        <w:t>,</w:t>
      </w:r>
      <w:r w:rsidRPr="006F178A">
        <w:rPr>
          <w:rFonts w:hint="cs"/>
          <w:rtl/>
        </w:rPr>
        <w:t xml:space="preserve"> </w:t>
      </w:r>
    </w:p>
    <w:p w14:paraId="2FD51529" w14:textId="7DA31C3B" w:rsidR="00FF3740" w:rsidRPr="006F178A" w:rsidRDefault="00FF3740" w:rsidP="00251DFE">
      <w:pPr>
        <w:rPr>
          <w:rtl/>
        </w:rPr>
      </w:pPr>
      <w:r w:rsidRPr="006F178A">
        <w:rPr>
          <w:rFonts w:hint="cs"/>
          <w:rtl/>
        </w:rPr>
        <w:t xml:space="preserve">ותני מעות </w:t>
      </w:r>
      <w:r w:rsidR="0049429B">
        <w:rPr>
          <w:rFonts w:hint="cs"/>
          <w:rtl/>
        </w:rPr>
        <w:t xml:space="preserve">שבכולם </w:t>
      </w:r>
      <w:r w:rsidRPr="006F178A">
        <w:rPr>
          <w:rFonts w:hint="cs"/>
          <w:rtl/>
        </w:rPr>
        <w:t xml:space="preserve">בעלת מום </w:t>
      </w:r>
      <w:r w:rsidR="0049429B">
        <w:rPr>
          <w:rFonts w:hint="cs"/>
          <w:rtl/>
        </w:rPr>
        <w:t>שראוייה לדמיה</w:t>
      </w:r>
      <w:r w:rsidRPr="006F178A">
        <w:rPr>
          <w:rFonts w:hint="cs"/>
          <w:rtl/>
        </w:rPr>
        <w:t>.</w:t>
      </w:r>
    </w:p>
    <w:p w14:paraId="1C997FBE" w14:textId="77777777" w:rsidR="00FF3740" w:rsidRPr="006F178A" w:rsidRDefault="00FF3740" w:rsidP="000F6CD2">
      <w:pPr>
        <w:pStyle w:val="afffffb"/>
        <w:rPr>
          <w:rtl/>
        </w:rPr>
      </w:pPr>
      <w:r>
        <w:rPr>
          <w:rtl/>
        </w:rPr>
        <w:t>׹</w:t>
      </w:r>
    </w:p>
    <w:p>
      <w:pPr>
        <w:pStyle w:val="affffff2"/>
        <w:rPr>
          <w:ins w:id="20300" w:author="קלוד" w:date="2026-10-06T10:09:33Z"/>
        </w:rPr>
      </w:pPr>
      <w:ins w:id="20299" w:author="קלוד" w:date="2026-10-06T10:09:33Z">
        <w:r>
          <w:t xml:space="preserve">משנה ה</w:t>
        </w:r>
      </w:ins>
    </w:p>
    <w:p w14:paraId="1F32242C" w14:textId="7418B01B" w:rsidR="00FF3740" w:rsidRPr="006F178A" w:rsidRDefault="00FF3740" w:rsidP="00282850">
      <w:pPr>
        <w:pStyle w:val="affffb"/>
        <w:spacing w:before="120"/>
        <w:jc w:val="center"/>
        <w:rPr>
          <w:rtl/>
        </w:rPr>
        <w:pPrChange w:id="90026" w:author="קלוד" w:date="2026-10-08T12:08:16Z">
          <w:pPr>
            <w:pStyle w:val="affffb"/>
            <w:jc w:val="center"/>
          </w:pPr>
        </w:pPrChange>
      </w:pPr>
      <w:r w:rsidRPr="006F178A">
        <w:rPr>
          <w:rtl/>
        </w:rPr>
        <w:t>נזרק עליה אחד מן הדמים - אינו יכול להפר,</w:t>
      </w:r>
    </w:p>
    <w:p w14:paraId="61A273B0" w14:textId="427C75C2" w:rsidR="00FF3740" w:rsidRPr="008241AC" w:rsidRDefault="00FF3740" w:rsidP="00FF3740">
      <w:pPr>
        <w:pStyle w:val="affffb"/>
        <w:rPr>
          <w:rtl/>
        </w:rPr>
      </w:pPr>
      <w:r w:rsidRPr="008241AC">
        <w:rPr>
          <w:rStyle w:val="TanaimMishna"/>
          <w:rtl/>
          <w:rPrChange w:id="20069" w:author="קלוד" w:date="2026-10-06T10:09:33Z">
            <w:rPr>
              <w:rStyle w:val="a4"/>
              <w:rtl/>
            </w:rPr>
          </w:rPrChange>
        </w:rPr>
        <w:t>ר"ע:</w:t>
      </w:r>
      <w:r w:rsidRPr="008241AC">
        <w:rPr>
          <w:rtl/>
        </w:rPr>
        <w:t xml:space="preserve"> אפילו נשחטה עליה אחת מכל הבהמות אינו יכול להפר.</w:t>
      </w:r>
    </w:p>
    <w:p w14:paraId="78FBF46A" w14:textId="77777777" w:rsidR="003057CD" w:rsidRDefault="00FF3740" w:rsidP="00FF3740">
      <w:pPr>
        <w:pStyle w:val="affffb"/>
        <w:rPr>
          <w:rtl/>
        </w:rPr>
      </w:pPr>
      <w:r w:rsidRPr="006F178A">
        <w:rPr>
          <w:rtl/>
        </w:rPr>
        <w:t xml:space="preserve">בד"א בתגלחת הטהרה, אבל בתגלחת הטומאה - יפר, </w:t>
      </w:r>
    </w:p>
    <w:p w14:paraId="303D209F" w14:textId="3C4C9905" w:rsidR="00FF3740" w:rsidRPr="006F178A" w:rsidRDefault="003057CD" w:rsidP="00FF3740">
      <w:pPr>
        <w:pStyle w:val="affffb"/>
        <w:rPr>
          <w:rtl/>
        </w:rPr>
      </w:pPr>
      <w:r>
        <w:rPr>
          <w:rFonts w:hint="cs"/>
          <w:rtl/>
        </w:rPr>
        <w:t xml:space="preserve"> </w:t>
      </w:r>
      <w:r>
        <w:rPr>
          <w:rtl/>
        </w:rPr>
        <w:tab/>
      </w:r>
      <w:r>
        <w:rPr>
          <w:rtl/>
        </w:rPr>
        <w:tab/>
      </w:r>
      <w:r>
        <w:rPr>
          <w:rtl/>
        </w:rPr>
        <w:tab/>
      </w:r>
      <w:r w:rsidR="00FF3740" w:rsidRPr="006F178A">
        <w:rPr>
          <w:rtl/>
        </w:rPr>
        <w:t>שיכול לומר אי אפשי באשה מנוולת</w:t>
      </w:r>
      <w:r w:rsidR="001A7DD4">
        <w:rPr>
          <w:rtl/>
        </w:rPr>
        <w:t>.</w:t>
      </w:r>
    </w:p>
    <w:p w14:paraId="34194D01" w14:textId="26D2DEB3" w:rsidR="00FF3740" w:rsidRPr="008241AC" w:rsidRDefault="00FF3740" w:rsidP="00FF3740">
      <w:pPr>
        <w:pStyle w:val="affffb"/>
        <w:rPr>
          <w:spacing w:val="2"/>
          <w:rtl/>
        </w:rPr>
      </w:pPr>
      <w:r w:rsidRPr="008241AC">
        <w:rPr>
          <w:rStyle w:val="TanaimMishna"/>
          <w:rFonts w:hint="cs"/>
          <w:spacing w:val="2"/>
          <w:rtl/>
          <w:rPrChange w:id="20070" w:author="קלוד" w:date="2026-10-06T10:09:33Z">
            <w:rPr>
              <w:rStyle w:val="a4"/>
              <w:rFonts w:hint="cs"/>
              <w:spacing w:val="2"/>
              <w:rtl/>
            </w:rPr>
          </w:rPrChange>
        </w:rPr>
        <w:t>ר</w:t>
      </w:r>
      <w:r w:rsidRPr="008241AC">
        <w:rPr>
          <w:rStyle w:val="TanaimMishna"/>
          <w:spacing w:val="2"/>
          <w:rtl/>
          <w:rPrChange w:id="20071" w:author="קלוד" w:date="2026-10-06T10:09:33Z">
            <w:rPr>
              <w:rStyle w:val="a4"/>
              <w:spacing w:val="2"/>
              <w:rtl/>
            </w:rPr>
          </w:rPrChange>
        </w:rPr>
        <w:t>"</w:t>
      </w:r>
      <w:r w:rsidRPr="008241AC">
        <w:rPr>
          <w:rStyle w:val="TanaimMishna"/>
          <w:rFonts w:hint="cs"/>
          <w:spacing w:val="2"/>
          <w:rtl/>
          <w:rPrChange w:id="20072" w:author="קלוד" w:date="2026-10-06T10:09:33Z">
            <w:rPr>
              <w:rStyle w:val="a4"/>
              <w:rFonts w:hint="cs"/>
              <w:spacing w:val="2"/>
              <w:rtl/>
            </w:rPr>
          </w:rPrChange>
        </w:rPr>
        <w:t>מ</w:t>
      </w:r>
      <w:r w:rsidRPr="008241AC">
        <w:rPr>
          <w:rStyle w:val="TanaimMishna"/>
          <w:spacing w:val="2"/>
          <w:rtl/>
          <w:rPrChange w:id="20073" w:author="קלוד" w:date="2026-10-06T10:09:33Z">
            <w:rPr>
              <w:rStyle w:val="a4"/>
              <w:spacing w:val="2"/>
              <w:rtl/>
            </w:rPr>
          </w:rPrChange>
        </w:rPr>
        <w:t xml:space="preserve">: </w:t>
      </w:r>
      <w:r w:rsidRPr="008241AC">
        <w:rPr>
          <w:spacing w:val="2"/>
          <w:rtl/>
        </w:rPr>
        <w:t>אף בתגלחת הטהרה</w:t>
      </w:r>
      <w:r w:rsidR="004344CD" w:rsidRPr="008241AC">
        <w:rPr>
          <w:rFonts w:hint="cs"/>
          <w:spacing w:val="2"/>
          <w:rtl/>
        </w:rPr>
        <w:t xml:space="preserve"> </w:t>
      </w:r>
      <w:r w:rsidRPr="008241AC">
        <w:rPr>
          <w:spacing w:val="2"/>
          <w:rtl/>
        </w:rPr>
        <w:t xml:space="preserve">יפר שיכול לומר </w:t>
      </w:r>
      <w:r w:rsidR="008241AC" w:rsidRPr="008241AC">
        <w:rPr>
          <w:rFonts w:hint="cs"/>
          <w:spacing w:val="2"/>
          <w:rtl/>
        </w:rPr>
        <w:t>א"א</w:t>
      </w:r>
      <w:r w:rsidRPr="008241AC">
        <w:rPr>
          <w:spacing w:val="2"/>
          <w:rtl/>
        </w:rPr>
        <w:t xml:space="preserve"> באשה מגלחת</w:t>
      </w:r>
    </w:p>
    <w:p w14:paraId="433A4947" w14:textId="36C20F57" w:rsidR="002E704F" w:rsidRDefault="00FF3740" w:rsidP="00A5184B">
      <w:pPr>
        <w:pStyle w:val="36"/>
        <w:framePr w:wrap="notBeside"/>
        <w:rPr>
          <w:rStyle w:val="a4"/>
          <w:rtl/>
        </w:rPr>
      </w:pPr>
      <w:r w:rsidRPr="002E704F">
        <w:rPr>
          <w:rtl/>
        </w:rPr>
        <w:t>מתני לא כר"</w:t>
      </w:r>
      <w:r w:rsidRPr="002E704F">
        <w:rPr>
          <w:rFonts w:hint="cs"/>
          <w:rtl/>
        </w:rPr>
        <w:t>א</w:t>
      </w:r>
      <w:r w:rsidRPr="002E704F">
        <w:rPr>
          <w:rtl/>
        </w:rPr>
        <w:t>:</w:t>
      </w:r>
    </w:p>
    <w:p w14:paraId="61AFDDA9" w14:textId="0EEB671F" w:rsidR="00FF3740" w:rsidRPr="006F178A" w:rsidRDefault="006129B9" w:rsidP="000472BC">
      <w:pPr>
        <w:rPr>
          <w:rtl/>
        </w:rPr>
      </w:pPr>
      <w:r w:rsidRPr="000472BC">
        <w:rPr>
          <w:rFonts w:hint="cs"/>
          <w:rtl/>
        </w:rPr>
        <w:t>ש</w:t>
      </w:r>
      <w:r w:rsidR="00FF3740" w:rsidRPr="000472BC">
        <w:rPr>
          <w:rtl/>
        </w:rPr>
        <w:t>תגלחת מעכבת,</w:t>
      </w:r>
      <w:r w:rsidR="000472BC">
        <w:rPr>
          <w:rStyle w:val="affffff1"/>
          <w:rFonts w:hint="cs"/>
          <w:rtl/>
        </w:rPr>
        <w:t xml:space="preserve"> </w:t>
      </w:r>
      <w:r w:rsidR="000472BC" w:rsidRPr="000472BC">
        <w:rPr>
          <w:rStyle w:val="affffff1"/>
          <w:rFonts w:hint="cs"/>
          <w:rtl/>
        </w:rPr>
        <w:t>[ניוול]</w:t>
      </w:r>
      <w:r w:rsidR="00FF3740" w:rsidRPr="000472BC">
        <w:rPr>
          <w:rtl/>
        </w:rPr>
        <w:t xml:space="preserve"> </w:t>
      </w:r>
      <w:r w:rsidR="000472BC">
        <w:rPr>
          <w:rFonts w:hint="cs"/>
          <w:rtl/>
        </w:rPr>
        <w:t>ו</w:t>
      </w:r>
      <w:r w:rsidR="00BF2C25">
        <w:rPr>
          <w:rFonts w:hint="cs"/>
          <w:rtl/>
        </w:rPr>
        <w:t>יכול להפר</w:t>
      </w:r>
      <w:r w:rsidR="001A7DD4">
        <w:rPr>
          <w:rtl/>
        </w:rPr>
        <w:t>.</w:t>
      </w:r>
    </w:p>
    <w:p w14:paraId="32D78DFD" w14:textId="77777777" w:rsidR="00FF3740" w:rsidRPr="006F178A" w:rsidRDefault="00FF3740" w:rsidP="00516202">
      <w:pPr>
        <w:pStyle w:val="affff5"/>
        <w:framePr w:wrap="around"/>
        <w:rPr>
          <w:rtl/>
        </w:rPr>
      </w:pPr>
      <w:r w:rsidRPr="006F178A">
        <w:rPr>
          <w:rFonts w:hint="cs"/>
          <w:rtl/>
        </w:rPr>
        <w:t>כח:</w:t>
      </w:r>
    </w:p>
    <w:p w14:paraId="0FBD269C" w14:textId="458BB621" w:rsidR="002E704F" w:rsidRDefault="002E704F" w:rsidP="00A5184B">
      <w:pPr>
        <w:pStyle w:val="36"/>
        <w:framePr w:wrap="notBeside"/>
        <w:rPr>
          <w:rFonts w:ascii="FontbitDavid" w:hAnsi="FontbitDavid"/>
          <w:spacing w:val="-4"/>
          <w:rtl/>
        </w:rPr>
      </w:pPr>
      <w:r>
        <w:rPr>
          <w:rFonts w:hint="cs"/>
          <w:rtl/>
        </w:rPr>
        <w:t>ל</w:t>
      </w:r>
      <w:r w:rsidR="00FF3740" w:rsidRPr="002E704F">
        <w:rPr>
          <w:rtl/>
        </w:rPr>
        <w:t xml:space="preserve">תנא דידן: </w:t>
      </w:r>
    </w:p>
    <w:p w14:paraId="6BBB8B89" w14:textId="3F13BC9D" w:rsidR="002E704F" w:rsidRPr="002E704F" w:rsidRDefault="00FF3740" w:rsidP="002E704F">
      <w:pPr>
        <w:rPr>
          <w:rFonts w:cs="PFT_Frank"/>
          <w:b/>
          <w:bCs/>
          <w:color w:val="767171" w:themeColor="background2" w:themeShade="80"/>
          <w:spacing w:val="-2"/>
          <w:sz w:val="12"/>
          <w:szCs w:val="12"/>
          <w:rtl/>
        </w:rPr>
      </w:pPr>
      <w:r w:rsidRPr="002E704F">
        <w:rPr>
          <w:rtl/>
        </w:rPr>
        <w:t>כיון ד</w:t>
      </w:r>
      <w:r w:rsidR="00BF2C25" w:rsidRPr="002E704F">
        <w:rPr>
          <w:rFonts w:hint="cs"/>
          <w:rtl/>
        </w:rPr>
        <w:t>נזרק</w:t>
      </w:r>
      <w:r w:rsidRPr="002E704F">
        <w:rPr>
          <w:rtl/>
        </w:rPr>
        <w:t xml:space="preserve"> עלה דם - לאלתר </w:t>
      </w:r>
      <w:r w:rsidR="00BF2C25" w:rsidRPr="002E704F">
        <w:rPr>
          <w:rFonts w:hint="cs"/>
          <w:rtl/>
        </w:rPr>
        <w:t>מותרת ביין ואין נוול</w:t>
      </w:r>
      <w:r w:rsidR="001A7DD4" w:rsidRPr="002E704F">
        <w:rPr>
          <w:rtl/>
        </w:rPr>
        <w:t>.</w:t>
      </w:r>
    </w:p>
    <w:p w14:paraId="420FB09A" w14:textId="77777777" w:rsidR="002E704F" w:rsidRDefault="002E704F" w:rsidP="00A5184B">
      <w:pPr>
        <w:pStyle w:val="36"/>
        <w:framePr w:wrap="notBeside"/>
        <w:rPr>
          <w:spacing w:val="-2"/>
          <w:rtl/>
        </w:rPr>
      </w:pPr>
      <w:r w:rsidRPr="002E704F">
        <w:rPr>
          <w:rFonts w:hint="cs"/>
          <w:rtl/>
        </w:rPr>
        <w:t xml:space="preserve">לר''ע: </w:t>
      </w:r>
    </w:p>
    <w:p w14:paraId="433FCD53" w14:textId="167C853A" w:rsidR="00FF3740" w:rsidRPr="008241AC" w:rsidRDefault="00585A64" w:rsidP="002E704F">
      <w:pPr>
        <w:rPr>
          <w:spacing w:val="-2"/>
          <w:rtl/>
        </w:rPr>
      </w:pPr>
      <w:r w:rsidRPr="008241AC">
        <w:rPr>
          <w:spacing w:val="-2"/>
          <w:rtl/>
        </w:rPr>
        <w:t>אף</w:t>
      </w:r>
      <w:r w:rsidR="00FF3740" w:rsidRPr="008241AC">
        <w:rPr>
          <w:spacing w:val="-2"/>
          <w:rtl/>
        </w:rPr>
        <w:t xml:space="preserve"> </w:t>
      </w:r>
      <w:r w:rsidR="00BF2C25" w:rsidRPr="008241AC">
        <w:rPr>
          <w:rFonts w:hint="cs"/>
          <w:spacing w:val="-2"/>
          <w:rtl/>
        </w:rPr>
        <w:t>נשחטה ה</w:t>
      </w:r>
      <w:r w:rsidR="00FF3740" w:rsidRPr="008241AC">
        <w:rPr>
          <w:spacing w:val="-2"/>
          <w:rtl/>
        </w:rPr>
        <w:t xml:space="preserve">בהמה </w:t>
      </w:r>
      <w:r w:rsidR="00BF2C25" w:rsidRPr="008241AC">
        <w:rPr>
          <w:rFonts w:hint="cs"/>
          <w:spacing w:val="-2"/>
          <w:rtl/>
        </w:rPr>
        <w:t xml:space="preserve">אין </w:t>
      </w:r>
      <w:r w:rsidR="00FF3740" w:rsidRPr="008241AC">
        <w:rPr>
          <w:spacing w:val="-2"/>
          <w:rtl/>
        </w:rPr>
        <w:t>יכול להפר, משום הפסד קדשים.</w:t>
      </w:r>
    </w:p>
    <w:p w14:paraId="016B254A" w14:textId="24BA9926" w:rsidR="00E53EBA" w:rsidRDefault="00FF3740" w:rsidP="00BA44EB">
      <w:pPr>
        <w:pStyle w:val="a7"/>
        <w:rPr>
          <w:rtl/>
        </w:rPr>
      </w:pPr>
      <w:r w:rsidRPr="006129B9">
        <w:rPr>
          <w:rStyle w:val="a4"/>
          <w:rtl/>
        </w:rPr>
        <w:t>מתקיף ר</w:t>
      </w:r>
      <w:r w:rsidR="00E53EBA">
        <w:rPr>
          <w:rStyle w:val="a4"/>
          <w:rFonts w:hint="cs"/>
          <w:rtl/>
        </w:rPr>
        <w:t>"ז</w:t>
      </w:r>
      <w:r w:rsidRPr="006129B9">
        <w:rPr>
          <w:rStyle w:val="a4"/>
          <w:rtl/>
        </w:rPr>
        <w:t>:</w:t>
      </w:r>
      <w:r w:rsidRPr="006F178A">
        <w:rPr>
          <w:rtl/>
        </w:rPr>
        <w:t xml:space="preserve"> לזרוק דמן שלא לשמן ויתיר בשר באכילה! </w:t>
      </w:r>
    </w:p>
    <w:p w14:paraId="6399D769" w14:textId="37811BEF" w:rsidR="00B204D0" w:rsidRDefault="00111B5E" w:rsidP="00FF3740">
      <w:pPr>
        <w:rPr>
          <w:rtl/>
        </w:rPr>
      </w:pPr>
      <w:r>
        <w:rPr>
          <w:rFonts w:hint="cs"/>
          <w:rtl/>
        </w:rPr>
        <w:t>כ</w:t>
      </w:r>
      <w:r w:rsidR="00FF3740" w:rsidRPr="006F178A">
        <w:rPr>
          <w:rtl/>
        </w:rPr>
        <w:t xml:space="preserve">כבשי עצרת ששחטן שלא לשמן, </w:t>
      </w:r>
      <w:r w:rsidR="00FF3740" w:rsidRPr="00111B5E">
        <w:rPr>
          <w:rStyle w:val="affffff1"/>
          <w:rtl/>
        </w:rPr>
        <w:t xml:space="preserve">לפני או אחר זמנן </w:t>
      </w:r>
      <w:r w:rsidR="00FF3740" w:rsidRPr="006F178A">
        <w:rPr>
          <w:rtl/>
        </w:rPr>
        <w:t>- הדם יזרק והבשר יאכל, ו</w:t>
      </w:r>
      <w:r w:rsidR="00172195">
        <w:rPr>
          <w:rFonts w:hint="cs"/>
          <w:rtl/>
        </w:rPr>
        <w:t>ב</w:t>
      </w:r>
      <w:r w:rsidR="00FF3740" w:rsidRPr="006F178A">
        <w:rPr>
          <w:rtl/>
        </w:rPr>
        <w:t xml:space="preserve">שבת לא יזרק, ואם זרק הורצה להקטיר אימורין לערב! </w:t>
      </w:r>
    </w:p>
    <w:p w14:paraId="7C59917B" w14:textId="77777777" w:rsidR="00251DFE" w:rsidRDefault="00B204D0" w:rsidP="00A5184B">
      <w:pPr>
        <w:pStyle w:val="36"/>
        <w:framePr w:wrap="notBeside"/>
        <w:rPr>
          <w:spacing w:val="-2"/>
          <w:rtl/>
        </w:rPr>
      </w:pPr>
      <w:r w:rsidRPr="00251DFE">
        <w:rPr>
          <w:rFonts w:hint="cs"/>
          <w:rtl/>
        </w:rPr>
        <w:t xml:space="preserve">- </w:t>
      </w:r>
      <w:r w:rsidR="00FF3740" w:rsidRPr="00251DFE">
        <w:rPr>
          <w:rtl/>
        </w:rPr>
        <w:t xml:space="preserve">אמרי: </w:t>
      </w:r>
    </w:p>
    <w:p w14:paraId="6C187337" w14:textId="77777777" w:rsidR="00B057AD" w:rsidRDefault="00FF3740" w:rsidP="008241AC">
      <w:pPr>
        <w:rPr>
          <w:spacing w:val="-2"/>
          <w:rtl/>
        </w:rPr>
      </w:pPr>
      <w:r w:rsidRPr="008241AC">
        <w:rPr>
          <w:spacing w:val="-2"/>
          <w:rtl/>
        </w:rPr>
        <w:lastRenderedPageBreak/>
        <w:t xml:space="preserve">אי דשחט עולה או שלמים ה"נ, </w:t>
      </w:r>
      <w:r w:rsidRPr="008241AC">
        <w:rPr>
          <w:rFonts w:ascii="FontbitDavid" w:hAnsi="FontbitDavid" w:hint="cs"/>
          <w:spacing w:val="-2"/>
          <w:rtl/>
        </w:rPr>
        <w:t xml:space="preserve">אבל </w:t>
      </w:r>
      <w:r w:rsidR="00585A64" w:rsidRPr="008241AC">
        <w:rPr>
          <w:rFonts w:ascii="FontbitDavid" w:hAnsi="FontbitDavid" w:hint="cs"/>
          <w:spacing w:val="-2"/>
          <w:rtl/>
        </w:rPr>
        <w:t>כאן</w:t>
      </w:r>
      <w:r w:rsidRPr="008241AC">
        <w:rPr>
          <w:rFonts w:ascii="FontbitDavid" w:hAnsi="FontbitDavid" w:hint="cs"/>
          <w:spacing w:val="-2"/>
          <w:rtl/>
        </w:rPr>
        <w:t xml:space="preserve"> מיירי </w:t>
      </w:r>
      <w:r w:rsidRPr="008241AC">
        <w:rPr>
          <w:rFonts w:ascii="FontbitDavid" w:hAnsi="FontbitDavid"/>
          <w:spacing w:val="-2"/>
          <w:rtl/>
        </w:rPr>
        <w:t xml:space="preserve">ששחט חטאת </w:t>
      </w:r>
      <w:r w:rsidR="00B204D0" w:rsidRPr="008241AC">
        <w:rPr>
          <w:rFonts w:ascii="FontbitDavid" w:hAnsi="FontbitDavid" w:hint="cs"/>
          <w:spacing w:val="-2"/>
          <w:rtl/>
        </w:rPr>
        <w:t>תחילה</w:t>
      </w:r>
      <w:r w:rsidRPr="008241AC">
        <w:rPr>
          <w:rFonts w:ascii="FontbitDavid" w:hAnsi="FontbitDavid"/>
          <w:spacing w:val="-2"/>
          <w:rtl/>
        </w:rPr>
        <w:t xml:space="preserve">, </w:t>
      </w:r>
      <w:r w:rsidR="009E3506">
        <w:rPr>
          <w:rStyle w:val="a4"/>
          <w:rFonts w:hint="cs"/>
          <w:rtl/>
        </w:rPr>
        <w:t xml:space="preserve">ויכול להתחיל בה </w:t>
      </w:r>
      <w:r w:rsidRPr="00727D69">
        <w:rPr>
          <w:rStyle w:val="a4"/>
          <w:rtl/>
        </w:rPr>
        <w:t xml:space="preserve">כדתנן: </w:t>
      </w:r>
      <w:r w:rsidRPr="008241AC">
        <w:rPr>
          <w:rFonts w:ascii="FontbitDavid" w:hAnsi="FontbitDavid"/>
          <w:spacing w:val="-2"/>
          <w:rtl/>
        </w:rPr>
        <w:t>אם גילח על אחת משלשתן יצא.</w:t>
      </w:r>
    </w:p>
    <w:p w14:paraId="32F4FD40" w14:textId="3C89E59F" w:rsidR="00FF3740" w:rsidRPr="00B057AD" w:rsidRDefault="00A1021A" w:rsidP="00B057AD">
      <w:pPr>
        <w:pStyle w:val="afffff3"/>
        <w:rPr>
          <w:rtl/>
        </w:rPr>
      </w:pPr>
      <w:ins w:id="9840" w:author="מספור קטעי משנה" w:date="2026-10-06T06:45:37Z">
        <w:r>
          <w:rPr>
            <w:rStyle w:val="MisparKeta"/>
          </w:rPr>
          <w:t xml:space="preserve">א. </w:t>
        </w:r>
      </w:ins>
      <w:r w:rsidRPr="00B057AD">
        <w:rPr>
          <w:rFonts w:hint="cs"/>
          <w:rtl/>
        </w:rPr>
        <w:t xml:space="preserve">ת''ק: </w:t>
      </w:r>
      <w:r w:rsidR="00FF3740" w:rsidRPr="00B057AD">
        <w:rPr>
          <w:rtl/>
        </w:rPr>
        <w:t>בד"א - בתגלחת טהרה, אבל בתגלחת טומאה - יפר,</w:t>
      </w:r>
      <w:r w:rsidR="00607FB8" w:rsidRPr="00B057AD">
        <w:rPr>
          <w:rFonts w:hint="cs"/>
          <w:rtl/>
        </w:rPr>
        <w:t xml:space="preserve"> </w:t>
      </w:r>
      <w:r w:rsidR="00FF3740" w:rsidRPr="00B057AD">
        <w:rPr>
          <w:spacing w:val="4"/>
          <w:rtl/>
        </w:rPr>
        <w:t xml:space="preserve">ור"מ: </w:t>
      </w:r>
      <w:r w:rsidR="00585A64" w:rsidRPr="00B057AD">
        <w:rPr>
          <w:spacing w:val="4"/>
          <w:rtl/>
        </w:rPr>
        <w:t>אף</w:t>
      </w:r>
      <w:r w:rsidR="00FF3740" w:rsidRPr="00B057AD">
        <w:rPr>
          <w:spacing w:val="4"/>
          <w:rtl/>
        </w:rPr>
        <w:t xml:space="preserve"> בתגלחת טהרה יפר, שיכול לומר </w:t>
      </w:r>
      <w:r w:rsidRPr="00B057AD">
        <w:rPr>
          <w:rFonts w:hint="cs"/>
          <w:spacing w:val="4"/>
          <w:rtl/>
        </w:rPr>
        <w:t xml:space="preserve">א''א </w:t>
      </w:r>
      <w:r w:rsidR="00FF3740" w:rsidRPr="00B057AD">
        <w:rPr>
          <w:spacing w:val="4"/>
          <w:rtl/>
        </w:rPr>
        <w:t>באשה מגלחת.</w:t>
      </w:r>
    </w:p>
    <w:p w14:paraId="7BA44A80" w14:textId="2C29E42E" w:rsidR="00FF3740" w:rsidRPr="006F178A" w:rsidRDefault="00FF3740" w:rsidP="00FF3740">
      <w:pPr>
        <w:rPr>
          <w:rtl/>
        </w:rPr>
      </w:pPr>
      <w:r w:rsidRPr="00F10694">
        <w:rPr>
          <w:rStyle w:val="a4"/>
          <w:rtl/>
        </w:rPr>
        <w:t>ו</w:t>
      </w:r>
      <w:r w:rsidR="00F10694">
        <w:rPr>
          <w:rStyle w:val="a4"/>
          <w:rFonts w:hint="cs"/>
          <w:rtl/>
        </w:rPr>
        <w:t>ל</w:t>
      </w:r>
      <w:r w:rsidRPr="00F10694">
        <w:rPr>
          <w:rStyle w:val="a4"/>
          <w:rtl/>
        </w:rPr>
        <w:t>ת"ק</w:t>
      </w:r>
      <w:r w:rsidRPr="006F178A">
        <w:rPr>
          <w:rFonts w:ascii="FontbitDavid" w:hAnsi="FontbitDavid"/>
          <w:rtl/>
        </w:rPr>
        <w:t>: אפשר בפאה נכרית.</w:t>
      </w:r>
      <w:r w:rsidRPr="006F178A">
        <w:rPr>
          <w:rFonts w:ascii="FontbitDavid" w:hAnsi="FontbitDavid" w:hint="cs"/>
          <w:rtl/>
        </w:rPr>
        <w:t xml:space="preserve">  </w:t>
      </w:r>
      <w:r w:rsidR="00F10694" w:rsidRPr="00F10694">
        <w:rPr>
          <w:rStyle w:val="a4"/>
          <w:rFonts w:hint="cs"/>
          <w:rtl/>
        </w:rPr>
        <w:t>ל</w:t>
      </w:r>
      <w:r w:rsidRPr="00F10694">
        <w:rPr>
          <w:rStyle w:val="a4"/>
          <w:rtl/>
        </w:rPr>
        <w:t>ר"מ</w:t>
      </w:r>
      <w:r w:rsidRPr="006F178A">
        <w:rPr>
          <w:rFonts w:ascii="FontbitDavid" w:hAnsi="FontbitDavid"/>
          <w:rtl/>
        </w:rPr>
        <w:t>: איידי דזוהמא לא ניח</w:t>
      </w:r>
      <w:r w:rsidR="00F10694">
        <w:rPr>
          <w:rFonts w:ascii="FontbitDavid" w:hAnsi="FontbitDavid" w:hint="cs"/>
          <w:rtl/>
        </w:rPr>
        <w:t>"ל</w:t>
      </w:r>
      <w:r w:rsidRPr="006F178A">
        <w:rPr>
          <w:rFonts w:ascii="FontbitDavid" w:hAnsi="FontbitDavid"/>
          <w:rtl/>
        </w:rPr>
        <w:t>.</w:t>
      </w:r>
    </w:p>
    <w:p w14:paraId="25ACA168" w14:textId="77777777" w:rsidR="00E773AF" w:rsidRPr="00E773AF" w:rsidRDefault="00E773AF" w:rsidP="004B1A9B">
      <w:pPr>
        <w:pStyle w:val="affffff2"/>
        <w:framePr w:wrap="around"/>
        <w:rPr>
          <w:rtl/>
        </w:rPr>
      </w:pPr>
      <w:r w:rsidRPr="00E773AF">
        <w:rPr>
          <w:rFonts w:hint="cs"/>
          <w:rtl/>
        </w:rPr>
        <w:t>משנה:</w:t>
      </w:r>
      <w:r w:rsidRPr="00E773AF">
        <w:rPr>
          <w:rFonts w:hint="cs"/>
        </w:rPr>
        <w:t xml:space="preserve"> </w:t>
      </w:r>
    </w:p>
    <w:p w14:paraId="68CB10ED" w14:textId="77777777" w:rsidR="00FF3740" w:rsidRPr="006F178A" w:rsidRDefault="00FF3740" w:rsidP="000F6CD2">
      <w:pPr>
        <w:pStyle w:val="afffffb"/>
        <w:rPr>
          <w:rtl/>
        </w:rPr>
      </w:pPr>
      <w:r>
        <w:rPr>
          <w:rtl/>
        </w:rPr>
        <w:t>׹</w:t>
      </w:r>
    </w:p>
    <w:p>
      <w:pPr>
        <w:pStyle w:val="affffff2"/>
        <w:rPr>
          <w:ins w:id="20302" w:author="קלוד" w:date="2026-10-06T10:09:33Z"/>
        </w:rPr>
      </w:pPr>
      <w:ins w:id="20301" w:author="קלוד" w:date="2026-10-06T10:09:33Z">
        <w:r>
          <w:t xml:space="preserve">משנה ו</w:t>
        </w:r>
      </w:ins>
    </w:p>
    <w:p w14:paraId="4DBE8B9D" w14:textId="730E2B44" w:rsidR="00FF3740" w:rsidRPr="008241AC" w:rsidRDefault="00FF3740" w:rsidP="00FF3740">
      <w:pPr>
        <w:pStyle w:val="affffb"/>
        <w:spacing w:before="120"/>
        <w:rPr>
          <w:spacing w:val="6"/>
          <w:rtl/>
        </w:rPr>
        <w:pPrChange w:id="90027" w:author="קלוד" w:date="2026-10-08T12:08:16Z">
          <w:pPr>
            <w:pStyle w:val="affffb"/>
          </w:pPr>
        </w:pPrChange>
      </w:pPr>
      <w:r w:rsidRPr="008241AC">
        <w:rPr>
          <w:spacing w:val="6"/>
          <w:rtl/>
        </w:rPr>
        <w:t>האיש מדיר את בנו בנזיר, ואין האשה מדרת את בנה בנזיר.</w:t>
      </w:r>
    </w:p>
    <w:p w14:paraId="21FEF382" w14:textId="77777777" w:rsidR="00FF3740" w:rsidRPr="006F178A" w:rsidRDefault="00FF3740" w:rsidP="00FF3740">
      <w:pPr>
        <w:pStyle w:val="affffb"/>
        <w:rPr>
          <w:rtl/>
        </w:rPr>
      </w:pPr>
      <w:r w:rsidRPr="006F178A">
        <w:rPr>
          <w:rtl/>
        </w:rPr>
        <w:t xml:space="preserve">כיצד? גילח או שגילחוהו קרוביו, מיחה או שמיחו קרוביו, </w:t>
      </w:r>
      <w:r w:rsidRPr="008241AC">
        <w:rPr>
          <w:spacing w:val="2"/>
          <w:rtl/>
        </w:rPr>
        <w:t>היתה לו בהמה מופרשת - החטאת תמות, והעולה תקרב עולה, ושלמים יקרבו שלמים, ונאכלין ליום אחד ואינן טעונין לחם,</w:t>
      </w:r>
      <w:r w:rsidRPr="006F178A">
        <w:rPr>
          <w:rtl/>
        </w:rPr>
        <w:t xml:space="preserve"> </w:t>
      </w:r>
    </w:p>
    <w:p w14:paraId="4CD0842A" w14:textId="77777777" w:rsidR="00FF3740" w:rsidRPr="006F178A" w:rsidRDefault="00FF3740" w:rsidP="00FF3740">
      <w:pPr>
        <w:pStyle w:val="affffb"/>
        <w:rPr>
          <w:rtl/>
        </w:rPr>
      </w:pPr>
      <w:r w:rsidRPr="006F178A">
        <w:rPr>
          <w:rtl/>
        </w:rPr>
        <w:t xml:space="preserve">היו לו מעות סתומין - יפלו לנדבה, </w:t>
      </w:r>
    </w:p>
    <w:p w14:paraId="3EF6988E" w14:textId="57B8936A" w:rsidR="00B52375" w:rsidRDefault="00FF3740" w:rsidP="00B52375">
      <w:pPr>
        <w:pStyle w:val="affffb"/>
        <w:jc w:val="center"/>
        <w:rPr>
          <w:rtl/>
        </w:rPr>
      </w:pPr>
      <w:r w:rsidRPr="00392931">
        <w:rPr>
          <w:rtl/>
        </w:rPr>
        <w:t>מעות מפורשים,</w:t>
      </w:r>
    </w:p>
    <w:p w14:paraId="766B1319" w14:textId="5A209E9B" w:rsidR="00FF3740" w:rsidRPr="00392931" w:rsidRDefault="00FF3740" w:rsidP="00FF3740">
      <w:pPr>
        <w:pStyle w:val="affffb"/>
        <w:rPr>
          <w:rtl/>
        </w:rPr>
      </w:pPr>
      <w:r w:rsidRPr="00392931">
        <w:rPr>
          <w:rtl/>
        </w:rPr>
        <w:t>דמי חטאת</w:t>
      </w:r>
      <w:r w:rsidR="00D23C0A">
        <w:rPr>
          <w:rFonts w:hint="cs"/>
          <w:rtl/>
        </w:rPr>
        <w:t>-</w:t>
      </w:r>
      <w:r w:rsidRPr="00392931">
        <w:rPr>
          <w:rtl/>
        </w:rPr>
        <w:t xml:space="preserve"> ילכו לים המלח, לא נהנין ולא מועלין, </w:t>
      </w:r>
    </w:p>
    <w:p w14:paraId="04C8B01B" w14:textId="2FA354A4" w:rsidR="00FF3740" w:rsidRPr="006F178A" w:rsidRDefault="00FF3740" w:rsidP="00FF3740">
      <w:pPr>
        <w:pStyle w:val="affffb"/>
        <w:rPr>
          <w:rtl/>
        </w:rPr>
      </w:pPr>
      <w:r w:rsidRPr="006F178A">
        <w:rPr>
          <w:rtl/>
        </w:rPr>
        <w:t xml:space="preserve">דמי עולה - יביאו עולה ומועלין בהן, </w:t>
      </w:r>
    </w:p>
    <w:p w14:paraId="22189F67" w14:textId="396040F9" w:rsidR="00FF3740" w:rsidRPr="00B52375" w:rsidRDefault="00FF3740" w:rsidP="00FF3740">
      <w:pPr>
        <w:pStyle w:val="affffb"/>
        <w:rPr>
          <w:spacing w:val="0"/>
          <w:rtl/>
        </w:rPr>
      </w:pPr>
      <w:r w:rsidRPr="00B52375">
        <w:rPr>
          <w:spacing w:val="0"/>
          <w:rtl/>
        </w:rPr>
        <w:t>דמי שלמים - יביאו שלמים, ונאכלין ליום אחד ואינן טעונין לחם.</w:t>
      </w:r>
    </w:p>
    <w:p w14:paraId="36C6615F" w14:textId="3BCC9DF8" w:rsidR="00FF3740" w:rsidRPr="006F178A" w:rsidRDefault="00FF3740" w:rsidP="00BA44EB">
      <w:pPr>
        <w:pStyle w:val="a7"/>
        <w:rPr>
          <w:rtl/>
        </w:rPr>
      </w:pPr>
      <w:r w:rsidRPr="006F178A">
        <w:rPr>
          <w:rtl/>
        </w:rPr>
        <w:t>איש</w:t>
      </w:r>
      <w:r w:rsidR="00706051">
        <w:rPr>
          <w:rFonts w:hint="cs"/>
          <w:rtl/>
        </w:rPr>
        <w:t xml:space="preserve"> מדיר</w:t>
      </w:r>
      <w:r w:rsidRPr="006F178A">
        <w:rPr>
          <w:rtl/>
        </w:rPr>
        <w:t xml:space="preserve">, </w:t>
      </w:r>
      <w:r w:rsidR="00706051">
        <w:rPr>
          <w:rFonts w:hint="cs"/>
          <w:rtl/>
        </w:rPr>
        <w:t>ולא אשה</w:t>
      </w:r>
      <w:r w:rsidRPr="006F178A">
        <w:rPr>
          <w:rtl/>
        </w:rPr>
        <w:t>,</w:t>
      </w:r>
      <w:r w:rsidRPr="006F178A">
        <w:rPr>
          <w:rFonts w:hint="cs"/>
          <w:rtl/>
        </w:rPr>
        <w:t xml:space="preserve">  </w:t>
      </w:r>
      <w:r w:rsidR="00EC5BD2">
        <w:rPr>
          <w:rFonts w:hint="cs"/>
          <w:rtl/>
        </w:rPr>
        <w:t>בנו ולא בתו.</w:t>
      </w:r>
    </w:p>
    <w:p w14:paraId="764E3F83" w14:textId="0DB16723" w:rsidR="00840A0F" w:rsidRPr="00766B62" w:rsidRDefault="00FF3740" w:rsidP="00A5184B">
      <w:pPr>
        <w:pStyle w:val="36"/>
        <w:framePr w:wrap="notBeside"/>
        <w:rPr>
          <w:rtl/>
        </w:rPr>
      </w:pPr>
      <w:r w:rsidRPr="00840A0F">
        <w:rPr>
          <w:rFonts w:hint="cs"/>
          <w:rtl/>
        </w:rPr>
        <w:t>רי</w:t>
      </w:r>
      <w:r w:rsidRPr="00840A0F">
        <w:rPr>
          <w:rtl/>
        </w:rPr>
        <w:t>"</w:t>
      </w:r>
      <w:r w:rsidRPr="00840A0F">
        <w:rPr>
          <w:rFonts w:hint="cs"/>
          <w:rtl/>
        </w:rPr>
        <w:t>ו:</w:t>
      </w:r>
      <w:r w:rsidRPr="00840A0F">
        <w:rPr>
          <w:rtl/>
        </w:rPr>
        <w:t xml:space="preserve"> </w:t>
      </w:r>
    </w:p>
    <w:p w14:paraId="73924509" w14:textId="4A38031F" w:rsidR="00FF3740" w:rsidRPr="00766B62" w:rsidRDefault="00FF3740" w:rsidP="00FF3740">
      <w:pPr>
        <w:rPr>
          <w:rFonts w:cs="BA Vilna Bold"/>
          <w:rtl/>
        </w:rPr>
      </w:pPr>
      <w:r w:rsidRPr="00766B62">
        <w:rPr>
          <w:rFonts w:cs="BA Vilna Bold"/>
          <w:rtl/>
        </w:rPr>
        <w:t xml:space="preserve">הלכה היא בנזיר, </w:t>
      </w:r>
    </w:p>
    <w:p w14:paraId="7DF4CDBA" w14:textId="7336B195" w:rsidR="00840A0F" w:rsidRPr="00766B62" w:rsidRDefault="00FF3740" w:rsidP="00A5184B">
      <w:pPr>
        <w:pStyle w:val="36"/>
        <w:framePr w:wrap="notBeside"/>
        <w:rPr>
          <w:rtl/>
        </w:rPr>
      </w:pPr>
      <w:r w:rsidRPr="00840A0F">
        <w:rPr>
          <w:rFonts w:hint="cs"/>
          <w:rtl/>
        </w:rPr>
        <w:t>ר</w:t>
      </w:r>
      <w:r w:rsidRPr="00840A0F">
        <w:rPr>
          <w:rtl/>
        </w:rPr>
        <w:t>"</w:t>
      </w:r>
      <w:r w:rsidRPr="00840A0F">
        <w:rPr>
          <w:rFonts w:hint="cs"/>
          <w:rtl/>
        </w:rPr>
        <w:t xml:space="preserve">ל: </w:t>
      </w:r>
    </w:p>
    <w:p w14:paraId="6052F458" w14:textId="17BD759F" w:rsidR="00DE5F03" w:rsidRDefault="00FF3740" w:rsidP="00DE5F03">
      <w:pPr>
        <w:rPr>
          <w:rtl/>
        </w:rPr>
      </w:pPr>
      <w:r w:rsidRPr="00766B62">
        <w:rPr>
          <w:rFonts w:cs="BA Vilna Bold"/>
          <w:rtl/>
        </w:rPr>
        <w:t>כדי לחנכו במצות</w:t>
      </w:r>
      <w:r w:rsidRPr="006F178A">
        <w:rPr>
          <w:rtl/>
        </w:rPr>
        <w:t>.</w:t>
      </w:r>
      <w:r w:rsidRPr="006F178A">
        <w:rPr>
          <w:rFonts w:hint="cs"/>
          <w:rtl/>
        </w:rPr>
        <w:t xml:space="preserve"> </w:t>
      </w:r>
      <w:r w:rsidR="00531949">
        <w:rPr>
          <w:rFonts w:hint="cs"/>
          <w:rtl/>
        </w:rPr>
        <w:t>ו</w:t>
      </w:r>
      <w:r w:rsidRPr="006F178A">
        <w:rPr>
          <w:rFonts w:hint="cs"/>
          <w:rtl/>
        </w:rPr>
        <w:t>לא אשה דאי</w:t>
      </w:r>
      <w:r w:rsidR="00165EDE">
        <w:rPr>
          <w:rFonts w:hint="cs"/>
          <w:rtl/>
        </w:rPr>
        <w:t>נה</w:t>
      </w:r>
      <w:r w:rsidRPr="006F178A">
        <w:rPr>
          <w:rFonts w:hint="cs"/>
          <w:rtl/>
        </w:rPr>
        <w:t xml:space="preserve"> חייבת לחנך את בנה</w:t>
      </w:r>
      <w:r w:rsidR="00331C58">
        <w:rPr>
          <w:rFonts w:hint="cs"/>
          <w:rtl/>
        </w:rPr>
        <w:t xml:space="preserve">, </w:t>
      </w:r>
    </w:p>
    <w:p w14:paraId="4D6F6E11" w14:textId="564AB991" w:rsidR="00FF3740" w:rsidRPr="006F178A" w:rsidRDefault="00531949" w:rsidP="00531949">
      <w:pPr>
        <w:ind w:left="904" w:firstLine="113"/>
        <w:rPr>
          <w:rtl/>
        </w:rPr>
      </w:pPr>
      <w:r>
        <w:rPr>
          <w:rFonts w:ascii="FontbitDavid" w:hAnsi="FontbitDavid" w:hint="cs"/>
          <w:rtl/>
        </w:rPr>
        <w:t xml:space="preserve"> </w:t>
      </w:r>
      <w:r w:rsidR="00DE5F03">
        <w:rPr>
          <w:rFonts w:ascii="FontbitDavid" w:hAnsi="FontbitDavid" w:hint="cs"/>
          <w:rtl/>
        </w:rPr>
        <w:t xml:space="preserve">ולא בתו שאין חייב לחנכה. </w:t>
      </w:r>
    </w:p>
    <w:p w14:paraId="46DE6F7F" w14:textId="77777777" w:rsidR="00FF3740" w:rsidRPr="006F178A" w:rsidRDefault="00FF3740" w:rsidP="00516202">
      <w:pPr>
        <w:pStyle w:val="affff5"/>
        <w:framePr w:wrap="around"/>
        <w:rPr>
          <w:rtl/>
        </w:rPr>
      </w:pPr>
      <w:r w:rsidRPr="006F178A">
        <w:rPr>
          <w:rFonts w:hint="cs"/>
          <w:rtl/>
        </w:rPr>
        <w:t>כט.</w:t>
      </w:r>
    </w:p>
    <w:p w14:paraId="1E4FADB0" w14:textId="77777777" w:rsidR="00C112CC" w:rsidRDefault="00B52375" w:rsidP="00A5184B">
      <w:pPr>
        <w:pStyle w:val="36"/>
        <w:framePr w:wrap="notBeside"/>
        <w:rPr>
          <w:rStyle w:val="a4"/>
          <w:rtl/>
        </w:rPr>
      </w:pPr>
      <w:r w:rsidRPr="00C112CC">
        <w:rPr>
          <w:rFonts w:hint="cs"/>
          <w:rtl/>
        </w:rPr>
        <w:t>א.</w:t>
      </w:r>
      <w:r w:rsidR="00FF3740" w:rsidRPr="00C112CC">
        <w:rPr>
          <w:rtl/>
        </w:rPr>
        <w:t xml:space="preserve"> </w:t>
      </w:r>
    </w:p>
    <w:p w14:paraId="5ED94B96" w14:textId="192856CD" w:rsidR="00FF3740" w:rsidRPr="006F178A" w:rsidRDefault="00FF3740" w:rsidP="00C112CC">
      <w:pPr>
        <w:rPr>
          <w:rtl/>
        </w:rPr>
      </w:pPr>
      <w:r w:rsidRPr="00165EDE">
        <w:rPr>
          <w:rStyle w:val="a4"/>
          <w:rFonts w:hint="cs"/>
          <w:rtl/>
        </w:rPr>
        <w:t>לרי</w:t>
      </w:r>
      <w:r w:rsidRPr="00165EDE">
        <w:rPr>
          <w:rStyle w:val="a4"/>
          <w:rtl/>
        </w:rPr>
        <w:t>"</w:t>
      </w:r>
      <w:r w:rsidRPr="00165EDE">
        <w:rPr>
          <w:rStyle w:val="a4"/>
          <w:rFonts w:hint="cs"/>
          <w:rtl/>
        </w:rPr>
        <w:t>ו</w:t>
      </w:r>
      <w:r w:rsidR="00B017A7">
        <w:rPr>
          <w:rStyle w:val="a4"/>
          <w:rFonts w:hint="cs"/>
          <w:rtl/>
        </w:rPr>
        <w:t>:</w:t>
      </w:r>
      <w:r w:rsidRPr="00165EDE">
        <w:rPr>
          <w:rStyle w:val="a4"/>
          <w:rFonts w:hint="cs"/>
          <w:rtl/>
        </w:rPr>
        <w:t xml:space="preserve"> </w:t>
      </w:r>
      <w:r w:rsidR="005868A9">
        <w:rPr>
          <w:rFonts w:hint="cs"/>
          <w:rtl/>
        </w:rPr>
        <w:t xml:space="preserve">בנזיר </w:t>
      </w:r>
      <w:r w:rsidR="00165EDE">
        <w:rPr>
          <w:rFonts w:hint="cs"/>
          <w:rtl/>
        </w:rPr>
        <w:t>ולא</w:t>
      </w:r>
      <w:r w:rsidRPr="006F178A">
        <w:rPr>
          <w:rtl/>
        </w:rPr>
        <w:t xml:space="preserve"> בנדרים, </w:t>
      </w:r>
      <w:r w:rsidR="00E42781" w:rsidRPr="00CE3B5F">
        <w:rPr>
          <w:rStyle w:val="a6"/>
          <w:rFonts w:hint="cs"/>
          <w:rtl/>
        </w:rPr>
        <w:t>דהלכה היא בנזיר</w:t>
      </w:r>
    </w:p>
    <w:p w14:paraId="51359C66" w14:textId="29C646B4" w:rsidR="00FF3740" w:rsidRPr="006F178A" w:rsidRDefault="00FF3740" w:rsidP="00B017A7">
      <w:pPr>
        <w:rPr>
          <w:rtl/>
        </w:rPr>
      </w:pPr>
      <w:r w:rsidRPr="00706051">
        <w:rPr>
          <w:rStyle w:val="a4"/>
          <w:rFonts w:hint="cs"/>
          <w:rtl/>
        </w:rPr>
        <w:t>ולר</w:t>
      </w:r>
      <w:r w:rsidRPr="00706051">
        <w:rPr>
          <w:rStyle w:val="a4"/>
          <w:rtl/>
        </w:rPr>
        <w:t>"</w:t>
      </w:r>
      <w:r w:rsidRPr="00706051">
        <w:rPr>
          <w:rStyle w:val="a4"/>
          <w:rFonts w:hint="cs"/>
          <w:rtl/>
        </w:rPr>
        <w:t>ל</w:t>
      </w:r>
      <w:r w:rsidR="00B017A7">
        <w:rPr>
          <w:rFonts w:hint="cs"/>
          <w:rtl/>
        </w:rPr>
        <w:t>:</w:t>
      </w:r>
      <w:r w:rsidRPr="006F178A">
        <w:rPr>
          <w:rFonts w:hint="cs"/>
          <w:rtl/>
        </w:rPr>
        <w:t xml:space="preserve"> </w:t>
      </w:r>
      <w:r w:rsidR="00B017A7">
        <w:rPr>
          <w:rFonts w:hint="cs"/>
          <w:rtl/>
        </w:rPr>
        <w:t>אף בנזירות דיש לו ניוול חייב לחנכו.</w:t>
      </w:r>
      <w:r w:rsidR="005868A9">
        <w:rPr>
          <w:rFonts w:hint="cs"/>
          <w:rtl/>
        </w:rPr>
        <w:t xml:space="preserve"> כ''ש נדרים</w:t>
      </w:r>
    </w:p>
    <w:p w14:paraId="38A0C746" w14:textId="77777777" w:rsidR="00C112CC" w:rsidRDefault="00B52375" w:rsidP="00A5184B">
      <w:pPr>
        <w:pStyle w:val="36"/>
        <w:framePr w:wrap="notBeside"/>
        <w:rPr>
          <w:rStyle w:val="a4"/>
          <w:spacing w:val="-4"/>
          <w:rtl/>
        </w:rPr>
      </w:pPr>
      <w:r w:rsidRPr="00C112CC">
        <w:rPr>
          <w:rFonts w:hint="cs"/>
          <w:rtl/>
        </w:rPr>
        <w:t xml:space="preserve">ב. </w:t>
      </w:r>
    </w:p>
    <w:p w14:paraId="46C3242B" w14:textId="641834F0" w:rsidR="009365C6" w:rsidRDefault="00FF3740" w:rsidP="00353E02">
      <w:pPr>
        <w:rPr>
          <w:rStyle w:val="a4"/>
          <w:rtl/>
        </w:rPr>
      </w:pPr>
      <w:r w:rsidRPr="00353E02">
        <w:rPr>
          <w:rStyle w:val="a4"/>
          <w:rFonts w:hint="cs"/>
          <w:spacing w:val="-4"/>
          <w:rtl/>
        </w:rPr>
        <w:t>לרי</w:t>
      </w:r>
      <w:r w:rsidRPr="00353E02">
        <w:rPr>
          <w:rStyle w:val="a4"/>
          <w:spacing w:val="-4"/>
          <w:rtl/>
        </w:rPr>
        <w:t>"</w:t>
      </w:r>
      <w:r w:rsidRPr="00353E02">
        <w:rPr>
          <w:rStyle w:val="a4"/>
          <w:rFonts w:hint="cs"/>
          <w:spacing w:val="-4"/>
          <w:rtl/>
        </w:rPr>
        <w:t>ו</w:t>
      </w:r>
      <w:r w:rsidR="001F0317">
        <w:rPr>
          <w:rStyle w:val="a4"/>
          <w:rFonts w:hint="cs"/>
          <w:spacing w:val="-4"/>
          <w:rtl/>
        </w:rPr>
        <w:t>:</w:t>
      </w:r>
      <w:r w:rsidRPr="00353E02">
        <w:rPr>
          <w:rStyle w:val="a4"/>
          <w:rFonts w:hint="cs"/>
          <w:spacing w:val="-4"/>
          <w:rtl/>
        </w:rPr>
        <w:t xml:space="preserve"> </w:t>
      </w:r>
      <w:r w:rsidRPr="00353E02">
        <w:rPr>
          <w:spacing w:val="-4"/>
          <w:rtl/>
        </w:rPr>
        <w:t>תני מיחה או שמיחוהו קרוביו,</w:t>
      </w:r>
      <w:r w:rsidR="00CE3B5F">
        <w:rPr>
          <w:rStyle w:val="a4"/>
          <w:rFonts w:hint="cs"/>
          <w:rtl/>
        </w:rPr>
        <w:t xml:space="preserve"> </w:t>
      </w:r>
      <w:r w:rsidR="00CE3B5F" w:rsidRPr="00CE3B5F">
        <w:rPr>
          <w:rStyle w:val="a6"/>
          <w:rFonts w:hint="cs"/>
          <w:rtl/>
        </w:rPr>
        <w:t>דהלכה היא בנזיר</w:t>
      </w:r>
    </w:p>
    <w:p w14:paraId="5B5E0862" w14:textId="567A5B25" w:rsidR="00FF3740" w:rsidRPr="009365C6" w:rsidRDefault="00FF3740" w:rsidP="007800FA">
      <w:pPr>
        <w:spacing w:after="40"/>
        <w:rPr>
          <w:spacing w:val="-6"/>
          <w:rtl/>
        </w:rPr>
      </w:pPr>
      <w:r w:rsidRPr="009365C6">
        <w:rPr>
          <w:rStyle w:val="a4"/>
          <w:rFonts w:hint="cs"/>
          <w:spacing w:val="-6"/>
          <w:rtl/>
        </w:rPr>
        <w:t>ולר</w:t>
      </w:r>
      <w:r w:rsidRPr="009365C6">
        <w:rPr>
          <w:rStyle w:val="a4"/>
          <w:spacing w:val="-6"/>
          <w:rtl/>
        </w:rPr>
        <w:t>"</w:t>
      </w:r>
      <w:r w:rsidRPr="009365C6">
        <w:rPr>
          <w:rStyle w:val="a4"/>
          <w:rFonts w:hint="cs"/>
          <w:spacing w:val="-6"/>
          <w:rtl/>
        </w:rPr>
        <w:t>ל:</w:t>
      </w:r>
      <w:r w:rsidRPr="009365C6">
        <w:rPr>
          <w:rFonts w:hint="cs"/>
          <w:spacing w:val="-6"/>
          <w:rtl/>
        </w:rPr>
        <w:t xml:space="preserve"> </w:t>
      </w:r>
      <w:r w:rsidRPr="00C112CC">
        <w:rPr>
          <w:rFonts w:hint="cs"/>
          <w:spacing w:val="-4"/>
          <w:rtl/>
        </w:rPr>
        <w:t>שאר אנשים</w:t>
      </w:r>
      <w:r w:rsidR="009365C6" w:rsidRPr="00C112CC">
        <w:rPr>
          <w:rFonts w:hint="cs"/>
          <w:spacing w:val="-4"/>
          <w:rtl/>
        </w:rPr>
        <w:t xml:space="preserve"> לא נחשבים, </w:t>
      </w:r>
      <w:r w:rsidRPr="00C112CC">
        <w:rPr>
          <w:rFonts w:hint="cs"/>
          <w:spacing w:val="-4"/>
          <w:rtl/>
        </w:rPr>
        <w:t>כל חינוך שלא חשיב לא ניח</w:t>
      </w:r>
      <w:r w:rsidRPr="00C112CC">
        <w:rPr>
          <w:spacing w:val="-4"/>
          <w:rtl/>
        </w:rPr>
        <w:t>"</w:t>
      </w:r>
      <w:r w:rsidRPr="00C112CC">
        <w:rPr>
          <w:rFonts w:hint="cs"/>
          <w:spacing w:val="-4"/>
          <w:rtl/>
        </w:rPr>
        <w:t>ל</w:t>
      </w:r>
      <w:r w:rsidRPr="009365C6">
        <w:rPr>
          <w:rFonts w:hint="cs"/>
          <w:spacing w:val="-6"/>
          <w:rtl/>
        </w:rPr>
        <w:t xml:space="preserve"> </w:t>
      </w:r>
    </w:p>
    <w:p w14:paraId="78F5DD1C" w14:textId="77777777" w:rsidR="00C112CC" w:rsidRDefault="009365C6" w:rsidP="00A5184B">
      <w:pPr>
        <w:pStyle w:val="36"/>
        <w:framePr w:wrap="notBeside"/>
        <w:rPr>
          <w:rStyle w:val="a4"/>
          <w:rtl/>
        </w:rPr>
      </w:pPr>
      <w:r w:rsidRPr="00C112CC">
        <w:rPr>
          <w:rFonts w:hint="cs"/>
          <w:rtl/>
        </w:rPr>
        <w:t>ג.</w:t>
      </w:r>
      <w:r w:rsidR="00FF3740" w:rsidRPr="00C112CC">
        <w:rPr>
          <w:rtl/>
        </w:rPr>
        <w:t xml:space="preserve"> </w:t>
      </w:r>
    </w:p>
    <w:p w14:paraId="41746CCC" w14:textId="7B0FC514" w:rsidR="00FF3740" w:rsidRPr="006F178A" w:rsidRDefault="00FF3740" w:rsidP="00FF3740">
      <w:pPr>
        <w:rPr>
          <w:rtl/>
        </w:rPr>
      </w:pPr>
      <w:r w:rsidRPr="00617C20">
        <w:rPr>
          <w:rStyle w:val="a4"/>
          <w:rFonts w:hint="cs"/>
          <w:rtl/>
        </w:rPr>
        <w:t>לרי</w:t>
      </w:r>
      <w:r w:rsidRPr="00617C20">
        <w:rPr>
          <w:rStyle w:val="a4"/>
          <w:rtl/>
        </w:rPr>
        <w:t>"</w:t>
      </w:r>
      <w:r w:rsidRPr="00617C20">
        <w:rPr>
          <w:rStyle w:val="a4"/>
          <w:rFonts w:hint="cs"/>
          <w:rtl/>
        </w:rPr>
        <w:t>ו</w:t>
      </w:r>
      <w:r w:rsidR="001F0317">
        <w:rPr>
          <w:rFonts w:hint="cs"/>
          <w:rtl/>
        </w:rPr>
        <w:t>:</w:t>
      </w:r>
      <w:r w:rsidRPr="006F178A">
        <w:rPr>
          <w:rtl/>
        </w:rPr>
        <w:t xml:space="preserve"> מגלח </w:t>
      </w:r>
      <w:r w:rsidR="00617C20">
        <w:rPr>
          <w:rFonts w:hint="cs"/>
          <w:rtl/>
        </w:rPr>
        <w:t>עושה</w:t>
      </w:r>
      <w:r w:rsidRPr="006F178A">
        <w:rPr>
          <w:rtl/>
        </w:rPr>
        <w:t xml:space="preserve"> הקפה,</w:t>
      </w:r>
      <w:r w:rsidRPr="00F72F9F">
        <w:rPr>
          <w:rStyle w:val="a6"/>
          <w:rtl/>
        </w:rPr>
        <w:t xml:space="preserve"> </w:t>
      </w:r>
      <w:r w:rsidR="00F72F9F" w:rsidRPr="00F72F9F">
        <w:rPr>
          <w:rStyle w:val="a6"/>
          <w:rFonts w:hint="cs"/>
          <w:rtl/>
        </w:rPr>
        <w:t>דהלכה היא בנזיר</w:t>
      </w:r>
    </w:p>
    <w:p w14:paraId="2A7E95BE" w14:textId="28D5340B" w:rsidR="00FF3740" w:rsidRPr="006F178A" w:rsidRDefault="00FF3740" w:rsidP="002C4825">
      <w:pPr>
        <w:spacing w:after="40"/>
        <w:rPr>
          <w:rtl/>
        </w:rPr>
      </w:pPr>
      <w:r w:rsidRPr="006B411F">
        <w:rPr>
          <w:rStyle w:val="a4"/>
          <w:rFonts w:hint="cs"/>
          <w:rtl/>
        </w:rPr>
        <w:t>ל</w:t>
      </w:r>
      <w:r w:rsidRPr="006B411F">
        <w:rPr>
          <w:rStyle w:val="a4"/>
          <w:rtl/>
        </w:rPr>
        <w:t>ר"ל</w:t>
      </w:r>
      <w:r w:rsidR="001F0317">
        <w:rPr>
          <w:rFonts w:hint="cs"/>
          <w:rtl/>
        </w:rPr>
        <w:t>:</w:t>
      </w:r>
      <w:r w:rsidRPr="006F178A">
        <w:rPr>
          <w:rtl/>
        </w:rPr>
        <w:t xml:space="preserve"> </w:t>
      </w:r>
      <w:r w:rsidR="002C4825">
        <w:rPr>
          <w:rFonts w:hint="cs"/>
          <w:rtl/>
        </w:rPr>
        <w:t>הקפת כל הראש דרבנן ודחי ל</w:t>
      </w:r>
      <w:r w:rsidR="001F0317">
        <w:rPr>
          <w:rFonts w:hint="cs"/>
          <w:rtl/>
        </w:rPr>
        <w:t>חינוך דרבנן</w:t>
      </w:r>
      <w:r w:rsidR="002C4825">
        <w:rPr>
          <w:rFonts w:hint="cs"/>
          <w:rtl/>
        </w:rPr>
        <w:t>.</w:t>
      </w:r>
      <w:r w:rsidR="001F0317">
        <w:rPr>
          <w:rFonts w:hint="cs"/>
          <w:rtl/>
        </w:rPr>
        <w:t xml:space="preserve"> </w:t>
      </w:r>
    </w:p>
    <w:p w14:paraId="046ACB36" w14:textId="77777777" w:rsidR="00C112CC" w:rsidRDefault="009365C6" w:rsidP="00A5184B">
      <w:pPr>
        <w:pStyle w:val="36"/>
        <w:framePr w:wrap="notBeside"/>
        <w:rPr>
          <w:rStyle w:val="a4"/>
          <w:rtl/>
        </w:rPr>
      </w:pPr>
      <w:r w:rsidRPr="00C112CC">
        <w:rPr>
          <w:rFonts w:hint="cs"/>
          <w:rtl/>
        </w:rPr>
        <w:t>ד.</w:t>
      </w:r>
      <w:r w:rsidR="00FF3740" w:rsidRPr="00C112CC">
        <w:rPr>
          <w:rFonts w:hint="cs"/>
          <w:rtl/>
        </w:rPr>
        <w:t xml:space="preserve"> </w:t>
      </w:r>
    </w:p>
    <w:p w14:paraId="55436660" w14:textId="620C1411" w:rsidR="00FF3740" w:rsidRPr="006F178A" w:rsidRDefault="00FF3740" w:rsidP="00FF3740">
      <w:pPr>
        <w:rPr>
          <w:rtl/>
        </w:rPr>
      </w:pPr>
      <w:r w:rsidRPr="006B411F">
        <w:rPr>
          <w:rStyle w:val="a4"/>
          <w:rFonts w:hint="cs"/>
          <w:rtl/>
        </w:rPr>
        <w:t>לרי</w:t>
      </w:r>
      <w:r w:rsidRPr="006B411F">
        <w:rPr>
          <w:rStyle w:val="a4"/>
          <w:rtl/>
        </w:rPr>
        <w:t>"</w:t>
      </w:r>
      <w:r w:rsidRPr="006B411F">
        <w:rPr>
          <w:rStyle w:val="a4"/>
          <w:rFonts w:hint="cs"/>
          <w:rtl/>
        </w:rPr>
        <w:t>ו</w:t>
      </w:r>
      <w:r w:rsidR="001F0317">
        <w:rPr>
          <w:rStyle w:val="a4"/>
          <w:rFonts w:hint="cs"/>
          <w:rtl/>
        </w:rPr>
        <w:t>:</w:t>
      </w:r>
      <w:r w:rsidRPr="006F178A">
        <w:rPr>
          <w:rtl/>
        </w:rPr>
        <w:t xml:space="preserve"> </w:t>
      </w:r>
      <w:r w:rsidR="00641DAF">
        <w:rPr>
          <w:rFonts w:hint="cs"/>
          <w:rtl/>
        </w:rPr>
        <w:t>לכך</w:t>
      </w:r>
      <w:r w:rsidRPr="006F178A">
        <w:rPr>
          <w:rtl/>
        </w:rPr>
        <w:t xml:space="preserve"> מגלח מ</w:t>
      </w:r>
      <w:r w:rsidR="00773AD9">
        <w:rPr>
          <w:rFonts w:hint="cs"/>
          <w:rtl/>
        </w:rPr>
        <w:t>ביא</w:t>
      </w:r>
      <w:r w:rsidRPr="006F178A">
        <w:rPr>
          <w:rtl/>
        </w:rPr>
        <w:t xml:space="preserve"> קרבן, </w:t>
      </w:r>
    </w:p>
    <w:p w14:paraId="15BB4E3D" w14:textId="15B7EBB1" w:rsidR="00FF3740" w:rsidRPr="009365C6" w:rsidRDefault="008A553A" w:rsidP="007800FA">
      <w:pPr>
        <w:spacing w:after="40"/>
        <w:rPr>
          <w:spacing w:val="-6"/>
          <w:rtl/>
        </w:rPr>
      </w:pPr>
      <w:r>
        <w:rPr>
          <w:rStyle w:val="a4"/>
          <w:rFonts w:hint="cs"/>
          <w:rtl/>
        </w:rPr>
        <w:t xml:space="preserve"> </w:t>
      </w:r>
      <w:r w:rsidR="00FF3740" w:rsidRPr="009365C6">
        <w:rPr>
          <w:rStyle w:val="a4"/>
          <w:rFonts w:hint="cs"/>
          <w:spacing w:val="-6"/>
          <w:rtl/>
        </w:rPr>
        <w:t>ולר</w:t>
      </w:r>
      <w:r w:rsidR="00FF3740" w:rsidRPr="009365C6">
        <w:rPr>
          <w:rStyle w:val="a4"/>
          <w:spacing w:val="-6"/>
          <w:rtl/>
        </w:rPr>
        <w:t>"</w:t>
      </w:r>
      <w:r w:rsidR="00FF3740" w:rsidRPr="009365C6">
        <w:rPr>
          <w:rStyle w:val="a4"/>
          <w:rFonts w:hint="cs"/>
          <w:spacing w:val="-6"/>
          <w:rtl/>
        </w:rPr>
        <w:t>ל</w:t>
      </w:r>
      <w:r w:rsidR="002F647E" w:rsidRPr="009365C6">
        <w:rPr>
          <w:rStyle w:val="a4"/>
          <w:rFonts w:hint="cs"/>
          <w:spacing w:val="-6"/>
          <w:rtl/>
        </w:rPr>
        <w:t>:</w:t>
      </w:r>
      <w:r w:rsidR="00FF3740" w:rsidRPr="009365C6">
        <w:rPr>
          <w:rStyle w:val="a4"/>
          <w:rFonts w:hint="cs"/>
          <w:spacing w:val="-6"/>
          <w:rtl/>
        </w:rPr>
        <w:t xml:space="preserve"> </w:t>
      </w:r>
      <w:r w:rsidR="000E0754">
        <w:rPr>
          <w:rFonts w:hint="cs"/>
          <w:spacing w:val="-6"/>
          <w:rtl/>
        </w:rPr>
        <w:t xml:space="preserve">שאינו דאורייתא </w:t>
      </w:r>
      <w:r w:rsidR="00FF3740" w:rsidRPr="009365C6">
        <w:rPr>
          <w:rFonts w:hint="cs"/>
          <w:spacing w:val="-6"/>
          <w:rtl/>
        </w:rPr>
        <w:t xml:space="preserve">לא </w:t>
      </w:r>
      <w:r w:rsidR="000E0754">
        <w:rPr>
          <w:rFonts w:hint="cs"/>
          <w:spacing w:val="-6"/>
          <w:rtl/>
        </w:rPr>
        <w:t xml:space="preserve">יביא </w:t>
      </w:r>
      <w:r w:rsidR="00FF3740" w:rsidRPr="009365C6">
        <w:rPr>
          <w:rFonts w:hint="cs"/>
          <w:spacing w:val="-6"/>
          <w:rtl/>
        </w:rPr>
        <w:t>חולין בעזרה</w:t>
      </w:r>
      <w:r w:rsidR="00773AD9" w:rsidRPr="009365C6">
        <w:rPr>
          <w:rFonts w:hint="cs"/>
          <w:spacing w:val="-6"/>
          <w:rtl/>
        </w:rPr>
        <w:t>,</w:t>
      </w:r>
      <w:r w:rsidR="00FF3740" w:rsidRPr="009365C6">
        <w:rPr>
          <w:rFonts w:hint="cs"/>
          <w:spacing w:val="-6"/>
          <w:rtl/>
        </w:rPr>
        <w:t xml:space="preserve"> </w:t>
      </w:r>
    </w:p>
    <w:p w14:paraId="205DD0CC" w14:textId="77777777" w:rsidR="00C112CC" w:rsidRDefault="009365C6" w:rsidP="00A5184B">
      <w:pPr>
        <w:pStyle w:val="36"/>
        <w:framePr w:wrap="notBeside"/>
        <w:rPr>
          <w:rStyle w:val="a4"/>
          <w:rtl/>
        </w:rPr>
      </w:pPr>
      <w:r w:rsidRPr="00C112CC">
        <w:rPr>
          <w:rFonts w:hint="cs"/>
          <w:rtl/>
        </w:rPr>
        <w:t>ה.</w:t>
      </w:r>
      <w:r w:rsidR="000E0754" w:rsidRPr="00C112CC">
        <w:rPr>
          <w:rFonts w:hint="cs"/>
          <w:rtl/>
        </w:rPr>
        <w:t xml:space="preserve"> </w:t>
      </w:r>
    </w:p>
    <w:p w14:paraId="4DB53A13" w14:textId="4653F7F9" w:rsidR="00FF3740" w:rsidRPr="006F178A" w:rsidRDefault="00FF3740" w:rsidP="000E0754">
      <w:pPr>
        <w:rPr>
          <w:rtl/>
        </w:rPr>
      </w:pPr>
      <w:r w:rsidRPr="008F7CBD">
        <w:rPr>
          <w:rStyle w:val="a4"/>
          <w:rFonts w:hint="cs"/>
          <w:rtl/>
        </w:rPr>
        <w:t>לרי</w:t>
      </w:r>
      <w:r w:rsidRPr="008F7CBD">
        <w:rPr>
          <w:rStyle w:val="a4"/>
          <w:rtl/>
        </w:rPr>
        <w:t>"</w:t>
      </w:r>
      <w:r w:rsidRPr="008F7CBD">
        <w:rPr>
          <w:rStyle w:val="a4"/>
          <w:rFonts w:hint="cs"/>
          <w:rtl/>
        </w:rPr>
        <w:t>ו</w:t>
      </w:r>
      <w:r w:rsidR="000E0754">
        <w:rPr>
          <w:rStyle w:val="a4"/>
          <w:rFonts w:hint="cs"/>
          <w:rtl/>
        </w:rPr>
        <w:t>:</w:t>
      </w:r>
      <w:r w:rsidRPr="008F7CBD">
        <w:rPr>
          <w:rStyle w:val="a4"/>
          <w:rFonts w:hint="cs"/>
          <w:rtl/>
        </w:rPr>
        <w:t xml:space="preserve"> </w:t>
      </w:r>
      <w:r w:rsidR="008A553A">
        <w:rPr>
          <w:rFonts w:hint="cs"/>
          <w:rtl/>
        </w:rPr>
        <w:t>כשנטמא מביא</w:t>
      </w:r>
      <w:r w:rsidRPr="006F178A">
        <w:rPr>
          <w:rtl/>
        </w:rPr>
        <w:t xml:space="preserve"> קרבן ציפרי</w:t>
      </w:r>
      <w:r w:rsidR="006049E9">
        <w:rPr>
          <w:rFonts w:hint="cs"/>
          <w:rtl/>
        </w:rPr>
        <w:t>ן</w:t>
      </w:r>
      <w:r w:rsidRPr="006F178A">
        <w:rPr>
          <w:rtl/>
        </w:rPr>
        <w:t xml:space="preserve"> ואכיל כהן מליקה, </w:t>
      </w:r>
    </w:p>
    <w:p w14:paraId="3C81C26B" w14:textId="30FFD996" w:rsidR="00FF3740" w:rsidRPr="0053651B" w:rsidRDefault="00FF3740" w:rsidP="00D36136">
      <w:pPr>
        <w:ind w:firstLine="113"/>
        <w:rPr>
          <w:rtl/>
        </w:rPr>
      </w:pPr>
      <w:r w:rsidRPr="00D36136">
        <w:rPr>
          <w:rStyle w:val="a4"/>
          <w:rFonts w:hint="cs"/>
          <w:spacing w:val="-8"/>
          <w:rtl/>
        </w:rPr>
        <w:t>ר</w:t>
      </w:r>
      <w:r w:rsidRPr="00D36136">
        <w:rPr>
          <w:rStyle w:val="a4"/>
          <w:spacing w:val="-8"/>
          <w:rtl/>
        </w:rPr>
        <w:t>"</w:t>
      </w:r>
      <w:r w:rsidRPr="00D36136">
        <w:rPr>
          <w:rStyle w:val="a4"/>
          <w:rFonts w:hint="cs"/>
          <w:spacing w:val="-8"/>
          <w:rtl/>
        </w:rPr>
        <w:t>ל</w:t>
      </w:r>
      <w:r w:rsidRPr="00D36136">
        <w:rPr>
          <w:rFonts w:hint="cs"/>
          <w:spacing w:val="-8"/>
          <w:rtl/>
        </w:rPr>
        <w:t xml:space="preserve"> </w:t>
      </w:r>
      <w:r w:rsidRPr="00D36136">
        <w:rPr>
          <w:rStyle w:val="a4"/>
          <w:rFonts w:hint="cs"/>
          <w:spacing w:val="-8"/>
          <w:rtl/>
        </w:rPr>
        <w:t>ס</w:t>
      </w:r>
      <w:r w:rsidRPr="00D36136">
        <w:rPr>
          <w:rStyle w:val="a4"/>
          <w:spacing w:val="-8"/>
          <w:rtl/>
        </w:rPr>
        <w:t>"</w:t>
      </w:r>
      <w:r w:rsidRPr="00D36136">
        <w:rPr>
          <w:rStyle w:val="a4"/>
          <w:rFonts w:hint="cs"/>
          <w:spacing w:val="-8"/>
          <w:rtl/>
        </w:rPr>
        <w:t>ל</w:t>
      </w:r>
      <w:r w:rsidRPr="00D36136">
        <w:rPr>
          <w:rStyle w:val="a4"/>
          <w:spacing w:val="-8"/>
          <w:rtl/>
        </w:rPr>
        <w:t xml:space="preserve"> כריב"</w:t>
      </w:r>
      <w:r w:rsidRPr="00D36136">
        <w:rPr>
          <w:rStyle w:val="a4"/>
          <w:rFonts w:hint="eastAsia"/>
          <w:spacing w:val="-8"/>
          <w:rtl/>
        </w:rPr>
        <w:t>י</w:t>
      </w:r>
      <w:r w:rsidRPr="00D36136">
        <w:rPr>
          <w:rStyle w:val="a4"/>
          <w:spacing w:val="-8"/>
          <w:rtl/>
        </w:rPr>
        <w:t>:</w:t>
      </w:r>
      <w:r w:rsidRPr="00D36136">
        <w:rPr>
          <w:spacing w:val="-8"/>
          <w:rtl/>
        </w:rPr>
        <w:t xml:space="preserve"> דאין שחיטה לעוף מהתורה, וחולין בעזרה לאו דאו</w:t>
      </w:r>
      <w:r w:rsidR="00D36136">
        <w:rPr>
          <w:rFonts w:hint="cs"/>
          <w:spacing w:val="-8"/>
          <w:rtl/>
        </w:rPr>
        <w:t>'</w:t>
      </w:r>
    </w:p>
    <w:p w14:paraId="151A2984" w14:textId="77777777" w:rsidR="007D29D6" w:rsidRDefault="00FF3740" w:rsidP="00A5184B">
      <w:pPr>
        <w:pStyle w:val="36"/>
        <w:framePr w:wrap="notBeside"/>
        <w:rPr>
          <w:rStyle w:val="a4"/>
          <w:rtl/>
        </w:rPr>
      </w:pPr>
      <w:r w:rsidRPr="007D29D6">
        <w:rPr>
          <w:rtl/>
        </w:rPr>
        <w:t>ו</w:t>
      </w:r>
      <w:r w:rsidRPr="007D29D6">
        <w:rPr>
          <w:rFonts w:hint="cs"/>
          <w:rtl/>
        </w:rPr>
        <w:t>יקשה</w:t>
      </w:r>
      <w:r w:rsidR="00C0705E" w:rsidRPr="007D29D6">
        <w:rPr>
          <w:rFonts w:hint="cs"/>
          <w:rtl/>
        </w:rPr>
        <w:t>:</w:t>
      </w:r>
      <w:r w:rsidRPr="007D29D6">
        <w:rPr>
          <w:rFonts w:hint="cs"/>
          <w:rtl/>
        </w:rPr>
        <w:t xml:space="preserve"> </w:t>
      </w:r>
    </w:p>
    <w:p w14:paraId="0912ADED" w14:textId="7D613423" w:rsidR="00247286" w:rsidRDefault="00FF3740" w:rsidP="00FF3740">
      <w:pPr>
        <w:rPr>
          <w:rtl/>
        </w:rPr>
      </w:pPr>
      <w:r w:rsidRPr="00260E35">
        <w:rPr>
          <w:rStyle w:val="a4"/>
          <w:rFonts w:hint="cs"/>
          <w:rtl/>
        </w:rPr>
        <w:t>דלהדיא ס'ל לריב</w:t>
      </w:r>
      <w:r w:rsidRPr="00260E35">
        <w:rPr>
          <w:rStyle w:val="a4"/>
          <w:rtl/>
        </w:rPr>
        <w:t>"</w:t>
      </w:r>
      <w:r w:rsidRPr="00260E35">
        <w:rPr>
          <w:rStyle w:val="a4"/>
          <w:rFonts w:hint="cs"/>
          <w:rtl/>
        </w:rPr>
        <w:t>י</w:t>
      </w:r>
      <w:r w:rsidRPr="006F178A">
        <w:rPr>
          <w:rFonts w:hint="cs"/>
          <w:rtl/>
        </w:rPr>
        <w:t xml:space="preserve"> דדאורייתא</w:t>
      </w:r>
      <w:r w:rsidR="00C0705E">
        <w:rPr>
          <w:rFonts w:hint="cs"/>
          <w:rtl/>
        </w:rPr>
        <w:t>.</w:t>
      </w:r>
    </w:p>
    <w:p w14:paraId="35B44B61" w14:textId="31AAD240" w:rsidR="00FF3740" w:rsidRDefault="00C0705E" w:rsidP="00F637E8">
      <w:pPr>
        <w:rPr>
          <w:rtl/>
        </w:rPr>
      </w:pPr>
      <w:r w:rsidRPr="00765656">
        <w:rPr>
          <w:rStyle w:val="afffffe"/>
          <w:rFonts w:hint="cs"/>
          <w:spacing w:val="-6"/>
          <w:rtl/>
        </w:rPr>
        <w:t>ד</w:t>
      </w:r>
      <w:r w:rsidR="00FF3740" w:rsidRPr="00765656">
        <w:rPr>
          <w:rStyle w:val="afffffe"/>
          <w:rFonts w:hint="cs"/>
          <w:spacing w:val="-6"/>
          <w:rtl/>
        </w:rPr>
        <w:t>'</w:t>
      </w:r>
      <w:r w:rsidR="00FF3740" w:rsidRPr="00765656">
        <w:rPr>
          <w:rStyle w:val="afffffe"/>
          <w:spacing w:val="-6"/>
          <w:rtl/>
        </w:rPr>
        <w:t>והזב את זובו לזכר ולנקבה',</w:t>
      </w:r>
      <w:r w:rsidR="00FF3740" w:rsidRPr="00765656">
        <w:rPr>
          <w:spacing w:val="-6"/>
          <w:rtl/>
        </w:rPr>
        <w:t xml:space="preserve"> מקיש נקבה לזכר, </w:t>
      </w:r>
      <w:r w:rsidR="00FF3740" w:rsidRPr="00765656">
        <w:rPr>
          <w:rFonts w:hint="cs"/>
          <w:spacing w:val="-6"/>
          <w:rtl/>
        </w:rPr>
        <w:t>דמביא</w:t>
      </w:r>
      <w:r w:rsidR="00B36E5B">
        <w:rPr>
          <w:rFonts w:hint="cs"/>
          <w:spacing w:val="-6"/>
          <w:rtl/>
        </w:rPr>
        <w:t>ה</w:t>
      </w:r>
      <w:r w:rsidR="00FF3740" w:rsidRPr="00765656">
        <w:rPr>
          <w:rFonts w:hint="cs"/>
          <w:spacing w:val="-6"/>
          <w:rtl/>
        </w:rPr>
        <w:t xml:space="preserve"> </w:t>
      </w:r>
      <w:r w:rsidR="00FF3740" w:rsidRPr="00765656">
        <w:rPr>
          <w:spacing w:val="-6"/>
          <w:rtl/>
        </w:rPr>
        <w:t>קרבן על הודאי</w:t>
      </w:r>
      <w:r w:rsidR="00782756">
        <w:rPr>
          <w:rFonts w:hint="cs"/>
          <w:spacing w:val="-6"/>
          <w:rtl/>
        </w:rPr>
        <w:t>, ומאותו המין על הספק</w:t>
      </w:r>
      <w:r w:rsidR="00F637E8">
        <w:rPr>
          <w:rFonts w:hint="cs"/>
          <w:spacing w:val="-6"/>
          <w:rtl/>
        </w:rPr>
        <w:t xml:space="preserve">, </w:t>
      </w:r>
      <w:r w:rsidR="00782756">
        <w:rPr>
          <w:rFonts w:hint="cs"/>
          <w:rtl/>
        </w:rPr>
        <w:t xml:space="preserve">אבל אינו </w:t>
      </w:r>
      <w:r w:rsidR="00FF3740" w:rsidRPr="00766B62">
        <w:rPr>
          <w:rFonts w:cs="BA Vilna Bold" w:hint="cs"/>
          <w:rtl/>
        </w:rPr>
        <w:t>נאכל</w:t>
      </w:r>
      <w:r w:rsidR="00FF3740" w:rsidRPr="006F178A">
        <w:rPr>
          <w:rFonts w:hint="cs"/>
          <w:rtl/>
        </w:rPr>
        <w:t xml:space="preserve"> דמה לזכר שכן איסור אחד</w:t>
      </w:r>
      <w:r w:rsidR="00146427">
        <w:rPr>
          <w:rFonts w:hint="cs"/>
          <w:rtl/>
        </w:rPr>
        <w:t xml:space="preserve"> </w:t>
      </w:r>
      <w:r w:rsidR="00146427" w:rsidRPr="00F637E8">
        <w:rPr>
          <w:rStyle w:val="a6"/>
          <w:rFonts w:hint="cs"/>
          <w:rtl/>
        </w:rPr>
        <w:t xml:space="preserve">חולין בעזרה </w:t>
      </w:r>
      <w:r w:rsidR="00146427">
        <w:rPr>
          <w:rFonts w:hint="cs"/>
          <w:rtl/>
        </w:rPr>
        <w:t>תאמר בנקבה שנוסף איסור נבלה</w:t>
      </w:r>
      <w:r w:rsidR="00F637E8">
        <w:rPr>
          <w:rFonts w:hint="cs"/>
          <w:rtl/>
        </w:rPr>
        <w:t>.</w:t>
      </w:r>
      <w:r w:rsidR="00146427">
        <w:rPr>
          <w:rFonts w:hint="cs"/>
          <w:rtl/>
        </w:rPr>
        <w:t xml:space="preserve"> </w:t>
      </w:r>
    </w:p>
    <w:p w14:paraId="08AE2B73" w14:textId="0AB1C189" w:rsidR="00AB4641" w:rsidRPr="006F178A" w:rsidRDefault="00AB4641" w:rsidP="00F637E8">
      <w:pPr>
        <w:rPr>
          <w:rtl/>
        </w:rPr>
      </w:pPr>
      <w:r>
        <w:rPr>
          <w:rFonts w:hint="cs"/>
          <w:rtl/>
        </w:rPr>
        <w:t xml:space="preserve">ודחי' דמדברבנן ונראה כשני איסורין.  </w:t>
      </w:r>
    </w:p>
    <w:p w14:paraId="60BC86CD" w14:textId="77777777" w:rsidR="00FF3740" w:rsidRPr="006F178A" w:rsidRDefault="00FF3740" w:rsidP="00516202">
      <w:pPr>
        <w:pStyle w:val="affff5"/>
        <w:framePr w:wrap="around"/>
        <w:rPr>
          <w:rtl/>
        </w:rPr>
      </w:pPr>
      <w:r w:rsidRPr="006F178A">
        <w:rPr>
          <w:rFonts w:hint="cs"/>
          <w:rtl/>
        </w:rPr>
        <w:t>כט:</w:t>
      </w:r>
    </w:p>
    <w:p w14:paraId="3E585B49" w14:textId="2812734F" w:rsidR="007D29D6" w:rsidRDefault="00AB4641" w:rsidP="00A5184B">
      <w:pPr>
        <w:pStyle w:val="36"/>
        <w:framePr w:wrap="notBeside"/>
        <w:rPr>
          <w:rStyle w:val="a4"/>
          <w:rtl/>
        </w:rPr>
      </w:pPr>
      <w:r>
        <w:rPr>
          <w:rFonts w:hint="cs"/>
          <w:rtl/>
        </w:rPr>
        <w:t>קושיית ר''א</w:t>
      </w:r>
    </w:p>
    <w:p w14:paraId="1B85E112" w14:textId="47785566" w:rsidR="00C0705E" w:rsidRPr="00911266" w:rsidRDefault="00911266" w:rsidP="00BA44EB">
      <w:pPr>
        <w:pStyle w:val="a7"/>
        <w:rPr>
          <w:rtl/>
        </w:rPr>
      </w:pPr>
      <w:r w:rsidRPr="00911266">
        <w:rPr>
          <w:rFonts w:hint="cs"/>
          <w:rtl/>
        </w:rPr>
        <w:t xml:space="preserve">לימא כתנאי: </w:t>
      </w:r>
      <w:r w:rsidR="007D29D6" w:rsidRPr="00911266">
        <w:rPr>
          <w:rFonts w:hint="cs"/>
          <w:rtl/>
        </w:rPr>
        <w:t>ד</w:t>
      </w:r>
      <w:r w:rsidR="00FF3740" w:rsidRPr="00911266">
        <w:rPr>
          <w:rtl/>
        </w:rPr>
        <w:t>עד מתי מדיר את בנו בנזיר?</w:t>
      </w:r>
    </w:p>
    <w:p w14:paraId="3F5872B6" w14:textId="643D534E" w:rsidR="00FF3740" w:rsidRPr="006F178A" w:rsidRDefault="00FF3740" w:rsidP="007D29D6">
      <w:pPr>
        <w:rPr>
          <w:rtl/>
        </w:rPr>
      </w:pPr>
      <w:r w:rsidRPr="00C0705E">
        <w:rPr>
          <w:rStyle w:val="a4"/>
          <w:rFonts w:hint="cs"/>
          <w:rtl/>
        </w:rPr>
        <w:t xml:space="preserve">לרבי: </w:t>
      </w:r>
      <w:r w:rsidRPr="006F178A">
        <w:rPr>
          <w:rtl/>
        </w:rPr>
        <w:t xml:space="preserve">עד שיביא </w:t>
      </w:r>
      <w:r w:rsidR="001F0D12">
        <w:rPr>
          <w:rFonts w:hint="cs"/>
          <w:rtl/>
        </w:rPr>
        <w:t xml:space="preserve">ב' </w:t>
      </w:r>
      <w:r w:rsidRPr="006F178A">
        <w:rPr>
          <w:rtl/>
        </w:rPr>
        <w:t xml:space="preserve">שערות, </w:t>
      </w:r>
      <w:r w:rsidRPr="00672868">
        <w:rPr>
          <w:rStyle w:val="a4"/>
          <w:rFonts w:hint="cs"/>
          <w:rtl/>
        </w:rPr>
        <w:t>ולריב</w:t>
      </w:r>
      <w:r w:rsidRPr="00672868">
        <w:rPr>
          <w:rStyle w:val="a4"/>
          <w:rtl/>
        </w:rPr>
        <w:t>"</w:t>
      </w:r>
      <w:r w:rsidRPr="00672868">
        <w:rPr>
          <w:rStyle w:val="a4"/>
          <w:rFonts w:hint="cs"/>
          <w:rtl/>
        </w:rPr>
        <w:t>י</w:t>
      </w:r>
      <w:r w:rsidRPr="00672868">
        <w:rPr>
          <w:rStyle w:val="a4"/>
          <w:rtl/>
        </w:rPr>
        <w:t xml:space="preserve">: </w:t>
      </w:r>
      <w:r w:rsidRPr="006F178A">
        <w:rPr>
          <w:rtl/>
        </w:rPr>
        <w:t>עד שיגיע לעונת נדרים</w:t>
      </w:r>
      <w:r w:rsidR="001A7DD4">
        <w:rPr>
          <w:rtl/>
        </w:rPr>
        <w:t>.</w:t>
      </w:r>
    </w:p>
    <w:p w14:paraId="5C9F9FF5" w14:textId="6F2911B5" w:rsidR="007E7727" w:rsidRDefault="004978A3" w:rsidP="00A5184B">
      <w:pPr>
        <w:pStyle w:val="36"/>
        <w:framePr w:wrap="notBeside"/>
        <w:rPr>
          <w:rStyle w:val="a4"/>
          <w:rtl/>
        </w:rPr>
      </w:pPr>
      <w:r w:rsidRPr="007E7727">
        <w:rPr>
          <w:rFonts w:hint="cs"/>
          <w:rtl/>
        </w:rPr>
        <w:t>ל</w:t>
      </w:r>
      <w:r w:rsidR="00FF3740" w:rsidRPr="007E7727">
        <w:rPr>
          <w:rtl/>
        </w:rPr>
        <w:t>רבי:</w:t>
      </w:r>
    </w:p>
    <w:p w14:paraId="3F358FA7" w14:textId="093C3FCC" w:rsidR="00FF3740" w:rsidRPr="006F178A" w:rsidRDefault="004978A3" w:rsidP="00FF3740">
      <w:pPr>
        <w:rPr>
          <w:rtl/>
        </w:rPr>
      </w:pPr>
      <w:r>
        <w:rPr>
          <w:rFonts w:hint="cs"/>
          <w:rtl/>
        </w:rPr>
        <w:t>אף שהגיע לעונת נדרים עד שיביא ב' שערות</w:t>
      </w:r>
      <w:r w:rsidR="00911266">
        <w:rPr>
          <w:rFonts w:hint="cs"/>
          <w:rtl/>
        </w:rPr>
        <w:t xml:space="preserve">- </w:t>
      </w:r>
      <w:r w:rsidR="00911266" w:rsidRPr="0035411F">
        <w:rPr>
          <w:rStyle w:val="a6"/>
          <w:rFonts w:hint="cs"/>
          <w:rtl/>
        </w:rPr>
        <w:t>דהלכה בנזיר</w:t>
      </w:r>
    </w:p>
    <w:p w14:paraId="6C711C87" w14:textId="0945C47E" w:rsidR="007E7727" w:rsidRDefault="007E7727" w:rsidP="00A5184B">
      <w:pPr>
        <w:pStyle w:val="36"/>
        <w:framePr w:wrap="notBeside"/>
        <w:rPr>
          <w:rtl/>
        </w:rPr>
      </w:pPr>
      <w:r>
        <w:rPr>
          <w:rFonts w:hint="cs"/>
          <w:rtl/>
        </w:rPr>
        <w:t>ל</w:t>
      </w:r>
      <w:r w:rsidR="00FF3740" w:rsidRPr="007E7727">
        <w:rPr>
          <w:rFonts w:hint="cs"/>
          <w:rtl/>
        </w:rPr>
        <w:t>ריב</w:t>
      </w:r>
      <w:r w:rsidR="00FF3740" w:rsidRPr="007E7727">
        <w:rPr>
          <w:rtl/>
        </w:rPr>
        <w:t>"</w:t>
      </w:r>
      <w:r w:rsidR="00FF3740" w:rsidRPr="007E7727">
        <w:rPr>
          <w:rFonts w:hint="cs"/>
          <w:rtl/>
        </w:rPr>
        <w:t xml:space="preserve">י </w:t>
      </w:r>
    </w:p>
    <w:p w14:paraId="04D4C3DA" w14:textId="29582937" w:rsidR="00FF3740" w:rsidRPr="007800FA" w:rsidRDefault="00FF3740" w:rsidP="007800FA">
      <w:pPr>
        <w:rPr>
          <w:spacing w:val="-4"/>
          <w:rtl/>
        </w:rPr>
      </w:pPr>
      <w:r w:rsidRPr="007800FA">
        <w:rPr>
          <w:spacing w:val="-4"/>
          <w:rtl/>
        </w:rPr>
        <w:t xml:space="preserve">עונת נדרים, </w:t>
      </w:r>
      <w:r w:rsidRPr="007800FA">
        <w:rPr>
          <w:rStyle w:val="a4"/>
          <w:spacing w:val="-4"/>
          <w:rtl/>
        </w:rPr>
        <w:t xml:space="preserve">סבר: </w:t>
      </w:r>
      <w:r w:rsidRPr="007800FA">
        <w:rPr>
          <w:spacing w:val="-4"/>
          <w:rtl/>
        </w:rPr>
        <w:t>כדי לחנכו במצות, כ</w:t>
      </w:r>
      <w:r w:rsidR="007800FA" w:rsidRPr="007800FA">
        <w:rPr>
          <w:rFonts w:hint="cs"/>
          <w:spacing w:val="-4"/>
          <w:rtl/>
        </w:rPr>
        <w:t>ש</w:t>
      </w:r>
      <w:r w:rsidR="00F21108" w:rsidRPr="007800FA">
        <w:rPr>
          <w:rFonts w:hint="cs"/>
          <w:spacing w:val="-4"/>
          <w:rtl/>
        </w:rPr>
        <w:t>יצא</w:t>
      </w:r>
      <w:r w:rsidRPr="007800FA">
        <w:rPr>
          <w:spacing w:val="-4"/>
          <w:rtl/>
        </w:rPr>
        <w:t xml:space="preserve"> מרשות</w:t>
      </w:r>
      <w:r w:rsidR="00F21108" w:rsidRPr="007800FA">
        <w:rPr>
          <w:rFonts w:hint="cs"/>
          <w:spacing w:val="-4"/>
          <w:rtl/>
        </w:rPr>
        <w:t>ו</w:t>
      </w:r>
      <w:r w:rsidRPr="007800FA">
        <w:rPr>
          <w:spacing w:val="-4"/>
          <w:rtl/>
        </w:rPr>
        <w:t xml:space="preserve"> לא מיחייב! </w:t>
      </w:r>
    </w:p>
    <w:p w14:paraId="71E25E25" w14:textId="1D38DD5D" w:rsidR="00390F1E" w:rsidRDefault="00F21108" w:rsidP="00A5184B">
      <w:pPr>
        <w:pStyle w:val="36"/>
        <w:framePr w:wrap="notBeside"/>
        <w:rPr>
          <w:rStyle w:val="a4"/>
          <w:spacing w:val="-2"/>
          <w:rtl/>
        </w:rPr>
      </w:pPr>
      <w:r w:rsidRPr="00390F1E">
        <w:rPr>
          <w:rFonts w:hint="cs"/>
          <w:rtl/>
        </w:rPr>
        <w:t>ודחי'</w:t>
      </w:r>
      <w:r w:rsidR="00390F1E">
        <w:rPr>
          <w:rFonts w:hint="cs"/>
          <w:rtl/>
        </w:rPr>
        <w:t xml:space="preserve"> א.</w:t>
      </w:r>
      <w:r w:rsidR="00FF3740" w:rsidRPr="00390F1E">
        <w:rPr>
          <w:rtl/>
        </w:rPr>
        <w:t xml:space="preserve"> </w:t>
      </w:r>
    </w:p>
    <w:p w14:paraId="716A2EED" w14:textId="7BAE899E" w:rsidR="00FF3740" w:rsidRPr="00042B99" w:rsidRDefault="00603EF5" w:rsidP="00FF3740">
      <w:pPr>
        <w:rPr>
          <w:spacing w:val="-2"/>
        </w:rPr>
      </w:pPr>
      <w:r w:rsidRPr="00042B99">
        <w:rPr>
          <w:rStyle w:val="a4"/>
          <w:rFonts w:hint="cs"/>
          <w:spacing w:val="-2"/>
          <w:rtl/>
        </w:rPr>
        <w:t>ד</w:t>
      </w:r>
      <w:r w:rsidR="00FF3740" w:rsidRPr="00042B99">
        <w:rPr>
          <w:rStyle w:val="a4"/>
          <w:spacing w:val="-2"/>
          <w:rtl/>
        </w:rPr>
        <w:t>כו"</w:t>
      </w:r>
      <w:r w:rsidR="00FF3740" w:rsidRPr="00042B99">
        <w:rPr>
          <w:rStyle w:val="a4"/>
          <w:rFonts w:hint="cs"/>
          <w:spacing w:val="-2"/>
          <w:rtl/>
        </w:rPr>
        <w:t>ע</w:t>
      </w:r>
      <w:r w:rsidR="00FF3740" w:rsidRPr="00042B99">
        <w:rPr>
          <w:rStyle w:val="a4"/>
          <w:spacing w:val="-2"/>
          <w:rtl/>
        </w:rPr>
        <w:t xml:space="preserve"> </w:t>
      </w:r>
      <w:r w:rsidR="00FF3740" w:rsidRPr="00042B99">
        <w:rPr>
          <w:rFonts w:ascii="FontbitDavid" w:hAnsi="FontbitDavid"/>
          <w:spacing w:val="-2"/>
          <w:rtl/>
        </w:rPr>
        <w:t xml:space="preserve">הלכה היא בנזיר, </w:t>
      </w:r>
      <w:r w:rsidR="00FF3740" w:rsidRPr="00042B99">
        <w:rPr>
          <w:rStyle w:val="a4"/>
          <w:spacing w:val="-2"/>
          <w:rtl/>
        </w:rPr>
        <w:t>ו</w:t>
      </w:r>
      <w:r w:rsidR="00585A64" w:rsidRPr="00042B99">
        <w:rPr>
          <w:rStyle w:val="a4"/>
          <w:spacing w:val="-2"/>
          <w:rtl/>
        </w:rPr>
        <w:t>כאן</w:t>
      </w:r>
      <w:r w:rsidR="00FF3740" w:rsidRPr="00042B99">
        <w:rPr>
          <w:rStyle w:val="a4"/>
          <w:spacing w:val="-2"/>
          <w:rtl/>
        </w:rPr>
        <w:t xml:space="preserve"> </w:t>
      </w:r>
      <w:r w:rsidR="00F21108" w:rsidRPr="00042B99">
        <w:rPr>
          <w:rFonts w:ascii="FontbitDavid" w:hAnsi="FontbitDavid" w:hint="cs"/>
          <w:spacing w:val="-2"/>
          <w:rtl/>
        </w:rPr>
        <w:t xml:space="preserve">חלקו </w:t>
      </w:r>
      <w:r w:rsidR="00FF3740" w:rsidRPr="00042B99">
        <w:rPr>
          <w:rFonts w:ascii="FontbitDavid" w:hAnsi="FontbitDavid"/>
          <w:spacing w:val="-2"/>
          <w:rtl/>
        </w:rPr>
        <w:t>במופלא הסמוך לאיש</w:t>
      </w:r>
      <w:r w:rsidRPr="00042B99">
        <w:rPr>
          <w:rFonts w:ascii="FontbitDavid" w:hAnsi="FontbitDavid" w:hint="cs"/>
          <w:spacing w:val="-2"/>
          <w:rtl/>
        </w:rPr>
        <w:t>.</w:t>
      </w:r>
    </w:p>
    <w:p w14:paraId="119724CC" w14:textId="0F25416E" w:rsidR="00FF3740" w:rsidRPr="00042B99" w:rsidRDefault="00FF3740" w:rsidP="00FF3740">
      <w:pPr>
        <w:rPr>
          <w:spacing w:val="-4"/>
          <w:rtl/>
        </w:rPr>
      </w:pPr>
      <w:r w:rsidRPr="00042B99">
        <w:rPr>
          <w:rStyle w:val="a4"/>
          <w:rFonts w:hint="cs"/>
          <w:spacing w:val="-4"/>
          <w:rtl/>
        </w:rPr>
        <w:t>לרבי</w:t>
      </w:r>
      <w:r w:rsidR="00042B99" w:rsidRPr="00042B99">
        <w:rPr>
          <w:rStyle w:val="a4"/>
          <w:rFonts w:hint="cs"/>
          <w:spacing w:val="-4"/>
          <w:rtl/>
        </w:rPr>
        <w:t>:</w:t>
      </w:r>
      <w:r w:rsidR="00042B99">
        <w:rPr>
          <w:rStyle w:val="a4"/>
          <w:rFonts w:hint="cs"/>
          <w:spacing w:val="-4"/>
          <w:rtl/>
        </w:rPr>
        <w:t xml:space="preserve"> </w:t>
      </w:r>
      <w:r w:rsidRPr="00042B99">
        <w:rPr>
          <w:rFonts w:hint="cs"/>
          <w:spacing w:val="-4"/>
          <w:rtl/>
        </w:rPr>
        <w:t>דאו</w:t>
      </w:r>
      <w:r w:rsidR="00042B99" w:rsidRPr="00042B99">
        <w:rPr>
          <w:rFonts w:hint="cs"/>
          <w:spacing w:val="-4"/>
          <w:rtl/>
        </w:rPr>
        <w:t>'</w:t>
      </w:r>
      <w:r w:rsidRPr="00042B99">
        <w:rPr>
          <w:rFonts w:hint="cs"/>
          <w:spacing w:val="-4"/>
          <w:rtl/>
        </w:rPr>
        <w:t xml:space="preserve"> ודחי דרבנן</w:t>
      </w:r>
      <w:r w:rsidR="00603EF5" w:rsidRPr="00042B99">
        <w:rPr>
          <w:rStyle w:val="affffff1"/>
          <w:rFonts w:hint="cs"/>
          <w:spacing w:val="-4"/>
          <w:rtl/>
        </w:rPr>
        <w:t xml:space="preserve"> נדר</w:t>
      </w:r>
      <w:r w:rsidRPr="00042B99">
        <w:rPr>
          <w:rFonts w:hint="cs"/>
          <w:spacing w:val="-4"/>
          <w:rtl/>
        </w:rPr>
        <w:t xml:space="preserve">, </w:t>
      </w:r>
      <w:r w:rsidRPr="00042B99">
        <w:rPr>
          <w:rStyle w:val="a4"/>
          <w:rFonts w:hint="cs"/>
          <w:spacing w:val="-4"/>
          <w:rtl/>
        </w:rPr>
        <w:t>לריב</w:t>
      </w:r>
      <w:r w:rsidRPr="00042B99">
        <w:rPr>
          <w:rStyle w:val="a4"/>
          <w:spacing w:val="-4"/>
          <w:rtl/>
        </w:rPr>
        <w:t>"</w:t>
      </w:r>
      <w:r w:rsidRPr="00042B99">
        <w:rPr>
          <w:rStyle w:val="a4"/>
          <w:rFonts w:hint="cs"/>
          <w:spacing w:val="-4"/>
          <w:rtl/>
        </w:rPr>
        <w:t xml:space="preserve">י: </w:t>
      </w:r>
      <w:r w:rsidRPr="00042B99">
        <w:rPr>
          <w:spacing w:val="-4"/>
          <w:rtl/>
        </w:rPr>
        <w:t>מופלא הסמוך לאיש דאוריתא</w:t>
      </w:r>
    </w:p>
    <w:p w14:paraId="4273439B" w14:textId="77777777" w:rsidR="00390F1E" w:rsidRDefault="003433A5" w:rsidP="00A5184B">
      <w:pPr>
        <w:pStyle w:val="36"/>
        <w:framePr w:wrap="notBeside"/>
        <w:rPr>
          <w:rStyle w:val="a4"/>
          <w:rtl/>
        </w:rPr>
      </w:pPr>
      <w:r w:rsidRPr="00390F1E">
        <w:rPr>
          <w:rFonts w:hint="cs"/>
          <w:rtl/>
        </w:rPr>
        <w:t>ב.</w:t>
      </w:r>
      <w:r w:rsidR="00FF3740" w:rsidRPr="00390F1E">
        <w:rPr>
          <w:rtl/>
        </w:rPr>
        <w:t xml:space="preserve"> </w:t>
      </w:r>
    </w:p>
    <w:p w14:paraId="6E6B72C2" w14:textId="19E35CFE" w:rsidR="00FF3740" w:rsidRPr="006F178A" w:rsidRDefault="00FF3740" w:rsidP="00FF3740">
      <w:r w:rsidRPr="00D73DF9">
        <w:rPr>
          <w:rStyle w:val="a4"/>
          <w:rtl/>
        </w:rPr>
        <w:t>דכו"</w:t>
      </w:r>
      <w:r w:rsidRPr="00D73DF9">
        <w:rPr>
          <w:rStyle w:val="a4"/>
          <w:rFonts w:hint="cs"/>
          <w:rtl/>
        </w:rPr>
        <w:t>ע</w:t>
      </w:r>
      <w:r w:rsidRPr="006F178A">
        <w:rPr>
          <w:rtl/>
        </w:rPr>
        <w:t xml:space="preserve"> כדי לחנכו במצות, ומופלא הסמוך לאיש דרבנן היא, </w:t>
      </w:r>
    </w:p>
    <w:p w14:paraId="2B1E75B6" w14:textId="3981DE74" w:rsidR="00FF3740" w:rsidRPr="006F178A" w:rsidRDefault="00FF3740" w:rsidP="00390F1E">
      <w:pPr>
        <w:rPr>
          <w:rtl/>
        </w:rPr>
      </w:pPr>
      <w:r w:rsidRPr="003433A5">
        <w:rPr>
          <w:rStyle w:val="a4"/>
          <w:rFonts w:hint="cs"/>
          <w:rtl/>
        </w:rPr>
        <w:t>דל</w:t>
      </w:r>
      <w:r w:rsidRPr="003433A5">
        <w:rPr>
          <w:rStyle w:val="a4"/>
          <w:rtl/>
        </w:rPr>
        <w:t xml:space="preserve">רב: </w:t>
      </w:r>
      <w:r w:rsidRPr="006F178A">
        <w:rPr>
          <w:rtl/>
        </w:rPr>
        <w:t>אתי חינוך דרבנן ודחי מופלא הסמוך לאיש דרבנן</w:t>
      </w:r>
      <w:r w:rsidR="001A7DD4">
        <w:rPr>
          <w:rtl/>
        </w:rPr>
        <w:t>.</w:t>
      </w:r>
    </w:p>
    <w:p w14:paraId="1963CE0F" w14:textId="77777777" w:rsidR="00390F1E" w:rsidRDefault="00FF3740" w:rsidP="00390F1E">
      <w:pPr>
        <w:rPr>
          <w:rFonts w:ascii="FontbitDavid" w:hAnsi="FontbitDavid"/>
          <w:rtl/>
        </w:rPr>
      </w:pPr>
      <w:r w:rsidRPr="003433A5">
        <w:rPr>
          <w:rStyle w:val="a4"/>
          <w:rtl/>
        </w:rPr>
        <w:t>ור</w:t>
      </w:r>
      <w:r w:rsidRPr="003433A5">
        <w:rPr>
          <w:rStyle w:val="a4"/>
          <w:rFonts w:hint="cs"/>
          <w:rtl/>
        </w:rPr>
        <w:t>יב</w:t>
      </w:r>
      <w:r w:rsidRPr="003433A5">
        <w:rPr>
          <w:rStyle w:val="a4"/>
          <w:rtl/>
        </w:rPr>
        <w:t>"</w:t>
      </w:r>
      <w:r w:rsidRPr="003433A5">
        <w:rPr>
          <w:rStyle w:val="a4"/>
          <w:rFonts w:hint="cs"/>
          <w:rtl/>
        </w:rPr>
        <w:t>י</w:t>
      </w:r>
      <w:r w:rsidR="003433A5">
        <w:rPr>
          <w:rStyle w:val="a4"/>
          <w:rFonts w:hint="cs"/>
          <w:rtl/>
        </w:rPr>
        <w:t>:</w:t>
      </w:r>
      <w:r w:rsidRPr="003433A5">
        <w:rPr>
          <w:rStyle w:val="a4"/>
          <w:rFonts w:hint="cs"/>
          <w:rtl/>
        </w:rPr>
        <w:t xml:space="preserve"> </w:t>
      </w:r>
      <w:r w:rsidRPr="006F178A">
        <w:rPr>
          <w:rFonts w:ascii="FontbitDavid" w:hAnsi="FontbitDavid"/>
          <w:rtl/>
        </w:rPr>
        <w:t>דעד שיגיע לעונת נדרים,</w:t>
      </w:r>
      <w:r w:rsidR="003433A5">
        <w:rPr>
          <w:rFonts w:ascii="FontbitDavid" w:hAnsi="FontbitDavid" w:hint="cs"/>
          <w:rtl/>
        </w:rPr>
        <w:t xml:space="preserve"> ד</w:t>
      </w:r>
      <w:r w:rsidRPr="006F178A">
        <w:rPr>
          <w:rFonts w:ascii="FontbitDavid" w:hAnsi="FontbitDavid"/>
          <w:rtl/>
        </w:rPr>
        <w:t xml:space="preserve">לא אתי חינוך דרבנן ודחי </w:t>
      </w:r>
    </w:p>
    <w:p w14:paraId="0F142F67" w14:textId="63BE5F88" w:rsidR="00FF3740" w:rsidRPr="006F178A" w:rsidRDefault="00FF3740" w:rsidP="00390F1E">
      <w:pPr>
        <w:ind w:left="226" w:firstLine="113"/>
        <w:rPr>
          <w:rtl/>
        </w:rPr>
      </w:pPr>
      <w:r w:rsidRPr="006F178A">
        <w:rPr>
          <w:rFonts w:ascii="FontbitDavid" w:hAnsi="FontbitDavid"/>
          <w:rtl/>
        </w:rPr>
        <w:t>מופלא הסמוך לאיש.</w:t>
      </w:r>
    </w:p>
    <w:p w14:paraId="2C392075" w14:textId="7BDA794F" w:rsidR="0049281C" w:rsidRDefault="00FF3740" w:rsidP="00BA44EB">
      <w:pPr>
        <w:pStyle w:val="a7"/>
        <w:rPr>
          <w:rStyle w:val="a8"/>
          <w:rtl/>
        </w:rPr>
      </w:pPr>
      <w:r w:rsidRPr="0049281C">
        <w:rPr>
          <w:rStyle w:val="a8"/>
          <w:rFonts w:hint="cs"/>
          <w:rtl/>
        </w:rPr>
        <w:t xml:space="preserve">לימא </w:t>
      </w:r>
      <w:r w:rsidRPr="0049281C">
        <w:rPr>
          <w:rStyle w:val="a8"/>
          <w:rtl/>
        </w:rPr>
        <w:t>כתנאי</w:t>
      </w:r>
      <w:r w:rsidR="001A7DD4" w:rsidRPr="0049281C">
        <w:rPr>
          <w:rStyle w:val="a8"/>
          <w:rtl/>
        </w:rPr>
        <w:t>.</w:t>
      </w:r>
      <w:r w:rsidRPr="0049281C">
        <w:rPr>
          <w:rStyle w:val="a8"/>
          <w:rFonts w:hint="cs"/>
          <w:rtl/>
        </w:rPr>
        <w:t xml:space="preserve"> </w:t>
      </w:r>
      <w:r w:rsidR="000D2EF5">
        <w:rPr>
          <w:rStyle w:val="a8"/>
          <w:rFonts w:hint="cs"/>
          <w:rtl/>
        </w:rPr>
        <w:t>שר''ג בדק</w:t>
      </w:r>
      <w:r w:rsidRPr="0049281C">
        <w:rPr>
          <w:rStyle w:val="a8"/>
          <w:rtl/>
        </w:rPr>
        <w:t xml:space="preserve"> </w:t>
      </w:r>
      <w:r w:rsidR="000D2EF5">
        <w:rPr>
          <w:rStyle w:val="a8"/>
          <w:rFonts w:hint="cs"/>
          <w:rtl/>
        </w:rPr>
        <w:t>ל</w:t>
      </w:r>
      <w:r w:rsidRPr="0049281C">
        <w:rPr>
          <w:rStyle w:val="a8"/>
          <w:rtl/>
        </w:rPr>
        <w:t>ר"</w:t>
      </w:r>
      <w:r w:rsidRPr="0049281C">
        <w:rPr>
          <w:rStyle w:val="a8"/>
          <w:rFonts w:hint="cs"/>
          <w:rtl/>
        </w:rPr>
        <w:t xml:space="preserve">ח </w:t>
      </w:r>
      <w:r w:rsidRPr="0049281C">
        <w:rPr>
          <w:rStyle w:val="a8"/>
          <w:rtl/>
        </w:rPr>
        <w:t>שהדירו אביו בנזיר,</w:t>
      </w:r>
    </w:p>
    <w:p w14:paraId="03946129" w14:textId="77777777" w:rsidR="00390F1E" w:rsidRDefault="00DC35C4" w:rsidP="00A5184B">
      <w:pPr>
        <w:pStyle w:val="36"/>
        <w:framePr w:wrap="notBeside"/>
        <w:rPr>
          <w:rtl/>
        </w:rPr>
      </w:pPr>
      <w:r w:rsidRPr="00390F1E">
        <w:rPr>
          <w:rFonts w:hint="cs"/>
          <w:rtl/>
        </w:rPr>
        <w:t>א.</w:t>
      </w:r>
    </w:p>
    <w:p w14:paraId="146B4BED" w14:textId="5DEF1229" w:rsidR="00FF3740" w:rsidRPr="006F178A" w:rsidRDefault="00FF3740" w:rsidP="0049281C">
      <w:pPr>
        <w:rPr>
          <w:rtl/>
        </w:rPr>
      </w:pPr>
      <w:r w:rsidRPr="006F178A">
        <w:rPr>
          <w:rtl/>
        </w:rPr>
        <w:t xml:space="preserve">לידע אם הביא </w:t>
      </w:r>
      <w:r w:rsidR="0049281C">
        <w:rPr>
          <w:rFonts w:hint="cs"/>
          <w:rtl/>
        </w:rPr>
        <w:t>ב' שערות.</w:t>
      </w:r>
    </w:p>
    <w:p w14:paraId="7122B782" w14:textId="77777777" w:rsidR="00390F1E" w:rsidRDefault="00DC35C4" w:rsidP="00A5184B">
      <w:pPr>
        <w:pStyle w:val="36"/>
        <w:framePr w:wrap="notBeside"/>
        <w:rPr>
          <w:rStyle w:val="a4"/>
          <w:rtl/>
        </w:rPr>
      </w:pPr>
      <w:r w:rsidRPr="00390F1E">
        <w:rPr>
          <w:rFonts w:hint="cs"/>
          <w:rtl/>
        </w:rPr>
        <w:t xml:space="preserve">ב. </w:t>
      </w:r>
    </w:p>
    <w:p w14:paraId="35A66101" w14:textId="23543930" w:rsidR="0048268A" w:rsidRDefault="0092222E" w:rsidP="004210F0">
      <w:pPr>
        <w:rPr>
          <w:rtl/>
        </w:rPr>
      </w:pPr>
      <w:r w:rsidRPr="0092222E">
        <w:rPr>
          <w:rStyle w:val="a4"/>
          <w:rFonts w:hint="cs"/>
          <w:rtl/>
        </w:rPr>
        <w:t>ל</w:t>
      </w:r>
      <w:r w:rsidR="00FF3740" w:rsidRPr="0092222E">
        <w:rPr>
          <w:rStyle w:val="a4"/>
          <w:rtl/>
        </w:rPr>
        <w:t>רבי יוסי:</w:t>
      </w:r>
      <w:r w:rsidR="00FF3740" w:rsidRPr="006F178A">
        <w:rPr>
          <w:rtl/>
        </w:rPr>
        <w:t xml:space="preserve"> לידע אם הגיע לעונת נדרים</w:t>
      </w:r>
      <w:r>
        <w:rPr>
          <w:rFonts w:hint="cs"/>
          <w:rtl/>
        </w:rPr>
        <w:t>,</w:t>
      </w:r>
      <w:r w:rsidR="00FF3740" w:rsidRPr="006F178A">
        <w:rPr>
          <w:rtl/>
        </w:rPr>
        <w:t xml:space="preserve"> </w:t>
      </w:r>
    </w:p>
    <w:p w14:paraId="3264A803" w14:textId="1DED161D" w:rsidR="00FF3740" w:rsidRPr="006F178A" w:rsidRDefault="00FF3740" w:rsidP="004210F0">
      <w:pPr>
        <w:rPr>
          <w:rtl/>
        </w:rPr>
      </w:pPr>
      <w:r w:rsidRPr="0092222E">
        <w:rPr>
          <w:rStyle w:val="a4"/>
          <w:rtl/>
        </w:rPr>
        <w:t>א</w:t>
      </w:r>
      <w:r w:rsidR="0092222E">
        <w:rPr>
          <w:rStyle w:val="a4"/>
          <w:rFonts w:hint="cs"/>
          <w:rtl/>
        </w:rPr>
        <w:t>"ל</w:t>
      </w:r>
      <w:r w:rsidRPr="0092222E">
        <w:rPr>
          <w:rStyle w:val="a4"/>
          <w:rtl/>
        </w:rPr>
        <w:t xml:space="preserve">: </w:t>
      </w:r>
      <w:r w:rsidRPr="006F178A">
        <w:rPr>
          <w:rtl/>
        </w:rPr>
        <w:t>רבי אל תצטער לבודקני, אם קטן</w:t>
      </w:r>
      <w:r w:rsidR="00DC35C4">
        <w:rPr>
          <w:rFonts w:hint="cs"/>
          <w:rtl/>
        </w:rPr>
        <w:t xml:space="preserve">, </w:t>
      </w:r>
      <w:r w:rsidR="0035411F">
        <w:rPr>
          <w:rFonts w:hint="cs"/>
          <w:rtl/>
        </w:rPr>
        <w:t xml:space="preserve">אני </w:t>
      </w:r>
      <w:r w:rsidRPr="006F178A">
        <w:rPr>
          <w:rtl/>
        </w:rPr>
        <w:t>אהיה בשביל אבא, אם</w:t>
      </w:r>
      <w:r w:rsidR="00DC35C4">
        <w:rPr>
          <w:rFonts w:hint="cs"/>
          <w:rtl/>
        </w:rPr>
        <w:t xml:space="preserve"> </w:t>
      </w:r>
      <w:r w:rsidRPr="006F178A">
        <w:rPr>
          <w:rtl/>
        </w:rPr>
        <w:t>גדול</w:t>
      </w:r>
      <w:r w:rsidR="00DC35C4">
        <w:rPr>
          <w:rFonts w:hint="cs"/>
          <w:rtl/>
        </w:rPr>
        <w:t>,</w:t>
      </w:r>
      <w:r w:rsidRPr="006F178A">
        <w:rPr>
          <w:rtl/>
        </w:rPr>
        <w:t xml:space="preserve"> </w:t>
      </w:r>
      <w:r w:rsidR="00404C53">
        <w:rPr>
          <w:rFonts w:hint="cs"/>
          <w:rtl/>
        </w:rPr>
        <w:t xml:space="preserve">אני </w:t>
      </w:r>
      <w:r w:rsidRPr="006F178A">
        <w:rPr>
          <w:rtl/>
        </w:rPr>
        <w:t>אהיה בשביל עצמי</w:t>
      </w:r>
      <w:r w:rsidR="001A7DD4">
        <w:rPr>
          <w:rtl/>
        </w:rPr>
        <w:t>.</w:t>
      </w:r>
      <w:r w:rsidR="004210F0">
        <w:rPr>
          <w:rFonts w:hint="cs"/>
          <w:rtl/>
        </w:rPr>
        <w:t xml:space="preserve"> </w:t>
      </w:r>
      <w:r w:rsidRPr="004210F0">
        <w:rPr>
          <w:rStyle w:val="a4"/>
          <w:rtl/>
        </w:rPr>
        <w:t xml:space="preserve">עמד </w:t>
      </w:r>
      <w:r w:rsidR="004210F0">
        <w:rPr>
          <w:rStyle w:val="a4"/>
          <w:rFonts w:hint="cs"/>
          <w:rtl/>
        </w:rPr>
        <w:t xml:space="preserve">ר''ג </w:t>
      </w:r>
      <w:r w:rsidRPr="006F178A">
        <w:rPr>
          <w:rtl/>
        </w:rPr>
        <w:t xml:space="preserve">ונשקו על ראשו, </w:t>
      </w:r>
      <w:r w:rsidRPr="004210F0">
        <w:rPr>
          <w:rStyle w:val="a4"/>
          <w:rtl/>
        </w:rPr>
        <w:t xml:space="preserve">אמר: </w:t>
      </w:r>
      <w:r w:rsidRPr="006F178A">
        <w:rPr>
          <w:rtl/>
        </w:rPr>
        <w:t>מובטח אני בזה שמורה הלכה בישראל! לא היו ימים מועטים עד שהורה הוראה בישראל.</w:t>
      </w:r>
    </w:p>
    <w:p w14:paraId="12F7CCD5" w14:textId="77777777" w:rsidR="00B41DDD" w:rsidRDefault="00FF3740" w:rsidP="00A5184B">
      <w:pPr>
        <w:pStyle w:val="36"/>
        <w:framePr w:wrap="notBeside"/>
        <w:rPr>
          <w:rtl/>
        </w:rPr>
      </w:pPr>
      <w:r w:rsidRPr="00B41DDD">
        <w:rPr>
          <w:rFonts w:hint="cs"/>
          <w:rtl/>
        </w:rPr>
        <w:t>לריב</w:t>
      </w:r>
      <w:r w:rsidRPr="00B41DDD">
        <w:rPr>
          <w:rtl/>
        </w:rPr>
        <w:t>"</w:t>
      </w:r>
      <w:r w:rsidRPr="00B41DDD">
        <w:rPr>
          <w:rFonts w:hint="cs"/>
          <w:rtl/>
        </w:rPr>
        <w:t>י</w:t>
      </w:r>
      <w:r w:rsidR="00197F40" w:rsidRPr="00B41DDD">
        <w:rPr>
          <w:rFonts w:hint="cs"/>
          <w:rtl/>
        </w:rPr>
        <w:t>:</w:t>
      </w:r>
    </w:p>
    <w:p w14:paraId="1F3518F7" w14:textId="16C15C86" w:rsidR="00FF3740" w:rsidRPr="00D53342" w:rsidRDefault="00FF3740" w:rsidP="00FF3740">
      <w:pPr>
        <w:rPr>
          <w:spacing w:val="-4"/>
          <w:rtl/>
        </w:rPr>
      </w:pPr>
      <w:r w:rsidRPr="00D53342">
        <w:rPr>
          <w:spacing w:val="-4"/>
          <w:rtl/>
        </w:rPr>
        <w:t>דעד שיגיע לעונת נדרים</w:t>
      </w:r>
      <w:r w:rsidRPr="00D53342">
        <w:rPr>
          <w:rFonts w:hint="cs"/>
          <w:spacing w:val="-4"/>
          <w:rtl/>
        </w:rPr>
        <w:t>-</w:t>
      </w:r>
      <w:r w:rsidRPr="00D53342">
        <w:rPr>
          <w:spacing w:val="-4"/>
          <w:rtl/>
        </w:rPr>
        <w:t xml:space="preserve">, היינו דאם </w:t>
      </w:r>
      <w:r w:rsidR="00B41DDD" w:rsidRPr="00D53342">
        <w:rPr>
          <w:rFonts w:hint="cs"/>
          <w:spacing w:val="-4"/>
          <w:rtl/>
        </w:rPr>
        <w:t xml:space="preserve">אני </w:t>
      </w:r>
      <w:r w:rsidRPr="00D53342">
        <w:rPr>
          <w:spacing w:val="-4"/>
          <w:rtl/>
        </w:rPr>
        <w:t>קטן אהיה בשביל אבא</w:t>
      </w:r>
      <w:r w:rsidR="001A7DD4" w:rsidRPr="00D53342">
        <w:rPr>
          <w:spacing w:val="-4"/>
          <w:rtl/>
        </w:rPr>
        <w:t>.</w:t>
      </w:r>
    </w:p>
    <w:p w14:paraId="530B86BC" w14:textId="6A49883A" w:rsidR="00FF3740" w:rsidRPr="005D5E03" w:rsidRDefault="00FF3740" w:rsidP="00190BA2">
      <w:pPr>
        <w:rPr>
          <w:rtl/>
        </w:rPr>
      </w:pPr>
      <w:r w:rsidRPr="005D5E03">
        <w:rPr>
          <w:rStyle w:val="a4"/>
          <w:rFonts w:hint="cs"/>
          <w:rtl/>
        </w:rPr>
        <w:t>ול</w:t>
      </w:r>
      <w:r w:rsidRPr="005D5E03">
        <w:rPr>
          <w:rStyle w:val="a4"/>
          <w:rtl/>
        </w:rPr>
        <w:t>רבי</w:t>
      </w:r>
      <w:r w:rsidR="00197F40">
        <w:rPr>
          <w:rStyle w:val="a4"/>
          <w:rFonts w:hint="cs"/>
          <w:rtl/>
        </w:rPr>
        <w:t>:</w:t>
      </w:r>
      <w:r w:rsidRPr="005D5E03">
        <w:rPr>
          <w:rStyle w:val="a4"/>
          <w:rtl/>
        </w:rPr>
        <w:t xml:space="preserve"> </w:t>
      </w:r>
      <w:r w:rsidRPr="005D5E03">
        <w:rPr>
          <w:rtl/>
        </w:rPr>
        <w:t xml:space="preserve">אם גדול אהיה בשביל עצמי? הא </w:t>
      </w:r>
      <w:r w:rsidR="00190BA2">
        <w:rPr>
          <w:rFonts w:hint="cs"/>
          <w:rtl/>
        </w:rPr>
        <w:t xml:space="preserve">עד שיביא ב' שערות </w:t>
      </w:r>
      <w:r w:rsidR="00190BA2">
        <w:rPr>
          <w:rtl/>
        </w:rPr>
        <w:br/>
      </w:r>
      <w:r w:rsidR="00190BA2">
        <w:rPr>
          <w:rFonts w:hint="cs"/>
          <w:rtl/>
        </w:rPr>
        <w:t xml:space="preserve"> </w:t>
      </w:r>
      <w:r w:rsidR="00190BA2">
        <w:rPr>
          <w:rtl/>
        </w:rPr>
        <w:tab/>
      </w:r>
      <w:r w:rsidR="00190BA2">
        <w:rPr>
          <w:rtl/>
        </w:rPr>
        <w:tab/>
      </w:r>
      <w:r w:rsidR="00190BA2">
        <w:rPr>
          <w:rtl/>
        </w:rPr>
        <w:tab/>
      </w:r>
      <w:r w:rsidRPr="005D5E03">
        <w:rPr>
          <w:rtl/>
        </w:rPr>
        <w:t>ברשות</w:t>
      </w:r>
      <w:r w:rsidR="00385979">
        <w:rPr>
          <w:rFonts w:hint="cs"/>
          <w:rtl/>
        </w:rPr>
        <w:t xml:space="preserve"> אביו הוא!</w:t>
      </w:r>
    </w:p>
    <w:p w14:paraId="7C3CAD50" w14:textId="77777777" w:rsidR="00FF3740" w:rsidRPr="006F178A" w:rsidRDefault="00FF3740" w:rsidP="00516202">
      <w:pPr>
        <w:pStyle w:val="affff5"/>
        <w:framePr w:wrap="around"/>
        <w:rPr>
          <w:rtl/>
        </w:rPr>
      </w:pPr>
      <w:r w:rsidRPr="006F178A">
        <w:rPr>
          <w:rFonts w:hint="cs"/>
          <w:rtl/>
        </w:rPr>
        <w:t>ל.</w:t>
      </w:r>
    </w:p>
    <w:p w14:paraId="4890C94D" w14:textId="77777777" w:rsidR="00390F1E" w:rsidRDefault="00FF3740" w:rsidP="00A5184B">
      <w:pPr>
        <w:pStyle w:val="36"/>
        <w:framePr w:wrap="notBeside"/>
        <w:rPr>
          <w:rtl/>
        </w:rPr>
      </w:pPr>
      <w:r w:rsidRPr="00390F1E">
        <w:rPr>
          <w:rtl/>
        </w:rPr>
        <w:t>אלא</w:t>
      </w:r>
      <w:r w:rsidR="00197F40" w:rsidRPr="00390F1E">
        <w:rPr>
          <w:rFonts w:hint="cs"/>
          <w:rtl/>
        </w:rPr>
        <w:t>:</w:t>
      </w:r>
      <w:r w:rsidRPr="00390F1E">
        <w:rPr>
          <w:rtl/>
        </w:rPr>
        <w:t xml:space="preserve"> </w:t>
      </w:r>
    </w:p>
    <w:p w14:paraId="04AADC30" w14:textId="3C527AE3" w:rsidR="00EA2B85" w:rsidRDefault="00FF3740" w:rsidP="004D725E">
      <w:pPr>
        <w:rPr>
          <w:rtl/>
        </w:rPr>
      </w:pPr>
      <w:r w:rsidRPr="006F178A">
        <w:rPr>
          <w:rtl/>
        </w:rPr>
        <w:t xml:space="preserve">דאמר </w:t>
      </w:r>
      <w:r w:rsidR="00EA2B85">
        <w:rPr>
          <w:rFonts w:hint="cs"/>
          <w:rtl/>
        </w:rPr>
        <w:t>אם גדול אני בב' שערות אביא בשביל עצמי.</w:t>
      </w:r>
    </w:p>
    <w:p w14:paraId="3016ACCB" w14:textId="77777777" w:rsidR="00EA2B85" w:rsidRDefault="00EA2B85" w:rsidP="00A5184B">
      <w:pPr>
        <w:pStyle w:val="36"/>
        <w:framePr w:wrap="notBeside"/>
        <w:rPr>
          <w:spacing w:val="-2"/>
          <w:rtl/>
        </w:rPr>
      </w:pPr>
      <w:r w:rsidRPr="00EA2B85">
        <w:rPr>
          <w:rFonts w:hint="cs"/>
          <w:rtl/>
        </w:rPr>
        <w:t xml:space="preserve">קשה לרבי: </w:t>
      </w:r>
    </w:p>
    <w:p w14:paraId="3ED1E028" w14:textId="1BB14FB9" w:rsidR="00FF3740" w:rsidRPr="00042B99" w:rsidRDefault="00FF3740" w:rsidP="00390F1E">
      <w:pPr>
        <w:rPr>
          <w:spacing w:val="-2"/>
          <w:rtl/>
        </w:rPr>
      </w:pPr>
      <w:r w:rsidRPr="00042B99">
        <w:rPr>
          <w:rFonts w:hint="cs"/>
          <w:spacing w:val="-2"/>
          <w:rtl/>
        </w:rPr>
        <w:t xml:space="preserve">אי </w:t>
      </w:r>
      <w:r w:rsidR="00ED7749">
        <w:rPr>
          <w:rFonts w:hint="cs"/>
          <w:spacing w:val="-2"/>
          <w:rtl/>
        </w:rPr>
        <w:t>ה</w:t>
      </w:r>
      <w:r w:rsidRPr="00042B99">
        <w:rPr>
          <w:rFonts w:hint="cs"/>
          <w:spacing w:val="-2"/>
          <w:rtl/>
        </w:rPr>
        <w:t xml:space="preserve">ביא ב' שערות </w:t>
      </w:r>
      <w:r w:rsidR="00463456">
        <w:rPr>
          <w:rFonts w:hint="cs"/>
          <w:spacing w:val="-2"/>
          <w:rtl/>
        </w:rPr>
        <w:t xml:space="preserve">קודם שהזירו אביו הרי הוא בנזירות עצמו. </w:t>
      </w:r>
      <w:r w:rsidRPr="00042B99">
        <w:rPr>
          <w:rFonts w:hint="cs"/>
          <w:spacing w:val="-2"/>
          <w:rtl/>
        </w:rPr>
        <w:t>תחי</w:t>
      </w:r>
      <w:r w:rsidR="00385979" w:rsidRPr="00042B99">
        <w:rPr>
          <w:rFonts w:hint="cs"/>
          <w:spacing w:val="-2"/>
          <w:rtl/>
        </w:rPr>
        <w:t>ל</w:t>
      </w:r>
      <w:r w:rsidRPr="00042B99">
        <w:rPr>
          <w:rFonts w:hint="cs"/>
          <w:spacing w:val="-2"/>
          <w:rtl/>
        </w:rPr>
        <w:t>ה קם בנזירות</w:t>
      </w:r>
      <w:r w:rsidR="00706050" w:rsidRPr="00042B99">
        <w:rPr>
          <w:rFonts w:hint="cs"/>
          <w:spacing w:val="-2"/>
          <w:rtl/>
        </w:rPr>
        <w:t>ו,</w:t>
      </w:r>
      <w:r w:rsidRPr="00042B99">
        <w:rPr>
          <w:rFonts w:hint="cs"/>
          <w:spacing w:val="-2"/>
          <w:rtl/>
        </w:rPr>
        <w:t xml:space="preserve"> ולבסוף בשל אביו</w:t>
      </w:r>
      <w:r w:rsidRPr="00042B99">
        <w:rPr>
          <w:spacing w:val="-2"/>
          <w:rtl/>
        </w:rPr>
        <w:t>.</w:t>
      </w:r>
    </w:p>
    <w:p w14:paraId="14912F62" w14:textId="72FECE0F" w:rsidR="00FF3740" w:rsidRPr="006F178A" w:rsidRDefault="00FF3740" w:rsidP="00390F1E">
      <w:pPr>
        <w:rPr>
          <w:rFonts w:ascii="FontbitDavid" w:hAnsi="FontbitDavid"/>
          <w:rtl/>
        </w:rPr>
      </w:pPr>
      <w:r w:rsidRPr="006F178A">
        <w:rPr>
          <w:rFonts w:ascii="FontbitDavid" w:hAnsi="FontbitDavid"/>
          <w:rtl/>
        </w:rPr>
        <w:t xml:space="preserve">ואי </w:t>
      </w:r>
      <w:r w:rsidRPr="006F178A">
        <w:rPr>
          <w:rFonts w:ascii="FontbitDavid" w:hAnsi="FontbitDavid" w:hint="cs"/>
          <w:rtl/>
        </w:rPr>
        <w:t>יביא ב</w:t>
      </w:r>
      <w:r w:rsidR="008B7C6B">
        <w:rPr>
          <w:rFonts w:ascii="FontbitDavid" w:hAnsi="FontbitDavid" w:hint="cs"/>
          <w:rtl/>
        </w:rPr>
        <w:t>א</w:t>
      </w:r>
      <w:r w:rsidRPr="006F178A">
        <w:rPr>
          <w:rFonts w:ascii="FontbitDavid" w:hAnsi="FontbitDavid"/>
          <w:rtl/>
        </w:rPr>
        <w:t xml:space="preserve">מצע </w:t>
      </w:r>
      <w:r w:rsidRPr="00385979">
        <w:rPr>
          <w:rStyle w:val="a4"/>
          <w:rtl/>
        </w:rPr>
        <w:t>לר</w:t>
      </w:r>
      <w:r w:rsidRPr="00385979">
        <w:rPr>
          <w:rStyle w:val="a4"/>
          <w:rFonts w:hint="cs"/>
          <w:rtl/>
        </w:rPr>
        <w:t>יב</w:t>
      </w:r>
      <w:r w:rsidRPr="00385979">
        <w:rPr>
          <w:rStyle w:val="a4"/>
          <w:rtl/>
        </w:rPr>
        <w:t>"</w:t>
      </w:r>
      <w:r w:rsidRPr="00385979">
        <w:rPr>
          <w:rStyle w:val="a4"/>
          <w:rFonts w:hint="cs"/>
          <w:rtl/>
        </w:rPr>
        <w:t>י:</w:t>
      </w:r>
      <w:r w:rsidRPr="00385979">
        <w:rPr>
          <w:rStyle w:val="a4"/>
          <w:rtl/>
        </w:rPr>
        <w:t xml:space="preserve"> </w:t>
      </w:r>
      <w:r w:rsidR="006263A2">
        <w:rPr>
          <w:rFonts w:ascii="FontbitDavid" w:hAnsi="FontbitDavid" w:hint="cs"/>
          <w:rtl/>
        </w:rPr>
        <w:t>ממשיך נזירותו</w:t>
      </w:r>
      <w:r w:rsidRPr="006F178A">
        <w:rPr>
          <w:rFonts w:ascii="FontbitDavid" w:hAnsi="FontbitDavid"/>
          <w:rtl/>
        </w:rPr>
        <w:t xml:space="preserve"> </w:t>
      </w:r>
    </w:p>
    <w:p w14:paraId="20D375B4" w14:textId="04BB92E3" w:rsidR="00FF3740" w:rsidRPr="00042B99" w:rsidRDefault="00FF3740" w:rsidP="00FF3740">
      <w:pPr>
        <w:rPr>
          <w:rFonts w:ascii="FontbitDavid" w:hAnsi="FontbitDavid"/>
          <w:spacing w:val="-2"/>
          <w:rtl/>
        </w:rPr>
      </w:pPr>
      <w:r w:rsidRPr="00042B99">
        <w:rPr>
          <w:rStyle w:val="a4"/>
          <w:rFonts w:hint="cs"/>
          <w:spacing w:val="-2"/>
          <w:rtl/>
        </w:rPr>
        <w:t xml:space="preserve">ולרבי: </w:t>
      </w:r>
      <w:r w:rsidR="006263A2">
        <w:rPr>
          <w:rFonts w:ascii="FontbitDavid" w:hAnsi="FontbitDavid" w:hint="cs"/>
          <w:spacing w:val="-2"/>
          <w:rtl/>
        </w:rPr>
        <w:t xml:space="preserve">דב' </w:t>
      </w:r>
      <w:r w:rsidRPr="00042B99">
        <w:rPr>
          <w:rFonts w:ascii="FontbitDavid" w:hAnsi="FontbitDavid"/>
          <w:spacing w:val="-2"/>
          <w:rtl/>
        </w:rPr>
        <w:t>שערות</w:t>
      </w:r>
      <w:r w:rsidR="006263A2">
        <w:rPr>
          <w:rFonts w:ascii="FontbitDavid" w:hAnsi="FontbitDavid" w:hint="cs"/>
          <w:spacing w:val="-2"/>
          <w:rtl/>
        </w:rPr>
        <w:t xml:space="preserve"> בטלה נזירות אביו</w:t>
      </w:r>
      <w:r w:rsidRPr="00042B99">
        <w:rPr>
          <w:rFonts w:ascii="FontbitDavid" w:hAnsi="FontbitDavid"/>
          <w:spacing w:val="-2"/>
          <w:rtl/>
        </w:rPr>
        <w:t xml:space="preserve">, </w:t>
      </w:r>
      <w:r w:rsidR="00385979" w:rsidRPr="00042B99">
        <w:rPr>
          <w:rFonts w:ascii="FontbitDavid" w:hAnsi="FontbitDavid" w:hint="cs"/>
          <w:spacing w:val="-2"/>
          <w:rtl/>
        </w:rPr>
        <w:t>חייב לישב עליו ועל אביו</w:t>
      </w:r>
      <w:r w:rsidRPr="00042B99">
        <w:rPr>
          <w:rFonts w:ascii="FontbitDavid" w:hAnsi="FontbitDavid"/>
          <w:spacing w:val="-2"/>
          <w:rtl/>
        </w:rPr>
        <w:t>.</w:t>
      </w:r>
    </w:p>
    <w:p w14:paraId="6B574F95" w14:textId="77777777" w:rsidR="00FF3740" w:rsidRPr="006F178A" w:rsidRDefault="00FF3740" w:rsidP="000F6CD2">
      <w:pPr>
        <w:pStyle w:val="afffffb"/>
        <w:rPr>
          <w:rtl/>
        </w:rPr>
      </w:pPr>
      <w:r>
        <w:rPr>
          <w:rtl/>
        </w:rPr>
        <w:t>׹</w:t>
      </w:r>
    </w:p>
    <w:p>
      <w:pPr>
        <w:pStyle w:val="affffff2"/>
        <w:rPr>
          <w:ins w:id="20304" w:author="קלוד" w:date="2026-10-06T10:09:33Z"/>
        </w:rPr>
      </w:pPr>
      <w:ins w:id="20303" w:author="קלוד" w:date="2026-10-06T10:09:33Z">
        <w:r>
          <w:t xml:space="preserve">משנה ז</w:t>
        </w:r>
      </w:ins>
    </w:p>
    <w:p w14:paraId="608C98FA" w14:textId="77777777" w:rsidR="00FF3740" w:rsidRPr="00042B99" w:rsidRDefault="00FF3740" w:rsidP="00FF3740">
      <w:pPr>
        <w:pStyle w:val="affffb"/>
        <w:spacing w:before="120"/>
        <w:rPr>
          <w:spacing w:val="2"/>
          <w:rtl/>
        </w:rPr>
        <w:pPrChange w:id="90028" w:author="קלוד" w:date="2026-10-08T12:08:16Z">
          <w:pPr>
            <w:pStyle w:val="affffb"/>
          </w:pPr>
        </w:pPrChange>
      </w:pPr>
      <w:r w:rsidRPr="00042B99">
        <w:rPr>
          <w:spacing w:val="2"/>
          <w:rtl/>
        </w:rPr>
        <w:t>האיש מגלח על נזירות אביו, ואין האשה מגלחת על נזירות אביה.</w:t>
      </w:r>
    </w:p>
    <w:p w14:paraId="0CD58C2F" w14:textId="77777777" w:rsidR="00FF3740" w:rsidRPr="00A80397" w:rsidRDefault="00FF3740" w:rsidP="00FF3740">
      <w:pPr>
        <w:pStyle w:val="affffb"/>
        <w:rPr>
          <w:spacing w:val="6"/>
          <w:rtl/>
        </w:rPr>
      </w:pPr>
      <w:r w:rsidRPr="00A80397">
        <w:rPr>
          <w:spacing w:val="6"/>
          <w:rtl/>
        </w:rPr>
        <w:t xml:space="preserve">כיצד? מי שהיה אביו נזיר, והפריש מעות סתומים על נזירותו ומת, ואמר הריני נזיר על מנת שאגלח על מעות אבא, </w:t>
      </w:r>
    </w:p>
    <w:p w14:paraId="776FA6FC" w14:textId="1D5C9158" w:rsidR="00FF3740" w:rsidRPr="006F178A" w:rsidRDefault="00FF3740" w:rsidP="00FF3740">
      <w:pPr>
        <w:pStyle w:val="affffb"/>
        <w:rPr>
          <w:rtl/>
        </w:rPr>
      </w:pPr>
      <w:r w:rsidRPr="00791503">
        <w:rPr>
          <w:rStyle w:val="TanaimMishna"/>
          <w:rtl/>
          <w:rPrChange w:id="20074" w:author="קלוד" w:date="2026-10-06T10:09:33Z">
            <w:rPr>
              <w:rStyle w:val="a4"/>
              <w:rtl/>
            </w:rPr>
          </w:rPrChange>
        </w:rPr>
        <w:t xml:space="preserve">ר' יוסי: </w:t>
      </w:r>
      <w:r w:rsidRPr="006F178A">
        <w:rPr>
          <w:rtl/>
        </w:rPr>
        <w:t>הרי אלו יפלו לנדבה, אין זה מגלח על נזירות אביו.</w:t>
      </w:r>
    </w:p>
    <w:p w14:paraId="11660F6E" w14:textId="760E3B06" w:rsidR="00FF3740" w:rsidRPr="006F178A" w:rsidRDefault="00FF3740" w:rsidP="00991890">
      <w:pPr>
        <w:pStyle w:val="affffb"/>
        <w:rPr>
          <w:rtl/>
        </w:rPr>
      </w:pPr>
      <w:r w:rsidRPr="006F178A">
        <w:rPr>
          <w:rtl/>
        </w:rPr>
        <w:t>איזהו שמגלח על נזירות אביו? מי שהיה הוא ואביו נזירים, והפריש אביו מעות סתומים לנזירותו ומת</w:t>
      </w:r>
    </w:p>
    <w:p w14:paraId="78AC96AE" w14:textId="4B4AA7FD" w:rsidR="00991890" w:rsidRPr="000039C6" w:rsidRDefault="000039C6" w:rsidP="00BA44EB">
      <w:pPr>
        <w:pStyle w:val="a7"/>
        <w:rPr>
          <w:rtl/>
        </w:rPr>
      </w:pPr>
      <w:r w:rsidRPr="000039C6">
        <w:rPr>
          <w:rFonts w:hint="cs"/>
          <w:rtl/>
        </w:rPr>
        <w:t>בן ולא בת</w:t>
      </w:r>
      <w:r>
        <w:rPr>
          <w:rFonts w:hint="cs"/>
          <w:rtl/>
        </w:rPr>
        <w:t xml:space="preserve">- </w:t>
      </w:r>
      <w:r w:rsidRPr="000039C6">
        <w:rPr>
          <w:rFonts w:hint="cs"/>
          <w:rtl/>
        </w:rPr>
        <w:t xml:space="preserve"> </w:t>
      </w:r>
      <w:r w:rsidR="00FF3740" w:rsidRPr="000039C6">
        <w:rPr>
          <w:rFonts w:hint="cs"/>
          <w:rtl/>
        </w:rPr>
        <w:t>רי</w:t>
      </w:r>
      <w:r w:rsidR="00FF3740" w:rsidRPr="000039C6">
        <w:rPr>
          <w:rtl/>
        </w:rPr>
        <w:t>"</w:t>
      </w:r>
      <w:r w:rsidR="00FF3740" w:rsidRPr="000039C6">
        <w:rPr>
          <w:rFonts w:hint="cs"/>
          <w:rtl/>
        </w:rPr>
        <w:t>ו</w:t>
      </w:r>
      <w:r w:rsidR="00FF3740" w:rsidRPr="000039C6">
        <w:rPr>
          <w:rtl/>
        </w:rPr>
        <w:t>: הלכה היא בנזיר.</w:t>
      </w:r>
      <w:r w:rsidR="00FF3740" w:rsidRPr="000039C6">
        <w:rPr>
          <w:rFonts w:hint="cs"/>
          <w:rtl/>
        </w:rPr>
        <w:t xml:space="preserve"> </w:t>
      </w:r>
    </w:p>
    <w:p w14:paraId="2D02FF35" w14:textId="77777777" w:rsidR="00845EB1" w:rsidRDefault="00FF3740" w:rsidP="00A5184B">
      <w:pPr>
        <w:pStyle w:val="36"/>
        <w:framePr w:wrap="notBeside"/>
        <w:rPr>
          <w:rtl/>
        </w:rPr>
      </w:pPr>
      <w:r w:rsidRPr="00845EB1">
        <w:rPr>
          <w:rFonts w:hint="cs"/>
          <w:rtl/>
        </w:rPr>
        <w:t>וקמ</w:t>
      </w:r>
      <w:r w:rsidRPr="00845EB1">
        <w:rPr>
          <w:rtl/>
        </w:rPr>
        <w:t>"</w:t>
      </w:r>
      <w:r w:rsidRPr="00845EB1">
        <w:rPr>
          <w:rFonts w:hint="cs"/>
          <w:rtl/>
        </w:rPr>
        <w:t xml:space="preserve">ל </w:t>
      </w:r>
    </w:p>
    <w:p w14:paraId="260BDE11" w14:textId="62E5E552" w:rsidR="00FF3740" w:rsidRPr="006F178A" w:rsidRDefault="00FF3740" w:rsidP="00791503">
      <w:pPr>
        <w:rPr>
          <w:rtl/>
        </w:rPr>
      </w:pPr>
      <w:r w:rsidRPr="006F178A">
        <w:rPr>
          <w:rFonts w:hint="cs"/>
          <w:rtl/>
        </w:rPr>
        <w:t>ד</w:t>
      </w:r>
      <w:r w:rsidR="00585A64">
        <w:rPr>
          <w:rFonts w:hint="cs"/>
          <w:rtl/>
        </w:rPr>
        <w:t>אף</w:t>
      </w:r>
      <w:r w:rsidRPr="006F178A">
        <w:rPr>
          <w:rFonts w:hint="cs"/>
          <w:rtl/>
        </w:rPr>
        <w:t xml:space="preserve"> דיש רק בת יורש</w:t>
      </w:r>
      <w:r w:rsidR="00955A62">
        <w:rPr>
          <w:rFonts w:hint="cs"/>
          <w:rtl/>
        </w:rPr>
        <w:t>ת.</w:t>
      </w:r>
    </w:p>
    <w:p w14:paraId="3052F816" w14:textId="77777777" w:rsidR="00FF3740" w:rsidRPr="006F178A" w:rsidRDefault="00FF3740" w:rsidP="00516202">
      <w:pPr>
        <w:pStyle w:val="affff5"/>
        <w:framePr w:wrap="around"/>
        <w:rPr>
          <w:rtl/>
        </w:rPr>
      </w:pPr>
      <w:r w:rsidRPr="006F178A">
        <w:rPr>
          <w:rFonts w:hint="cs"/>
          <w:rtl/>
        </w:rPr>
        <w:t>ל:</w:t>
      </w:r>
    </w:p>
    <w:p w14:paraId="4613A24B" w14:textId="158C62D5" w:rsidR="000A1502" w:rsidRDefault="00FF3740" w:rsidP="00BA44EB">
      <w:pPr>
        <w:pStyle w:val="a7"/>
        <w:rPr>
          <w:rtl/>
        </w:rPr>
      </w:pPr>
      <w:r w:rsidRPr="00791503">
        <w:rPr>
          <w:rStyle w:val="a4"/>
          <w:rtl/>
        </w:rPr>
        <w:t xml:space="preserve">איבעיא: </w:t>
      </w:r>
      <w:r w:rsidR="00585A64">
        <w:rPr>
          <w:rtl/>
        </w:rPr>
        <w:t>חלקו</w:t>
      </w:r>
      <w:r w:rsidRPr="006F178A">
        <w:rPr>
          <w:rtl/>
        </w:rPr>
        <w:t xml:space="preserve"> רבנן ע</w:t>
      </w:r>
      <w:r w:rsidRPr="00955A62">
        <w:rPr>
          <w:rtl/>
        </w:rPr>
        <w:t>ל</w:t>
      </w:r>
      <w:r w:rsidR="00791503" w:rsidRPr="00955A62">
        <w:rPr>
          <w:rFonts w:hint="cs"/>
          <w:rtl/>
        </w:rPr>
        <w:t xml:space="preserve"> </w:t>
      </w:r>
      <w:r w:rsidRPr="00955A62">
        <w:rPr>
          <w:rtl/>
        </w:rPr>
        <w:t>ר' יוסי א</w:t>
      </w:r>
      <w:r w:rsidRPr="006F178A">
        <w:rPr>
          <w:rtl/>
        </w:rPr>
        <w:t>ו לא</w:t>
      </w:r>
      <w:r w:rsidR="000A1502">
        <w:rPr>
          <w:rFonts w:hint="cs"/>
          <w:rtl/>
        </w:rPr>
        <w:t>, וא''כ ברישא או בסיפא</w:t>
      </w:r>
    </w:p>
    <w:p w14:paraId="29B5FBBC" w14:textId="77777777" w:rsidR="009E1DD1" w:rsidRDefault="00955A62" w:rsidP="00A5184B">
      <w:pPr>
        <w:pStyle w:val="36"/>
        <w:framePr w:wrap="notBeside"/>
        <w:rPr>
          <w:rtl/>
        </w:rPr>
      </w:pPr>
      <w:r w:rsidRPr="009E1DD1">
        <w:rPr>
          <w:rFonts w:hint="cs"/>
          <w:rtl/>
        </w:rPr>
        <w:t xml:space="preserve">ופשטי' דחלקו </w:t>
      </w:r>
    </w:p>
    <w:p w14:paraId="6E1EEE17" w14:textId="77777777" w:rsidR="002A2125" w:rsidRDefault="009E1DD1" w:rsidP="00B05A80">
      <w:pPr>
        <w:rPr>
          <w:rtl/>
        </w:rPr>
      </w:pPr>
      <w:r w:rsidRPr="009E1DD1">
        <w:rPr>
          <w:rFonts w:hint="cs"/>
          <w:rtl/>
        </w:rPr>
        <w:lastRenderedPageBreak/>
        <w:t xml:space="preserve">ארישא </w:t>
      </w:r>
      <w:r w:rsidRPr="002A2125">
        <w:rPr>
          <w:rStyle w:val="a4"/>
          <w:rFonts w:hint="cs"/>
          <w:rtl/>
        </w:rPr>
        <w:t>דתניא</w:t>
      </w:r>
      <w:r w:rsidRPr="009E1DD1">
        <w:rPr>
          <w:rFonts w:hint="cs"/>
          <w:rtl/>
        </w:rPr>
        <w:t xml:space="preserve"> מי שהיה הוא ואביו נזירים וכו' </w:t>
      </w:r>
    </w:p>
    <w:p w14:paraId="37F4D5F2" w14:textId="65AE6328" w:rsidR="009E1DD1" w:rsidRPr="007A2372" w:rsidRDefault="009E1DD1" w:rsidP="00B05A80">
      <w:pPr>
        <w:rPr>
          <w:spacing w:val="-2"/>
          <w:rtl/>
        </w:rPr>
      </w:pPr>
      <w:r w:rsidRPr="007A2372">
        <w:rPr>
          <w:rStyle w:val="a4"/>
          <w:rFonts w:hint="cs"/>
          <w:spacing w:val="-2"/>
          <w:rtl/>
        </w:rPr>
        <w:t>ר' יוסי</w:t>
      </w:r>
      <w:r w:rsidR="002A2125" w:rsidRPr="007A2372">
        <w:rPr>
          <w:rStyle w:val="a4"/>
          <w:rFonts w:hint="cs"/>
          <w:spacing w:val="-2"/>
          <w:rtl/>
        </w:rPr>
        <w:t>:</w:t>
      </w:r>
      <w:r w:rsidRPr="007A2372">
        <w:rPr>
          <w:rStyle w:val="a4"/>
          <w:rFonts w:hint="cs"/>
          <w:spacing w:val="-2"/>
          <w:rtl/>
        </w:rPr>
        <w:t xml:space="preserve"> </w:t>
      </w:r>
      <w:r w:rsidRPr="007A2372">
        <w:rPr>
          <w:rFonts w:hint="cs"/>
          <w:spacing w:val="-2"/>
          <w:rtl/>
        </w:rPr>
        <w:t xml:space="preserve">הרי אלו יפלו לנדבה </w:t>
      </w:r>
      <w:r w:rsidRPr="007A2372">
        <w:rPr>
          <w:rStyle w:val="a4"/>
          <w:rFonts w:hint="cs"/>
          <w:spacing w:val="-2"/>
          <w:rtl/>
        </w:rPr>
        <w:t>וחכמים</w:t>
      </w:r>
      <w:r w:rsidR="002A2125" w:rsidRPr="007A2372">
        <w:rPr>
          <w:rStyle w:val="a4"/>
          <w:rFonts w:hint="cs"/>
          <w:spacing w:val="-2"/>
          <w:rtl/>
        </w:rPr>
        <w:t>:</w:t>
      </w:r>
      <w:r w:rsidRPr="007A2372">
        <w:rPr>
          <w:rStyle w:val="a4"/>
          <w:rFonts w:hint="cs"/>
          <w:spacing w:val="-2"/>
          <w:rtl/>
        </w:rPr>
        <w:t xml:space="preserve"> </w:t>
      </w:r>
      <w:r w:rsidRPr="007A2372">
        <w:rPr>
          <w:rFonts w:hint="cs"/>
          <w:spacing w:val="-2"/>
          <w:rtl/>
        </w:rPr>
        <w:t>הר''</w:t>
      </w:r>
      <w:r w:rsidR="002A2125" w:rsidRPr="007A2372">
        <w:rPr>
          <w:rFonts w:hint="cs"/>
          <w:spacing w:val="-2"/>
          <w:rtl/>
        </w:rPr>
        <w:t>ז</w:t>
      </w:r>
      <w:r w:rsidRPr="007A2372">
        <w:rPr>
          <w:rFonts w:hint="cs"/>
          <w:spacing w:val="-2"/>
          <w:rtl/>
        </w:rPr>
        <w:t xml:space="preserve"> מגלח על נזירות אביו </w:t>
      </w:r>
    </w:p>
    <w:p w14:paraId="6D24F14E" w14:textId="77777777" w:rsidR="00771ED2" w:rsidRDefault="008A7BFD" w:rsidP="00A5184B">
      <w:pPr>
        <w:pStyle w:val="36"/>
        <w:framePr w:wrap="notBeside"/>
        <w:rPr>
          <w:rStyle w:val="a4"/>
          <w:rtl/>
        </w:rPr>
      </w:pPr>
      <w:r w:rsidRPr="00771ED2">
        <w:rPr>
          <w:rFonts w:hint="cs"/>
          <w:rtl/>
        </w:rPr>
        <w:t xml:space="preserve">א. </w:t>
      </w:r>
      <w:r w:rsidR="00FF3740" w:rsidRPr="00771ED2">
        <w:rPr>
          <w:rtl/>
        </w:rPr>
        <w:t>בעי רבה:</w:t>
      </w:r>
    </w:p>
    <w:p w14:paraId="1C804362" w14:textId="5815AD7A" w:rsidR="008D0B12" w:rsidRDefault="00771ED2" w:rsidP="00BA44EB">
      <w:pPr>
        <w:pStyle w:val="a7"/>
        <w:rPr>
          <w:rtl/>
        </w:rPr>
      </w:pPr>
      <w:r>
        <w:rPr>
          <w:rStyle w:val="a4"/>
          <w:rFonts w:hint="cs"/>
          <w:rtl/>
        </w:rPr>
        <w:t xml:space="preserve"> </w:t>
      </w:r>
      <w:r w:rsidR="00B05A80">
        <w:rPr>
          <w:rFonts w:hint="cs"/>
          <w:rtl/>
        </w:rPr>
        <w:t>ב'</w:t>
      </w:r>
      <w:r w:rsidR="00FF3740" w:rsidRPr="006F178A">
        <w:rPr>
          <w:rtl/>
        </w:rPr>
        <w:t xml:space="preserve"> בנים נזירים</w:t>
      </w:r>
      <w:r w:rsidR="00971DDF">
        <w:rPr>
          <w:rFonts w:hint="cs"/>
          <w:rtl/>
        </w:rPr>
        <w:t>.</w:t>
      </w:r>
    </w:p>
    <w:p w14:paraId="1FCF6F81" w14:textId="71C1874C" w:rsidR="00FF3740" w:rsidRPr="008D0B12" w:rsidRDefault="00B05A80" w:rsidP="00F14AB8">
      <w:pPr>
        <w:rPr>
          <w:spacing w:val="-2"/>
          <w:rtl/>
        </w:rPr>
      </w:pPr>
      <w:r w:rsidRPr="008D0B12">
        <w:rPr>
          <w:rFonts w:hint="cs"/>
          <w:spacing w:val="-2"/>
          <w:rtl/>
        </w:rPr>
        <w:t>אם הלכ</w:t>
      </w:r>
      <w:r w:rsidR="008D0B12" w:rsidRPr="008D0B12">
        <w:rPr>
          <w:rFonts w:hint="cs"/>
          <w:spacing w:val="-2"/>
          <w:rtl/>
        </w:rPr>
        <w:t xml:space="preserve">ה </w:t>
      </w:r>
      <w:r w:rsidR="00F14AB8">
        <w:rPr>
          <w:rFonts w:hint="cs"/>
          <w:spacing w:val="-2"/>
          <w:rtl/>
        </w:rPr>
        <w:t>ש</w:t>
      </w:r>
      <w:r w:rsidRPr="008D0B12">
        <w:rPr>
          <w:rFonts w:hint="cs"/>
          <w:spacing w:val="-2"/>
          <w:rtl/>
        </w:rPr>
        <w:t xml:space="preserve">כל </w:t>
      </w:r>
      <w:r w:rsidR="008D0B12" w:rsidRPr="008D0B12">
        <w:rPr>
          <w:rFonts w:hint="cs"/>
          <w:spacing w:val="-2"/>
          <w:rtl/>
        </w:rPr>
        <w:t>הקודם</w:t>
      </w:r>
      <w:r w:rsidRPr="008D0B12">
        <w:rPr>
          <w:rFonts w:hint="cs"/>
          <w:spacing w:val="-2"/>
          <w:rtl/>
        </w:rPr>
        <w:t xml:space="preserve"> </w:t>
      </w:r>
      <w:r w:rsidR="008D0B12" w:rsidRPr="008D0B12">
        <w:rPr>
          <w:rFonts w:hint="cs"/>
          <w:spacing w:val="-2"/>
          <w:rtl/>
        </w:rPr>
        <w:t>מ</w:t>
      </w:r>
      <w:r w:rsidRPr="008D0B12">
        <w:rPr>
          <w:rFonts w:hint="cs"/>
          <w:spacing w:val="-2"/>
          <w:rtl/>
        </w:rPr>
        <w:t xml:space="preserve">גלח </w:t>
      </w:r>
      <w:r w:rsidR="00F14AB8">
        <w:rPr>
          <w:rFonts w:hint="cs"/>
          <w:spacing w:val="-2"/>
          <w:rtl/>
        </w:rPr>
        <w:t>שכירושה וחולקים.</w:t>
      </w:r>
    </w:p>
    <w:p w14:paraId="24B050F4" w14:textId="77777777" w:rsidR="00771ED2" w:rsidRDefault="008A7BFD" w:rsidP="00A5184B">
      <w:pPr>
        <w:pStyle w:val="36"/>
        <w:framePr w:wrap="notBeside"/>
        <w:rPr>
          <w:rtl/>
        </w:rPr>
      </w:pPr>
      <w:r w:rsidRPr="00771ED2">
        <w:rPr>
          <w:rFonts w:hint="cs"/>
          <w:rtl/>
        </w:rPr>
        <w:t xml:space="preserve">ב. </w:t>
      </w:r>
      <w:r w:rsidR="00FF3740" w:rsidRPr="00771ED2">
        <w:rPr>
          <w:rtl/>
        </w:rPr>
        <w:t xml:space="preserve">בעי רבא: </w:t>
      </w:r>
    </w:p>
    <w:p w14:paraId="3887E404" w14:textId="07FA342D" w:rsidR="008D0B12" w:rsidRDefault="00FF3740" w:rsidP="00BA44EB">
      <w:pPr>
        <w:pStyle w:val="a7"/>
        <w:rPr>
          <w:rtl/>
        </w:rPr>
      </w:pPr>
      <w:r w:rsidRPr="006F178A">
        <w:rPr>
          <w:rtl/>
        </w:rPr>
        <w:t>בכור ופשוט,</w:t>
      </w:r>
    </w:p>
    <w:p w14:paraId="53DEEDD0" w14:textId="063188D5" w:rsidR="00FF3740" w:rsidRPr="006F178A" w:rsidRDefault="00DC7D40" w:rsidP="00A80397">
      <w:pPr>
        <w:rPr>
          <w:rtl/>
        </w:rPr>
      </w:pPr>
      <w:r w:rsidRPr="00A80397">
        <w:rPr>
          <w:rFonts w:hint="cs"/>
          <w:spacing w:val="-4"/>
          <w:rtl/>
        </w:rPr>
        <w:t xml:space="preserve">אם הלכה </w:t>
      </w:r>
      <w:r w:rsidR="00BB75CB">
        <w:rPr>
          <w:rFonts w:hint="cs"/>
          <w:spacing w:val="-4"/>
          <w:rtl/>
        </w:rPr>
        <w:t xml:space="preserve">שאינו נוטל פי שנים במעות אלו </w:t>
      </w:r>
      <w:r w:rsidR="00833F6C" w:rsidRPr="00A80397">
        <w:rPr>
          <w:rFonts w:hint="cs"/>
          <w:spacing w:val="-4"/>
          <w:rtl/>
        </w:rPr>
        <w:t>או כירושה ופי שנים</w:t>
      </w:r>
      <w:r w:rsidRPr="00A80397">
        <w:rPr>
          <w:rFonts w:hint="cs"/>
          <w:spacing w:val="-4"/>
          <w:rtl/>
        </w:rPr>
        <w:t xml:space="preserve"> </w:t>
      </w:r>
      <w:r w:rsidR="00A80397">
        <w:rPr>
          <w:spacing w:val="-4"/>
          <w:rtl/>
        </w:rPr>
        <w:br/>
      </w:r>
      <w:r w:rsidR="00FF3740" w:rsidRPr="00662587">
        <w:rPr>
          <w:rStyle w:val="a4"/>
          <w:rFonts w:hint="cs"/>
          <w:rtl/>
        </w:rPr>
        <w:t>ואת</w:t>
      </w:r>
      <w:r w:rsidR="00FF3740" w:rsidRPr="00662587">
        <w:rPr>
          <w:rStyle w:val="a4"/>
          <w:rtl/>
        </w:rPr>
        <w:t>"</w:t>
      </w:r>
      <w:r w:rsidR="00FF3740" w:rsidRPr="00662587">
        <w:rPr>
          <w:rStyle w:val="a4"/>
          <w:rFonts w:hint="cs"/>
          <w:rtl/>
        </w:rPr>
        <w:t xml:space="preserve">ל </w:t>
      </w:r>
      <w:r w:rsidR="00BB75CB">
        <w:rPr>
          <w:rStyle w:val="a4"/>
          <w:rFonts w:hint="cs"/>
          <w:rtl/>
        </w:rPr>
        <w:t>כ</w:t>
      </w:r>
      <w:r w:rsidR="00FF3740" w:rsidRPr="006F178A">
        <w:rPr>
          <w:rtl/>
        </w:rPr>
        <w:t xml:space="preserve">ירושה </w:t>
      </w:r>
      <w:r w:rsidR="00FE7A2B">
        <w:rPr>
          <w:rFonts w:hint="cs"/>
          <w:rtl/>
        </w:rPr>
        <w:t>ו</w:t>
      </w:r>
      <w:r w:rsidR="006B663A">
        <w:rPr>
          <w:rFonts w:hint="cs"/>
          <w:rtl/>
        </w:rPr>
        <w:t xml:space="preserve">פי שנים בחולין ולא בהקדש, </w:t>
      </w:r>
      <w:r w:rsidR="006B663A" w:rsidRPr="00766B62">
        <w:rPr>
          <w:rFonts w:cs="BA Vilna Bold" w:hint="cs"/>
          <w:rtl/>
        </w:rPr>
        <w:t>א</w:t>
      </w:r>
      <w:r w:rsidR="00FF3740" w:rsidRPr="00766B62">
        <w:rPr>
          <w:rFonts w:cs="BA Vilna Bold" w:hint="cs"/>
          <w:rtl/>
        </w:rPr>
        <w:t>ו</w:t>
      </w:r>
      <w:r w:rsidR="00FF3740" w:rsidRPr="006F178A">
        <w:rPr>
          <w:rtl/>
        </w:rPr>
        <w:t xml:space="preserve"> כיון דקני לגלוח, </w:t>
      </w:r>
      <w:r w:rsidR="006B663A">
        <w:rPr>
          <w:rFonts w:hint="cs"/>
          <w:rtl/>
        </w:rPr>
        <w:t>ל''ש</w:t>
      </w:r>
      <w:r w:rsidR="00FF3740" w:rsidRPr="006F178A">
        <w:rPr>
          <w:rtl/>
        </w:rPr>
        <w:t xml:space="preserve">? </w:t>
      </w:r>
    </w:p>
    <w:p w14:paraId="07AA1EB5" w14:textId="77777777" w:rsidR="00771ED2" w:rsidRDefault="008A7BFD" w:rsidP="00A5184B">
      <w:pPr>
        <w:pStyle w:val="36"/>
        <w:framePr w:wrap="notBeside"/>
        <w:rPr>
          <w:rtl/>
        </w:rPr>
      </w:pPr>
      <w:r w:rsidRPr="00771ED2">
        <w:rPr>
          <w:rFonts w:hint="cs"/>
          <w:rtl/>
        </w:rPr>
        <w:t xml:space="preserve">ג. </w:t>
      </w:r>
      <w:r w:rsidR="00EA4B01" w:rsidRPr="00771ED2">
        <w:rPr>
          <w:rFonts w:hint="cs"/>
          <w:rtl/>
        </w:rPr>
        <w:t>בעי רבא</w:t>
      </w:r>
      <w:r w:rsidR="0078588A" w:rsidRPr="00771ED2">
        <w:rPr>
          <w:rFonts w:hint="cs"/>
          <w:rtl/>
        </w:rPr>
        <w:t>:</w:t>
      </w:r>
      <w:r w:rsidR="00EA4B01" w:rsidRPr="00771ED2">
        <w:rPr>
          <w:rFonts w:hint="cs"/>
          <w:rtl/>
        </w:rPr>
        <w:t xml:space="preserve"> </w:t>
      </w:r>
    </w:p>
    <w:p w14:paraId="5AC5DD9B" w14:textId="767528C6" w:rsidR="00EA4B01" w:rsidRDefault="00FF3740" w:rsidP="00BA44EB">
      <w:pPr>
        <w:pStyle w:val="a7"/>
        <w:rPr>
          <w:rtl/>
        </w:rPr>
      </w:pPr>
      <w:r w:rsidRPr="006F178A">
        <w:rPr>
          <w:rtl/>
        </w:rPr>
        <w:t>אביו</w:t>
      </w:r>
      <w:r w:rsidRPr="006F178A">
        <w:rPr>
          <w:rFonts w:hint="cs"/>
          <w:rtl/>
        </w:rPr>
        <w:t xml:space="preserve"> נזיר עולם </w:t>
      </w:r>
      <w:r w:rsidRPr="006F178A">
        <w:rPr>
          <w:rtl/>
        </w:rPr>
        <w:t xml:space="preserve">והוא נזיר סתם, </w:t>
      </w:r>
      <w:r w:rsidR="00FE7A2B">
        <w:rPr>
          <w:rFonts w:hint="cs"/>
          <w:rtl/>
        </w:rPr>
        <w:t xml:space="preserve"> ולהיפך</w:t>
      </w:r>
    </w:p>
    <w:p w14:paraId="6D79D34F" w14:textId="770BC738" w:rsidR="00481604" w:rsidRDefault="00771ED2" w:rsidP="008F2421">
      <w:pPr>
        <w:rPr>
          <w:rStyle w:val="a4"/>
          <w:rtl/>
        </w:rPr>
      </w:pPr>
      <w:r w:rsidRPr="00771ED2">
        <w:rPr>
          <w:rStyle w:val="a4"/>
          <w:rFonts w:hint="cs"/>
          <w:rtl/>
        </w:rPr>
        <w:t xml:space="preserve">ד. </w:t>
      </w:r>
      <w:r w:rsidR="00E63D8C" w:rsidRPr="00771ED2">
        <w:rPr>
          <w:rStyle w:val="a4"/>
          <w:rFonts w:hint="cs"/>
          <w:rtl/>
        </w:rPr>
        <w:t>בעי ר''א</w:t>
      </w:r>
      <w:r w:rsidR="00E63D8C">
        <w:rPr>
          <w:rFonts w:hint="cs"/>
          <w:rtl/>
        </w:rPr>
        <w:t xml:space="preserve"> אביו נזיר טמא והוא טהור ולהפך </w:t>
      </w:r>
      <w:r w:rsidR="008F2421">
        <w:rPr>
          <w:rFonts w:hint="cs"/>
          <w:rtl/>
        </w:rPr>
        <w:t xml:space="preserve">אם הלכה בנזירות סתם ובטהור או גם בנזיר עולם ובטמא </w:t>
      </w:r>
    </w:p>
    <w:p w14:paraId="67C861D5" w14:textId="09935A0F" w:rsidR="00FF3740" w:rsidRPr="006F178A" w:rsidRDefault="00FF3740" w:rsidP="00BA44EB">
      <w:pPr>
        <w:pStyle w:val="a7"/>
        <w:rPr>
          <w:rtl/>
        </w:rPr>
      </w:pPr>
      <w:r w:rsidRPr="006F178A">
        <w:rPr>
          <w:rtl/>
        </w:rPr>
        <w:t>תיקו.</w:t>
      </w:r>
    </w:p>
    <w:p w14:paraId="375C9D1D" w14:textId="77777777" w:rsidR="00A80397" w:rsidRDefault="00A80397" w:rsidP="000F6CD2">
      <w:pPr>
        <w:pStyle w:val="afffffb"/>
        <w:rPr>
          <w:del w:id="90006" w:author="מנוע עיצוב" w:date="2026-10-08T11:01:28Z"/>
          <w:rtl/>
        </w:rPr>
      </w:pPr>
      <w:del w:id="90005" w:author="מנוע עיצוב" w:date="2026-10-08T11:01:28Z">
        <w:r>
          <w:rPr>
            <w:rtl/>
          </w:rPr>
          <w:delText xml:space="preserve">׹</w:delText>
        </w:r>
      </w:del>
    </w:p>
    <w:p w14:paraId="226F3D78" w14:textId="5AB80AF9" w:rsidR="00FF3740" w:rsidRPr="006F178A" w:rsidRDefault="00BC4FCF" w:rsidP="000F6CD2">
      <w:pPr>
        <w:pStyle w:val="Hadran"/>
        <w:pPrChange w:id="91044" w:author="Claude" w:date="2026-10-08T08:35:28Z">
          <w:pPr>
            <w:pStyle w:val="afffffb"/>
          </w:pPr>
        </w:pPrChange>
      </w:pPr>
      <w:r>
        <w:rPr>
          <w:rFonts w:hint="cs"/>
          <w:rtl/>
        </w:rPr>
        <w:t xml:space="preserve">הדרן עלך מי שאמר </w:t>
      </w:r>
    </w:p>
    <w:p w14:paraId="2095EB1B" w14:textId="77777777" w:rsidR="00FF3740" w:rsidRPr="006F178A" w:rsidRDefault="00FF3740" w:rsidP="00FF3740">
      <w:pPr>
        <w:pStyle w:val="affff8"/>
        <w:framePr w:wrap="around"/>
        <w:spacing w:line="276" w:lineRule="auto"/>
        <w:rPr>
          <w:del w:id="41119" w:author="Claude" w:date="2026-10-07T09:25:01Z"/>
          <w:sz w:val="20"/>
          <w:rtl/>
        </w:rPr>
      </w:pPr>
      <w:del w:id="41118" w:author="Claude" w:date="2026-10-07T09:25:01Z">
        <w:r w:rsidRPr="006F178A">
          <w:rPr>
            <w:rFonts w:hint="cs"/>
            <w:sz w:val="20"/>
            <w:rtl/>
          </w:rPr>
          <w:lastRenderedPageBreak/>
          <w:delText xml:space="preserve">פרק חמישי </w:delText>
        </w:r>
      </w:del>
    </w:p>
    <w:p w14:paraId="32691B5D" w14:textId="77777777" w:rsidR="00FF3740" w:rsidRPr="006F178A" w:rsidRDefault="00FF3740" w:rsidP="00FF3740">
      <w:pPr>
        <w:pStyle w:val="affff9"/>
        <w:framePr w:wrap="around"/>
        <w:spacing w:line="276" w:lineRule="auto"/>
        <w:rPr>
          <w:del w:id="41121" w:author="Claude" w:date="2026-10-07T09:25:01Z"/>
          <w:sz w:val="20"/>
          <w:rtl/>
        </w:rPr>
      </w:pPr>
      <w:del w:id="41120" w:author="Claude" w:date="2026-10-07T09:25:01Z">
        <w:r w:rsidRPr="006F178A">
          <w:rPr>
            <w:rFonts w:hint="cs"/>
            <w:sz w:val="20"/>
            <w:rtl/>
          </w:rPr>
          <w:delText xml:space="preserve">בית שמאי </w:delText>
        </w:r>
      </w:del>
    </w:p>
    <w:p w14:paraId="054B8D3D" w14:textId="77777777" w:rsidR="00FF3740" w:rsidRPr="006F178A" w:rsidRDefault="00FF3740" w:rsidP="00516202">
      <w:pPr>
        <w:pStyle w:val="affff5"/>
        <w:framePr w:wrap="around"/>
        <w:rPr>
          <w:rFonts w:cs="FontbitDavid"/>
          <w:rtl/>
        </w:rPr>
      </w:pPr>
      <w:r w:rsidRPr="006F178A">
        <w:rPr>
          <w:rFonts w:hint="cs"/>
          <w:rtl/>
        </w:rPr>
        <w:t>לא</w:t>
      </w:r>
      <w:r w:rsidRPr="006F178A">
        <w:rPr>
          <w:rFonts w:cs="FontbitDavid" w:hint="cs"/>
          <w:rtl/>
        </w:rPr>
        <w:t>.</w:t>
      </w:r>
    </w:p>
    <w:p w14:paraId="3E761774" w14:textId="77777777" w:rsidR="00FF3740" w:rsidRPr="006F178A" w:rsidRDefault="00FF3740" w:rsidP="00FF3740">
      <w:pPr>
        <w:pStyle w:val="affffa"/>
        <w:framePr w:wrap="around"/>
        <w:spacing w:after="0" w:line="276" w:lineRule="auto"/>
        <w:rPr>
          <w:rtl/>
        </w:rPr>
      </w:pPr>
      <w:r w:rsidRPr="006F178A">
        <w:rPr>
          <w:rFonts w:hint="cs"/>
          <w:rtl/>
        </w:rPr>
        <w:t xml:space="preserve">לא. </w:t>
      </w:r>
      <w:r w:rsidRPr="006F178A">
        <w:rPr>
          <w:rFonts w:cs="Guttman Vilna"/>
          <w:b/>
          <w:bCs/>
          <w:rtl/>
        </w:rPr>
        <w:t>–</w:t>
      </w:r>
      <w:r w:rsidRPr="006F178A">
        <w:rPr>
          <w:rFonts w:hint="cs"/>
          <w:rtl/>
        </w:rPr>
        <w:t xml:space="preserve"> לד.</w:t>
      </w:r>
    </w:p>
    <w:p w14:paraId="536EA31E" w14:textId="4D823E75" w:rsidR="00FF3740" w:rsidRPr="006F178A" w:rsidRDefault="00FF3740" w:rsidP="00516202">
      <w:pPr>
        <w:pStyle w:val="affff5"/>
        <w:framePr w:wrap="around"/>
        <w:rPr>
          <w:rtl/>
        </w:rPr>
      </w:pPr>
    </w:p>
    <w:p>
      <w:pPr>
        <w:pStyle w:val="PetichatPerek"/>
        <w:rPr>
          <w:ins w:id="41117" w:author="Claude" w:date="2026-10-07T09:25:01Z"/>
        </w:rPr>
      </w:pPr>
      <w:ins w:id="41116" w:author="Claude" w:date="2026-10-07T09:25:01Z">
        <w:r>
          <w:rPr>
            <w:rFonts w:hint="cs"/>
            <w:sz w:val="20"/>
            <w:rtl/>
          </w:rPr>
          <w:t xml:space="preserve">פרק חמישי</w:t>
        </w:r>
        <w:r>
          <w:rPr>
            <w:rFonts w:hint="cs"/>
            <w:sz w:val="20"/>
            <w:rtl/>
          </w:rPr>
          <w:t xml:space="preserve"> - </w:t>
        </w:r>
        <w:r>
          <w:rPr>
            <w:rFonts w:hint="cs"/>
            <w:sz w:val="20"/>
            <w:rtl/>
          </w:rPr>
          <w:t xml:space="preserve">בית שמאי</w:t>
        </w:r>
      </w:ins>
    </w:p>
    <w:p w14:paraId="7139D6A0" w14:textId="77777777" w:rsidR="00173E02" w:rsidRDefault="00173E02" w:rsidP="004B1A9B">
      <w:pPr>
        <w:pStyle w:val="affffff2"/>
        <w:framePr w:wrap="around"/>
        <w:rPr>
          <w:rtl/>
        </w:rPr>
      </w:pPr>
      <w:del w:id="20189" w:author="קלוד" w:date="2026-10-06T10:09:33Z">
        <w:r>
          <w:rPr>
            <w:rFonts w:hint="cs"/>
            <w:rtl/>
          </w:rPr>
          <w:delText xml:space="preserve">משנה: </w:delText>
        </w:r>
      </w:del>
      <w:ins w:id="20190" w:author="קלוד" w:date="2026-10-06T10:09:33Z">
        <w:r>
          <w:rPr>
            <w:rFonts w:hint="cs"/>
            <w:rtl/>
          </w:rPr>
          <w:t xml:space="preserve">משנה א</w:t>
        </w:r>
      </w:ins>
    </w:p>
    <w:p w14:paraId="66D9C3B0" w14:textId="73DC9B2C" w:rsidR="001A7D3E" w:rsidRDefault="001A7D3E" w:rsidP="00D5297D">
      <w:pPr>
        <w:pStyle w:val="affffb"/>
        <w:spacing w:before="120"/>
        <w:jc w:val="center"/>
        <w:rPr>
          <w:rtl/>
        </w:rPr>
        <w:pPrChange w:id="90029" w:author="קלוד" w:date="2026-10-08T12:08:16Z">
          <w:pPr>
            <w:pStyle w:val="affffb"/>
            <w:jc w:val="center"/>
          </w:pPr>
        </w:pPrChange>
      </w:pPr>
      <w:r>
        <w:rPr>
          <w:rFonts w:hint="cs"/>
          <w:rtl/>
        </w:rPr>
        <w:t>הקדש טעות</w:t>
      </w:r>
      <w:r w:rsidR="00D5297D">
        <w:rPr>
          <w:rFonts w:hint="cs"/>
          <w:rtl/>
        </w:rPr>
        <w:t xml:space="preserve"> - כיצד</w:t>
      </w:r>
    </w:p>
    <w:p w14:paraId="51F4693C" w14:textId="4FD57962" w:rsidR="00FF3740" w:rsidRPr="00C94442" w:rsidRDefault="00D5297D" w:rsidP="00FF3740">
      <w:pPr>
        <w:pStyle w:val="affffb"/>
        <w:rPr>
          <w:spacing w:val="6"/>
          <w:rtl/>
        </w:rPr>
      </w:pPr>
      <w:r w:rsidRPr="00C94442">
        <w:rPr>
          <w:rStyle w:val="TanaimMishna"/>
          <w:rFonts w:hint="cs"/>
          <w:spacing w:val="6"/>
          <w:rtl/>
          <w:rPrChange w:id="20075" w:author="קלוד" w:date="2026-10-06T10:09:33Z">
            <w:rPr>
              <w:rStyle w:val="a4"/>
              <w:rFonts w:hint="cs"/>
              <w:spacing w:val="6"/>
              <w:rtl/>
            </w:rPr>
          </w:rPrChange>
        </w:rPr>
        <w:t>א.</w:t>
      </w:r>
      <w:r w:rsidR="00FF3740" w:rsidRPr="00C94442">
        <w:rPr>
          <w:spacing w:val="6"/>
          <w:rtl/>
        </w:rPr>
        <w:t>שור שחור שיצא מביתי ראשון הרי הוא הקדש, ויצא לבן</w:t>
      </w:r>
    </w:p>
    <w:p w14:paraId="5304D864" w14:textId="2B2753B1" w:rsidR="00FF3740" w:rsidRPr="00C94442" w:rsidRDefault="00D5297D" w:rsidP="00FF3740">
      <w:pPr>
        <w:pStyle w:val="affffb"/>
        <w:rPr>
          <w:spacing w:val="2"/>
          <w:rtl/>
        </w:rPr>
      </w:pPr>
      <w:del w:id="41077" w:author="Claude" w:date="2026-10-07T09:25:01Z">
        <w:r>
          <w:rPr>
            <w:rStyle w:val="TanaimMishna"/>
            <w:rFonts w:hint="cs"/>
            <w:spacing w:val="2"/>
            <w:rtl/>
            <w:rPrChange w:id="20076" w:author="קלוד" w:date="2026-10-06T10:09:33Z">
              <w:rPr>
                <w:rStyle w:val="a4"/>
                <w:rFonts w:hint="cs"/>
                <w:spacing w:val="2"/>
                <w:rtl/>
              </w:rPr>
            </w:rPrChange>
          </w:rPr>
          <w:delText xml:space="preserve">ב. </w:delText>
        </w:r>
      </w:del>
      <w:r w:rsidR="00FF3740" w:rsidRPr="00C94442">
        <w:rPr>
          <w:spacing w:val="2"/>
          <w:rtl/>
        </w:rPr>
        <w:t xml:space="preserve">דינר זהב שיעלה בידי ראשון הרי הוא הקדש, ועלה של כסף </w:t>
      </w:r>
    </w:p>
    <w:p w14:paraId="03D44FC9" w14:textId="4327B8F5" w:rsidR="00FF3740" w:rsidRPr="00C94442" w:rsidRDefault="00D5297D" w:rsidP="00FF3740">
      <w:pPr>
        <w:pStyle w:val="affffb"/>
        <w:rPr>
          <w:spacing w:val="0"/>
          <w:rtl/>
        </w:rPr>
      </w:pPr>
      <w:del w:id="41078" w:author="Claude" w:date="2026-10-07T09:25:01Z">
        <w:r>
          <w:rPr>
            <w:rStyle w:val="TanaimMishna"/>
            <w:rFonts w:hint="cs"/>
            <w:spacing w:val="0"/>
            <w:rtl/>
            <w:rPrChange w:id="20077" w:author="קלוד" w:date="2026-10-06T10:09:33Z">
              <w:rPr>
                <w:rStyle w:val="a4"/>
                <w:rFonts w:hint="cs"/>
                <w:spacing w:val="0"/>
                <w:rtl/>
              </w:rPr>
            </w:rPrChange>
          </w:rPr>
          <w:delText xml:space="preserve">ג. </w:delText>
        </w:r>
      </w:del>
      <w:r w:rsidR="00FF3740" w:rsidRPr="00C94442">
        <w:rPr>
          <w:spacing w:val="0"/>
          <w:rtl/>
        </w:rPr>
        <w:t xml:space="preserve">חבית </w:t>
      </w:r>
      <w:r w:rsidR="00F51F61" w:rsidRPr="00C94442">
        <w:rPr>
          <w:rFonts w:hint="cs"/>
          <w:spacing w:val="0"/>
          <w:rtl/>
        </w:rPr>
        <w:t>י</w:t>
      </w:r>
      <w:r w:rsidR="00FF3740" w:rsidRPr="00C94442">
        <w:rPr>
          <w:spacing w:val="0"/>
          <w:rtl/>
        </w:rPr>
        <w:t xml:space="preserve">ין שתעלה בידי ראשונה הרי היא הקדש, ועלתה של שמן </w:t>
      </w:r>
    </w:p>
    <w:p w14:paraId="6FECFD56" w14:textId="77777777" w:rsidR="00D5297D" w:rsidRPr="006F178A" w:rsidRDefault="00D5297D" w:rsidP="00F51F61">
      <w:pPr>
        <w:pStyle w:val="affffb"/>
        <w:jc w:val="center"/>
        <w:rPr>
          <w:rtl/>
        </w:rPr>
      </w:pPr>
      <w:r w:rsidRPr="00E66A3B">
        <w:rPr>
          <w:rStyle w:val="TanaimMishna"/>
          <w:rFonts w:hint="cs"/>
          <w:rtl/>
          <w:rPrChange w:id="20078" w:author="קלוד" w:date="2026-10-06T10:09:33Z">
            <w:rPr>
              <w:rStyle w:val="a4"/>
              <w:rFonts w:hint="cs"/>
              <w:rtl/>
            </w:rPr>
          </w:rPrChange>
        </w:rPr>
        <w:t>לב"ש</w:t>
      </w:r>
      <w:r>
        <w:rPr>
          <w:rStyle w:val="TanaimMishna"/>
          <w:rFonts w:hint="cs"/>
          <w:rtl/>
          <w:rPrChange w:id="41079" w:author="Claude" w:date="2026-10-07T09:25:01Z">
            <w:rPr>
              <w:rFonts w:hint="cs"/>
              <w:rtl/>
            </w:rPr>
          </w:rPrChange>
        </w:rPr>
        <w:t xml:space="preserve">:</w:t>
      </w:r>
      <w:r>
        <w:rPr>
          <w:rFonts w:hint="cs"/>
          <w:rtl/>
        </w:rPr>
        <w:t xml:space="preserve"> הקדש. </w:t>
      </w:r>
      <w:r w:rsidRPr="00E66A3B">
        <w:rPr>
          <w:rStyle w:val="TanaimMishna"/>
          <w:rFonts w:hint="cs"/>
          <w:rtl/>
          <w:rPrChange w:id="20079" w:author="קלוד" w:date="2026-10-06T10:09:33Z">
            <w:rPr>
              <w:rStyle w:val="a4"/>
              <w:rFonts w:hint="cs"/>
              <w:rtl/>
            </w:rPr>
          </w:rPrChange>
        </w:rPr>
        <w:t>ולב''ה:</w:t>
      </w:r>
      <w:r>
        <w:rPr>
          <w:rFonts w:hint="cs"/>
          <w:rtl/>
        </w:rPr>
        <w:t xml:space="preserve"> </w:t>
      </w:r>
      <w:r w:rsidRPr="006F178A">
        <w:rPr>
          <w:rtl/>
        </w:rPr>
        <w:t>אין הקדש.</w:t>
      </w:r>
    </w:p>
    <w:p w14:paraId="5029E425" w14:textId="13B6C2F9" w:rsidR="00FF3740" w:rsidRPr="006F178A" w:rsidRDefault="00F51F61" w:rsidP="00BA44EB">
      <w:pPr>
        <w:pStyle w:val="a7"/>
        <w:rPr>
          <w:rtl/>
        </w:rPr>
      </w:pPr>
      <w:r>
        <w:rPr>
          <w:rFonts w:hint="cs"/>
          <w:rtl/>
        </w:rPr>
        <w:t>טעם דב''ש ודב''ה</w:t>
      </w:r>
      <w:r w:rsidR="00FF3740" w:rsidRPr="006F178A">
        <w:rPr>
          <w:rtl/>
        </w:rPr>
        <w:t>.</w:t>
      </w:r>
    </w:p>
    <w:p w14:paraId="3A44A4F6" w14:textId="77777777" w:rsidR="00647A31" w:rsidRDefault="00B836BB" w:rsidP="00A5184B">
      <w:pPr>
        <w:pStyle w:val="36"/>
        <w:framePr w:wrap="notBeside"/>
        <w:rPr>
          <w:rtl/>
        </w:rPr>
      </w:pPr>
      <w:r w:rsidRPr="00647A31">
        <w:rPr>
          <w:rFonts w:hint="cs"/>
          <w:rtl/>
        </w:rPr>
        <w:t>ל</w:t>
      </w:r>
      <w:r w:rsidR="00FF3740" w:rsidRPr="00647A31">
        <w:rPr>
          <w:rFonts w:hint="cs"/>
          <w:rtl/>
        </w:rPr>
        <w:t>ב</w:t>
      </w:r>
      <w:r w:rsidR="00FF3740" w:rsidRPr="00647A31">
        <w:rPr>
          <w:rtl/>
        </w:rPr>
        <w:t>"</w:t>
      </w:r>
      <w:r w:rsidR="00FF3740" w:rsidRPr="00647A31">
        <w:rPr>
          <w:rFonts w:hint="cs"/>
          <w:rtl/>
        </w:rPr>
        <w:t>ש:</w:t>
      </w:r>
      <w:r w:rsidRPr="00647A31">
        <w:rPr>
          <w:rFonts w:hint="cs"/>
          <w:rtl/>
        </w:rPr>
        <w:t xml:space="preserve"> </w:t>
      </w:r>
    </w:p>
    <w:p w14:paraId="722232FB" w14:textId="1423BE35" w:rsidR="00FF3740" w:rsidRPr="00D26F36" w:rsidRDefault="00FF3740" w:rsidP="00B836BB">
      <w:pPr>
        <w:rPr>
          <w:rtl/>
        </w:rPr>
      </w:pPr>
      <w:r w:rsidRPr="00D26F36">
        <w:rPr>
          <w:rtl/>
        </w:rPr>
        <w:t xml:space="preserve">ילפינן תחלת הקדש מסוף הקדש, </w:t>
      </w:r>
      <w:r w:rsidR="00B836BB" w:rsidRPr="00D26F36">
        <w:rPr>
          <w:rFonts w:hint="cs"/>
          <w:rtl/>
        </w:rPr>
        <w:t>כ</w:t>
      </w:r>
      <w:r w:rsidRPr="00D26F36">
        <w:rPr>
          <w:rtl/>
        </w:rPr>
        <w:t xml:space="preserve">תמורה </w:t>
      </w:r>
      <w:r w:rsidR="00585A64" w:rsidRPr="00D26F36">
        <w:rPr>
          <w:rtl/>
        </w:rPr>
        <w:t>אף</w:t>
      </w:r>
      <w:r w:rsidRPr="00D26F36">
        <w:rPr>
          <w:rtl/>
        </w:rPr>
        <w:t xml:space="preserve"> בטעות, </w:t>
      </w:r>
    </w:p>
    <w:p w14:paraId="695CB45E" w14:textId="77777777" w:rsidR="00647A31" w:rsidRDefault="00B836BB" w:rsidP="00A5184B">
      <w:pPr>
        <w:pStyle w:val="36"/>
        <w:framePr w:wrap="notBeside"/>
        <w:rPr>
          <w:rtl/>
        </w:rPr>
      </w:pPr>
      <w:r w:rsidRPr="00647A31">
        <w:rPr>
          <w:rFonts w:hint="cs"/>
          <w:rtl/>
        </w:rPr>
        <w:t>לב''ה</w:t>
      </w:r>
      <w:r w:rsidR="00FF3740" w:rsidRPr="00647A31">
        <w:rPr>
          <w:rtl/>
        </w:rPr>
        <w:t xml:space="preserve">: </w:t>
      </w:r>
    </w:p>
    <w:p w14:paraId="250AADB0" w14:textId="23A76F11" w:rsidR="00FF3740" w:rsidRPr="006F178A" w:rsidRDefault="00022269" w:rsidP="00FF3740">
      <w:pPr>
        <w:rPr>
          <w:rtl/>
        </w:rPr>
      </w:pPr>
      <w:r>
        <w:rPr>
          <w:rFonts w:hint="cs"/>
          <w:rtl/>
        </w:rPr>
        <w:t>רק ב</w:t>
      </w:r>
      <w:r w:rsidR="00FF3740" w:rsidRPr="006F178A">
        <w:rPr>
          <w:rtl/>
        </w:rPr>
        <w:t xml:space="preserve">תמורה, אבל </w:t>
      </w:r>
      <w:r w:rsidR="00902FD5">
        <w:rPr>
          <w:rFonts w:hint="cs"/>
          <w:rtl/>
        </w:rPr>
        <w:t xml:space="preserve">להחיל הקדש חדש לא מחילים. </w:t>
      </w:r>
    </w:p>
    <w:p w14:paraId="47C1FA34" w14:textId="77777777" w:rsidR="00906B8F" w:rsidRDefault="00FF3740" w:rsidP="0034149F">
      <w:pPr>
        <w:spacing w:after="40"/>
        <w:rPr>
          <w:rtl/>
        </w:rPr>
      </w:pPr>
      <w:r w:rsidRPr="00902FD5">
        <w:rPr>
          <w:rStyle w:val="a4"/>
          <w:rtl/>
        </w:rPr>
        <w:t>ולב"ש</w:t>
      </w:r>
      <w:r w:rsidRPr="00902FD5">
        <w:rPr>
          <w:rStyle w:val="a4"/>
          <w:rFonts w:hint="cs"/>
          <w:rtl/>
        </w:rPr>
        <w:t>:</w:t>
      </w:r>
      <w:r w:rsidRPr="00902FD5">
        <w:rPr>
          <w:rStyle w:val="a4"/>
          <w:rtl/>
        </w:rPr>
        <w:t xml:space="preserve"> </w:t>
      </w:r>
      <w:r w:rsidRPr="00D454EC">
        <w:rPr>
          <w:rFonts w:hint="cs"/>
          <w:rtl/>
        </w:rPr>
        <w:t>כמו שב</w:t>
      </w:r>
      <w:r w:rsidRPr="00D454EC">
        <w:rPr>
          <w:rtl/>
        </w:rPr>
        <w:t xml:space="preserve">אמר </w:t>
      </w:r>
      <w:r w:rsidR="00E72D56">
        <w:rPr>
          <w:rFonts w:hint="cs"/>
          <w:rtl/>
        </w:rPr>
        <w:t xml:space="preserve">זה </w:t>
      </w:r>
      <w:r w:rsidRPr="00D454EC">
        <w:rPr>
          <w:rtl/>
        </w:rPr>
        <w:t xml:space="preserve">תחת זה לחצי היום, </w:t>
      </w:r>
      <w:r w:rsidRPr="00D454EC">
        <w:rPr>
          <w:rFonts w:hint="cs"/>
          <w:rtl/>
        </w:rPr>
        <w:t>רק</w:t>
      </w:r>
      <w:r w:rsidRPr="00D454EC">
        <w:rPr>
          <w:rtl/>
        </w:rPr>
        <w:t xml:space="preserve"> </w:t>
      </w:r>
      <w:r w:rsidRPr="00D454EC">
        <w:rPr>
          <w:rFonts w:hint="cs"/>
          <w:rtl/>
        </w:rPr>
        <w:t xml:space="preserve">כשיבא </w:t>
      </w:r>
      <w:r w:rsidRPr="00D454EC">
        <w:rPr>
          <w:rtl/>
        </w:rPr>
        <w:t xml:space="preserve">חצי היום </w:t>
      </w:r>
      <w:r w:rsidRPr="00D454EC">
        <w:rPr>
          <w:rFonts w:hint="cs"/>
          <w:rtl/>
        </w:rPr>
        <w:t>יהא תמורה</w:t>
      </w:r>
      <w:r w:rsidRPr="00D454EC">
        <w:rPr>
          <w:rtl/>
        </w:rPr>
        <w:t xml:space="preserve">, ה"נ </w:t>
      </w:r>
      <w:r w:rsidRPr="00D454EC">
        <w:rPr>
          <w:rFonts w:hint="eastAsia"/>
          <w:rtl/>
        </w:rPr>
        <w:t>כשיתגלה</w:t>
      </w:r>
      <w:r w:rsidRPr="00D454EC">
        <w:rPr>
          <w:rtl/>
        </w:rPr>
        <w:t xml:space="preserve"> </w:t>
      </w:r>
      <w:r w:rsidRPr="00D454EC">
        <w:rPr>
          <w:rFonts w:hint="eastAsia"/>
          <w:rtl/>
        </w:rPr>
        <w:t>הדבר</w:t>
      </w:r>
      <w:r w:rsidRPr="00D454EC">
        <w:rPr>
          <w:rtl/>
        </w:rPr>
        <w:t>!</w:t>
      </w:r>
      <w:r w:rsidRPr="00D454EC">
        <w:rPr>
          <w:rtl/>
        </w:rPr>
        <w:tab/>
      </w:r>
    </w:p>
    <w:p w14:paraId="25B5FEFF" w14:textId="7F9D8C5B" w:rsidR="00FF3740" w:rsidRPr="00D454EC" w:rsidRDefault="00906B8F" w:rsidP="00BA44EB">
      <w:pPr>
        <w:pStyle w:val="a7"/>
        <w:rPr>
          <w:b/>
          <w:bCs/>
          <w:rtl/>
        </w:rPr>
      </w:pPr>
      <w:r>
        <w:rPr>
          <w:rFonts w:hint="cs"/>
          <w:rtl/>
        </w:rPr>
        <w:t>תירוצו של ר''פ</w:t>
      </w:r>
      <w:r w:rsidR="00FF3740" w:rsidRPr="00D454EC">
        <w:rPr>
          <w:rtl/>
        </w:rPr>
        <w:t xml:space="preserve"> </w:t>
      </w:r>
    </w:p>
    <w:p w14:paraId="383A1E6F" w14:textId="6A6E744B" w:rsidR="009D31EC" w:rsidRPr="00A716BE" w:rsidRDefault="00D91644" w:rsidP="00A5184B">
      <w:pPr>
        <w:pStyle w:val="36"/>
        <w:framePr w:wrap="notBeside"/>
        <w:rPr>
          <w:rtl/>
        </w:rPr>
      </w:pPr>
      <w:r>
        <w:rPr>
          <w:rFonts w:hint="cs"/>
          <w:rtl/>
        </w:rPr>
        <w:t xml:space="preserve">א. </w:t>
      </w:r>
      <w:r w:rsidR="009D31EC" w:rsidRPr="00A716BE">
        <w:rPr>
          <w:rtl/>
        </w:rPr>
        <w:t>ר"</w:t>
      </w:r>
      <w:r w:rsidR="00A716BE">
        <w:rPr>
          <w:rFonts w:hint="cs"/>
          <w:rtl/>
        </w:rPr>
        <w:t>פ</w:t>
      </w:r>
      <w:r w:rsidR="009D31EC" w:rsidRPr="00A716BE">
        <w:rPr>
          <w:rtl/>
        </w:rPr>
        <w:t>:</w:t>
      </w:r>
    </w:p>
    <w:p w14:paraId="5204501B" w14:textId="59936C31" w:rsidR="00FF3740" w:rsidRPr="00647A31" w:rsidRDefault="00FF3740" w:rsidP="00FF3740">
      <w:pPr>
        <w:rPr>
          <w:spacing w:val="-2"/>
          <w:rtl/>
        </w:rPr>
      </w:pPr>
      <w:r w:rsidRPr="00647A31">
        <w:rPr>
          <w:spacing w:val="-2"/>
          <w:rtl/>
        </w:rPr>
        <w:t>לכך נאמר ראשון, לכשיצא ראשון.</w:t>
      </w:r>
      <w:r w:rsidRPr="00647A31">
        <w:rPr>
          <w:rFonts w:hint="cs"/>
          <w:spacing w:val="-2"/>
          <w:rtl/>
        </w:rPr>
        <w:t xml:space="preserve"> </w:t>
      </w:r>
      <w:r w:rsidRPr="00647A31">
        <w:rPr>
          <w:spacing w:val="-2"/>
          <w:rtl/>
        </w:rPr>
        <w:t>ו</w:t>
      </w:r>
      <w:r w:rsidRPr="00647A31">
        <w:rPr>
          <w:rFonts w:hint="cs"/>
          <w:spacing w:val="-2"/>
          <w:rtl/>
        </w:rPr>
        <w:t>מיירי ביש לו כמה שוורים</w:t>
      </w:r>
    </w:p>
    <w:p w14:paraId="0A8202FD" w14:textId="77777777" w:rsidR="00FF3740" w:rsidRPr="006F178A" w:rsidRDefault="00FF3740" w:rsidP="00FF3740">
      <w:pPr>
        <w:rPr>
          <w:rtl/>
        </w:rPr>
      </w:pPr>
      <w:r w:rsidRPr="00092BDA">
        <w:rPr>
          <w:rStyle w:val="a4"/>
          <w:rtl/>
        </w:rPr>
        <w:t>ובה"א:</w:t>
      </w:r>
      <w:r w:rsidRPr="006F178A">
        <w:rPr>
          <w:rtl/>
        </w:rPr>
        <w:t xml:space="preserve"> א"כ, שיצא בראשון מיבעי ליה.</w:t>
      </w:r>
    </w:p>
    <w:p w14:paraId="38B95BF5" w14:textId="412F6E7D" w:rsidR="00FF3740" w:rsidRPr="006F178A" w:rsidRDefault="00A716BE" w:rsidP="00FF3740">
      <w:pPr>
        <w:rPr>
          <w:rtl/>
        </w:rPr>
      </w:pPr>
      <w:r>
        <w:rPr>
          <w:rFonts w:hint="cs"/>
          <w:rtl/>
        </w:rPr>
        <w:t xml:space="preserve">זה הקדש בכוונה </w:t>
      </w:r>
      <w:r w:rsidRPr="003928F6">
        <w:rPr>
          <w:rStyle w:val="affffff1"/>
          <w:rFonts w:hint="cs"/>
          <w:rtl/>
        </w:rPr>
        <w:t xml:space="preserve">[ולא בטעות] </w:t>
      </w:r>
      <w:r w:rsidR="00FF3740" w:rsidRPr="006F178A">
        <w:rPr>
          <w:rtl/>
        </w:rPr>
        <w:t>דאטעייה לדיבור</w:t>
      </w:r>
      <w:r>
        <w:rPr>
          <w:rFonts w:hint="cs"/>
          <w:rtl/>
        </w:rPr>
        <w:t xml:space="preserve"> הראשון</w:t>
      </w:r>
      <w:r w:rsidR="00FF3740" w:rsidRPr="006F178A">
        <w:rPr>
          <w:rtl/>
        </w:rPr>
        <w:t>.</w:t>
      </w:r>
    </w:p>
    <w:p w14:paraId="3A099AC0" w14:textId="30986D58" w:rsidR="00FF3740" w:rsidRPr="006F178A" w:rsidRDefault="00AE3438" w:rsidP="00BA44EB">
      <w:pPr>
        <w:pStyle w:val="a7"/>
        <w:rPr>
          <w:rtl/>
        </w:rPr>
      </w:pPr>
      <w:r>
        <w:rPr>
          <w:rFonts w:hint="cs"/>
          <w:rtl/>
        </w:rPr>
        <w:t xml:space="preserve">א. </w:t>
      </w:r>
      <w:r w:rsidR="00FF3740" w:rsidRPr="006F178A">
        <w:rPr>
          <w:rtl/>
        </w:rPr>
        <w:t xml:space="preserve">סברי ב"ש הקדש בטעות לא הוי הקדש? </w:t>
      </w:r>
    </w:p>
    <w:p w14:paraId="5EE51754" w14:textId="77777777" w:rsidR="00BE2CA7" w:rsidRDefault="00BE2CA7" w:rsidP="00A5184B">
      <w:pPr>
        <w:pStyle w:val="36"/>
        <w:framePr w:wrap="notBeside"/>
        <w:rPr>
          <w:rStyle w:val="a4"/>
          <w:rtl/>
        </w:rPr>
      </w:pPr>
      <w:r w:rsidRPr="00BE2CA7">
        <w:rPr>
          <w:rFonts w:hint="cs"/>
          <w:rtl/>
        </w:rPr>
        <w:t xml:space="preserve">קשה על ר''פ: </w:t>
      </w:r>
    </w:p>
    <w:p w14:paraId="1D827BF0" w14:textId="08311AFD" w:rsidR="00FF3740" w:rsidRPr="006F178A" w:rsidRDefault="00FF3740" w:rsidP="00FF3740">
      <w:pPr>
        <w:rPr>
          <w:rtl/>
        </w:rPr>
      </w:pPr>
      <w:r w:rsidRPr="00955215">
        <w:rPr>
          <w:rStyle w:val="a4"/>
          <w:rtl/>
        </w:rPr>
        <w:t xml:space="preserve">והתנן: </w:t>
      </w:r>
      <w:r w:rsidRPr="006F178A">
        <w:rPr>
          <w:rtl/>
        </w:rPr>
        <w:t>מי שנדר בנזיר ונשאל לחכמים והתירו, והיתה לו בהמה מופרשת - תצא ותרעה בעדר</w:t>
      </w:r>
      <w:r w:rsidR="001A7DD4">
        <w:rPr>
          <w:rtl/>
        </w:rPr>
        <w:t>.</w:t>
      </w:r>
      <w:r w:rsidR="00DB4AA3">
        <w:rPr>
          <w:rFonts w:hint="cs"/>
          <w:rtl/>
        </w:rPr>
        <w:t xml:space="preserve"> </w:t>
      </w:r>
    </w:p>
    <w:p w14:paraId="6EAEEA40" w14:textId="77777777" w:rsidR="00AB4CA2" w:rsidRDefault="00FF3740" w:rsidP="00BE2CA7">
      <w:pPr>
        <w:ind w:firstLine="113"/>
        <w:rPr>
          <w:rtl/>
        </w:rPr>
      </w:pPr>
      <w:r w:rsidRPr="00955215">
        <w:rPr>
          <w:rStyle w:val="a4"/>
          <w:rtl/>
        </w:rPr>
        <w:t xml:space="preserve">אמרו ב"ה לב"ש: </w:t>
      </w:r>
      <w:r w:rsidRPr="006F178A">
        <w:rPr>
          <w:rtl/>
        </w:rPr>
        <w:t>אי אתם מודים שהקדש בטעות הוא</w:t>
      </w:r>
      <w:r w:rsidR="00AB4CA2">
        <w:rPr>
          <w:rFonts w:hint="cs"/>
          <w:rtl/>
        </w:rPr>
        <w:t>?</w:t>
      </w:r>
    </w:p>
    <w:p w14:paraId="31D964E7" w14:textId="5D7288B1" w:rsidR="00FF3740" w:rsidRPr="006F178A" w:rsidRDefault="00FF3740" w:rsidP="00BE2CA7">
      <w:pPr>
        <w:ind w:firstLine="113"/>
        <w:rPr>
          <w:rtl/>
        </w:rPr>
      </w:pPr>
      <w:r w:rsidRPr="00955215">
        <w:rPr>
          <w:rStyle w:val="a4"/>
          <w:rtl/>
        </w:rPr>
        <w:t xml:space="preserve">מכלל דסברי ב"ש: </w:t>
      </w:r>
      <w:r w:rsidRPr="006F178A">
        <w:rPr>
          <w:rtl/>
        </w:rPr>
        <w:t>הקדש בטעות הקדש</w:t>
      </w:r>
      <w:r w:rsidR="003928F6">
        <w:rPr>
          <w:rFonts w:hint="cs"/>
          <w:rtl/>
        </w:rPr>
        <w:t>.</w:t>
      </w:r>
      <w:r w:rsidRPr="006F178A">
        <w:rPr>
          <w:rtl/>
        </w:rPr>
        <w:t xml:space="preserve"> </w:t>
      </w:r>
    </w:p>
    <w:p w14:paraId="78984E20" w14:textId="21A928F6" w:rsidR="00AB4CA2" w:rsidRDefault="0016714B" w:rsidP="00A5184B">
      <w:pPr>
        <w:pStyle w:val="36"/>
        <w:framePr w:wrap="notBeside"/>
        <w:rPr>
          <w:rFonts w:ascii="FontbitDavid" w:hAnsi="FontbitDavid"/>
          <w:rtl/>
        </w:rPr>
      </w:pPr>
      <w:r>
        <w:rPr>
          <w:rFonts w:hint="cs"/>
          <w:rtl/>
        </w:rPr>
        <w:t>ודחי'</w:t>
      </w:r>
      <w:r w:rsidR="007D7353">
        <w:rPr>
          <w:rFonts w:hint="cs"/>
          <w:rtl/>
        </w:rPr>
        <w:t>:</w:t>
      </w:r>
      <w:r w:rsidR="00FF3740" w:rsidRPr="00AB4CA2">
        <w:rPr>
          <w:rtl/>
        </w:rPr>
        <w:t xml:space="preserve"> </w:t>
      </w:r>
    </w:p>
    <w:p w14:paraId="7C00CD07" w14:textId="60A267F1" w:rsidR="00FF3740" w:rsidRPr="006F178A" w:rsidRDefault="00FF3740" w:rsidP="00FF3740">
      <w:pPr>
        <w:rPr>
          <w:rtl/>
        </w:rPr>
      </w:pPr>
      <w:r w:rsidRPr="00AB4CA2">
        <w:rPr>
          <w:rStyle w:val="a4"/>
          <w:rtl/>
        </w:rPr>
        <w:t xml:space="preserve">ב"ה </w:t>
      </w:r>
      <w:r w:rsidR="00AB4CA2" w:rsidRPr="00AB4CA2">
        <w:rPr>
          <w:rStyle w:val="a4"/>
          <w:rFonts w:hint="cs"/>
          <w:rtl/>
        </w:rPr>
        <w:t>טעו שסברו דלב'ש</w:t>
      </w:r>
      <w:r w:rsidRPr="00AB4CA2">
        <w:rPr>
          <w:rStyle w:val="a4"/>
          <w:rtl/>
        </w:rPr>
        <w:t>:</w:t>
      </w:r>
      <w:r w:rsidRPr="00955215">
        <w:rPr>
          <w:rFonts w:ascii="FontbitDavid" w:hAnsi="FontbitDavid"/>
          <w:rtl/>
        </w:rPr>
        <w:t xml:space="preserve"> </w:t>
      </w:r>
      <w:r w:rsidR="00AB4CA2">
        <w:rPr>
          <w:rFonts w:ascii="FontbitDavid" w:hAnsi="FontbitDavid" w:hint="cs"/>
          <w:rtl/>
        </w:rPr>
        <w:t xml:space="preserve">הוא </w:t>
      </w:r>
      <w:r w:rsidRPr="00955215">
        <w:rPr>
          <w:rFonts w:ascii="FontbitDavid" w:hAnsi="FontbitDavid"/>
          <w:rtl/>
        </w:rPr>
        <w:t xml:space="preserve">משום דהקדש בטעות הוי הקדש, </w:t>
      </w:r>
    </w:p>
    <w:p w14:paraId="45C680F3" w14:textId="1CC43260" w:rsidR="00FF3740" w:rsidRPr="00FE5081" w:rsidRDefault="00FF3740" w:rsidP="00FF3740">
      <w:pPr>
        <w:rPr>
          <w:spacing w:val="-6"/>
          <w:rtl/>
        </w:rPr>
      </w:pPr>
      <w:r w:rsidRPr="00FE5081">
        <w:rPr>
          <w:rStyle w:val="a4"/>
          <w:rFonts w:hint="cs"/>
          <w:spacing w:val="-6"/>
          <w:rtl/>
        </w:rPr>
        <w:t>וא</w:t>
      </w:r>
      <w:r w:rsidRPr="00FE5081">
        <w:rPr>
          <w:rStyle w:val="a4"/>
          <w:spacing w:val="-6"/>
          <w:rtl/>
        </w:rPr>
        <w:t>"</w:t>
      </w:r>
      <w:r w:rsidRPr="00FE5081">
        <w:rPr>
          <w:rStyle w:val="a4"/>
          <w:rFonts w:hint="cs"/>
          <w:spacing w:val="-6"/>
          <w:rtl/>
        </w:rPr>
        <w:t xml:space="preserve">ל </w:t>
      </w:r>
      <w:r w:rsidRPr="00FE5081">
        <w:rPr>
          <w:rStyle w:val="a4"/>
          <w:spacing w:val="-6"/>
          <w:rtl/>
        </w:rPr>
        <w:t xml:space="preserve">ב"ש: </w:t>
      </w:r>
      <w:r w:rsidRPr="00FE5081">
        <w:rPr>
          <w:spacing w:val="-6"/>
          <w:rtl/>
        </w:rPr>
        <w:t xml:space="preserve">לא משום </w:t>
      </w:r>
      <w:r w:rsidR="00AB4CA2" w:rsidRPr="00FE5081">
        <w:rPr>
          <w:rFonts w:hint="cs"/>
          <w:spacing w:val="-6"/>
          <w:rtl/>
        </w:rPr>
        <w:t>ד</w:t>
      </w:r>
      <w:r w:rsidRPr="00FE5081">
        <w:rPr>
          <w:spacing w:val="-6"/>
          <w:rtl/>
        </w:rPr>
        <w:t>הקדש בטעות</w:t>
      </w:r>
      <w:r w:rsidR="00AB4CA2" w:rsidRPr="00FE5081">
        <w:rPr>
          <w:rFonts w:hint="cs"/>
          <w:spacing w:val="-6"/>
          <w:rtl/>
        </w:rPr>
        <w:t xml:space="preserve"> אלא ששיבש</w:t>
      </w:r>
      <w:r w:rsidRPr="00FE5081">
        <w:rPr>
          <w:spacing w:val="-6"/>
          <w:rtl/>
        </w:rPr>
        <w:t xml:space="preserve"> </w:t>
      </w:r>
      <w:r w:rsidR="00AB4CA2" w:rsidRPr="00FE5081">
        <w:rPr>
          <w:rFonts w:hint="cs"/>
          <w:spacing w:val="-6"/>
          <w:rtl/>
        </w:rPr>
        <w:t>דיבורו הראשון</w:t>
      </w:r>
      <w:r w:rsidRPr="00FE5081">
        <w:rPr>
          <w:spacing w:val="-6"/>
          <w:rtl/>
        </w:rPr>
        <w:t>.</w:t>
      </w:r>
    </w:p>
    <w:p w14:paraId="6B4DCA68" w14:textId="275C304C" w:rsidR="00FF3740" w:rsidRPr="006F178A" w:rsidRDefault="00AE3438" w:rsidP="00BA44EB">
      <w:pPr>
        <w:pStyle w:val="a7"/>
        <w:rPr>
          <w:rtl/>
        </w:rPr>
      </w:pPr>
      <w:r>
        <w:rPr>
          <w:rFonts w:hint="cs"/>
          <w:rtl/>
        </w:rPr>
        <w:t xml:space="preserve">ב. </w:t>
      </w:r>
      <w:r w:rsidR="00FF3740" w:rsidRPr="006F178A">
        <w:rPr>
          <w:rtl/>
        </w:rPr>
        <w:t xml:space="preserve">וסברי ב"ש הקדש בטעות לא הוי הקדש? </w:t>
      </w:r>
    </w:p>
    <w:p w14:paraId="225AF9B6" w14:textId="77777777" w:rsidR="00FF3740" w:rsidRPr="006F178A" w:rsidRDefault="00FF3740" w:rsidP="00516202">
      <w:pPr>
        <w:pStyle w:val="affff5"/>
        <w:framePr w:wrap="around"/>
        <w:rPr>
          <w:rtl/>
        </w:rPr>
      </w:pPr>
      <w:r w:rsidRPr="006F178A">
        <w:rPr>
          <w:rFonts w:hint="cs"/>
          <w:rtl/>
        </w:rPr>
        <w:t xml:space="preserve">לא: </w:t>
      </w:r>
    </w:p>
    <w:p w14:paraId="4F5F8F1E" w14:textId="315B9832" w:rsidR="00D8270E" w:rsidRDefault="00D8270E" w:rsidP="00A5184B">
      <w:pPr>
        <w:pStyle w:val="36"/>
        <w:framePr w:wrap="notBeside"/>
        <w:rPr>
          <w:rStyle w:val="a4"/>
          <w:rtl/>
        </w:rPr>
      </w:pPr>
      <w:r w:rsidRPr="00D8270E">
        <w:rPr>
          <w:rFonts w:hint="cs"/>
          <w:rtl/>
        </w:rPr>
        <w:t>קשה:</w:t>
      </w:r>
    </w:p>
    <w:p w14:paraId="172A6D66" w14:textId="084880E5" w:rsidR="00FF3740" w:rsidRPr="006F178A" w:rsidRDefault="00D8270E" w:rsidP="00FF3740">
      <w:pPr>
        <w:rPr>
          <w:rtl/>
        </w:rPr>
      </w:pPr>
      <w:r>
        <w:rPr>
          <w:rFonts w:hint="cs"/>
          <w:rtl/>
        </w:rPr>
        <w:t>ד</w:t>
      </w:r>
      <w:r w:rsidR="00FF3740" w:rsidRPr="006F178A">
        <w:rPr>
          <w:rtl/>
        </w:rPr>
        <w:t>היו מהלכין בדרך ואחד בא כנגדן, ואמר אחד הריני נזיר שזה פלוני, ואחד אמר הריני נזיר שאין זה פלוני, הריני נזיר שאחד מכם נזיר, שאין אחד מכם נזיר, ששניכם נזירים, שכולכם נזירים</w:t>
      </w:r>
      <w:r w:rsidR="00FF3740" w:rsidRPr="006F178A">
        <w:rPr>
          <w:rFonts w:hint="cs"/>
          <w:rtl/>
        </w:rPr>
        <w:t>,</w:t>
      </w:r>
      <w:r w:rsidR="00FF3740" w:rsidRPr="00EA0342">
        <w:rPr>
          <w:rStyle w:val="a4"/>
          <w:rtl/>
        </w:rPr>
        <w:t xml:space="preserve"> </w:t>
      </w:r>
      <w:r w:rsidR="00FF3740" w:rsidRPr="00EA0342">
        <w:rPr>
          <w:rStyle w:val="a4"/>
          <w:rFonts w:hint="cs"/>
          <w:rtl/>
        </w:rPr>
        <w:t xml:space="preserve">    - </w:t>
      </w:r>
      <w:r w:rsidR="00FF3740" w:rsidRPr="00EA0342">
        <w:rPr>
          <w:rStyle w:val="a4"/>
          <w:rtl/>
        </w:rPr>
        <w:t xml:space="preserve">בש"א: </w:t>
      </w:r>
      <w:r w:rsidR="00FF3740" w:rsidRPr="006F178A">
        <w:rPr>
          <w:rtl/>
        </w:rPr>
        <w:t>כולם נזירים</w:t>
      </w:r>
    </w:p>
    <w:p w14:paraId="51B390F6" w14:textId="15DE1DA2" w:rsidR="00FF3740" w:rsidRPr="006F178A" w:rsidRDefault="00FF3740" w:rsidP="00FF3740">
      <w:pPr>
        <w:rPr>
          <w:rFonts w:ascii="FontbitDavid" w:hAnsi="FontbitDavid"/>
          <w:rtl/>
        </w:rPr>
      </w:pPr>
      <w:r w:rsidRPr="006F178A">
        <w:rPr>
          <w:rFonts w:ascii="FontbitDavid" w:hAnsi="FontbitDavid"/>
          <w:rtl/>
        </w:rPr>
        <w:t xml:space="preserve">והא </w:t>
      </w:r>
      <w:r w:rsidR="00585A64">
        <w:rPr>
          <w:rFonts w:ascii="FontbitDavid" w:hAnsi="FontbitDavid"/>
          <w:rtl/>
        </w:rPr>
        <w:t>כאן</w:t>
      </w:r>
      <w:r w:rsidRPr="006F178A">
        <w:rPr>
          <w:rFonts w:ascii="FontbitDavid" w:hAnsi="FontbitDavid"/>
          <w:rtl/>
        </w:rPr>
        <w:t xml:space="preserve"> הקדש בטעות הוא, ותני: כולם נזירים! </w:t>
      </w:r>
    </w:p>
    <w:p w14:paraId="65981557" w14:textId="66F2F1BA" w:rsidR="00443DC9" w:rsidRDefault="0016714B" w:rsidP="00A5184B">
      <w:pPr>
        <w:pStyle w:val="36"/>
        <w:framePr w:wrap="notBeside"/>
        <w:rPr>
          <w:rFonts w:ascii="FontbitDavid" w:hAnsi="FontbitDavid"/>
          <w:rtl/>
        </w:rPr>
      </w:pPr>
      <w:r>
        <w:rPr>
          <w:rFonts w:hint="cs"/>
          <w:rtl/>
        </w:rPr>
        <w:t>ודחי'</w:t>
      </w:r>
      <w:r w:rsidR="00FF3740" w:rsidRPr="00443DC9">
        <w:rPr>
          <w:rtl/>
        </w:rPr>
        <w:t xml:space="preserve"> </w:t>
      </w:r>
    </w:p>
    <w:p w14:paraId="70CCFBF7" w14:textId="4A224801" w:rsidR="00FF3740" w:rsidRPr="006F178A" w:rsidRDefault="00D8270E" w:rsidP="00FF3740">
      <w:pPr>
        <w:rPr>
          <w:rFonts w:ascii="FontbitDavid" w:hAnsi="FontbitDavid"/>
          <w:rtl/>
        </w:rPr>
      </w:pPr>
      <w:r>
        <w:rPr>
          <w:rStyle w:val="a4"/>
          <w:rFonts w:hint="cs"/>
          <w:rtl/>
        </w:rPr>
        <w:t>דל</w:t>
      </w:r>
      <w:r w:rsidR="00FF3740" w:rsidRPr="00443DC9">
        <w:rPr>
          <w:rStyle w:val="a4"/>
          <w:rtl/>
        </w:rPr>
        <w:t xml:space="preserve">ב"ש: </w:t>
      </w:r>
      <w:r w:rsidR="00FF3740" w:rsidRPr="00766B62">
        <w:rPr>
          <w:rFonts w:ascii="FontbitDavid" w:hAnsi="FontbitDavid" w:cs="BA Vilna Bold"/>
          <w:rtl/>
        </w:rPr>
        <w:t>הקדש בטעות הוי הקדש</w:t>
      </w:r>
      <w:r w:rsidR="00FF3740" w:rsidRPr="006F178A">
        <w:rPr>
          <w:rFonts w:ascii="FontbitDavid" w:hAnsi="FontbitDavid"/>
          <w:rtl/>
        </w:rPr>
        <w:t xml:space="preserve">, </w:t>
      </w:r>
      <w:r w:rsidR="00FF3740" w:rsidRPr="006F178A">
        <w:rPr>
          <w:rFonts w:ascii="FontbitDavid" w:hAnsi="FontbitDavid" w:hint="cs"/>
          <w:rtl/>
        </w:rPr>
        <w:t xml:space="preserve">אבל </w:t>
      </w:r>
      <w:r w:rsidR="004F7C5D">
        <w:rPr>
          <w:rFonts w:ascii="FontbitDavid" w:hAnsi="FontbitDavid" w:hint="cs"/>
          <w:rtl/>
        </w:rPr>
        <w:t xml:space="preserve">אין הראייה ממשנתינו </w:t>
      </w:r>
      <w:r w:rsidR="0083759A">
        <w:rPr>
          <w:rFonts w:ascii="FontbitDavid" w:hAnsi="FontbitDavid"/>
          <w:rtl/>
        </w:rPr>
        <w:br/>
      </w:r>
      <w:r w:rsidR="0083759A">
        <w:rPr>
          <w:rStyle w:val="affffff1"/>
          <w:rFonts w:hint="cs"/>
          <w:rtl/>
        </w:rPr>
        <w:t xml:space="preserve"> </w:t>
      </w:r>
      <w:r w:rsidR="0083759A">
        <w:rPr>
          <w:rStyle w:val="affffff1"/>
          <w:rtl/>
        </w:rPr>
        <w:tab/>
      </w:r>
      <w:r w:rsidR="0083759A">
        <w:rPr>
          <w:rStyle w:val="affffff1"/>
          <w:rtl/>
        </w:rPr>
        <w:tab/>
      </w:r>
      <w:r w:rsidR="0083759A">
        <w:rPr>
          <w:rStyle w:val="affffff1"/>
          <w:rtl/>
        </w:rPr>
        <w:tab/>
      </w:r>
      <w:r w:rsidR="0083759A">
        <w:rPr>
          <w:rStyle w:val="affffff1"/>
          <w:rtl/>
        </w:rPr>
        <w:tab/>
      </w:r>
      <w:r w:rsidR="004F7C5D" w:rsidRPr="00577F4C">
        <w:rPr>
          <w:rStyle w:val="affffff1"/>
          <w:rFonts w:hint="cs"/>
          <w:rtl/>
        </w:rPr>
        <w:t xml:space="preserve">שכאן יסוד החסרון </w:t>
      </w:r>
      <w:r w:rsidR="00577F4C" w:rsidRPr="00577F4C">
        <w:rPr>
          <w:rStyle w:val="affffff1"/>
          <w:rFonts w:hint="cs"/>
          <w:rtl/>
        </w:rPr>
        <w:t>בדיבור המקדיש</w:t>
      </w:r>
      <w:r w:rsidR="00906B8F">
        <w:rPr>
          <w:rFonts w:ascii="FontbitDavid" w:hAnsi="FontbitDavid" w:hint="cs"/>
          <w:rtl/>
        </w:rPr>
        <w:t>.</w:t>
      </w:r>
      <w:r w:rsidR="00577F4C">
        <w:rPr>
          <w:rFonts w:ascii="FontbitDavid" w:hAnsi="FontbitDavid" w:hint="cs"/>
          <w:rtl/>
        </w:rPr>
        <w:t xml:space="preserve"> </w:t>
      </w:r>
    </w:p>
    <w:p w14:paraId="02EB2154" w14:textId="4613A33F" w:rsidR="00FF3740" w:rsidRPr="006F178A" w:rsidRDefault="00906B8F" w:rsidP="00BA44EB">
      <w:pPr>
        <w:pStyle w:val="a7"/>
        <w:rPr>
          <w:rtl/>
        </w:rPr>
      </w:pPr>
      <w:r>
        <w:rPr>
          <w:rFonts w:hint="cs"/>
          <w:rtl/>
        </w:rPr>
        <w:t>תירוצו של אביי שלא כר''פ</w:t>
      </w:r>
    </w:p>
    <w:p w14:paraId="5737CCFE" w14:textId="77777777" w:rsidR="000B588E" w:rsidRDefault="00FF3740" w:rsidP="00A5184B">
      <w:pPr>
        <w:pStyle w:val="36"/>
        <w:framePr w:wrap="notBeside"/>
        <w:rPr>
          <w:rtl/>
        </w:rPr>
      </w:pPr>
      <w:r w:rsidRPr="000B588E">
        <w:rPr>
          <w:rFonts w:hint="cs"/>
          <w:rtl/>
        </w:rPr>
        <w:t xml:space="preserve">ב. </w:t>
      </w:r>
      <w:r w:rsidRPr="000B588E">
        <w:rPr>
          <w:rtl/>
        </w:rPr>
        <w:t>אביי:</w:t>
      </w:r>
    </w:p>
    <w:p w14:paraId="35C7C939" w14:textId="3E3B987E" w:rsidR="00FF3740" w:rsidRPr="006F178A" w:rsidRDefault="00FF3740" w:rsidP="00D82413">
      <w:pPr>
        <w:rPr>
          <w:rFonts w:ascii="FontbitDavid" w:hAnsi="FontbitDavid"/>
          <w:rtl/>
        </w:rPr>
      </w:pPr>
      <w:r w:rsidRPr="006F178A">
        <w:rPr>
          <w:rFonts w:ascii="FontbitDavid" w:hAnsi="FontbitDavid" w:hint="cs"/>
          <w:rtl/>
        </w:rPr>
        <w:t xml:space="preserve">מיירי שקם בצהרים ואמר </w:t>
      </w:r>
      <w:r w:rsidRPr="006F178A">
        <w:rPr>
          <w:rFonts w:ascii="FontbitDavid" w:hAnsi="FontbitDavid"/>
          <w:rtl/>
        </w:rPr>
        <w:t xml:space="preserve">שור שחור שיצא מביתי ראשון </w:t>
      </w:r>
      <w:r w:rsidRPr="00D454EC">
        <w:rPr>
          <w:rFonts w:ascii="FontbitDavid" w:hAnsi="FontbitDavid" w:hint="cs"/>
          <w:spacing w:val="-2"/>
          <w:rtl/>
        </w:rPr>
        <w:t>יהא</w:t>
      </w:r>
      <w:r w:rsidRPr="00D454EC">
        <w:rPr>
          <w:rFonts w:ascii="FontbitDavid" w:hAnsi="FontbitDavid"/>
          <w:spacing w:val="-2"/>
          <w:rtl/>
        </w:rPr>
        <w:t xml:space="preserve"> הקדש, ואמרו ל</w:t>
      </w:r>
      <w:r w:rsidRPr="00D454EC">
        <w:rPr>
          <w:rFonts w:ascii="FontbitDavid" w:hAnsi="FontbitDavid" w:hint="cs"/>
          <w:spacing w:val="-2"/>
          <w:rtl/>
        </w:rPr>
        <w:t>ו שיצא לבן, ואמר להם אילו ידעתי שיצא לבן, לא הייתי אומר שחור</w:t>
      </w:r>
      <w:r w:rsidR="00D82413">
        <w:rPr>
          <w:rFonts w:ascii="FontbitDavid" w:hAnsi="FontbitDavid" w:hint="cs"/>
          <w:spacing w:val="-2"/>
          <w:rtl/>
        </w:rPr>
        <w:t xml:space="preserve">. </w:t>
      </w:r>
      <w:r w:rsidRPr="00F54585">
        <w:rPr>
          <w:rStyle w:val="a4"/>
          <w:rtl/>
        </w:rPr>
        <w:t>ו</w:t>
      </w:r>
      <w:r w:rsidR="00E1617F" w:rsidRPr="00F54585">
        <w:rPr>
          <w:rStyle w:val="a4"/>
          <w:rFonts w:hint="cs"/>
          <w:rtl/>
        </w:rPr>
        <w:t xml:space="preserve">תני </w:t>
      </w:r>
      <w:r w:rsidR="00E1617F">
        <w:rPr>
          <w:rFonts w:ascii="FontbitDavid" w:hAnsi="FontbitDavid" w:hint="cs"/>
          <w:rtl/>
        </w:rPr>
        <w:t xml:space="preserve">דינר זהב שעלה </w:t>
      </w:r>
      <w:r w:rsidR="00E1617F" w:rsidRPr="00D82413">
        <w:rPr>
          <w:rStyle w:val="affffff1"/>
          <w:rFonts w:hint="cs"/>
          <w:rtl/>
        </w:rPr>
        <w:t>[ולא שיעלה]</w:t>
      </w:r>
      <w:r w:rsidR="00E1617F">
        <w:rPr>
          <w:rFonts w:ascii="FontbitDavid" w:hAnsi="FontbitDavid" w:hint="cs"/>
          <w:rtl/>
        </w:rPr>
        <w:t xml:space="preserve"> </w:t>
      </w:r>
    </w:p>
    <w:p w14:paraId="4C7F699F" w14:textId="5C9DFF45" w:rsidR="00FF3740" w:rsidRPr="006F178A" w:rsidRDefault="00D82413" w:rsidP="00BA44EB">
      <w:pPr>
        <w:pStyle w:val="a7"/>
        <w:rPr>
          <w:rtl/>
        </w:rPr>
      </w:pPr>
      <w:r w:rsidRPr="00D82413">
        <w:rPr>
          <w:rStyle w:val="a4"/>
          <w:rFonts w:hint="cs"/>
          <w:rtl/>
        </w:rPr>
        <w:t xml:space="preserve">ר''ח: </w:t>
      </w:r>
      <w:r w:rsidR="00FF3740" w:rsidRPr="006F178A">
        <w:rPr>
          <w:rFonts w:hint="cs"/>
          <w:rtl/>
        </w:rPr>
        <w:t xml:space="preserve">שחור בין לבנים </w:t>
      </w:r>
      <w:r w:rsidR="00FF3740" w:rsidRPr="006F178A">
        <w:rPr>
          <w:rtl/>
        </w:rPr>
        <w:t>- לק</w:t>
      </w:r>
      <w:r w:rsidR="00FF3740" w:rsidRPr="006F178A">
        <w:rPr>
          <w:rFonts w:hint="cs"/>
          <w:rtl/>
        </w:rPr>
        <w:t>וי</w:t>
      </w:r>
      <w:r w:rsidR="00FF3740" w:rsidRPr="006F178A">
        <w:rPr>
          <w:rtl/>
        </w:rPr>
        <w:t xml:space="preserve">, </w:t>
      </w:r>
      <w:r w:rsidR="004C33C7">
        <w:rPr>
          <w:rFonts w:hint="cs"/>
          <w:rtl/>
        </w:rPr>
        <w:t xml:space="preserve">כתם </w:t>
      </w:r>
      <w:r w:rsidR="00FF3740" w:rsidRPr="006F178A">
        <w:rPr>
          <w:rFonts w:hint="cs"/>
          <w:rtl/>
        </w:rPr>
        <w:t>לבן ב</w:t>
      </w:r>
      <w:r w:rsidR="004C33C7">
        <w:rPr>
          <w:rFonts w:hint="cs"/>
          <w:rtl/>
        </w:rPr>
        <w:t xml:space="preserve">שחור </w:t>
      </w:r>
      <w:r w:rsidR="004C33C7">
        <w:rPr>
          <w:rtl/>
        </w:rPr>
        <w:t>–</w:t>
      </w:r>
      <w:r w:rsidR="00FF3740" w:rsidRPr="006F178A">
        <w:rPr>
          <w:rtl/>
        </w:rPr>
        <w:t xml:space="preserve"> ל</w:t>
      </w:r>
      <w:r w:rsidR="004C33C7">
        <w:rPr>
          <w:rFonts w:hint="cs"/>
          <w:rtl/>
        </w:rPr>
        <w:t>י</w:t>
      </w:r>
      <w:r w:rsidR="00FF3740" w:rsidRPr="006F178A">
        <w:rPr>
          <w:rtl/>
        </w:rPr>
        <w:t>ק</w:t>
      </w:r>
      <w:r w:rsidR="00FF3740" w:rsidRPr="006F178A">
        <w:rPr>
          <w:rFonts w:hint="cs"/>
          <w:rtl/>
        </w:rPr>
        <w:t>וי</w:t>
      </w:r>
      <w:r w:rsidR="004C33C7">
        <w:rPr>
          <w:rFonts w:hint="cs"/>
          <w:rtl/>
        </w:rPr>
        <w:t xml:space="preserve"> </w:t>
      </w:r>
      <w:r w:rsidR="004C33C7" w:rsidRPr="004C33C7">
        <w:rPr>
          <w:rStyle w:val="affffff1"/>
          <w:rFonts w:hint="cs"/>
          <w:rtl/>
        </w:rPr>
        <w:t>נגע</w:t>
      </w:r>
      <w:r w:rsidR="00FF3740" w:rsidRPr="006F178A">
        <w:rPr>
          <w:rtl/>
        </w:rPr>
        <w:t>.</w:t>
      </w:r>
    </w:p>
    <w:p w14:paraId="10BFE702" w14:textId="69FD495F" w:rsidR="00C93A4B" w:rsidRDefault="006870AB" w:rsidP="00A5184B">
      <w:pPr>
        <w:pStyle w:val="36"/>
        <w:framePr w:wrap="notBeside"/>
        <w:rPr>
          <w:rFonts w:ascii="FontbitDavid" w:hAnsi="FontbitDavid"/>
          <w:spacing w:val="-6"/>
          <w:rtl/>
        </w:rPr>
      </w:pPr>
      <w:r>
        <w:rPr>
          <w:rFonts w:hint="cs"/>
          <w:rtl/>
        </w:rPr>
        <w:t>קשה מד</w:t>
      </w:r>
      <w:r w:rsidR="00FF3740" w:rsidRPr="00C93A4B">
        <w:rPr>
          <w:rtl/>
        </w:rPr>
        <w:t xml:space="preserve">תנן: </w:t>
      </w:r>
    </w:p>
    <w:p w14:paraId="0060DA0F" w14:textId="77777777" w:rsidR="004852AC" w:rsidRDefault="00FF3740" w:rsidP="004852AC">
      <w:pPr>
        <w:rPr>
          <w:rStyle w:val="affffff1"/>
          <w:rtl/>
        </w:rPr>
      </w:pPr>
      <w:r w:rsidRPr="00F54585">
        <w:rPr>
          <w:rtl/>
        </w:rPr>
        <w:t xml:space="preserve">שחור שיצא מביתי ראשון הקדש, ס"ד בעין רעה מקדיש, </w:t>
      </w:r>
      <w:r w:rsidRPr="00D82413">
        <w:rPr>
          <w:rStyle w:val="a4"/>
          <w:spacing w:val="-6"/>
          <w:rtl/>
        </w:rPr>
        <w:t xml:space="preserve">ואמרי ב"ש: </w:t>
      </w:r>
      <w:r w:rsidRPr="00D82413">
        <w:rPr>
          <w:spacing w:val="-6"/>
          <w:rtl/>
        </w:rPr>
        <w:t xml:space="preserve">הוי הקדש! </w:t>
      </w:r>
      <w:r w:rsidR="004852AC" w:rsidRPr="00D82413">
        <w:rPr>
          <w:rFonts w:hint="cs"/>
          <w:spacing w:val="-6"/>
          <w:rtl/>
        </w:rPr>
        <w:t xml:space="preserve">- </w:t>
      </w:r>
      <w:r w:rsidRPr="00D82413">
        <w:rPr>
          <w:rFonts w:ascii="FontbitDavid" w:hAnsi="FontbitDavid" w:hint="cs"/>
          <w:spacing w:val="-6"/>
          <w:rtl/>
        </w:rPr>
        <w:t xml:space="preserve">דבעין רעה מקדיש ולבן גרוע לענין עורות </w:t>
      </w:r>
    </w:p>
    <w:p w14:paraId="608531AF" w14:textId="09C908BC" w:rsidR="00FF3740" w:rsidRPr="006F178A" w:rsidRDefault="00FF3740" w:rsidP="00D82413">
      <w:pPr>
        <w:ind w:left="452" w:firstLine="113"/>
        <w:rPr>
          <w:rFonts w:ascii="FontbitDavid" w:hAnsi="FontbitDavid"/>
          <w:rtl/>
        </w:rPr>
      </w:pPr>
      <w:r w:rsidRPr="004852AC">
        <w:rPr>
          <w:rStyle w:val="affffff1"/>
          <w:rFonts w:hint="cs"/>
          <w:rtl/>
        </w:rPr>
        <w:t xml:space="preserve">[ולא לענין חרישה דשחור גרוע] </w:t>
      </w:r>
      <w:r w:rsidRPr="006F178A">
        <w:rPr>
          <w:rFonts w:ascii="FontbitDavid" w:hAnsi="FontbitDavid"/>
          <w:rtl/>
        </w:rPr>
        <w:t xml:space="preserve"> </w:t>
      </w:r>
    </w:p>
    <w:p w14:paraId="5261BE85" w14:textId="2E5C572E" w:rsidR="00FF3740" w:rsidRPr="006F178A" w:rsidRDefault="00FF3740" w:rsidP="00F25910">
      <w:r w:rsidRPr="001E515A">
        <w:rPr>
          <w:rFonts w:ascii="FontbitDavid" w:hAnsi="FontbitDavid"/>
          <w:spacing w:val="-8"/>
          <w:rtl/>
        </w:rPr>
        <w:t xml:space="preserve">דינר זהב שיעלה ראשון ועלה כסף </w:t>
      </w:r>
      <w:r w:rsidR="00A75095" w:rsidRPr="001E515A">
        <w:rPr>
          <w:rStyle w:val="a4"/>
          <w:rFonts w:hint="cs"/>
          <w:spacing w:val="-8"/>
          <w:rtl/>
        </w:rPr>
        <w:t>ל</w:t>
      </w:r>
      <w:r w:rsidRPr="001E515A">
        <w:rPr>
          <w:rStyle w:val="a4"/>
          <w:spacing w:val="-8"/>
          <w:rtl/>
        </w:rPr>
        <w:t>ב</w:t>
      </w:r>
      <w:r w:rsidR="00A75095" w:rsidRPr="001E515A">
        <w:rPr>
          <w:rStyle w:val="a4"/>
          <w:rFonts w:hint="cs"/>
          <w:spacing w:val="-8"/>
          <w:rtl/>
        </w:rPr>
        <w:t>"</w:t>
      </w:r>
      <w:r w:rsidRPr="001E515A">
        <w:rPr>
          <w:rStyle w:val="a4"/>
          <w:spacing w:val="-8"/>
          <w:rtl/>
        </w:rPr>
        <w:t>ש</w:t>
      </w:r>
      <w:r w:rsidR="00A75095" w:rsidRPr="001E515A">
        <w:rPr>
          <w:rStyle w:val="a4"/>
          <w:rFonts w:hint="cs"/>
          <w:spacing w:val="-8"/>
          <w:rtl/>
        </w:rPr>
        <w:t xml:space="preserve">: </w:t>
      </w:r>
      <w:r w:rsidRPr="001E515A">
        <w:rPr>
          <w:rFonts w:ascii="FontbitDavid" w:hAnsi="FontbitDavid"/>
          <w:spacing w:val="-8"/>
          <w:rtl/>
        </w:rPr>
        <w:t>הקדש</w:t>
      </w:r>
      <w:r w:rsidR="00A75095" w:rsidRPr="001E515A">
        <w:rPr>
          <w:rFonts w:ascii="FontbitDavid" w:hAnsi="FontbitDavid" w:hint="cs"/>
          <w:spacing w:val="-8"/>
          <w:rtl/>
        </w:rPr>
        <w:t xml:space="preserve">. </w:t>
      </w:r>
      <w:r w:rsidR="004852AC" w:rsidRPr="001E515A">
        <w:rPr>
          <w:rFonts w:ascii="FontbitDavid" w:hAnsi="FontbitDavid" w:hint="cs"/>
          <w:spacing w:val="-8"/>
          <w:rtl/>
        </w:rPr>
        <w:t>ד</w:t>
      </w:r>
      <w:r w:rsidRPr="001E515A">
        <w:rPr>
          <w:rFonts w:ascii="FontbitDavid" w:hAnsi="FontbitDavid"/>
          <w:spacing w:val="-8"/>
          <w:rtl/>
        </w:rPr>
        <w:t>בעין רעה מקדיש</w:t>
      </w:r>
      <w:r w:rsidR="001E515A">
        <w:rPr>
          <w:rFonts w:ascii="FontbitDavid" w:hAnsi="FontbitDavid"/>
          <w:spacing w:val="-8"/>
          <w:rtl/>
        </w:rPr>
        <w:br/>
      </w:r>
      <w:r w:rsidRPr="006F178A">
        <w:rPr>
          <w:rFonts w:ascii="FontbitDavid" w:hAnsi="FontbitDavid"/>
          <w:rtl/>
        </w:rPr>
        <w:t>חבית יין שתעלה בידי ראשון ועלה של שמן -</w:t>
      </w:r>
      <w:r w:rsidRPr="00FD2855">
        <w:rPr>
          <w:rStyle w:val="a4"/>
          <w:rtl/>
        </w:rPr>
        <w:t xml:space="preserve"> בש"א: </w:t>
      </w:r>
      <w:r w:rsidRPr="006F178A">
        <w:rPr>
          <w:rFonts w:ascii="FontbitDavid" w:hAnsi="FontbitDavid"/>
          <w:rtl/>
        </w:rPr>
        <w:t>הקדש,</w:t>
      </w:r>
      <w:r w:rsidR="00F25910">
        <w:rPr>
          <w:rFonts w:ascii="FontbitDavid" w:hAnsi="FontbitDavid"/>
          <w:rtl/>
        </w:rPr>
        <w:br/>
      </w:r>
      <w:r w:rsidRPr="006F178A">
        <w:rPr>
          <w:rFonts w:ascii="FontbitDavid" w:hAnsi="FontbitDavid"/>
          <w:rtl/>
        </w:rPr>
        <w:t>והא שמן עדיף מיין!</w:t>
      </w:r>
      <w:r w:rsidR="00FD2855">
        <w:rPr>
          <w:rFonts w:ascii="FontbitDavid" w:hAnsi="FontbitDavid" w:hint="cs"/>
          <w:rtl/>
        </w:rPr>
        <w:t xml:space="preserve"> </w:t>
      </w:r>
      <w:r w:rsidR="00286049">
        <w:rPr>
          <w:rFonts w:ascii="FontbitDavid" w:hAnsi="FontbitDavid" w:hint="cs"/>
          <w:rtl/>
        </w:rPr>
        <w:t xml:space="preserve">- </w:t>
      </w:r>
      <w:r w:rsidRPr="00286049">
        <w:rPr>
          <w:rFonts w:ascii="FontbitDavid" w:hAnsi="FontbitDavid" w:hint="cs"/>
          <w:rtl/>
        </w:rPr>
        <w:t>מיירי בגלילי דיין עדיף משמן</w:t>
      </w:r>
      <w:r w:rsidR="00FD2855">
        <w:rPr>
          <w:rFonts w:ascii="FontbitDavid" w:hAnsi="FontbitDavid" w:hint="cs"/>
          <w:rtl/>
        </w:rPr>
        <w:t>.</w:t>
      </w:r>
      <w:r w:rsidRPr="00286049">
        <w:rPr>
          <w:rFonts w:ascii="FontbitDavid" w:hAnsi="FontbitDavid" w:hint="cs"/>
          <w:rtl/>
        </w:rPr>
        <w:t xml:space="preserve"> </w:t>
      </w:r>
    </w:p>
    <w:p w14:paraId="74B8AAC9" w14:textId="77777777" w:rsidR="00286049" w:rsidRDefault="00286049" w:rsidP="00A5184B">
      <w:pPr>
        <w:pStyle w:val="36"/>
        <w:framePr w:wrap="notBeside"/>
        <w:rPr>
          <w:rtl/>
        </w:rPr>
      </w:pPr>
      <w:r w:rsidRPr="00286049">
        <w:rPr>
          <w:rFonts w:hint="cs"/>
          <w:rtl/>
        </w:rPr>
        <w:t>ישוב לר''ח:</w:t>
      </w:r>
    </w:p>
    <w:p w14:paraId="6F0896AE" w14:textId="7ACC0D68" w:rsidR="00FF3740" w:rsidRPr="006F178A" w:rsidRDefault="00FF3740" w:rsidP="00F25910">
      <w:r w:rsidRPr="00D454EC">
        <w:rPr>
          <w:rFonts w:ascii="FontbitDavid" w:hAnsi="FontbitDavid" w:hint="cs"/>
          <w:spacing w:val="-2"/>
          <w:rtl/>
        </w:rPr>
        <w:t>שחור הוא לקוי לענין חרישה</w:t>
      </w:r>
      <w:r w:rsidR="0042772C">
        <w:rPr>
          <w:rFonts w:ascii="FontbitDavid" w:hAnsi="FontbitDavid" w:hint="cs"/>
          <w:spacing w:val="-2"/>
          <w:rtl/>
        </w:rPr>
        <w:t>,</w:t>
      </w:r>
      <w:r w:rsidRPr="00D454EC">
        <w:rPr>
          <w:rFonts w:ascii="FontbitDavid" w:hAnsi="FontbitDavid" w:hint="cs"/>
          <w:spacing w:val="-2"/>
          <w:rtl/>
        </w:rPr>
        <w:t xml:space="preserve"> </w:t>
      </w:r>
      <w:r w:rsidR="006870AB">
        <w:rPr>
          <w:rFonts w:ascii="FontbitDavid" w:hAnsi="FontbitDavid" w:hint="cs"/>
          <w:spacing w:val="-2"/>
          <w:rtl/>
        </w:rPr>
        <w:t xml:space="preserve">ולא </w:t>
      </w:r>
      <w:r w:rsidRPr="00D454EC">
        <w:rPr>
          <w:rFonts w:ascii="FontbitDavid" w:hAnsi="FontbitDavid" w:hint="cs"/>
          <w:spacing w:val="-2"/>
          <w:rtl/>
        </w:rPr>
        <w:t>לענין עורות ובשר משובח</w:t>
      </w:r>
      <w:r w:rsidR="00EE1017">
        <w:rPr>
          <w:rFonts w:ascii="FontbitDavid" w:hAnsi="FontbitDavid" w:hint="cs"/>
          <w:spacing w:val="-2"/>
          <w:rtl/>
        </w:rPr>
        <w:t>.</w:t>
      </w:r>
      <w:r w:rsidR="00F25910">
        <w:rPr>
          <w:rFonts w:ascii="FontbitDavid" w:hAnsi="FontbitDavid"/>
          <w:spacing w:val="-2"/>
          <w:rtl/>
        </w:rPr>
        <w:br/>
      </w:r>
      <w:r w:rsidRPr="00FD2855">
        <w:rPr>
          <w:rStyle w:val="a4"/>
          <w:rFonts w:hint="cs"/>
          <w:rtl/>
        </w:rPr>
        <w:t xml:space="preserve">וזהו </w:t>
      </w:r>
      <w:r w:rsidR="0042772C">
        <w:rPr>
          <w:rStyle w:val="a4"/>
          <w:rFonts w:hint="cs"/>
          <w:rtl/>
        </w:rPr>
        <w:t>ש</w:t>
      </w:r>
      <w:r w:rsidRPr="00FD2855">
        <w:rPr>
          <w:rStyle w:val="a4"/>
          <w:rFonts w:hint="cs"/>
          <w:rtl/>
        </w:rPr>
        <w:t>אר</w:t>
      </w:r>
      <w:r w:rsidRPr="00FD2855">
        <w:rPr>
          <w:rStyle w:val="a4"/>
          <w:rtl/>
        </w:rPr>
        <w:t>"</w:t>
      </w:r>
      <w:r w:rsidRPr="00FD2855">
        <w:rPr>
          <w:rStyle w:val="a4"/>
          <w:rFonts w:hint="cs"/>
          <w:rtl/>
        </w:rPr>
        <w:t>ח</w:t>
      </w:r>
      <w:r w:rsidR="00FD2855">
        <w:rPr>
          <w:rStyle w:val="a4"/>
          <w:rFonts w:hint="cs"/>
          <w:rtl/>
        </w:rPr>
        <w:t>:</w:t>
      </w:r>
      <w:r w:rsidRPr="00FD2855">
        <w:rPr>
          <w:rStyle w:val="a4"/>
          <w:rFonts w:hint="cs"/>
          <w:rtl/>
        </w:rPr>
        <w:t xml:space="preserve"> </w:t>
      </w:r>
      <w:r w:rsidRPr="006F178A">
        <w:rPr>
          <w:rFonts w:hint="cs"/>
          <w:rtl/>
        </w:rPr>
        <w:t>שחור לעור, אדום לבשר, לבן לחרישה,</w:t>
      </w:r>
    </w:p>
    <w:p w14:paraId="0177C76D" w14:textId="77777777" w:rsidR="008902BE" w:rsidRPr="008902BE" w:rsidRDefault="008902BE" w:rsidP="00516202">
      <w:pPr>
        <w:pStyle w:val="affff5"/>
        <w:framePr w:wrap="around"/>
        <w:rPr>
          <w:rtl/>
        </w:rPr>
      </w:pPr>
      <w:r w:rsidRPr="008902BE">
        <w:rPr>
          <w:rFonts w:hint="cs"/>
          <w:rtl/>
        </w:rPr>
        <w:t>משנה:</w:t>
      </w:r>
    </w:p>
    <w:p w14:paraId="37899529" w14:textId="77777777" w:rsidR="00FF3740" w:rsidRPr="006F178A" w:rsidRDefault="00FF3740" w:rsidP="000F6CD2">
      <w:pPr>
        <w:pStyle w:val="afffffb"/>
        <w:rPr>
          <w:rtl/>
        </w:rPr>
      </w:pPr>
      <w:r>
        <w:rPr>
          <w:rtl/>
        </w:rPr>
        <w:t>׹</w:t>
      </w:r>
    </w:p>
    <w:p>
      <w:pPr>
        <w:pStyle w:val="affffff2"/>
        <w:rPr>
          <w:ins w:id="20306" w:author="קלוד" w:date="2026-10-06T10:09:33Z"/>
        </w:rPr>
      </w:pPr>
      <w:ins w:id="20305" w:author="קלוד" w:date="2026-10-06T10:09:33Z">
        <w:r>
          <w:t xml:space="preserve">משנה ג</w:t>
        </w:r>
      </w:ins>
    </w:p>
    <w:p w14:paraId="1B0C8982" w14:textId="77777777" w:rsidR="00FF3740" w:rsidRPr="006F178A" w:rsidRDefault="00FF3740" w:rsidP="00FF3740">
      <w:pPr>
        <w:pStyle w:val="affffb"/>
        <w:spacing w:before="120"/>
        <w:rPr>
          <w:rtl/>
        </w:rPr>
        <w:pPrChange w:id="90030" w:author="קלוד" w:date="2026-10-08T12:08:16Z">
          <w:pPr>
            <w:pStyle w:val="affffb"/>
          </w:pPr>
        </w:pPrChange>
      </w:pPr>
      <w:r w:rsidRPr="006F178A">
        <w:rPr>
          <w:rtl/>
        </w:rPr>
        <w:t>מי שנדר בנזיר, ונשאל לחכם ואסרו - מונה משעה שנדר.</w:t>
      </w:r>
    </w:p>
    <w:p w14:paraId="4B03F6B3" w14:textId="66A338A3" w:rsidR="00FF3740" w:rsidRPr="00EE1017" w:rsidRDefault="00FF3740" w:rsidP="00FF3740">
      <w:pPr>
        <w:pStyle w:val="affffb"/>
        <w:rPr>
          <w:spacing w:val="0"/>
          <w:rtl/>
        </w:rPr>
      </w:pPr>
      <w:r w:rsidRPr="00EE1017">
        <w:rPr>
          <w:spacing w:val="0"/>
          <w:rtl/>
        </w:rPr>
        <w:t>נשאל לחכם והתירו, היתה לו בהמה מופרשת תצא ותרעה בעדר.</w:t>
      </w:r>
    </w:p>
    <w:p w14:paraId="721C0CE3" w14:textId="3B918C08" w:rsidR="00FF3740" w:rsidRPr="009C1970" w:rsidRDefault="00FF3740" w:rsidP="00FF3740">
      <w:pPr>
        <w:pStyle w:val="affffb"/>
        <w:rPr>
          <w:rtl/>
        </w:rPr>
      </w:pPr>
      <w:r w:rsidRPr="005C1318">
        <w:rPr>
          <w:rStyle w:val="TanaimMishna"/>
          <w:rtl/>
          <w:rPrChange w:id="20080" w:author="קלוד" w:date="2026-10-06T10:09:33Z">
            <w:rPr>
              <w:rStyle w:val="a4"/>
              <w:rtl/>
            </w:rPr>
          </w:rPrChange>
        </w:rPr>
        <w:t xml:space="preserve">ב"ה לב"ש: </w:t>
      </w:r>
      <w:r w:rsidRPr="00392931">
        <w:rPr>
          <w:rtl/>
        </w:rPr>
        <w:t>אי אתם מודים בזה שהוא הקדש טעות, שתצא</w:t>
      </w:r>
      <w:r w:rsidR="006E35CC">
        <w:rPr>
          <w:rtl/>
        </w:rPr>
        <w:br/>
      </w:r>
      <w:r w:rsidRPr="00392931">
        <w:rPr>
          <w:rtl/>
        </w:rPr>
        <w:t xml:space="preserve"> </w:t>
      </w:r>
      <w:r w:rsidR="006E35CC">
        <w:rPr>
          <w:rtl/>
        </w:rPr>
        <w:tab/>
      </w:r>
      <w:r w:rsidR="006E35CC">
        <w:rPr>
          <w:rtl/>
        </w:rPr>
        <w:tab/>
      </w:r>
      <w:r w:rsidR="006E35CC">
        <w:rPr>
          <w:rtl/>
        </w:rPr>
        <w:tab/>
      </w:r>
      <w:r w:rsidR="006E35CC">
        <w:rPr>
          <w:rtl/>
        </w:rPr>
        <w:tab/>
      </w:r>
      <w:r w:rsidR="006E35CC">
        <w:rPr>
          <w:rtl/>
        </w:rPr>
        <w:tab/>
      </w:r>
      <w:r w:rsidR="006E35CC">
        <w:rPr>
          <w:rtl/>
        </w:rPr>
        <w:tab/>
      </w:r>
      <w:r w:rsidRPr="00392931">
        <w:rPr>
          <w:rtl/>
        </w:rPr>
        <w:t xml:space="preserve">ותרעה בעדר? </w:t>
      </w:r>
    </w:p>
    <w:p w14:paraId="392754D4" w14:textId="4A95ED16" w:rsidR="00FF3740" w:rsidRPr="00EE1017" w:rsidRDefault="00735312" w:rsidP="00FF3740">
      <w:pPr>
        <w:pStyle w:val="affffb"/>
        <w:rPr>
          <w:spacing w:val="6"/>
          <w:rtl/>
        </w:rPr>
      </w:pPr>
      <w:r w:rsidRPr="00EE1017">
        <w:rPr>
          <w:rStyle w:val="TanaimMishna"/>
          <w:rFonts w:hint="cs"/>
          <w:spacing w:val="6"/>
          <w:rtl/>
          <w:rPrChange w:id="20081" w:author="קלוד" w:date="2026-10-06T10:09:33Z">
            <w:rPr>
              <w:rStyle w:val="a4"/>
              <w:rFonts w:hint="cs"/>
              <w:spacing w:val="6"/>
              <w:rtl/>
            </w:rPr>
          </w:rPrChange>
        </w:rPr>
        <w:t xml:space="preserve">א''ל </w:t>
      </w:r>
      <w:r w:rsidR="00FF3740" w:rsidRPr="00EE1017">
        <w:rPr>
          <w:rStyle w:val="TanaimMishna"/>
          <w:spacing w:val="6"/>
          <w:rtl/>
          <w:rPrChange w:id="20082" w:author="קלוד" w:date="2026-10-06T10:09:33Z">
            <w:rPr>
              <w:rStyle w:val="a4"/>
              <w:spacing w:val="6"/>
              <w:rtl/>
            </w:rPr>
          </w:rPrChange>
        </w:rPr>
        <w:t xml:space="preserve">ב"ש: </w:t>
      </w:r>
      <w:r w:rsidR="00FF3740" w:rsidRPr="00EE1017">
        <w:rPr>
          <w:spacing w:val="6"/>
          <w:rtl/>
        </w:rPr>
        <w:t>אי אתם מודים, במי שטעה וקרא לתשיעי עשירי,</w:t>
      </w:r>
      <w:r w:rsidR="006E35CC">
        <w:rPr>
          <w:spacing w:val="6"/>
          <w:rtl/>
        </w:rPr>
        <w:br/>
      </w:r>
      <w:r w:rsidR="00FF3740" w:rsidRPr="00EE1017">
        <w:rPr>
          <w:spacing w:val="6"/>
          <w:rtl/>
        </w:rPr>
        <w:t xml:space="preserve"> </w:t>
      </w:r>
      <w:r w:rsidR="006E35CC">
        <w:rPr>
          <w:spacing w:val="6"/>
          <w:rtl/>
        </w:rPr>
        <w:tab/>
      </w:r>
      <w:r w:rsidR="006E35CC">
        <w:rPr>
          <w:spacing w:val="6"/>
          <w:rtl/>
        </w:rPr>
        <w:tab/>
      </w:r>
      <w:r w:rsidR="006E35CC">
        <w:rPr>
          <w:spacing w:val="6"/>
          <w:rtl/>
        </w:rPr>
        <w:tab/>
      </w:r>
      <w:r w:rsidR="006E35CC">
        <w:rPr>
          <w:spacing w:val="6"/>
          <w:rtl/>
        </w:rPr>
        <w:tab/>
      </w:r>
      <w:r w:rsidR="006E35CC" w:rsidRPr="006E35CC">
        <w:rPr>
          <w:rtl/>
        </w:rPr>
        <w:tab/>
      </w:r>
      <w:r w:rsidR="00FF3740" w:rsidRPr="006E35CC">
        <w:rPr>
          <w:rtl/>
        </w:rPr>
        <w:t>ולעשירי תשיעי, ולאחד עשר עשירי, שהוא מקודש?</w:t>
      </w:r>
    </w:p>
    <w:p w14:paraId="34EE264D" w14:textId="2B17BB20" w:rsidR="00FF3740" w:rsidRPr="006F178A" w:rsidRDefault="00735312" w:rsidP="00FF3740">
      <w:pPr>
        <w:pStyle w:val="affffb"/>
        <w:rPr>
          <w:rtl/>
        </w:rPr>
      </w:pPr>
      <w:r>
        <w:rPr>
          <w:rStyle w:val="TanaimMishna"/>
          <w:rFonts w:hint="cs"/>
          <w:rtl/>
          <w:rPrChange w:id="20083" w:author="קלוד" w:date="2026-10-06T10:09:33Z">
            <w:rPr>
              <w:rStyle w:val="a4"/>
              <w:rFonts w:hint="cs"/>
              <w:rtl/>
            </w:rPr>
          </w:rPrChange>
        </w:rPr>
        <w:t>א''ל</w:t>
      </w:r>
      <w:r w:rsidR="00FF3740" w:rsidRPr="005C1318">
        <w:rPr>
          <w:rStyle w:val="TanaimMishna"/>
          <w:rtl/>
          <w:rPrChange w:id="20084" w:author="קלוד" w:date="2026-10-06T10:09:33Z">
            <w:rPr>
              <w:rStyle w:val="a4"/>
              <w:rtl/>
            </w:rPr>
          </w:rPrChange>
        </w:rPr>
        <w:t xml:space="preserve"> ב"ה: </w:t>
      </w:r>
      <w:r w:rsidR="00FF3740" w:rsidRPr="006F178A">
        <w:rPr>
          <w:rtl/>
        </w:rPr>
        <w:t>לא השבט קידשו, ומה אילו טעה והניח את השבט על שמיני ועל שנים עשר, שמא עשה כלום? אלא כתוב שקידש העשירי, הוא קידש התשיעי ואת אחד עשר.</w:t>
      </w:r>
    </w:p>
    <w:p w14:paraId="2F403748" w14:textId="77777777" w:rsidR="00FF3740" w:rsidRPr="006F178A" w:rsidRDefault="00FF3740" w:rsidP="00516202">
      <w:pPr>
        <w:pStyle w:val="affff5"/>
        <w:framePr w:wrap="around"/>
        <w:rPr>
          <w:rtl/>
        </w:rPr>
      </w:pPr>
      <w:r w:rsidRPr="006F178A">
        <w:rPr>
          <w:rFonts w:hint="cs"/>
          <w:rtl/>
        </w:rPr>
        <w:t>לב.</w:t>
      </w:r>
    </w:p>
    <w:p w14:paraId="00466B35" w14:textId="4489420E" w:rsidR="00FF3740" w:rsidRPr="006F178A" w:rsidRDefault="00F31F0A" w:rsidP="00BA44EB">
      <w:pPr>
        <w:pStyle w:val="a7"/>
        <w:rPr>
          <w:rtl/>
        </w:rPr>
      </w:pPr>
      <w:r>
        <w:rPr>
          <w:rFonts w:hint="cs"/>
          <w:rtl/>
        </w:rPr>
        <w:t xml:space="preserve">כמאן </w:t>
      </w:r>
      <w:r w:rsidR="00FF3740" w:rsidRPr="006F178A">
        <w:rPr>
          <w:rtl/>
        </w:rPr>
        <w:t>מתני'</w:t>
      </w:r>
      <w:r w:rsidR="00FF3740" w:rsidRPr="006F178A">
        <w:rPr>
          <w:rFonts w:hint="cs"/>
          <w:rtl/>
        </w:rPr>
        <w:t xml:space="preserve"> </w:t>
      </w:r>
      <w:r w:rsidR="00FF3740" w:rsidRPr="006F178A">
        <w:rPr>
          <w:rtl/>
        </w:rPr>
        <w:t xml:space="preserve">לא ר' יוסי ולא רבנן! </w:t>
      </w:r>
    </w:p>
    <w:p w14:paraId="25FD9155" w14:textId="77777777" w:rsidR="00F5557B" w:rsidRDefault="00FF3740" w:rsidP="00A5184B">
      <w:pPr>
        <w:pStyle w:val="36"/>
        <w:framePr w:wrap="notBeside"/>
        <w:rPr>
          <w:rtl/>
        </w:rPr>
      </w:pPr>
      <w:r w:rsidRPr="00F5557B">
        <w:rPr>
          <w:rtl/>
        </w:rPr>
        <w:t xml:space="preserve">דתניא: </w:t>
      </w:r>
    </w:p>
    <w:p w14:paraId="288B9377" w14:textId="7EA89F8B" w:rsidR="00FF3740" w:rsidRPr="006F178A" w:rsidRDefault="00FF3740" w:rsidP="00FF3740">
      <w:pPr>
        <w:rPr>
          <w:rtl/>
        </w:rPr>
      </w:pPr>
      <w:r w:rsidRPr="006F178A">
        <w:rPr>
          <w:rtl/>
        </w:rPr>
        <w:t xml:space="preserve">מי שנדר ועבר על נזירותו, אין נזקקין לו </w:t>
      </w:r>
      <w:r w:rsidRPr="006F178A">
        <w:rPr>
          <w:rFonts w:hint="cs"/>
          <w:rtl/>
        </w:rPr>
        <w:t>א</w:t>
      </w:r>
      <w:r w:rsidRPr="006F178A">
        <w:rPr>
          <w:rtl/>
        </w:rPr>
        <w:t xml:space="preserve">א"כ מונה בהן איסור כימים שנהג בהם היתר, </w:t>
      </w:r>
      <w:r w:rsidRPr="0008160A">
        <w:rPr>
          <w:rStyle w:val="a4"/>
          <w:rFonts w:hint="cs"/>
          <w:rtl/>
        </w:rPr>
        <w:t>ולריו</w:t>
      </w:r>
      <w:r w:rsidRPr="0008160A">
        <w:rPr>
          <w:rStyle w:val="a4"/>
          <w:rtl/>
        </w:rPr>
        <w:t>"</w:t>
      </w:r>
      <w:r w:rsidRPr="0008160A">
        <w:rPr>
          <w:rStyle w:val="a4"/>
          <w:rFonts w:hint="cs"/>
          <w:rtl/>
        </w:rPr>
        <w:t>ס</w:t>
      </w:r>
      <w:r w:rsidRPr="0008160A">
        <w:rPr>
          <w:rStyle w:val="a4"/>
          <w:rtl/>
        </w:rPr>
        <w:t xml:space="preserve"> </w:t>
      </w:r>
      <w:r w:rsidRPr="006F178A">
        <w:rPr>
          <w:rtl/>
        </w:rPr>
        <w:t xml:space="preserve">דיו </w:t>
      </w:r>
      <w:r w:rsidRPr="006F178A">
        <w:rPr>
          <w:rFonts w:hint="cs"/>
          <w:rtl/>
        </w:rPr>
        <w:t>ל'</w:t>
      </w:r>
      <w:r w:rsidRPr="006F178A">
        <w:rPr>
          <w:rtl/>
        </w:rPr>
        <w:t xml:space="preserve"> יום</w:t>
      </w:r>
    </w:p>
    <w:p w14:paraId="0DA51374" w14:textId="02062FB9" w:rsidR="00FF3740" w:rsidRPr="006F178A" w:rsidRDefault="00FF3740" w:rsidP="00FC7035">
      <w:pPr>
        <w:spacing w:after="40"/>
        <w:rPr>
          <w:rtl/>
        </w:rPr>
      </w:pPr>
      <w:r w:rsidRPr="00F31F0A">
        <w:rPr>
          <w:rStyle w:val="a4"/>
          <w:rtl/>
        </w:rPr>
        <w:t>אי רבנן</w:t>
      </w:r>
      <w:r w:rsidR="00711C2A">
        <w:rPr>
          <w:rStyle w:val="a4"/>
          <w:rFonts w:hint="cs"/>
          <w:rtl/>
        </w:rPr>
        <w:t>:</w:t>
      </w:r>
      <w:r w:rsidRPr="00735312">
        <w:rPr>
          <w:rStyle w:val="a4"/>
          <w:rtl/>
        </w:rPr>
        <w:t xml:space="preserve"> </w:t>
      </w:r>
      <w:r w:rsidRPr="006F178A">
        <w:rPr>
          <w:rtl/>
        </w:rPr>
        <w:t xml:space="preserve">קשיא נזירות מועטת! </w:t>
      </w:r>
      <w:r w:rsidRPr="00735312">
        <w:rPr>
          <w:rStyle w:val="a4"/>
          <w:rtl/>
        </w:rPr>
        <w:t xml:space="preserve">אי ר' יוסי, </w:t>
      </w:r>
      <w:r w:rsidRPr="006F178A">
        <w:rPr>
          <w:rtl/>
        </w:rPr>
        <w:t xml:space="preserve">קשיא נזירות מרובה! </w:t>
      </w:r>
    </w:p>
    <w:p w14:paraId="571AA07F" w14:textId="08FEBC90" w:rsidR="00531A7D" w:rsidRDefault="001255D0" w:rsidP="00A5184B">
      <w:pPr>
        <w:pStyle w:val="36"/>
        <w:framePr w:wrap="notBeside"/>
        <w:rPr>
          <w:rFonts w:ascii="FontbitDavid" w:hAnsi="FontbitDavid"/>
          <w:rtl/>
        </w:rPr>
      </w:pPr>
      <w:r>
        <w:rPr>
          <w:rFonts w:hint="cs"/>
          <w:rtl/>
        </w:rPr>
        <w:t>א. כ</w:t>
      </w:r>
      <w:r w:rsidR="00FF3740" w:rsidRPr="00531A7D">
        <w:rPr>
          <w:rtl/>
        </w:rPr>
        <w:t>ר' יוסי</w:t>
      </w:r>
      <w:r w:rsidR="00FF3740" w:rsidRPr="00531A7D">
        <w:rPr>
          <w:rFonts w:hint="cs"/>
          <w:rtl/>
        </w:rPr>
        <w:t>:</w:t>
      </w:r>
    </w:p>
    <w:p w14:paraId="10E7F520" w14:textId="5E38BE6D" w:rsidR="00FF3740" w:rsidRPr="006F178A" w:rsidRDefault="00FF3740" w:rsidP="00FF3740">
      <w:pPr>
        <w:rPr>
          <w:rtl/>
        </w:rPr>
      </w:pPr>
      <w:r w:rsidRPr="00735312">
        <w:rPr>
          <w:rFonts w:ascii="FontbitDavid" w:hAnsi="FontbitDavid"/>
          <w:rtl/>
        </w:rPr>
        <w:t>כאן בנזירות מרובה, כאן בנזירות מועטת</w:t>
      </w:r>
      <w:r w:rsidR="001A7DD4" w:rsidRPr="00735312">
        <w:rPr>
          <w:rFonts w:ascii="FontbitDavid" w:hAnsi="FontbitDavid"/>
          <w:rtl/>
        </w:rPr>
        <w:t>.</w:t>
      </w:r>
    </w:p>
    <w:p w14:paraId="0627C47E" w14:textId="13D41111" w:rsidR="001255D0" w:rsidRDefault="001255D0" w:rsidP="00A5184B">
      <w:pPr>
        <w:pStyle w:val="36"/>
        <w:framePr w:wrap="notBeside"/>
        <w:rPr>
          <w:rtl/>
        </w:rPr>
      </w:pPr>
      <w:r>
        <w:rPr>
          <w:rFonts w:hint="cs"/>
          <w:rtl/>
        </w:rPr>
        <w:t>ב. כ</w:t>
      </w:r>
      <w:r w:rsidR="00FF3740" w:rsidRPr="001255D0">
        <w:rPr>
          <w:rtl/>
        </w:rPr>
        <w:t>רבנן</w:t>
      </w:r>
      <w:r w:rsidR="00FF3740" w:rsidRPr="001255D0">
        <w:rPr>
          <w:rFonts w:hint="cs"/>
          <w:rtl/>
        </w:rPr>
        <w:t>:</w:t>
      </w:r>
      <w:r w:rsidR="00FF3740" w:rsidRPr="001255D0">
        <w:rPr>
          <w:rtl/>
        </w:rPr>
        <w:t xml:space="preserve"> </w:t>
      </w:r>
    </w:p>
    <w:p w14:paraId="2DB39801" w14:textId="53733792" w:rsidR="00FF3740" w:rsidRPr="006F178A" w:rsidRDefault="00FF3740" w:rsidP="00FF3740">
      <w:pPr>
        <w:rPr>
          <w:rtl/>
        </w:rPr>
      </w:pPr>
      <w:r w:rsidRPr="006F178A">
        <w:rPr>
          <w:rtl/>
        </w:rPr>
        <w:t>לא תימא משעה שנזר, אלא אימא כמשעה שנזר.</w:t>
      </w:r>
    </w:p>
    <w:p w14:paraId="3C7B4669" w14:textId="77777777" w:rsidR="00FF3740" w:rsidRPr="006F178A" w:rsidRDefault="00FF3740" w:rsidP="00FF3740">
      <w:pPr>
        <w:pStyle w:val="afffff3"/>
        <w:rPr>
          <w:b/>
          <w:sz w:val="20"/>
          <w:rtl/>
        </w:rPr>
      </w:pPr>
      <w:ins w:id="9843" w:author="מספור קטעי משנה" w:date="2026-10-06T06:45:37Z">
        <w:r>
          <w:rPr>
            <w:rStyle w:val="MisparKeta"/>
          </w:rPr>
          <w:t xml:space="preserve">ב. </w:t>
        </w:r>
      </w:ins>
      <w:r w:rsidRPr="006F178A">
        <w:rPr>
          <w:b/>
          <w:rtl/>
          <w:rPrChange w:id="40029" w:author="Claude" w:date="2026-10-06T13:34:43Z">
            <w:rPr>
              <w:b/>
              <w:sz w:val="20"/>
              <w:rtl/>
            </w:rPr>
          </w:rPrChange>
        </w:rPr>
        <w:t>נשאל לחכמים והתירוהו וכו'.</w:t>
      </w:r>
    </w:p>
    <w:p w14:paraId="67DE8D53" w14:textId="6BDE25DE" w:rsidR="008B3F36" w:rsidRDefault="009B2787" w:rsidP="00A5184B">
      <w:pPr>
        <w:pStyle w:val="36"/>
        <w:framePr w:wrap="notBeside"/>
        <w:rPr>
          <w:rtl/>
        </w:rPr>
      </w:pPr>
      <w:r>
        <w:rPr>
          <w:rFonts w:hint="cs"/>
          <w:rtl/>
        </w:rPr>
        <w:t>רי''ר:</w:t>
      </w:r>
    </w:p>
    <w:p w14:paraId="36A69080" w14:textId="37EDB46F" w:rsidR="00E12BA8" w:rsidRDefault="00FF3740" w:rsidP="00FF3740">
      <w:pPr>
        <w:rPr>
          <w:rFonts w:ascii="FontbitDavid" w:hAnsi="FontbitDavid"/>
          <w:rtl/>
        </w:rPr>
      </w:pPr>
      <w:r w:rsidRPr="00CB7CC4">
        <w:rPr>
          <w:rStyle w:val="a4"/>
          <w:rtl/>
        </w:rPr>
        <w:t>מ</w:t>
      </w:r>
      <w:r w:rsidR="009B2787">
        <w:rPr>
          <w:rStyle w:val="a4"/>
          <w:rFonts w:hint="cs"/>
          <w:rtl/>
        </w:rPr>
        <w:t>הא דל</w:t>
      </w:r>
      <w:r w:rsidRPr="00CB7CC4">
        <w:rPr>
          <w:rStyle w:val="a4"/>
          <w:rtl/>
        </w:rPr>
        <w:t>ב"ש</w:t>
      </w:r>
      <w:r w:rsidR="00CB7CC4" w:rsidRPr="00CB7CC4">
        <w:rPr>
          <w:rStyle w:val="a4"/>
          <w:rFonts w:hint="cs"/>
          <w:rtl/>
        </w:rPr>
        <w:t>:</w:t>
      </w:r>
      <w:r w:rsidR="00E12BA8">
        <w:rPr>
          <w:rFonts w:ascii="FontbitDavid" w:hAnsi="FontbitDavid" w:hint="cs"/>
          <w:rtl/>
        </w:rPr>
        <w:t xml:space="preserve"> </w:t>
      </w:r>
      <w:r w:rsidR="00CB7CC4">
        <w:rPr>
          <w:rFonts w:ascii="FontbitDavid" w:hAnsi="FontbitDavid" w:hint="cs"/>
          <w:rtl/>
        </w:rPr>
        <w:t>אף ש</w:t>
      </w:r>
      <w:r w:rsidRPr="006F178A">
        <w:rPr>
          <w:rFonts w:ascii="FontbitDavid" w:hAnsi="FontbitDavid"/>
          <w:rtl/>
        </w:rPr>
        <w:t>הקדש בטעות הוי הקדש</w:t>
      </w:r>
      <w:r w:rsidR="008B3F36">
        <w:rPr>
          <w:rFonts w:ascii="FontbitDavid" w:hAnsi="FontbitDavid" w:hint="cs"/>
          <w:rtl/>
        </w:rPr>
        <w:t xml:space="preserve">, </w:t>
      </w:r>
    </w:p>
    <w:p w14:paraId="6048FCCA" w14:textId="0A493C9A" w:rsidR="00FF3740" w:rsidRPr="006F178A" w:rsidRDefault="00FF3740" w:rsidP="009B2787">
      <w:pPr>
        <w:ind w:left="565" w:firstLine="113"/>
        <w:rPr>
          <w:rtl/>
        </w:rPr>
      </w:pPr>
      <w:r w:rsidRPr="006F178A">
        <w:rPr>
          <w:rFonts w:ascii="FontbitDavid" w:hAnsi="FontbitDavid"/>
          <w:rtl/>
        </w:rPr>
        <w:t>כ</w:t>
      </w:r>
      <w:r w:rsidR="00CB7CC4">
        <w:rPr>
          <w:rFonts w:ascii="FontbitDavid" w:hAnsi="FontbitDavid" w:hint="cs"/>
          <w:rtl/>
        </w:rPr>
        <w:t>ש</w:t>
      </w:r>
      <w:r w:rsidRPr="006F178A">
        <w:rPr>
          <w:rFonts w:ascii="FontbitDavid" w:hAnsi="FontbitDavid" w:hint="cs"/>
          <w:rtl/>
        </w:rPr>
        <w:t xml:space="preserve">נתברר דלא טוב נזר - </w:t>
      </w:r>
      <w:r w:rsidRPr="006F178A">
        <w:rPr>
          <w:rFonts w:ascii="FontbitDavid" w:hAnsi="FontbitDavid"/>
          <w:rtl/>
        </w:rPr>
        <w:t xml:space="preserve">תצא ותרעה בעדר, </w:t>
      </w:r>
    </w:p>
    <w:p w14:paraId="7C2EB0DC" w14:textId="187D263E" w:rsidR="00E12BA8" w:rsidRDefault="00CB7CC4" w:rsidP="00FF3740">
      <w:pPr>
        <w:rPr>
          <w:rtl/>
        </w:rPr>
      </w:pPr>
      <w:r w:rsidRPr="00E12BA8">
        <w:rPr>
          <w:rStyle w:val="a4"/>
          <w:rFonts w:hint="cs"/>
          <w:rtl/>
        </w:rPr>
        <w:t>נשמע לב''ה:</w:t>
      </w:r>
      <w:r>
        <w:rPr>
          <w:rFonts w:hint="cs"/>
          <w:rtl/>
        </w:rPr>
        <w:t xml:space="preserve"> </w:t>
      </w:r>
      <w:r w:rsidR="00E12BA8">
        <w:rPr>
          <w:rtl/>
        </w:rPr>
        <w:tab/>
      </w:r>
      <w:r>
        <w:rPr>
          <w:rFonts w:hint="cs"/>
          <w:rtl/>
        </w:rPr>
        <w:t>דאף ש</w:t>
      </w:r>
      <w:r w:rsidR="00FF3740" w:rsidRPr="006F178A">
        <w:rPr>
          <w:rtl/>
        </w:rPr>
        <w:t xml:space="preserve">תמורה בטעות הוי תמורה, </w:t>
      </w:r>
    </w:p>
    <w:p w14:paraId="6B16B8A2" w14:textId="30F9DA0B" w:rsidR="00FF3740" w:rsidRPr="006F178A" w:rsidRDefault="00FF3740" w:rsidP="00E12BA8">
      <w:pPr>
        <w:ind w:left="565" w:firstLine="113"/>
        <w:rPr>
          <w:rtl/>
        </w:rPr>
      </w:pPr>
      <w:r w:rsidRPr="006F178A">
        <w:rPr>
          <w:rtl/>
        </w:rPr>
        <w:t xml:space="preserve">אבל </w:t>
      </w:r>
      <w:r w:rsidR="00676972">
        <w:rPr>
          <w:rFonts w:hint="cs"/>
          <w:rtl/>
        </w:rPr>
        <w:t>כשנעקר</w:t>
      </w:r>
      <w:r w:rsidRPr="006F178A">
        <w:rPr>
          <w:rtl/>
        </w:rPr>
        <w:t xml:space="preserve"> עיקר הקדש -</w:t>
      </w:r>
      <w:r w:rsidR="00676972">
        <w:rPr>
          <w:rFonts w:hint="cs"/>
          <w:rtl/>
        </w:rPr>
        <w:t>נעקרה</w:t>
      </w:r>
      <w:r w:rsidRPr="006F178A">
        <w:rPr>
          <w:rtl/>
        </w:rPr>
        <w:t xml:space="preserve"> </w:t>
      </w:r>
      <w:r w:rsidR="00676972">
        <w:rPr>
          <w:rFonts w:hint="cs"/>
          <w:rtl/>
        </w:rPr>
        <w:t>ה</w:t>
      </w:r>
      <w:r w:rsidRPr="006F178A">
        <w:rPr>
          <w:rtl/>
        </w:rPr>
        <w:t>תמורה.</w:t>
      </w:r>
    </w:p>
    <w:p w14:paraId="1ECD1C22" w14:textId="663AA5E3" w:rsidR="00FF3740" w:rsidRPr="000816F6" w:rsidRDefault="001D50B6" w:rsidP="00BA44EB">
      <w:pPr>
        <w:pStyle w:val="a7"/>
        <w:rPr>
          <w:rtl/>
        </w:rPr>
      </w:pPr>
      <w:r w:rsidRPr="000816F6">
        <w:rPr>
          <w:rFonts w:hint="cs"/>
          <w:rtl/>
        </w:rPr>
        <w:t>מעשר</w:t>
      </w:r>
      <w:r w:rsidR="000816F6">
        <w:rPr>
          <w:rFonts w:hint="cs"/>
          <w:rtl/>
        </w:rPr>
        <w:t>:</w:t>
      </w:r>
      <w:r w:rsidRPr="000816F6">
        <w:rPr>
          <w:rFonts w:hint="cs"/>
          <w:rtl/>
        </w:rPr>
        <w:t xml:space="preserve"> </w:t>
      </w:r>
      <w:r w:rsidR="000816F6">
        <w:rPr>
          <w:rFonts w:hint="cs"/>
          <w:rtl/>
        </w:rPr>
        <w:t xml:space="preserve">המחלוקת </w:t>
      </w:r>
      <w:r w:rsidRPr="000816F6">
        <w:rPr>
          <w:rFonts w:hint="cs"/>
          <w:rtl/>
        </w:rPr>
        <w:t xml:space="preserve">אם טעותו </w:t>
      </w:r>
      <w:r w:rsidR="000816F6" w:rsidRPr="000816F6">
        <w:rPr>
          <w:rFonts w:hint="cs"/>
          <w:rtl/>
        </w:rPr>
        <w:t>ולא כוונתו</w:t>
      </w:r>
    </w:p>
    <w:p w14:paraId="3DBD0FE1" w14:textId="6D01F0ED" w:rsidR="00FF3740" w:rsidRPr="006F178A" w:rsidRDefault="00B32E8F" w:rsidP="00FF3740">
      <w:pPr>
        <w:rPr>
          <w:rtl/>
        </w:rPr>
      </w:pPr>
      <w:r w:rsidRPr="00B32E8F">
        <w:rPr>
          <w:rStyle w:val="a4"/>
          <w:rFonts w:hint="cs"/>
          <w:rtl/>
        </w:rPr>
        <w:t>ר''נ</w:t>
      </w:r>
      <w:r w:rsidR="00FF3740" w:rsidRPr="00B32E8F">
        <w:rPr>
          <w:rStyle w:val="a4"/>
          <w:rtl/>
        </w:rPr>
        <w:t>:</w:t>
      </w:r>
      <w:r w:rsidR="00FF3740" w:rsidRPr="006F178A">
        <w:rPr>
          <w:rFonts w:ascii="FontbitDavid" w:hAnsi="FontbitDavid"/>
          <w:rtl/>
        </w:rPr>
        <w:t xml:space="preserve"> טעותו ולא כוונתו, </w:t>
      </w:r>
      <w:r w:rsidR="00FF3740" w:rsidRPr="00B32E8F">
        <w:rPr>
          <w:rStyle w:val="a4"/>
          <w:rFonts w:hint="cs"/>
          <w:rtl/>
        </w:rPr>
        <w:t xml:space="preserve"> </w:t>
      </w:r>
      <w:r w:rsidR="00FF3740" w:rsidRPr="00B32E8F">
        <w:rPr>
          <w:rStyle w:val="a4"/>
          <w:rtl/>
        </w:rPr>
        <w:t>ר"</w:t>
      </w:r>
      <w:r w:rsidR="00FF3740" w:rsidRPr="00B32E8F">
        <w:rPr>
          <w:rStyle w:val="a4"/>
          <w:rFonts w:hint="cs"/>
          <w:rtl/>
        </w:rPr>
        <w:t>ח ורבר</w:t>
      </w:r>
      <w:r w:rsidR="00FF3740" w:rsidRPr="00B32E8F">
        <w:rPr>
          <w:rStyle w:val="a4"/>
          <w:rtl/>
        </w:rPr>
        <w:t>"</w:t>
      </w:r>
      <w:r w:rsidR="00FF3740" w:rsidRPr="00B32E8F">
        <w:rPr>
          <w:rStyle w:val="a4"/>
          <w:rFonts w:hint="cs"/>
          <w:rtl/>
        </w:rPr>
        <w:t>ה</w:t>
      </w:r>
      <w:r w:rsidR="00FF3740" w:rsidRPr="00B32E8F">
        <w:rPr>
          <w:rStyle w:val="a4"/>
          <w:rtl/>
        </w:rPr>
        <w:t xml:space="preserve">: </w:t>
      </w:r>
      <w:r w:rsidR="00FF3740" w:rsidRPr="006F178A">
        <w:rPr>
          <w:rFonts w:ascii="FontbitDavid" w:hAnsi="FontbitDavid"/>
          <w:rtl/>
        </w:rPr>
        <w:t>טעותו וכ"ש כוונתו.</w:t>
      </w:r>
    </w:p>
    <w:p w14:paraId="4B31FFA9" w14:textId="77777777" w:rsidR="00B32E8F" w:rsidRPr="00A32D1F" w:rsidRDefault="00FF3740" w:rsidP="00A5184B">
      <w:pPr>
        <w:pStyle w:val="36"/>
        <w:framePr w:wrap="notBeside"/>
        <w:rPr>
          <w:rtl/>
        </w:rPr>
      </w:pPr>
      <w:r w:rsidRPr="00A32D1F">
        <w:rPr>
          <w:rFonts w:hint="cs"/>
          <w:rtl/>
        </w:rPr>
        <w:t>רבא לר</w:t>
      </w:r>
      <w:r w:rsidRPr="00A32D1F">
        <w:rPr>
          <w:rtl/>
        </w:rPr>
        <w:t>"</w:t>
      </w:r>
      <w:r w:rsidRPr="00A32D1F">
        <w:rPr>
          <w:rFonts w:hint="cs"/>
          <w:rtl/>
        </w:rPr>
        <w:t>נ</w:t>
      </w:r>
      <w:r w:rsidRPr="00A32D1F">
        <w:rPr>
          <w:rtl/>
        </w:rPr>
        <w:t xml:space="preserve">: </w:t>
      </w:r>
    </w:p>
    <w:p w14:paraId="50591C46" w14:textId="77777777" w:rsidR="00C007B5" w:rsidRDefault="00FF3740" w:rsidP="00FF3740">
      <w:pPr>
        <w:rPr>
          <w:rStyle w:val="a4"/>
          <w:rtl/>
        </w:rPr>
      </w:pPr>
      <w:r w:rsidRPr="006F178A">
        <w:rPr>
          <w:rtl/>
        </w:rPr>
        <w:t>ל</w:t>
      </w:r>
      <w:r w:rsidR="00B32E8F">
        <w:rPr>
          <w:rFonts w:hint="cs"/>
          <w:rtl/>
        </w:rPr>
        <w:t>שיטתך</w:t>
      </w:r>
      <w:r w:rsidRPr="006F178A">
        <w:rPr>
          <w:rtl/>
        </w:rPr>
        <w:t xml:space="preserve"> ד</w:t>
      </w:r>
      <w:r w:rsidR="003136E5">
        <w:rPr>
          <w:rFonts w:hint="cs"/>
          <w:rtl/>
        </w:rPr>
        <w:t>רק בטעות מתקדש</w:t>
      </w:r>
      <w:r w:rsidRPr="006F178A">
        <w:rPr>
          <w:rtl/>
        </w:rPr>
        <w:t xml:space="preserve">, </w:t>
      </w:r>
    </w:p>
    <w:p w14:paraId="2A1BDBE5" w14:textId="5D52EC52" w:rsidR="003136E5" w:rsidRDefault="00C007B5" w:rsidP="00FF3740">
      <w:pPr>
        <w:rPr>
          <w:rtl/>
        </w:rPr>
      </w:pPr>
      <w:r>
        <w:rPr>
          <w:rStyle w:val="a4"/>
          <w:rFonts w:hint="cs"/>
          <w:rtl/>
        </w:rPr>
        <w:t xml:space="preserve">מה שאמרו </w:t>
      </w:r>
      <w:r w:rsidR="00FF3740" w:rsidRPr="003136E5">
        <w:rPr>
          <w:rStyle w:val="a4"/>
          <w:rtl/>
        </w:rPr>
        <w:t>ב"</w:t>
      </w:r>
      <w:r w:rsidR="00FF3740" w:rsidRPr="003136E5">
        <w:rPr>
          <w:rStyle w:val="a4"/>
          <w:rFonts w:hint="cs"/>
          <w:rtl/>
        </w:rPr>
        <w:t>ש לב</w:t>
      </w:r>
      <w:r w:rsidR="00FF3740" w:rsidRPr="003136E5">
        <w:rPr>
          <w:rStyle w:val="a4"/>
          <w:rtl/>
        </w:rPr>
        <w:t>"</w:t>
      </w:r>
      <w:r w:rsidR="00FF3740" w:rsidRPr="003136E5">
        <w:rPr>
          <w:rStyle w:val="a4"/>
          <w:rFonts w:hint="cs"/>
          <w:rtl/>
        </w:rPr>
        <w:t>ה</w:t>
      </w:r>
      <w:r w:rsidR="00FF3740" w:rsidRPr="003136E5">
        <w:rPr>
          <w:rStyle w:val="a4"/>
          <w:rtl/>
        </w:rPr>
        <w:t xml:space="preserve">: </w:t>
      </w:r>
      <w:r w:rsidR="00FF3740" w:rsidRPr="006F178A">
        <w:rPr>
          <w:rtl/>
        </w:rPr>
        <w:t>אי אתם מודים שאילו קרא לתשיעי עשירי, ולעשירי תשיעי, ול</w:t>
      </w:r>
      <w:r>
        <w:rPr>
          <w:rFonts w:hint="cs"/>
          <w:rtl/>
        </w:rPr>
        <w:t>י''א</w:t>
      </w:r>
      <w:r w:rsidR="00FF3740" w:rsidRPr="006F178A">
        <w:rPr>
          <w:rtl/>
        </w:rPr>
        <w:t xml:space="preserve"> עשירי, ששלשתן מקודשין? </w:t>
      </w:r>
    </w:p>
    <w:p w14:paraId="23A16D3B" w14:textId="005137A8" w:rsidR="00FF3740" w:rsidRPr="006F178A" w:rsidRDefault="00FF3740" w:rsidP="003136E5">
      <w:pPr>
        <w:rPr>
          <w:rtl/>
        </w:rPr>
      </w:pPr>
      <w:r w:rsidRPr="00C007B5">
        <w:rPr>
          <w:rStyle w:val="a4"/>
          <w:rtl/>
        </w:rPr>
        <w:t>ו</w:t>
      </w:r>
      <w:r w:rsidR="003136E5" w:rsidRPr="00C007B5">
        <w:rPr>
          <w:rStyle w:val="a4"/>
          <w:rFonts w:hint="cs"/>
          <w:rtl/>
        </w:rPr>
        <w:t>ש</w:t>
      </w:r>
      <w:r w:rsidRPr="00C007B5">
        <w:rPr>
          <w:rStyle w:val="a4"/>
          <w:rtl/>
        </w:rPr>
        <w:t>תקו ב</w:t>
      </w:r>
      <w:r w:rsidR="003136E5" w:rsidRPr="00C007B5">
        <w:rPr>
          <w:rStyle w:val="a4"/>
          <w:rFonts w:hint="cs"/>
          <w:rtl/>
        </w:rPr>
        <w:t>"ה ולא ענו</w:t>
      </w:r>
      <w:r w:rsidR="00C007B5">
        <w:rPr>
          <w:rStyle w:val="a4"/>
          <w:rFonts w:hint="cs"/>
          <w:rtl/>
        </w:rPr>
        <w:t xml:space="preserve">:- </w:t>
      </w:r>
      <w:r w:rsidRPr="006F178A">
        <w:rPr>
          <w:rFonts w:hint="cs"/>
          <w:rtl/>
        </w:rPr>
        <w:t xml:space="preserve"> דמה למעשר שכן אינו קדוש בכוונה</w:t>
      </w:r>
      <w:r w:rsidR="003136E5">
        <w:rPr>
          <w:rFonts w:hint="cs"/>
          <w:rtl/>
        </w:rPr>
        <w:t>.</w:t>
      </w:r>
      <w:r w:rsidRPr="006F178A">
        <w:rPr>
          <w:rFonts w:hint="cs"/>
          <w:rtl/>
        </w:rPr>
        <w:t xml:space="preserve"> </w:t>
      </w:r>
    </w:p>
    <w:p w14:paraId="125880CA" w14:textId="77777777" w:rsidR="00646C8E" w:rsidRDefault="00646C8E" w:rsidP="00FF3740">
      <w:pPr>
        <w:rPr>
          <w:rtl/>
        </w:rPr>
      </w:pPr>
      <w:r w:rsidRPr="00766B62">
        <w:rPr>
          <w:rFonts w:cs="BA Vilna Bold" w:hint="cs"/>
          <w:rtl/>
        </w:rPr>
        <w:t xml:space="preserve">וא''א ללמוד ק''ו למעשר </w:t>
      </w:r>
      <w:r w:rsidR="00FF3740" w:rsidRPr="006F178A">
        <w:rPr>
          <w:rtl/>
        </w:rPr>
        <w:t>שאי</w:t>
      </w:r>
      <w:r w:rsidR="00EF7199">
        <w:rPr>
          <w:rFonts w:hint="cs"/>
          <w:rtl/>
        </w:rPr>
        <w:t>ן</w:t>
      </w:r>
      <w:r w:rsidR="00FF3740" w:rsidRPr="006F178A">
        <w:rPr>
          <w:rtl/>
        </w:rPr>
        <w:t xml:space="preserve"> קדוש בכוונה קדוש בטעות, </w:t>
      </w:r>
    </w:p>
    <w:p w14:paraId="02E843D5" w14:textId="3EEC8288" w:rsidR="00FF3740" w:rsidRPr="006F178A" w:rsidRDefault="00FF3740" w:rsidP="00646C8E">
      <w:pPr>
        <w:ind w:left="1356" w:firstLine="113"/>
        <w:rPr>
          <w:rtl/>
        </w:rPr>
      </w:pPr>
      <w:r w:rsidRPr="006F178A">
        <w:rPr>
          <w:rFonts w:hint="cs"/>
          <w:rtl/>
        </w:rPr>
        <w:lastRenderedPageBreak/>
        <w:t>כ</w:t>
      </w:r>
      <w:r w:rsidRPr="006F178A">
        <w:rPr>
          <w:rtl/>
        </w:rPr>
        <w:t>"</w:t>
      </w:r>
      <w:r w:rsidRPr="006F178A">
        <w:rPr>
          <w:rFonts w:hint="cs"/>
          <w:rtl/>
        </w:rPr>
        <w:t xml:space="preserve">ש </w:t>
      </w:r>
      <w:r w:rsidRPr="006F178A">
        <w:rPr>
          <w:rtl/>
        </w:rPr>
        <w:t xml:space="preserve">הקדש שקדוש בכוונה </w:t>
      </w:r>
    </w:p>
    <w:p w14:paraId="4AA73289" w14:textId="77777777" w:rsidR="00222A6D" w:rsidRDefault="00FF3740" w:rsidP="00A5184B">
      <w:pPr>
        <w:pStyle w:val="36"/>
        <w:framePr w:wrap="notBeside"/>
        <w:rPr>
          <w:rFonts w:ascii="FontbitDavid" w:hAnsi="FontbitDavid"/>
          <w:rtl/>
        </w:rPr>
      </w:pPr>
      <w:r w:rsidRPr="00222A6D">
        <w:rPr>
          <w:rtl/>
        </w:rPr>
        <w:t>ולא היא</w:t>
      </w:r>
      <w:r w:rsidR="00C007B5" w:rsidRPr="00222A6D">
        <w:rPr>
          <w:rFonts w:hint="cs"/>
          <w:rtl/>
        </w:rPr>
        <w:t>:</w:t>
      </w:r>
    </w:p>
    <w:p w14:paraId="237EFC3A" w14:textId="5756DBC7" w:rsidR="00FF3740" w:rsidRPr="006F178A" w:rsidRDefault="00C007B5" w:rsidP="00FF3740">
      <w:pPr>
        <w:rPr>
          <w:rtl/>
        </w:rPr>
      </w:pPr>
      <w:r w:rsidRPr="00766B62">
        <w:rPr>
          <w:rFonts w:ascii="FontbitDavid" w:hAnsi="FontbitDavid" w:cs="BA Vilna Bold" w:hint="cs"/>
          <w:rtl/>
        </w:rPr>
        <w:t xml:space="preserve">- </w:t>
      </w:r>
      <w:r w:rsidR="00FF3740" w:rsidRPr="00C007B5">
        <w:rPr>
          <w:rFonts w:ascii="FontbitDavid" w:hAnsi="FontbitDavid"/>
          <w:rtl/>
        </w:rPr>
        <w:t>דהקדש בדעת</w:t>
      </w:r>
      <w:r w:rsidR="00222A6D">
        <w:rPr>
          <w:rFonts w:ascii="FontbitDavid" w:hAnsi="FontbitDavid" w:hint="cs"/>
          <w:rtl/>
        </w:rPr>
        <w:t xml:space="preserve"> בעליו תלוי.</w:t>
      </w:r>
    </w:p>
    <w:p w14:paraId="599EF93D" w14:textId="77777777" w:rsidR="00FF3740" w:rsidRPr="006F178A" w:rsidRDefault="00FF3740" w:rsidP="000F6CD2">
      <w:pPr>
        <w:pStyle w:val="afffffb"/>
        <w:rPr>
          <w:rtl/>
        </w:rPr>
      </w:pPr>
      <w:r>
        <w:rPr>
          <w:rtl/>
        </w:rPr>
        <w:t>׹</w:t>
      </w:r>
    </w:p>
    <w:p w14:paraId="42CC8488" w14:textId="77777777" w:rsidR="00FF3740" w:rsidRPr="006F178A" w:rsidRDefault="00FF3740" w:rsidP="00516202">
      <w:pPr>
        <w:pStyle w:val="affff5"/>
        <w:framePr w:wrap="around"/>
        <w:rPr>
          <w:rtl/>
        </w:rPr>
      </w:pPr>
      <w:r w:rsidRPr="006F178A">
        <w:rPr>
          <w:rFonts w:hint="cs"/>
          <w:rtl/>
        </w:rPr>
        <w:t>לב:</w:t>
      </w:r>
    </w:p>
    <w:p w14:paraId="7A38F5D2" w14:textId="77777777" w:rsidR="00C12B39" w:rsidRPr="00A22EA4" w:rsidRDefault="00C12B39" w:rsidP="004B1A9B">
      <w:pPr>
        <w:pStyle w:val="affffff2"/>
        <w:framePr w:wrap="around"/>
        <w:rPr>
          <w:rtl/>
        </w:rPr>
      </w:pPr>
      <w:del w:id="20191" w:author="קלוד" w:date="2026-10-06T10:09:33Z">
        <w:r>
          <w:rPr>
            <w:rFonts w:hint="cs"/>
            <w:rtl/>
          </w:rPr>
          <w:delText xml:space="preserve">משנה:</w:delText>
        </w:r>
      </w:del>
      <w:ins w:id="20192" w:author="קלוד" w:date="2026-10-06T10:09:33Z">
        <w:r>
          <w:rPr>
            <w:rFonts w:hint="cs"/>
            <w:rtl/>
          </w:rPr>
          <w:t xml:space="preserve">משנה ד</w:t>
        </w:r>
      </w:ins>
    </w:p>
    <w:p w14:paraId="75FE0280" w14:textId="13533585" w:rsidR="00472115" w:rsidRDefault="00C12B39" w:rsidP="00FF3740">
      <w:pPr>
        <w:pStyle w:val="affffb"/>
        <w:spacing w:before="120"/>
        <w:rPr>
          <w:rtl/>
        </w:rPr>
        <w:pPrChange w:id="90031" w:author="קלוד" w:date="2026-10-08T12:08:16Z">
          <w:pPr>
            <w:pStyle w:val="affffb"/>
          </w:pPr>
        </w:pPrChange>
      </w:pPr>
      <w:r>
        <w:rPr>
          <w:rFonts w:hint="cs"/>
          <w:rtl/>
        </w:rPr>
        <w:t xml:space="preserve"> </w:t>
      </w:r>
      <w:r w:rsidR="00FF3740" w:rsidRPr="006F178A">
        <w:rPr>
          <w:rtl/>
        </w:rPr>
        <w:t>מי שנדר בנזיר, והלך להביא את בהמתו ומצאה שנגנבה,</w:t>
      </w:r>
    </w:p>
    <w:p w14:paraId="2896725A" w14:textId="3E132338" w:rsidR="00472115" w:rsidRDefault="00FF3740" w:rsidP="00472115">
      <w:pPr>
        <w:pStyle w:val="affffb"/>
        <w:jc w:val="center"/>
        <w:rPr>
          <w:rtl/>
        </w:rPr>
      </w:pPr>
      <w:r w:rsidRPr="006F178A">
        <w:rPr>
          <w:rtl/>
        </w:rPr>
        <w:t xml:space="preserve">אם עד שלא </w:t>
      </w:r>
      <w:r w:rsidRPr="00392931">
        <w:rPr>
          <w:rtl/>
        </w:rPr>
        <w:t>נגנבה בהמתו נזר - הרי זה נזיר,</w:t>
      </w:r>
    </w:p>
    <w:p w14:paraId="529EA24A" w14:textId="7F3AE2E6" w:rsidR="00FF3740" w:rsidRPr="006F178A" w:rsidRDefault="00FF3740" w:rsidP="00472115">
      <w:pPr>
        <w:pStyle w:val="affffb"/>
        <w:jc w:val="center"/>
        <w:rPr>
          <w:rtl/>
        </w:rPr>
      </w:pPr>
      <w:r w:rsidRPr="00392931">
        <w:rPr>
          <w:rtl/>
        </w:rPr>
        <w:t>ואם משנגנבה בהמתו נזר - אינו נזיר</w:t>
      </w:r>
      <w:r w:rsidRPr="009C1970">
        <w:rPr>
          <w:rFonts w:hint="cs"/>
          <w:rtl/>
        </w:rPr>
        <w:t>,</w:t>
      </w:r>
    </w:p>
    <w:p w14:paraId="00F1ACAA" w14:textId="6217B8E5" w:rsidR="00535725" w:rsidRPr="00B323B1" w:rsidRDefault="00FF3740" w:rsidP="00535725">
      <w:pPr>
        <w:pStyle w:val="affffb"/>
        <w:jc w:val="center"/>
        <w:rPr>
          <w:rStyle w:val="27"/>
          <w:rtl/>
        </w:rPr>
      </w:pPr>
      <w:r w:rsidRPr="00B323B1">
        <w:rPr>
          <w:rStyle w:val="TanaimMishna"/>
          <w:rtl/>
          <w:rPrChange w:id="20085" w:author="קלוד" w:date="2026-10-06T10:09:33Z">
            <w:rPr>
              <w:rStyle w:val="27"/>
              <w:rtl/>
            </w:rPr>
          </w:rPrChange>
        </w:rPr>
        <w:t>וזו טעות טעה נחום המדי,</w:t>
      </w:r>
    </w:p>
    <w:p w14:paraId="7715D1EB" w14:textId="38E196B5" w:rsidR="00472115" w:rsidRDefault="00FF3740" w:rsidP="00535725">
      <w:pPr>
        <w:pStyle w:val="affffb"/>
        <w:jc w:val="center"/>
        <w:rPr>
          <w:rStyle w:val="a4"/>
          <w:rtl/>
        </w:rPr>
      </w:pPr>
      <w:r w:rsidRPr="006F178A">
        <w:rPr>
          <w:rtl/>
        </w:rPr>
        <w:t>כשעלו נזירים מן הגולה ומצאו בהמ"ק חרב,</w:t>
      </w:r>
    </w:p>
    <w:p w14:paraId="6D8BADB1" w14:textId="77777777" w:rsidR="00472115" w:rsidRPr="00FC7035" w:rsidRDefault="00472115" w:rsidP="00FF3740">
      <w:pPr>
        <w:pStyle w:val="affffb"/>
        <w:rPr>
          <w:rStyle w:val="a4"/>
          <w:spacing w:val="2"/>
          <w:rtl/>
        </w:rPr>
      </w:pPr>
      <w:r w:rsidRPr="00FC7035">
        <w:rPr>
          <w:rStyle w:val="TanaimMishna"/>
          <w:rFonts w:hint="cs"/>
          <w:spacing w:val="2"/>
          <w:rtl/>
          <w:rPrChange w:id="20086" w:author="קלוד" w:date="2026-10-06T10:09:33Z">
            <w:rPr>
              <w:rStyle w:val="a4"/>
              <w:rFonts w:hint="cs"/>
              <w:spacing w:val="2"/>
              <w:rtl/>
            </w:rPr>
          </w:rPrChange>
        </w:rPr>
        <w:t xml:space="preserve">א''ל </w:t>
      </w:r>
      <w:r w:rsidR="00FF3740" w:rsidRPr="00FC7035">
        <w:rPr>
          <w:rStyle w:val="TanaimMishna"/>
          <w:spacing w:val="2"/>
          <w:rtl/>
          <w:rPrChange w:id="20087" w:author="קלוד" w:date="2026-10-06T10:09:33Z">
            <w:rPr>
              <w:rStyle w:val="a4"/>
              <w:spacing w:val="2"/>
              <w:rtl/>
            </w:rPr>
          </w:rPrChange>
        </w:rPr>
        <w:t xml:space="preserve">נחום המדי: </w:t>
      </w:r>
      <w:r w:rsidR="00FF3740" w:rsidRPr="00FC7035">
        <w:rPr>
          <w:spacing w:val="2"/>
          <w:rtl/>
        </w:rPr>
        <w:t>אילו הייתם יודעין שבהמ"ק חרב, הייתם נוזרים?</w:t>
      </w:r>
      <w:r w:rsidR="00FF3740" w:rsidRPr="00FC7035">
        <w:rPr>
          <w:rStyle w:val="TanaimMishna"/>
          <w:spacing w:val="2"/>
          <w:rtl/>
          <w:rPrChange w:id="20088" w:author="קלוד" w:date="2026-10-06T10:09:33Z">
            <w:rPr>
              <w:rStyle w:val="a4"/>
              <w:spacing w:val="2"/>
              <w:rtl/>
            </w:rPr>
          </w:rPrChange>
        </w:rPr>
        <w:t xml:space="preserve"> </w:t>
      </w:r>
    </w:p>
    <w:p w14:paraId="2AC4CA0D" w14:textId="7569B7C8" w:rsidR="00FF3740" w:rsidRPr="006F178A" w:rsidRDefault="00472115" w:rsidP="00FF3740">
      <w:pPr>
        <w:pStyle w:val="affffb"/>
        <w:rPr>
          <w:rtl/>
        </w:rPr>
      </w:pPr>
      <w:r>
        <w:rPr>
          <w:rStyle w:val="TanaimMishna"/>
          <w:rFonts w:hint="cs"/>
          <w:rtl/>
          <w:rPrChange w:id="20089" w:author="קלוד" w:date="2026-10-06T10:09:33Z">
            <w:rPr>
              <w:rStyle w:val="a4"/>
              <w:rFonts w:hint="cs"/>
              <w:rtl/>
            </w:rPr>
          </w:rPrChange>
        </w:rPr>
        <w:t xml:space="preserve"> </w:t>
      </w:r>
      <w:r>
        <w:rPr>
          <w:rStyle w:val="TanaimMishna"/>
          <w:rtl/>
          <w:rPrChange w:id="20090" w:author="קלוד" w:date="2026-10-06T10:09:33Z">
            <w:rPr>
              <w:rStyle w:val="a4"/>
              <w:rtl/>
            </w:rPr>
          </w:rPrChange>
        </w:rPr>
        <w:tab/>
      </w:r>
      <w:r>
        <w:rPr>
          <w:rStyle w:val="TanaimMishna"/>
          <w:rtl/>
          <w:rPrChange w:id="20091" w:author="קלוד" w:date="2026-10-06T10:09:33Z">
            <w:rPr>
              <w:rStyle w:val="a4"/>
              <w:rtl/>
            </w:rPr>
          </w:rPrChange>
        </w:rPr>
        <w:tab/>
      </w:r>
      <w:r>
        <w:rPr>
          <w:rStyle w:val="TanaimMishna"/>
          <w:rtl/>
          <w:rPrChange w:id="20092" w:author="קלוד" w:date="2026-10-06T10:09:33Z">
            <w:rPr>
              <w:rStyle w:val="a4"/>
              <w:rtl/>
            </w:rPr>
          </w:rPrChange>
        </w:rPr>
        <w:tab/>
      </w:r>
      <w:r>
        <w:rPr>
          <w:rStyle w:val="TanaimMishna"/>
          <w:rtl/>
          <w:rPrChange w:id="20093" w:author="קלוד" w:date="2026-10-06T10:09:33Z">
            <w:rPr>
              <w:rStyle w:val="a4"/>
              <w:rtl/>
            </w:rPr>
          </w:rPrChange>
        </w:rPr>
        <w:tab/>
      </w:r>
      <w:r>
        <w:rPr>
          <w:rStyle w:val="TanaimMishna"/>
          <w:rtl/>
          <w:rPrChange w:id="20094" w:author="קלוד" w:date="2026-10-06T10:09:33Z">
            <w:rPr>
              <w:rStyle w:val="a4"/>
              <w:rtl/>
            </w:rPr>
          </w:rPrChange>
        </w:rPr>
        <w:tab/>
      </w:r>
      <w:r w:rsidR="00FF3740" w:rsidRPr="00472115">
        <w:rPr>
          <w:rStyle w:val="TanaimMishna"/>
          <w:rtl/>
          <w:rPrChange w:id="20095" w:author="קלוד" w:date="2026-10-06T10:09:33Z">
            <w:rPr>
              <w:rStyle w:val="a4"/>
              <w:rtl/>
            </w:rPr>
          </w:rPrChange>
        </w:rPr>
        <w:t>א</w:t>
      </w:r>
      <w:r>
        <w:rPr>
          <w:rStyle w:val="TanaimMishna"/>
          <w:rFonts w:hint="cs"/>
          <w:rtl/>
          <w:rPrChange w:id="20096" w:author="קלוד" w:date="2026-10-06T10:09:33Z">
            <w:rPr>
              <w:rStyle w:val="a4"/>
              <w:rFonts w:hint="cs"/>
              <w:rtl/>
            </w:rPr>
          </w:rPrChange>
        </w:rPr>
        <w:t>"ל</w:t>
      </w:r>
      <w:r w:rsidR="00FF3740" w:rsidRPr="00472115">
        <w:rPr>
          <w:rStyle w:val="TanaimMishna"/>
          <w:rtl/>
          <w:rPrChange w:id="20097" w:author="קלוד" w:date="2026-10-06T10:09:33Z">
            <w:rPr>
              <w:rStyle w:val="a4"/>
              <w:rtl/>
            </w:rPr>
          </w:rPrChange>
        </w:rPr>
        <w:t>:</w:t>
      </w:r>
      <w:r w:rsidR="00FF3740" w:rsidRPr="006F178A">
        <w:rPr>
          <w:rtl/>
        </w:rPr>
        <w:t xml:space="preserve"> לא, והתירן נחום המדי</w:t>
      </w:r>
      <w:r w:rsidR="001A7DD4">
        <w:rPr>
          <w:rtl/>
        </w:rPr>
        <w:t>.</w:t>
      </w:r>
    </w:p>
    <w:p w14:paraId="5A880E0B" w14:textId="4D23D1D4" w:rsidR="00FF3740" w:rsidRPr="009C1DCF" w:rsidRDefault="00FF3740" w:rsidP="009C1DCF">
      <w:pPr>
        <w:pStyle w:val="affffb"/>
        <w:rPr>
          <w:rtl/>
        </w:rPr>
      </w:pPr>
      <w:r w:rsidRPr="009C1DCF">
        <w:rPr>
          <w:rtl/>
        </w:rPr>
        <w:t>ו</w:t>
      </w:r>
      <w:r w:rsidR="00535725" w:rsidRPr="009C1DCF">
        <w:rPr>
          <w:rFonts w:hint="cs"/>
          <w:rtl/>
        </w:rPr>
        <w:t>לחכמים</w:t>
      </w:r>
      <w:r w:rsidRPr="009C1DCF">
        <w:rPr>
          <w:rtl/>
        </w:rPr>
        <w:t>:</w:t>
      </w:r>
      <w:r w:rsidR="00535725" w:rsidRPr="009C1DCF">
        <w:rPr>
          <w:rFonts w:hint="cs"/>
          <w:rtl/>
        </w:rPr>
        <w:t xml:space="preserve"> </w:t>
      </w:r>
      <w:r w:rsidRPr="009C1DCF">
        <w:rPr>
          <w:rtl/>
        </w:rPr>
        <w:t>כל שנזר עד שלא חרב בהמ"ק - נזיר, ומשחרב</w:t>
      </w:r>
      <w:r w:rsidR="00535725" w:rsidRPr="009C1DCF">
        <w:rPr>
          <w:rFonts w:hint="cs"/>
          <w:rtl/>
        </w:rPr>
        <w:t>-</w:t>
      </w:r>
      <w:r w:rsidRPr="009C1DCF">
        <w:rPr>
          <w:rtl/>
        </w:rPr>
        <w:t xml:space="preserve"> אינו נזיר.</w:t>
      </w:r>
    </w:p>
    <w:p w14:paraId="33C0F7C5" w14:textId="3263270A" w:rsidR="00B7439F" w:rsidRPr="00B7439F" w:rsidRDefault="00FC7035" w:rsidP="00BA44EB">
      <w:pPr>
        <w:pStyle w:val="a7"/>
        <w:rPr>
          <w:rtl/>
        </w:rPr>
      </w:pPr>
      <w:r w:rsidRPr="00FC7035">
        <w:rPr>
          <w:rStyle w:val="a4"/>
          <w:rFonts w:hint="cs"/>
          <w:rtl/>
        </w:rPr>
        <w:t>רבה:</w:t>
      </w:r>
      <w:r>
        <w:rPr>
          <w:rFonts w:hint="cs"/>
        </w:rPr>
        <w:t xml:space="preserve"> </w:t>
      </w:r>
      <w:r w:rsidR="00B7439F" w:rsidRPr="00B7439F">
        <w:rPr>
          <w:rFonts w:hint="cs"/>
          <w:rtl/>
        </w:rPr>
        <w:t xml:space="preserve">העבירו רבנן לר''א משיטתו בענין נולד </w:t>
      </w:r>
    </w:p>
    <w:p w14:paraId="0F31E764" w14:textId="579E1AF4" w:rsidR="00FF3740" w:rsidRPr="00D454EC" w:rsidRDefault="00B7439F" w:rsidP="00FF3740">
      <w:pPr>
        <w:rPr>
          <w:spacing w:val="-4"/>
          <w:rtl/>
        </w:rPr>
      </w:pPr>
      <w:r w:rsidRPr="00B7439F">
        <w:rPr>
          <w:rStyle w:val="a4"/>
          <w:rFonts w:hint="cs"/>
          <w:rtl/>
        </w:rPr>
        <w:t>דלר''א:</w:t>
      </w:r>
      <w:r w:rsidRPr="00B7439F">
        <w:rPr>
          <w:rStyle w:val="a4"/>
          <w:rFonts w:hint="cs"/>
        </w:rPr>
        <w:t xml:space="preserve"> </w:t>
      </w:r>
      <w:r w:rsidR="00FF3740" w:rsidRPr="00D454EC">
        <w:rPr>
          <w:spacing w:val="-4"/>
          <w:rtl/>
        </w:rPr>
        <w:t xml:space="preserve">פותחין בנולד, </w:t>
      </w:r>
      <w:r w:rsidR="00FF3740" w:rsidRPr="00B7439F">
        <w:rPr>
          <w:rStyle w:val="a4"/>
          <w:rtl/>
        </w:rPr>
        <w:t>וחכמים</w:t>
      </w:r>
      <w:r w:rsidR="00FF3740" w:rsidRPr="00D454EC">
        <w:rPr>
          <w:spacing w:val="-4"/>
          <w:rtl/>
        </w:rPr>
        <w:t xml:space="preserve"> אוסרין.</w:t>
      </w:r>
    </w:p>
    <w:p w14:paraId="566CE87C" w14:textId="77777777" w:rsidR="00B7439F" w:rsidRDefault="00FF3740" w:rsidP="00A5184B">
      <w:pPr>
        <w:pStyle w:val="36"/>
        <w:framePr w:wrap="notBeside"/>
        <w:rPr>
          <w:rtl/>
        </w:rPr>
      </w:pPr>
      <w:r w:rsidRPr="00B7439F">
        <w:rPr>
          <w:rtl/>
        </w:rPr>
        <w:t xml:space="preserve">רבא: </w:t>
      </w:r>
    </w:p>
    <w:p w14:paraId="0886AC6A" w14:textId="4B8207AA" w:rsidR="00FF3740" w:rsidRPr="006F178A" w:rsidRDefault="00B7439F" w:rsidP="00FF3740">
      <w:pPr>
        <w:rPr>
          <w:rtl/>
        </w:rPr>
      </w:pPr>
      <w:r>
        <w:rPr>
          <w:rFonts w:hint="cs"/>
          <w:rtl/>
        </w:rPr>
        <w:t>אף דל</w:t>
      </w:r>
      <w:r w:rsidR="00FF3740" w:rsidRPr="006F178A">
        <w:rPr>
          <w:rtl/>
        </w:rPr>
        <w:t xml:space="preserve">רבנן אין פותחין בנולד, אבל פותחין </w:t>
      </w:r>
      <w:r w:rsidR="00FF3740" w:rsidRPr="00766B62">
        <w:rPr>
          <w:rFonts w:cs="BA Vilna Bold"/>
          <w:rtl/>
        </w:rPr>
        <w:t>בתנאי</w:t>
      </w:r>
      <w:r w:rsidR="00FF3740" w:rsidRPr="006F178A">
        <w:rPr>
          <w:rtl/>
        </w:rPr>
        <w:t xml:space="preserve"> נולד.</w:t>
      </w:r>
    </w:p>
    <w:p w14:paraId="3191241E" w14:textId="222B317B" w:rsidR="00FF3740" w:rsidRPr="006F178A" w:rsidRDefault="00A7065D" w:rsidP="00FF3740">
      <w:pPr>
        <w:rPr>
          <w:rtl/>
        </w:rPr>
      </w:pPr>
      <w:r>
        <w:rPr>
          <w:rStyle w:val="a4"/>
          <w:rFonts w:hint="cs"/>
          <w:rtl/>
        </w:rPr>
        <w:t>וזהו</w:t>
      </w:r>
      <w:r w:rsidR="00FF3740" w:rsidRPr="00B7439F">
        <w:rPr>
          <w:rStyle w:val="a4"/>
          <w:rFonts w:hint="cs"/>
          <w:rtl/>
        </w:rPr>
        <w:t xml:space="preserve"> דא</w:t>
      </w:r>
      <w:r w:rsidR="00FF3740" w:rsidRPr="00B7439F">
        <w:rPr>
          <w:rStyle w:val="a4"/>
          <w:rtl/>
        </w:rPr>
        <w:t>"</w:t>
      </w:r>
      <w:r w:rsidR="00FF3740" w:rsidRPr="00B7439F">
        <w:rPr>
          <w:rStyle w:val="a4"/>
          <w:rFonts w:hint="cs"/>
          <w:rtl/>
        </w:rPr>
        <w:t xml:space="preserve">ל </w:t>
      </w:r>
      <w:r w:rsidR="00FF3740" w:rsidRPr="006F178A">
        <w:rPr>
          <w:rFonts w:hint="cs"/>
          <w:rtl/>
        </w:rPr>
        <w:t xml:space="preserve">אילו </w:t>
      </w:r>
      <w:r>
        <w:rPr>
          <w:rFonts w:hint="cs"/>
          <w:rtl/>
        </w:rPr>
        <w:t>אמרו</w:t>
      </w:r>
      <w:r w:rsidR="00FF3740" w:rsidRPr="006F178A">
        <w:rPr>
          <w:rFonts w:hint="cs"/>
          <w:rtl/>
        </w:rPr>
        <w:t xml:space="preserve"> לכם דחרב ביהמ</w:t>
      </w:r>
      <w:r w:rsidR="00FF3740" w:rsidRPr="006F178A">
        <w:rPr>
          <w:rtl/>
        </w:rPr>
        <w:t>"</w:t>
      </w:r>
      <w:r w:rsidR="00FF3740" w:rsidRPr="006F178A">
        <w:rPr>
          <w:rFonts w:hint="cs"/>
          <w:rtl/>
        </w:rPr>
        <w:t>ק אם הייתם נודרים ?</w:t>
      </w:r>
    </w:p>
    <w:p w14:paraId="1CC49F7C" w14:textId="77777777" w:rsidR="00A7065D" w:rsidRDefault="00FF3740" w:rsidP="00A5184B">
      <w:pPr>
        <w:pStyle w:val="36"/>
        <w:framePr w:wrap="notBeside"/>
        <w:rPr>
          <w:rtl/>
        </w:rPr>
      </w:pPr>
      <w:r w:rsidRPr="00A7065D">
        <w:rPr>
          <w:rtl/>
        </w:rPr>
        <w:t xml:space="preserve">רב יוסף: </w:t>
      </w:r>
    </w:p>
    <w:p w14:paraId="282362EC" w14:textId="2E5AE397" w:rsidR="00FF3740" w:rsidRPr="00FC7035" w:rsidRDefault="00FF3740" w:rsidP="00B7439F">
      <w:pPr>
        <w:rPr>
          <w:spacing w:val="-4"/>
          <w:rtl/>
        </w:rPr>
      </w:pPr>
      <w:r w:rsidRPr="00FC7035">
        <w:rPr>
          <w:rStyle w:val="a4"/>
          <w:rFonts w:hint="cs"/>
          <w:spacing w:val="-4"/>
          <w:rtl/>
        </w:rPr>
        <w:t xml:space="preserve">הייתי אומר להם </w:t>
      </w:r>
      <w:r w:rsidRPr="00FC7035">
        <w:rPr>
          <w:rStyle w:val="afffffe"/>
          <w:rFonts w:hint="cs"/>
          <w:spacing w:val="-4"/>
          <w:rtl/>
        </w:rPr>
        <w:t>היכל ה</w:t>
      </w:r>
      <w:r w:rsidRPr="00FC7035">
        <w:rPr>
          <w:rStyle w:val="afffffe"/>
          <w:spacing w:val="-4"/>
          <w:rtl/>
        </w:rPr>
        <w:t>'</w:t>
      </w:r>
      <w:r w:rsidRPr="00FC7035">
        <w:rPr>
          <w:rStyle w:val="afffffe"/>
          <w:rFonts w:hint="cs"/>
          <w:spacing w:val="-4"/>
          <w:rtl/>
        </w:rPr>
        <w:t xml:space="preserve"> היכל ה</w:t>
      </w:r>
      <w:r w:rsidRPr="00FC7035">
        <w:rPr>
          <w:rStyle w:val="afffffe"/>
          <w:spacing w:val="-4"/>
          <w:rtl/>
        </w:rPr>
        <w:t>'</w:t>
      </w:r>
      <w:r w:rsidRPr="00FC7035">
        <w:rPr>
          <w:rStyle w:val="afffffe"/>
          <w:rFonts w:hint="cs"/>
          <w:spacing w:val="-4"/>
          <w:rtl/>
        </w:rPr>
        <w:t xml:space="preserve"> היכל ה' המה</w:t>
      </w:r>
      <w:r w:rsidRPr="00FC7035">
        <w:rPr>
          <w:rFonts w:hint="cs"/>
          <w:spacing w:val="-4"/>
          <w:rtl/>
        </w:rPr>
        <w:t xml:space="preserve"> </w:t>
      </w:r>
      <w:r w:rsidRPr="00FC7035">
        <w:rPr>
          <w:spacing w:val="-4"/>
          <w:rtl/>
        </w:rPr>
        <w:t xml:space="preserve">- זה מקדש ראשון ושני! </w:t>
      </w:r>
    </w:p>
    <w:p w14:paraId="4F27F7B1" w14:textId="77777777" w:rsidR="00404349" w:rsidRDefault="00404349" w:rsidP="00A5184B">
      <w:pPr>
        <w:pStyle w:val="36"/>
        <w:framePr w:wrap="notBeside"/>
        <w:rPr>
          <w:rtl/>
        </w:rPr>
      </w:pPr>
      <w:r w:rsidRPr="00404349">
        <w:rPr>
          <w:rFonts w:hint="cs"/>
          <w:rtl/>
        </w:rPr>
        <w:t>ודחי:</w:t>
      </w:r>
      <w:r w:rsidRPr="00404349">
        <w:rPr>
          <w:rFonts w:hint="cs"/>
        </w:rPr>
        <w:t xml:space="preserve"> </w:t>
      </w:r>
    </w:p>
    <w:p w14:paraId="7096D145" w14:textId="34BBAA6A" w:rsidR="00FF3740" w:rsidRPr="00B7439F" w:rsidRDefault="00FF3740" w:rsidP="00B7439F">
      <w:pPr>
        <w:rPr>
          <w:rtl/>
        </w:rPr>
      </w:pPr>
      <w:r w:rsidRPr="00B7439F">
        <w:rPr>
          <w:rtl/>
        </w:rPr>
        <w:t>נהי די</w:t>
      </w:r>
      <w:r w:rsidRPr="00B7439F">
        <w:rPr>
          <w:rFonts w:hint="cs"/>
          <w:rtl/>
        </w:rPr>
        <w:t>ודעים שחרב</w:t>
      </w:r>
      <w:r w:rsidR="006203E2">
        <w:rPr>
          <w:rFonts w:hint="cs"/>
          <w:rtl/>
        </w:rPr>
        <w:t xml:space="preserve">, לא </w:t>
      </w:r>
      <w:r w:rsidRPr="00B7439F">
        <w:rPr>
          <w:rFonts w:hint="cs"/>
          <w:rtl/>
        </w:rPr>
        <w:t>יודעים מתי? ו</w:t>
      </w:r>
      <w:r w:rsidR="00585A64" w:rsidRPr="00B7439F">
        <w:rPr>
          <w:rFonts w:hint="cs"/>
          <w:rtl/>
        </w:rPr>
        <w:t>אף</w:t>
      </w:r>
      <w:r w:rsidRPr="00B7439F">
        <w:rPr>
          <w:rFonts w:hint="cs"/>
          <w:rtl/>
        </w:rPr>
        <w:t xml:space="preserve"> דיודעים ד</w:t>
      </w:r>
      <w:r w:rsidRPr="00404349">
        <w:rPr>
          <w:rStyle w:val="afffffe"/>
          <w:rFonts w:hint="cs"/>
          <w:rtl/>
        </w:rPr>
        <w:t>'</w:t>
      </w:r>
      <w:r w:rsidRPr="00404349">
        <w:rPr>
          <w:rStyle w:val="afffffe"/>
          <w:rtl/>
        </w:rPr>
        <w:t>שבועי</w:t>
      </w:r>
      <w:r w:rsidRPr="00FC7035">
        <w:rPr>
          <w:rStyle w:val="afffffe"/>
          <w:spacing w:val="-4"/>
          <w:rtl/>
        </w:rPr>
        <w:t>ם שבעים</w:t>
      </w:r>
      <w:r w:rsidRPr="00FC7035">
        <w:rPr>
          <w:rStyle w:val="afffffe"/>
          <w:rFonts w:hint="cs"/>
          <w:spacing w:val="-4"/>
          <w:rtl/>
        </w:rPr>
        <w:t>'</w:t>
      </w:r>
      <w:r w:rsidRPr="00FC7035">
        <w:rPr>
          <w:rStyle w:val="afffffe"/>
          <w:spacing w:val="-4"/>
          <w:rtl/>
        </w:rPr>
        <w:t xml:space="preserve"> </w:t>
      </w:r>
      <w:r w:rsidRPr="00FC7035">
        <w:rPr>
          <w:spacing w:val="-4"/>
          <w:rtl/>
        </w:rPr>
        <w:t xml:space="preserve">נחתך על עמך ועל עיר קדשך! אכתי </w:t>
      </w:r>
      <w:r w:rsidRPr="00FC7035">
        <w:rPr>
          <w:rFonts w:hint="cs"/>
          <w:spacing w:val="-4"/>
          <w:rtl/>
        </w:rPr>
        <w:t>לא ידעי' באיזה יום.</w:t>
      </w:r>
    </w:p>
    <w:p w14:paraId="333EA79D" w14:textId="77777777" w:rsidR="0052545F" w:rsidRPr="00C12B39" w:rsidRDefault="0052545F" w:rsidP="004B1A9B">
      <w:pPr>
        <w:pStyle w:val="affffff2"/>
        <w:framePr w:wrap="around"/>
        <w:rPr>
          <w:rtl/>
        </w:rPr>
      </w:pPr>
      <w:r w:rsidRPr="00C12B39">
        <w:rPr>
          <w:rtl/>
        </w:rPr>
        <w:t>מ</w:t>
      </w:r>
      <w:r w:rsidRPr="00C12B39">
        <w:rPr>
          <w:rFonts w:hint="cs"/>
          <w:rtl/>
        </w:rPr>
        <w:t>שנה:</w:t>
      </w:r>
    </w:p>
    <w:p w14:paraId="64E74697" w14:textId="77777777" w:rsidR="00FF3740" w:rsidRPr="006F178A" w:rsidRDefault="00FF3740" w:rsidP="000F6CD2">
      <w:pPr>
        <w:pStyle w:val="afffffb"/>
        <w:rPr>
          <w:rtl/>
        </w:rPr>
      </w:pPr>
      <w:r>
        <w:rPr>
          <w:rtl/>
        </w:rPr>
        <w:t>׹</w:t>
      </w:r>
    </w:p>
    <w:p>
      <w:pPr>
        <w:pStyle w:val="affffff2"/>
        <w:rPr>
          <w:ins w:id="20308" w:author="קלוד" w:date="2026-10-06T10:09:33Z"/>
        </w:rPr>
      </w:pPr>
      <w:ins w:id="20307" w:author="קלוד" w:date="2026-10-06T10:09:33Z">
        <w:r>
          <w:t xml:space="preserve">משנה ה</w:t>
        </w:r>
      </w:ins>
    </w:p>
    <w:p w14:paraId="4186BFF1" w14:textId="66FF5F41" w:rsidR="00122F07" w:rsidRPr="009C1DCF" w:rsidRDefault="00FF3740" w:rsidP="009C1DCF">
      <w:pPr>
        <w:pStyle w:val="affffb"/>
        <w:spacing w:before="120"/>
        <w:rPr>
          <w:rtl/>
        </w:rPr>
        <w:pPrChange w:id="90032" w:author="קלוד" w:date="2026-10-08T12:08:16Z">
          <w:pPr>
            <w:pStyle w:val="affffb"/>
          </w:pPr>
        </w:pPrChange>
      </w:pPr>
      <w:r w:rsidRPr="009C1DCF">
        <w:rPr>
          <w:rtl/>
        </w:rPr>
        <w:t>היו מהלכין בדרך ואחד בא כנגדן,</w:t>
      </w:r>
    </w:p>
    <w:p w14:paraId="6FD7AA66" w14:textId="53BAD4E9" w:rsidR="00FF3740" w:rsidRPr="009C1DCF" w:rsidRDefault="00FF3740" w:rsidP="009C1DCF">
      <w:pPr>
        <w:pStyle w:val="affffb"/>
        <w:rPr>
          <w:rtl/>
        </w:rPr>
      </w:pPr>
      <w:r w:rsidRPr="009C1DCF">
        <w:rPr>
          <w:rtl/>
        </w:rPr>
        <w:t>אמר אחד מהן הריני נזיר שזה פלוני, ואחד אמר הריני נזיר שאין זה פלוני, הריני נזיר שאחד מכם נזיר, שאין אחד מכם נזיר, ששניכם נזירים, שכולכם נזיר</w:t>
      </w:r>
      <w:r w:rsidRPr="009C1DCF">
        <w:rPr>
          <w:rFonts w:hint="cs"/>
          <w:rtl/>
        </w:rPr>
        <w:t>ים</w:t>
      </w:r>
    </w:p>
    <w:p w14:paraId="3FB10304" w14:textId="7571D0DB" w:rsidR="00FF3740" w:rsidRPr="006F178A" w:rsidRDefault="00251A04" w:rsidP="00FF3740">
      <w:pPr>
        <w:pStyle w:val="affffb"/>
        <w:rPr>
          <w:rtl/>
        </w:rPr>
      </w:pPr>
      <w:r>
        <w:rPr>
          <w:rStyle w:val="TanaimMishna"/>
          <w:rFonts w:hint="cs"/>
          <w:rtl/>
          <w:rPrChange w:id="20098" w:author="קלוד" w:date="2026-10-06T10:09:33Z">
            <w:rPr>
              <w:rStyle w:val="a4"/>
              <w:rFonts w:hint="cs"/>
              <w:rtl/>
            </w:rPr>
          </w:rPrChange>
        </w:rPr>
        <w:t>לב''</w:t>
      </w:r>
      <w:r w:rsidRPr="00A13C04">
        <w:rPr>
          <w:rStyle w:val="TanaimMishna"/>
          <w:rFonts w:hint="cs"/>
          <w:rtl/>
          <w:rPrChange w:id="20099" w:author="קלוד" w:date="2026-10-06T10:09:33Z">
            <w:rPr>
              <w:rStyle w:val="a4"/>
              <w:rFonts w:hint="cs"/>
              <w:rtl/>
            </w:rPr>
          </w:rPrChange>
        </w:rPr>
        <w:t>ש</w:t>
      </w:r>
      <w:r w:rsidR="00FF3740" w:rsidRPr="00A13C04">
        <w:rPr>
          <w:rStyle w:val="TanaimMishna"/>
          <w:rtl/>
          <w:rPrChange w:id="20100" w:author="קלוד" w:date="2026-10-06T10:09:33Z">
            <w:rPr>
              <w:rStyle w:val="a4"/>
              <w:rtl/>
            </w:rPr>
          </w:rPrChange>
        </w:rPr>
        <w:t xml:space="preserve">: </w:t>
      </w:r>
      <w:r w:rsidR="00FF3740" w:rsidRPr="006F178A">
        <w:rPr>
          <w:b/>
          <w:rtl/>
          <w:rPrChange w:id="40030" w:author="Claude" w:date="2026-10-06T13:34:43Z">
            <w:rPr>
              <w:b/>
              <w:sz w:val="20"/>
              <w:rtl/>
            </w:rPr>
          </w:rPrChange>
        </w:rPr>
        <w:t xml:space="preserve">כולן נזירין, </w:t>
      </w:r>
    </w:p>
    <w:p w14:paraId="04CD82F4" w14:textId="5477A0BC" w:rsidR="00FF3740" w:rsidRPr="006F178A" w:rsidRDefault="00FF3740" w:rsidP="00FF3740">
      <w:pPr>
        <w:pStyle w:val="affffb"/>
        <w:rPr>
          <w:rtl/>
        </w:rPr>
      </w:pPr>
      <w:r w:rsidRPr="00251A04">
        <w:rPr>
          <w:rStyle w:val="TanaimMishna"/>
          <w:rtl/>
          <w:rPrChange w:id="20101" w:author="קלוד" w:date="2026-10-06T10:09:33Z">
            <w:rPr>
              <w:rStyle w:val="a4"/>
              <w:rtl/>
            </w:rPr>
          </w:rPrChange>
        </w:rPr>
        <w:t>ו</w:t>
      </w:r>
      <w:r w:rsidR="00251A04">
        <w:rPr>
          <w:rStyle w:val="TanaimMishna"/>
          <w:rFonts w:hint="cs"/>
          <w:rtl/>
          <w:rPrChange w:id="20102" w:author="קלוד" w:date="2026-10-06T10:09:33Z">
            <w:rPr>
              <w:rStyle w:val="a4"/>
              <w:rFonts w:hint="cs"/>
              <w:rtl/>
            </w:rPr>
          </w:rPrChange>
        </w:rPr>
        <w:t>ל</w:t>
      </w:r>
      <w:r w:rsidRPr="00251A04">
        <w:rPr>
          <w:rStyle w:val="TanaimMishna"/>
          <w:rtl/>
          <w:rPrChange w:id="20103" w:author="קלוד" w:date="2026-10-06T10:09:33Z">
            <w:rPr>
              <w:rStyle w:val="a4"/>
              <w:rtl/>
            </w:rPr>
          </w:rPrChange>
        </w:rPr>
        <w:t>ב"</w:t>
      </w:r>
      <w:r w:rsidRPr="00A13C04">
        <w:rPr>
          <w:rStyle w:val="TanaimMishna"/>
          <w:rtl/>
          <w:rPrChange w:id="20104" w:author="קלוד" w:date="2026-10-06T10:09:33Z">
            <w:rPr>
              <w:rStyle w:val="a4"/>
              <w:rtl/>
            </w:rPr>
          </w:rPrChange>
        </w:rPr>
        <w:t>ה:</w:t>
      </w:r>
      <w:r w:rsidRPr="006F178A">
        <w:rPr>
          <w:rtl/>
        </w:rPr>
        <w:t xml:space="preserve"> אינו נזיר אלא מי שלא נתקיימו דבריו, </w:t>
      </w:r>
    </w:p>
    <w:p w14:paraId="5B257D97" w14:textId="783974EA" w:rsidR="00FF3740" w:rsidRPr="006F178A" w:rsidRDefault="00FF3740" w:rsidP="00FF3740">
      <w:pPr>
        <w:pStyle w:val="affffb"/>
        <w:rPr>
          <w:rtl/>
        </w:rPr>
      </w:pPr>
      <w:r w:rsidRPr="00A13C04">
        <w:rPr>
          <w:rStyle w:val="TanaimMishna"/>
          <w:rtl/>
          <w:rPrChange w:id="20105" w:author="קלוד" w:date="2026-10-06T10:09:33Z">
            <w:rPr>
              <w:rStyle w:val="a4"/>
              <w:rtl/>
            </w:rPr>
          </w:rPrChange>
        </w:rPr>
        <w:t xml:space="preserve">ור"ט: </w:t>
      </w:r>
      <w:r w:rsidRPr="006F178A">
        <w:rPr>
          <w:rtl/>
        </w:rPr>
        <w:t>אין אחד מהם נזיר.</w:t>
      </w:r>
    </w:p>
    <w:p w14:paraId="2F826100" w14:textId="77777777" w:rsidR="00A13C04" w:rsidRDefault="00FF3740" w:rsidP="00A13C04">
      <w:pPr>
        <w:pStyle w:val="affffb"/>
        <w:jc w:val="center"/>
        <w:rPr>
          <w:rtl/>
        </w:rPr>
      </w:pPr>
      <w:r w:rsidRPr="006F178A">
        <w:rPr>
          <w:rtl/>
        </w:rPr>
        <w:t xml:space="preserve">הרתיע לאחוריו </w:t>
      </w:r>
    </w:p>
    <w:p w14:paraId="28AA8D33" w14:textId="77777777" w:rsidR="00A13C04" w:rsidRDefault="00A13C04" w:rsidP="00A13C04">
      <w:pPr>
        <w:pStyle w:val="affffb"/>
        <w:rPr>
          <w:rtl/>
        </w:rPr>
      </w:pPr>
      <w:r w:rsidRPr="00A13C04">
        <w:rPr>
          <w:rStyle w:val="TanaimMishna"/>
          <w:rFonts w:hint="cs"/>
          <w:rtl/>
          <w:rPrChange w:id="20106" w:author="קלוד" w:date="2026-10-06T10:09:33Z">
            <w:rPr>
              <w:rStyle w:val="a4"/>
              <w:rFonts w:hint="cs"/>
              <w:rtl/>
            </w:rPr>
          </w:rPrChange>
        </w:rPr>
        <w:t>לת''ק:</w:t>
      </w:r>
      <w:r w:rsidR="00FF3740" w:rsidRPr="006F178A">
        <w:rPr>
          <w:rtl/>
        </w:rPr>
        <w:t>- אינו נזיר,</w:t>
      </w:r>
      <w:r>
        <w:rPr>
          <w:rFonts w:hint="cs"/>
          <w:rtl/>
        </w:rPr>
        <w:t xml:space="preserve"> </w:t>
      </w:r>
      <w:r w:rsidR="00FF3740" w:rsidRPr="00A13C04">
        <w:rPr>
          <w:rStyle w:val="TanaimMishna"/>
          <w:rtl/>
          <w:rPrChange w:id="20107" w:author="קלוד" w:date="2026-10-06T10:09:33Z">
            <w:rPr>
              <w:rStyle w:val="a4"/>
              <w:rtl/>
            </w:rPr>
          </w:rPrChange>
        </w:rPr>
        <w:t xml:space="preserve">ר"ש: </w:t>
      </w:r>
      <w:r w:rsidR="00FF3740" w:rsidRPr="009C1970">
        <w:rPr>
          <w:rtl/>
        </w:rPr>
        <w:t xml:space="preserve">יאמר אם היה כדברי הריני נזיר </w:t>
      </w:r>
      <w:r>
        <w:rPr>
          <w:rFonts w:hint="cs"/>
          <w:rtl/>
        </w:rPr>
        <w:t xml:space="preserve"> </w:t>
      </w:r>
    </w:p>
    <w:p w14:paraId="3ED5D332" w14:textId="6B22B17E" w:rsidR="00FF3740" w:rsidRPr="009C1970" w:rsidRDefault="00A13C04" w:rsidP="00A13C04">
      <w:pPr>
        <w:pStyle w:val="affffb"/>
        <w:rPr>
          <w:rtl/>
        </w:rPr>
      </w:pPr>
      <w:r>
        <w:rPr>
          <w:rFonts w:hint="cs"/>
          <w:rtl/>
        </w:rPr>
        <w:t xml:space="preserve"> </w:t>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Fonts w:hint="cs"/>
          <w:rtl/>
        </w:rPr>
        <w:t xml:space="preserve"> </w:t>
      </w:r>
      <w:r w:rsidR="00FF3740" w:rsidRPr="009C1970">
        <w:rPr>
          <w:rtl/>
        </w:rPr>
        <w:t>חובה, ואם לאו הריני נזיר נדבה.</w:t>
      </w:r>
    </w:p>
    <w:p w14:paraId="1408739C" w14:textId="77777777" w:rsidR="00FF3740" w:rsidRPr="006F178A" w:rsidRDefault="00FF3740" w:rsidP="00BA44EB">
      <w:pPr>
        <w:pStyle w:val="a7"/>
        <w:rPr>
          <w:rtl/>
        </w:rPr>
      </w:pPr>
      <w:r w:rsidRPr="006F178A">
        <w:rPr>
          <w:rtl/>
        </w:rPr>
        <w:t xml:space="preserve">מי שלא נתקיימו דבריו, אמאי הוי נזיר? </w:t>
      </w:r>
    </w:p>
    <w:p w14:paraId="12DD584A" w14:textId="1EE45D24" w:rsidR="001859CC" w:rsidRDefault="00FF3740" w:rsidP="00A5184B">
      <w:pPr>
        <w:pStyle w:val="36"/>
        <w:framePr w:wrap="notBeside"/>
        <w:rPr>
          <w:rtl/>
        </w:rPr>
      </w:pPr>
      <w:r w:rsidRPr="001859CC">
        <w:rPr>
          <w:rtl/>
        </w:rPr>
        <w:t>א</w:t>
      </w:r>
      <w:r w:rsidR="001859CC">
        <w:rPr>
          <w:rFonts w:hint="cs"/>
          <w:rtl/>
        </w:rPr>
        <w:t xml:space="preserve">. </w:t>
      </w:r>
      <w:r w:rsidRPr="001859CC">
        <w:rPr>
          <w:rtl/>
        </w:rPr>
        <w:t>ר"</w:t>
      </w:r>
      <w:r w:rsidRPr="001859CC">
        <w:rPr>
          <w:rFonts w:hint="cs"/>
          <w:rtl/>
        </w:rPr>
        <w:t>י:</w:t>
      </w:r>
    </w:p>
    <w:p w14:paraId="2347EA6F" w14:textId="56B48C7E" w:rsidR="00FF3740" w:rsidRPr="006F178A" w:rsidRDefault="00FF3740" w:rsidP="00FF3740">
      <w:pPr>
        <w:rPr>
          <w:rtl/>
        </w:rPr>
      </w:pPr>
      <w:r w:rsidRPr="006F178A">
        <w:rPr>
          <w:rtl/>
        </w:rPr>
        <w:t>אימא: מי שנתקיימו דבריו.</w:t>
      </w:r>
    </w:p>
    <w:p w14:paraId="18F97819" w14:textId="77777777" w:rsidR="00FF3740" w:rsidRPr="006F178A" w:rsidRDefault="00FF3740" w:rsidP="00516202">
      <w:pPr>
        <w:pStyle w:val="affff5"/>
        <w:framePr w:wrap="around"/>
        <w:rPr>
          <w:rtl/>
        </w:rPr>
      </w:pPr>
      <w:r w:rsidRPr="006F178A">
        <w:rPr>
          <w:rFonts w:hint="cs"/>
          <w:rtl/>
        </w:rPr>
        <w:t>לג:</w:t>
      </w:r>
    </w:p>
    <w:p w14:paraId="52497D78" w14:textId="77777777" w:rsidR="001859CC" w:rsidRDefault="001859CC" w:rsidP="00A5184B">
      <w:pPr>
        <w:pStyle w:val="36"/>
        <w:framePr w:wrap="notBeside"/>
        <w:rPr>
          <w:rtl/>
        </w:rPr>
      </w:pPr>
      <w:r w:rsidRPr="001859CC">
        <w:rPr>
          <w:rFonts w:hint="cs"/>
          <w:rtl/>
        </w:rPr>
        <w:t xml:space="preserve">ב. </w:t>
      </w:r>
      <w:r w:rsidR="00FF3740" w:rsidRPr="001859CC">
        <w:rPr>
          <w:rtl/>
        </w:rPr>
        <w:t xml:space="preserve">אביי: </w:t>
      </w:r>
    </w:p>
    <w:p w14:paraId="35810D68" w14:textId="219E2297" w:rsidR="00FF3740" w:rsidRPr="00FC7035" w:rsidRDefault="009C1EDA" w:rsidP="00FF3740">
      <w:pPr>
        <w:rPr>
          <w:spacing w:val="-8"/>
          <w:rtl/>
        </w:rPr>
      </w:pPr>
      <w:r w:rsidRPr="00FC7035">
        <w:rPr>
          <w:rFonts w:ascii="FontbitDavid" w:hAnsi="FontbitDavid" w:hint="cs"/>
          <w:spacing w:val="-8"/>
          <w:rtl/>
        </w:rPr>
        <w:t>שאמר אפי' לא פלוני</w:t>
      </w:r>
      <w:r w:rsidR="00FF3740" w:rsidRPr="00FC7035">
        <w:rPr>
          <w:rFonts w:ascii="FontbitDavid" w:hAnsi="FontbitDavid"/>
          <w:spacing w:val="-8"/>
          <w:rtl/>
        </w:rPr>
        <w:t>, ו</w:t>
      </w:r>
      <w:r w:rsidR="001859CC" w:rsidRPr="00FC7035">
        <w:rPr>
          <w:rFonts w:ascii="FontbitDavid" w:hAnsi="FontbitDavid" w:hint="cs"/>
          <w:spacing w:val="-8"/>
          <w:rtl/>
        </w:rPr>
        <w:t>'</w:t>
      </w:r>
      <w:r w:rsidR="00FF3740" w:rsidRPr="00FC7035">
        <w:rPr>
          <w:rFonts w:ascii="FontbitDavid" w:hAnsi="FontbitDavid" w:hint="cs"/>
          <w:spacing w:val="-8"/>
          <w:rtl/>
        </w:rPr>
        <w:t>לא נתקיימו</w:t>
      </w:r>
      <w:r w:rsidR="001859CC" w:rsidRPr="00FC7035">
        <w:rPr>
          <w:rFonts w:ascii="FontbitDavid" w:hAnsi="FontbitDavid" w:hint="cs"/>
          <w:spacing w:val="-8"/>
          <w:rtl/>
        </w:rPr>
        <w:t>'</w:t>
      </w:r>
      <w:r w:rsidR="00FF3740" w:rsidRPr="00FC7035">
        <w:rPr>
          <w:rFonts w:ascii="FontbitDavid" w:hAnsi="FontbitDavid" w:hint="cs"/>
          <w:spacing w:val="-8"/>
          <w:rtl/>
        </w:rPr>
        <w:t xml:space="preserve"> </w:t>
      </w:r>
      <w:r w:rsidR="00FF3740" w:rsidRPr="00FC7035">
        <w:rPr>
          <w:rFonts w:ascii="FontbitDavid" w:hAnsi="FontbitDavid"/>
          <w:spacing w:val="-8"/>
          <w:rtl/>
        </w:rPr>
        <w:t xml:space="preserve">דבריו הראשונים אלא </w:t>
      </w:r>
      <w:r w:rsidRPr="00FC7035">
        <w:rPr>
          <w:rFonts w:ascii="FontbitDavid" w:hAnsi="FontbitDavid" w:hint="cs"/>
          <w:spacing w:val="-8"/>
          <w:rtl/>
        </w:rPr>
        <w:t>ה</w:t>
      </w:r>
      <w:r w:rsidR="00FF3740" w:rsidRPr="00FC7035">
        <w:rPr>
          <w:rFonts w:ascii="FontbitDavid" w:hAnsi="FontbitDavid"/>
          <w:spacing w:val="-8"/>
          <w:rtl/>
        </w:rPr>
        <w:t>אחרונים</w:t>
      </w:r>
    </w:p>
    <w:p w14:paraId="27162200" w14:textId="77777777" w:rsidR="00FF3740" w:rsidRPr="006F178A" w:rsidRDefault="00FF3740" w:rsidP="00FF3740">
      <w:pPr>
        <w:pStyle w:val="afffff3"/>
        <w:rPr>
          <w:b/>
          <w:sz w:val="20"/>
          <w:rtl/>
        </w:rPr>
      </w:pPr>
      <w:ins w:id="9806" w:author="מספור קטעי משנה" w:date="2026-10-06T10:04:52Z">
        <w:r>
          <w:rPr>
            <w:rStyle w:val="MisparKeta"/>
          </w:rPr>
          <w:t xml:space="preserve">א. </w:t>
        </w:r>
      </w:ins>
      <w:r w:rsidRPr="006F178A">
        <w:rPr>
          <w:b/>
          <w:rtl/>
          <w:rPrChange w:id="40031" w:author="Claude" w:date="2026-10-06T13:34:43Z">
            <w:rPr>
              <w:b/>
              <w:sz w:val="20"/>
              <w:rtl/>
            </w:rPr>
          </w:rPrChange>
        </w:rPr>
        <w:t>הרתיע לאחוריו - אינו נזיר כו'.</w:t>
      </w:r>
    </w:p>
    <w:p w14:paraId="1723101A" w14:textId="77777777" w:rsidR="00FF3740" w:rsidRPr="006F178A" w:rsidRDefault="00FF3740" w:rsidP="00516202">
      <w:pPr>
        <w:pStyle w:val="affff5"/>
        <w:framePr w:wrap="around"/>
        <w:rPr>
          <w:rFonts w:cs="FontbitDavid"/>
          <w:rtl/>
        </w:rPr>
      </w:pPr>
      <w:r w:rsidRPr="006F178A">
        <w:rPr>
          <w:rFonts w:hint="cs"/>
          <w:rtl/>
        </w:rPr>
        <w:t>לד</w:t>
      </w:r>
      <w:r w:rsidRPr="006F178A">
        <w:rPr>
          <w:rFonts w:cs="FontbitDavid" w:hint="cs"/>
          <w:rtl/>
        </w:rPr>
        <w:t>.</w:t>
      </w:r>
    </w:p>
    <w:p w14:paraId="372D6E77" w14:textId="1481CB45" w:rsidR="00FF3740" w:rsidRPr="006F178A" w:rsidRDefault="0056441E" w:rsidP="00BA44EB">
      <w:pPr>
        <w:pStyle w:val="a7"/>
        <w:rPr>
          <w:rtl/>
        </w:rPr>
      </w:pPr>
      <w:r>
        <w:rPr>
          <w:rFonts w:hint="cs"/>
          <w:rtl/>
        </w:rPr>
        <w:t xml:space="preserve">משמע דווקא בהרתיע לאחוריו מתני' כר''י ולא כר''ט </w:t>
      </w:r>
    </w:p>
    <w:p w14:paraId="703877AC" w14:textId="081EEB63" w:rsidR="0056441E" w:rsidRDefault="00FF3740" w:rsidP="00A5184B">
      <w:pPr>
        <w:pStyle w:val="36"/>
        <w:framePr w:wrap="notBeside"/>
        <w:rPr>
          <w:rtl/>
        </w:rPr>
      </w:pPr>
      <w:r w:rsidRPr="0056441E">
        <w:rPr>
          <w:rFonts w:hint="cs"/>
          <w:rtl/>
        </w:rPr>
        <w:t xml:space="preserve">לא </w:t>
      </w:r>
      <w:r w:rsidR="0056441E">
        <w:rPr>
          <w:rFonts w:hint="cs"/>
          <w:rtl/>
        </w:rPr>
        <w:t>כ</w:t>
      </w:r>
      <w:r w:rsidRPr="0056441E">
        <w:rPr>
          <w:rFonts w:hint="cs"/>
          <w:rtl/>
        </w:rPr>
        <w:t>ר</w:t>
      </w:r>
      <w:r w:rsidRPr="0056441E">
        <w:rPr>
          <w:rtl/>
        </w:rPr>
        <w:t>"</w:t>
      </w:r>
      <w:r w:rsidRPr="0056441E">
        <w:rPr>
          <w:rFonts w:hint="cs"/>
          <w:rtl/>
        </w:rPr>
        <w:t xml:space="preserve">ט </w:t>
      </w:r>
    </w:p>
    <w:p w14:paraId="64F3ADD6" w14:textId="567D60C8" w:rsidR="00FF3740" w:rsidRPr="006F178A" w:rsidRDefault="00FF3740" w:rsidP="00FF3740">
      <w:pPr>
        <w:rPr>
          <w:rtl/>
        </w:rPr>
      </w:pPr>
      <w:r w:rsidRPr="006F178A">
        <w:rPr>
          <w:rFonts w:hint="cs"/>
          <w:rtl/>
        </w:rPr>
        <w:t>ד</w:t>
      </w:r>
      <w:r w:rsidRPr="006F178A">
        <w:rPr>
          <w:rtl/>
        </w:rPr>
        <w:t>כיון דבשע</w:t>
      </w:r>
      <w:r w:rsidRPr="006F178A">
        <w:rPr>
          <w:rFonts w:hint="cs"/>
          <w:rtl/>
        </w:rPr>
        <w:t xml:space="preserve">ה  שנזר לא ידע </w:t>
      </w:r>
      <w:r w:rsidRPr="006F178A">
        <w:rPr>
          <w:rtl/>
        </w:rPr>
        <w:t>אי פלוני הוא</w:t>
      </w:r>
      <w:r w:rsidR="0056441E">
        <w:rPr>
          <w:rFonts w:hint="cs"/>
          <w:rtl/>
        </w:rPr>
        <w:t>,</w:t>
      </w:r>
      <w:r w:rsidR="0056441E" w:rsidRPr="006F178A">
        <w:rPr>
          <w:rFonts w:hint="cs"/>
          <w:rtl/>
        </w:rPr>
        <w:t xml:space="preserve"> </w:t>
      </w:r>
      <w:r w:rsidRPr="006F178A">
        <w:rPr>
          <w:rFonts w:hint="cs"/>
          <w:rtl/>
        </w:rPr>
        <w:t xml:space="preserve">לא חלה נזירות דלא ניתנה נזירות אלא להפלאה </w:t>
      </w:r>
    </w:p>
    <w:p w14:paraId="6EEE73BC" w14:textId="28411D7F" w:rsidR="0056441E" w:rsidRPr="00766B62" w:rsidRDefault="00FF3740" w:rsidP="00A5184B">
      <w:pPr>
        <w:pStyle w:val="36"/>
        <w:framePr w:wrap="notBeside"/>
        <w:rPr>
          <w:rtl/>
        </w:rPr>
      </w:pPr>
      <w:r w:rsidRPr="0056441E">
        <w:rPr>
          <w:rtl/>
        </w:rPr>
        <w:t xml:space="preserve">אלא </w:t>
      </w:r>
      <w:r w:rsidR="0056441E">
        <w:rPr>
          <w:rFonts w:hint="cs"/>
          <w:rtl/>
        </w:rPr>
        <w:t>כ</w:t>
      </w:r>
      <w:r w:rsidRPr="0056441E">
        <w:rPr>
          <w:rtl/>
        </w:rPr>
        <w:t>ר"י</w:t>
      </w:r>
      <w:r w:rsidR="0049036D">
        <w:rPr>
          <w:rFonts w:hint="cs"/>
          <w:rtl/>
        </w:rPr>
        <w:t>:</w:t>
      </w:r>
    </w:p>
    <w:p w14:paraId="0D4902F8" w14:textId="1DFFCE5D" w:rsidR="00762525" w:rsidRPr="00FC7035" w:rsidRDefault="0056441E" w:rsidP="00FF3740">
      <w:pPr>
        <w:rPr>
          <w:rStyle w:val="a4"/>
          <w:spacing w:val="-4"/>
          <w:rtl/>
        </w:rPr>
      </w:pPr>
      <w:r w:rsidRPr="00FC7035">
        <w:rPr>
          <w:rFonts w:hint="cs"/>
          <w:spacing w:val="-4"/>
          <w:rtl/>
        </w:rPr>
        <w:t>ד</w:t>
      </w:r>
      <w:r w:rsidR="00FF3740" w:rsidRPr="00FC7035">
        <w:rPr>
          <w:spacing w:val="-4"/>
          <w:rtl/>
        </w:rPr>
        <w:t>הריני נזיר ע</w:t>
      </w:r>
      <w:r w:rsidRPr="00FC7035">
        <w:rPr>
          <w:rFonts w:hint="cs"/>
          <w:spacing w:val="-4"/>
          <w:rtl/>
        </w:rPr>
        <w:t>"מ</w:t>
      </w:r>
      <w:r w:rsidR="00FF3740" w:rsidRPr="00FC7035">
        <w:rPr>
          <w:spacing w:val="-4"/>
          <w:rtl/>
        </w:rPr>
        <w:t xml:space="preserve"> שבכרי הזה מאה כור, ו</w:t>
      </w:r>
      <w:r w:rsidR="00762525" w:rsidRPr="00FC7035">
        <w:rPr>
          <w:rFonts w:hint="cs"/>
          <w:spacing w:val="-4"/>
          <w:rtl/>
        </w:rPr>
        <w:t>נגנב או אבד</w:t>
      </w:r>
      <w:r w:rsidR="00FF3740" w:rsidRPr="00FC7035">
        <w:rPr>
          <w:spacing w:val="-4"/>
          <w:rtl/>
        </w:rPr>
        <w:t>,</w:t>
      </w:r>
      <w:r w:rsidR="00FF3740" w:rsidRPr="00FC7035">
        <w:rPr>
          <w:rStyle w:val="a4"/>
          <w:spacing w:val="-4"/>
          <w:rtl/>
        </w:rPr>
        <w:t xml:space="preserve"> </w:t>
      </w:r>
      <w:r w:rsidR="00FC7035">
        <w:rPr>
          <w:rStyle w:val="a4"/>
          <w:rFonts w:hint="cs"/>
          <w:spacing w:val="-4"/>
          <w:rtl/>
        </w:rPr>
        <w:t xml:space="preserve">   </w:t>
      </w:r>
      <w:r w:rsidR="004C3E91" w:rsidRPr="00FC7035">
        <w:rPr>
          <w:rStyle w:val="a4"/>
          <w:rFonts w:hint="cs"/>
          <w:spacing w:val="-4"/>
          <w:rtl/>
        </w:rPr>
        <w:t xml:space="preserve">ר''י: </w:t>
      </w:r>
      <w:r w:rsidR="004C3E91" w:rsidRPr="00FC7035">
        <w:rPr>
          <w:rFonts w:hint="cs"/>
          <w:spacing w:val="-4"/>
          <w:rtl/>
        </w:rPr>
        <w:t>מתיר</w:t>
      </w:r>
    </w:p>
    <w:p w14:paraId="0F9C2CD4" w14:textId="510F13B5" w:rsidR="00FF3740" w:rsidRPr="006F178A" w:rsidRDefault="00FF3740" w:rsidP="00762525">
      <w:pPr>
        <w:rPr>
          <w:rtl/>
        </w:rPr>
      </w:pPr>
      <w:r w:rsidRPr="0056441E">
        <w:rPr>
          <w:rStyle w:val="a4"/>
          <w:rtl/>
        </w:rPr>
        <w:t>ר"ש</w:t>
      </w:r>
      <w:r w:rsidR="0056441E">
        <w:rPr>
          <w:rStyle w:val="a4"/>
          <w:rFonts w:hint="cs"/>
          <w:rtl/>
        </w:rPr>
        <w:t>:</w:t>
      </w:r>
      <w:r w:rsidRPr="0056441E">
        <w:rPr>
          <w:rStyle w:val="a4"/>
          <w:rtl/>
        </w:rPr>
        <w:t xml:space="preserve"> </w:t>
      </w:r>
      <w:r w:rsidRPr="006F178A">
        <w:rPr>
          <w:rtl/>
        </w:rPr>
        <w:t xml:space="preserve">אוסר, דאילו לא נגנב </w:t>
      </w:r>
      <w:r w:rsidRPr="006F178A">
        <w:rPr>
          <w:rFonts w:hint="cs"/>
          <w:rtl/>
        </w:rPr>
        <w:t xml:space="preserve">שמא </w:t>
      </w:r>
      <w:r w:rsidRPr="006F178A">
        <w:rPr>
          <w:rtl/>
        </w:rPr>
        <w:t>ה</w:t>
      </w:r>
      <w:r w:rsidRPr="006F178A">
        <w:rPr>
          <w:rFonts w:hint="cs"/>
          <w:rtl/>
        </w:rPr>
        <w:t>יה</w:t>
      </w:r>
      <w:r w:rsidRPr="006F178A">
        <w:rPr>
          <w:rtl/>
        </w:rPr>
        <w:t xml:space="preserve"> ב</w:t>
      </w:r>
      <w:r w:rsidRPr="006F178A">
        <w:rPr>
          <w:rFonts w:hint="cs"/>
          <w:rtl/>
        </w:rPr>
        <w:t>ז</w:t>
      </w:r>
      <w:r w:rsidRPr="006F178A">
        <w:rPr>
          <w:rtl/>
        </w:rPr>
        <w:t>ה מאה כור והוי נזיר, השתא נמי נזיר, וה"</w:t>
      </w:r>
      <w:r w:rsidRPr="006F178A">
        <w:rPr>
          <w:rFonts w:hint="cs"/>
          <w:rtl/>
        </w:rPr>
        <w:t>נ</w:t>
      </w:r>
      <w:r w:rsidRPr="006F178A">
        <w:rPr>
          <w:rtl/>
        </w:rPr>
        <w:t xml:space="preserve"> </w:t>
      </w:r>
      <w:r w:rsidR="004C3E91">
        <w:rPr>
          <w:rFonts w:hint="cs"/>
          <w:rtl/>
        </w:rPr>
        <w:t>אילו היה מתברר שזה פלוני הוי נזיר.</w:t>
      </w:r>
    </w:p>
    <w:p w14:paraId="57AD3692" w14:textId="77777777" w:rsidR="0049036D" w:rsidRPr="0049036D" w:rsidRDefault="0049036D" w:rsidP="004B1A9B">
      <w:pPr>
        <w:pStyle w:val="affffff2"/>
        <w:framePr w:wrap="around"/>
        <w:rPr>
          <w:rtl/>
        </w:rPr>
      </w:pPr>
      <w:r w:rsidRPr="0049036D">
        <w:rPr>
          <w:rFonts w:hint="cs"/>
          <w:rtl/>
        </w:rPr>
        <w:t>משנה:</w:t>
      </w:r>
    </w:p>
    <w:p w14:paraId="75707E4E" w14:textId="77777777" w:rsidR="00FF3740" w:rsidRPr="006F178A" w:rsidRDefault="00FF3740" w:rsidP="000F6CD2">
      <w:pPr>
        <w:pStyle w:val="afffffb"/>
        <w:rPr>
          <w:rtl/>
        </w:rPr>
      </w:pPr>
      <w:r>
        <w:rPr>
          <w:rtl/>
        </w:rPr>
        <w:t>׹</w:t>
      </w:r>
    </w:p>
    <w:p>
      <w:pPr>
        <w:pStyle w:val="affffff2"/>
        <w:rPr>
          <w:ins w:id="20002" w:author="קלוד" w:date="2026-10-06T10:43:39Z"/>
        </w:rPr>
      </w:pPr>
      <w:ins w:id="20001" w:author="קלוד" w:date="2026-10-06T10:43:39Z">
        <w:r>
          <w:t xml:space="preserve">משנה ז</w:t>
        </w:r>
      </w:ins>
    </w:p>
    <w:p w14:paraId="0A8EFE1E" w14:textId="77777777" w:rsidR="0049036D" w:rsidRPr="00FC7035" w:rsidRDefault="00FF3740" w:rsidP="00FF3740">
      <w:pPr>
        <w:pStyle w:val="affffb"/>
        <w:spacing w:before="120"/>
        <w:rPr>
          <w:spacing w:val="2"/>
          <w:rtl/>
        </w:rPr>
        <w:pPrChange w:id="90033" w:author="קלוד" w:date="2026-10-08T12:08:16Z">
          <w:pPr>
            <w:pStyle w:val="affffb"/>
          </w:pPr>
        </w:pPrChange>
      </w:pPr>
      <w:r w:rsidRPr="00FC7035">
        <w:rPr>
          <w:spacing w:val="2"/>
          <w:rtl/>
        </w:rPr>
        <w:t xml:space="preserve">ראה את הכוי ואמר הריני נזיר שזה חיה, </w:t>
      </w:r>
      <w:r w:rsidR="0049036D" w:rsidRPr="00FC7035">
        <w:rPr>
          <w:rFonts w:hint="cs"/>
          <w:spacing w:val="2"/>
          <w:rtl/>
        </w:rPr>
        <w:t>ש</w:t>
      </w:r>
      <w:r w:rsidRPr="00FC7035">
        <w:rPr>
          <w:spacing w:val="2"/>
          <w:rtl/>
        </w:rPr>
        <w:t xml:space="preserve">אינו חיה, שזה בהמה, </w:t>
      </w:r>
      <w:r w:rsidR="0049036D" w:rsidRPr="00FC7035">
        <w:rPr>
          <w:rFonts w:hint="cs"/>
          <w:spacing w:val="2"/>
          <w:rtl/>
        </w:rPr>
        <w:t xml:space="preserve">שאי''ז </w:t>
      </w:r>
      <w:r w:rsidRPr="00FC7035">
        <w:rPr>
          <w:spacing w:val="2"/>
          <w:rtl/>
        </w:rPr>
        <w:t>בהמה, שזה חיה ובהמה, שאי</w:t>
      </w:r>
      <w:r w:rsidR="0049036D" w:rsidRPr="00FC7035">
        <w:rPr>
          <w:rFonts w:hint="cs"/>
          <w:spacing w:val="2"/>
          <w:rtl/>
        </w:rPr>
        <w:t>"ז</w:t>
      </w:r>
      <w:r w:rsidRPr="00FC7035">
        <w:rPr>
          <w:spacing w:val="2"/>
          <w:rtl/>
        </w:rPr>
        <w:t xml:space="preserve"> לא חיה ולא בהמה, </w:t>
      </w:r>
    </w:p>
    <w:p w14:paraId="47EBBF8A" w14:textId="77777777" w:rsidR="0049036D" w:rsidRPr="00FC7035" w:rsidRDefault="00FF3740" w:rsidP="00FF3740">
      <w:pPr>
        <w:pStyle w:val="affffb"/>
        <w:rPr>
          <w:spacing w:val="0"/>
          <w:rtl/>
        </w:rPr>
      </w:pPr>
      <w:r w:rsidRPr="00FC7035">
        <w:rPr>
          <w:spacing w:val="0"/>
          <w:rtl/>
        </w:rPr>
        <w:t xml:space="preserve">הריני נזיר שאחד מכם נזיר, שאין אחד מכם נזיר, שכולכם נזירין </w:t>
      </w:r>
    </w:p>
    <w:p w14:paraId="5F2B398E" w14:textId="64C72BE4" w:rsidR="00FF3740" w:rsidRPr="006F178A" w:rsidRDefault="00FF3740" w:rsidP="0049036D">
      <w:pPr>
        <w:pStyle w:val="affffb"/>
        <w:jc w:val="center"/>
        <w:rPr>
          <w:rtl/>
        </w:rPr>
      </w:pPr>
      <w:r w:rsidRPr="006F178A">
        <w:rPr>
          <w:rtl/>
        </w:rPr>
        <w:t>- הרי כולן נזירין.</w:t>
      </w:r>
    </w:p>
    <w:p w14:paraId="31599AAA" w14:textId="3083ABAE" w:rsidR="00FF3740" w:rsidRPr="006F178A" w:rsidRDefault="00FF3740" w:rsidP="00BA44EB">
      <w:pPr>
        <w:pStyle w:val="a7"/>
        <w:rPr>
          <w:rtl/>
        </w:rPr>
      </w:pPr>
      <w:r w:rsidRPr="00BB7928">
        <w:rPr>
          <w:rStyle w:val="a4"/>
          <w:rtl/>
        </w:rPr>
        <w:t>תני חדא:</w:t>
      </w:r>
      <w:r w:rsidRPr="006F178A">
        <w:rPr>
          <w:rtl/>
        </w:rPr>
        <w:t xml:space="preserve"> תשעה </w:t>
      </w:r>
      <w:r w:rsidRPr="006F178A">
        <w:rPr>
          <w:b/>
          <w:bCs/>
          <w:rtl/>
        </w:rPr>
        <w:t>נזירים</w:t>
      </w:r>
      <w:r w:rsidRPr="006F178A">
        <w:rPr>
          <w:rtl/>
        </w:rPr>
        <w:t xml:space="preserve">, </w:t>
      </w:r>
      <w:r w:rsidRPr="00BB7928">
        <w:rPr>
          <w:rStyle w:val="a4"/>
          <w:rtl/>
        </w:rPr>
        <w:t>ותניא אידך:</w:t>
      </w:r>
      <w:r w:rsidRPr="006F178A">
        <w:rPr>
          <w:rtl/>
        </w:rPr>
        <w:t xml:space="preserve"> תשע </w:t>
      </w:r>
      <w:r w:rsidRPr="006F178A">
        <w:rPr>
          <w:b/>
          <w:bCs/>
          <w:rtl/>
        </w:rPr>
        <w:t>נזיריות</w:t>
      </w:r>
      <w:r w:rsidR="001A7DD4">
        <w:rPr>
          <w:rtl/>
        </w:rPr>
        <w:t>.</w:t>
      </w:r>
    </w:p>
    <w:p w14:paraId="558F4C7D" w14:textId="23BE8B40" w:rsidR="00FF3740" w:rsidRPr="006F178A" w:rsidRDefault="00FF3740" w:rsidP="00C14C69">
      <w:pPr>
        <w:rPr>
          <w:rtl/>
        </w:rPr>
      </w:pPr>
      <w:r w:rsidRPr="00766B62">
        <w:rPr>
          <w:rFonts w:cs="BA Vilna Bold"/>
          <w:rtl/>
        </w:rPr>
        <w:t>תשעה נזירין</w:t>
      </w:r>
      <w:r w:rsidRPr="00766B62">
        <w:rPr>
          <w:rFonts w:cs="BA Vilna Bold" w:hint="cs"/>
          <w:rtl/>
        </w:rPr>
        <w:t>-</w:t>
      </w:r>
      <w:r w:rsidRPr="006F178A">
        <w:rPr>
          <w:rtl/>
        </w:rPr>
        <w:t xml:space="preserve"> </w:t>
      </w:r>
      <w:r w:rsidR="00D24BEC">
        <w:rPr>
          <w:rFonts w:hint="cs"/>
          <w:rtl/>
        </w:rPr>
        <w:t>שהיו תשעה אנשים וכ'א התפיס</w:t>
      </w:r>
      <w:r w:rsidR="00C14C69">
        <w:rPr>
          <w:rFonts w:hint="cs"/>
          <w:rtl/>
        </w:rPr>
        <w:t xml:space="preserve"> בקודמים לו</w:t>
      </w:r>
      <w:r w:rsidRPr="006F178A">
        <w:rPr>
          <w:rtl/>
        </w:rPr>
        <w:t xml:space="preserve"> </w:t>
      </w:r>
    </w:p>
    <w:p w14:paraId="7576445A" w14:textId="245021E0" w:rsidR="00FF3740" w:rsidRPr="006F178A" w:rsidRDefault="00FF3740" w:rsidP="00FF3740">
      <w:pPr>
        <w:rPr>
          <w:rtl/>
        </w:rPr>
      </w:pPr>
      <w:r w:rsidRPr="00766B62">
        <w:rPr>
          <w:rFonts w:cs="BA Vilna Bold" w:hint="cs"/>
          <w:rtl/>
        </w:rPr>
        <w:t>ת</w:t>
      </w:r>
      <w:r w:rsidRPr="00766B62">
        <w:rPr>
          <w:rFonts w:cs="BA Vilna Bold"/>
          <w:rtl/>
        </w:rPr>
        <w:t xml:space="preserve">שע נזיריות </w:t>
      </w:r>
      <w:r w:rsidR="00C14C69">
        <w:rPr>
          <w:rStyle w:val="a4"/>
          <w:rFonts w:hint="cs"/>
          <w:rtl/>
        </w:rPr>
        <w:t xml:space="preserve">- </w:t>
      </w:r>
      <w:r w:rsidR="00C14C69" w:rsidRPr="00C14C69">
        <w:rPr>
          <w:rStyle w:val="a4"/>
          <w:rFonts w:hint="cs"/>
          <w:rtl/>
        </w:rPr>
        <w:t xml:space="preserve">ר''ש: </w:t>
      </w:r>
      <w:r w:rsidR="00C14C69">
        <w:rPr>
          <w:rFonts w:hint="cs"/>
          <w:rtl/>
        </w:rPr>
        <w:t>ש</w:t>
      </w:r>
      <w:r w:rsidRPr="006F178A">
        <w:rPr>
          <w:rtl/>
        </w:rPr>
        <w:t>אמר הריני נזיר ונזירות הכל עלי</w:t>
      </w:r>
      <w:r w:rsidR="000E2A09">
        <w:rPr>
          <w:rFonts w:hint="cs"/>
          <w:rtl/>
        </w:rPr>
        <w:t>.</w:t>
      </w:r>
    </w:p>
    <w:p w14:paraId="552934F1" w14:textId="77777777" w:rsidR="00FF3740" w:rsidRPr="006F178A" w:rsidRDefault="00FF3740" w:rsidP="000F6CD2">
      <w:pPr>
        <w:pStyle w:val="afffffb"/>
        <w:rPr>
          <w:del w:id="90008" w:author="מנוע עיצוב" w:date="2026-10-08T11:01:28Z"/>
          <w:rtl/>
        </w:rPr>
      </w:pPr>
      <w:del w:id="90007" w:author="מנוע עיצוב" w:date="2026-10-08T11:01:28Z">
        <w:r>
          <w:rPr>
            <w:rtl/>
          </w:rPr>
          <w:delText xml:space="preserve">׹</w:delText>
        </w:r>
      </w:del>
    </w:p>
    <w:p w14:paraId="20E08484" w14:textId="77777777" w:rsidR="00FF3740" w:rsidRPr="00766B62" w:rsidRDefault="00FF3740" w:rsidP="00FF3740">
      <w:pPr>
        <w:pStyle w:val="afffff1"/>
        <w:rPr>
          <w:rFonts w:cs="BA Vilna Bold"/>
          <w:bCs w:val="0"/>
          <w:sz w:val="20"/>
          <w:rtl/>
        </w:rPr>
      </w:pPr>
    </w:p>
    <w:p w14:paraId="28E0F252" w14:textId="450BE726" w:rsidR="0074785C" w:rsidRPr="00766B62" w:rsidRDefault="0074785C" w:rsidP="00FF3740">
      <w:pPr>
        <w:pStyle w:val="Hadran"/>
        <w:rPr>
          <w:rFonts w:cs="BA Vilna Bold"/>
          <w:bCs w:val="0"/>
          <w:sz w:val="20"/>
          <w:rtl/>
        </w:rPr>
        <w:sectPr w:rsidR="0074785C" w:rsidRPr="00766B62" w:rsidSect="008450B4">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284"/>
          <w:titlePg/>
          <w:bidi/>
          <w:rtlGutter/>
          <w:docGrid w:linePitch="360"/>
        </w:sectPr>
        <w:pPrChange w:id="91045" w:author="Claude" w:date="2026-10-08T08:35:28Z">
          <w:pPr>
            <w:pStyle w:val="afffff1"/>
            <w:rPr>
              <w:rFonts w:cs="BA Vilna Bold"/>
              <w:bCs w:val="0"/>
              <w:sz w:val="20"/>
              <w:rtl/>
            </w:rPr>
            <w:sectPr w:rsidR="0074785C" w:rsidRPr="00766B62" w:rsidSect="008450B4">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284"/>
              <w:titlePg/>
              <w:bidi/>
              <w:rtlGutter/>
              <w:docGrid w:linePitch="360"/>
            </w:sectPr>
          </w:pPr>
        </w:pPrChange>
      </w:pPr>
      <w:r w:rsidRPr="00766B62">
        <w:rPr>
          <w:rFonts w:cs="BA Vilna Bold" w:hint="cs"/>
          <w:bCs w:val="0"/>
          <w:sz w:val="20"/>
          <w:rtl/>
        </w:rPr>
        <w:t>הדרן עלך בית שמאי.</w:t>
      </w:r>
    </w:p>
    <w:p w14:paraId="642034EE" w14:textId="77777777" w:rsidR="00FF3740" w:rsidRPr="00766B62" w:rsidRDefault="00FF3740" w:rsidP="00FF3740">
      <w:pPr>
        <w:pStyle w:val="afffff1"/>
        <w:rPr>
          <w:rFonts w:cs="BA Vilna Bold"/>
          <w:bCs w:val="0"/>
          <w:sz w:val="20"/>
          <w:rtl/>
        </w:rPr>
      </w:pPr>
    </w:p>
    <w:p w14:paraId="429B829A" w14:textId="77777777" w:rsidR="00FF3740" w:rsidRPr="006F178A" w:rsidRDefault="00FF3740" w:rsidP="00FF3740">
      <w:r w:rsidRPr="006F178A">
        <w:rPr>
          <w:rFonts w:ascii="FontbitDavid" w:hAnsi="FontbitDavid"/>
        </w:rPr>
        <w:br w:type="page"/>
      </w:r>
    </w:p>
    <w:p w14:paraId="62EE1640" w14:textId="77777777" w:rsidR="00FF3740" w:rsidRPr="006F178A" w:rsidRDefault="00FF3740" w:rsidP="00FF3740">
      <w:pPr>
        <w:pStyle w:val="affff8"/>
        <w:framePr w:wrap="around"/>
        <w:spacing w:line="276" w:lineRule="auto"/>
        <w:rPr>
          <w:del w:id="41125" w:author="Claude" w:date="2026-10-07T09:25:01Z"/>
          <w:sz w:val="20"/>
          <w:rtl/>
        </w:rPr>
      </w:pPr>
      <w:del w:id="41124" w:author="Claude" w:date="2026-10-07T09:25:01Z">
        <w:r w:rsidRPr="006F178A">
          <w:rPr>
            <w:rFonts w:hint="cs"/>
            <w:sz w:val="20"/>
            <w:rtl/>
          </w:rPr>
          <w:lastRenderedPageBreak/>
          <w:delText xml:space="preserve">פרק שישי </w:delText>
        </w:r>
      </w:del>
    </w:p>
    <w:p w14:paraId="62D879F4" w14:textId="77777777" w:rsidR="00FF3740" w:rsidRPr="006F178A" w:rsidRDefault="00FF3740" w:rsidP="00FF3740">
      <w:pPr>
        <w:pStyle w:val="affff9"/>
        <w:framePr w:wrap="around"/>
        <w:spacing w:line="276" w:lineRule="auto"/>
        <w:rPr>
          <w:del w:id="41127" w:author="Claude" w:date="2026-10-07T09:25:01Z"/>
          <w:sz w:val="20"/>
          <w:rtl/>
        </w:rPr>
      </w:pPr>
      <w:del w:id="41126" w:author="Claude" w:date="2026-10-07T09:25:01Z">
        <w:r w:rsidRPr="006F178A">
          <w:rPr>
            <w:rFonts w:hint="cs"/>
            <w:sz w:val="20"/>
            <w:rtl/>
          </w:rPr>
          <w:delText xml:space="preserve">שלושה מינין</w:delText>
        </w:r>
      </w:del>
    </w:p>
    <w:p>
      <w:pPr>
        <w:pStyle w:val="PetichatPerek"/>
        <w:rPr>
          <w:ins w:id="41123" w:author="Claude" w:date="2026-10-07T09:25:01Z"/>
        </w:rPr>
      </w:pPr>
      <w:ins w:id="41122" w:author="Claude" w:date="2026-10-07T09:25:01Z">
        <w:r>
          <w:rPr>
            <w:rFonts w:hint="cs"/>
            <w:sz w:val="20"/>
            <w:rtl/>
          </w:rPr>
          <w:t xml:space="preserve">פרק שישי</w:t>
        </w:r>
        <w:r>
          <w:rPr>
            <w:rFonts w:hint="cs"/>
            <w:sz w:val="20"/>
            <w:rtl/>
          </w:rPr>
          <w:t xml:space="preserve"> - </w:t>
        </w:r>
        <w:r>
          <w:rPr>
            <w:rFonts w:hint="cs"/>
            <w:sz w:val="20"/>
            <w:rtl/>
          </w:rPr>
          <w:t xml:space="preserve">שלושה מינין</w:t>
        </w:r>
      </w:ins>
    </w:p>
    <w:p w14:paraId="25CB6447" w14:textId="6B8140A4" w:rsidR="00FF3740" w:rsidRPr="006F178A" w:rsidRDefault="00FF3740" w:rsidP="004B1A9B">
      <w:pPr>
        <w:pStyle w:val="affffff2"/>
        <w:framePr w:wrap="around"/>
        <w:rPr>
          <w:rtl/>
        </w:rPr>
      </w:pPr>
      <w:del w:id="20193" w:author="קלוד" w:date="2026-10-06T10:09:33Z">
        <w:r>
          <w:rPr>
            <w:rtl/>
          </w:rPr>
          <w:delText xml:space="preserve">מ</w:delText>
        </w:r>
      </w:del>
      <w:ins w:id="20194" w:author="קלוד" w:date="2026-10-06T10:09:33Z">
        <w:r>
          <w:rPr>
            <w:rtl/>
          </w:rPr>
          <w:t xml:space="preserve">משנה א</w:t>
        </w:r>
      </w:ins>
      <w:del w:id="20195" w:author="קלוד" w:date="2026-10-06T10:09:33Z">
        <w:r>
          <w:rPr>
            <w:rFonts w:hint="cs"/>
            <w:rtl/>
          </w:rPr>
          <w:delText xml:space="preserve">שנה:</w:delText>
        </w:r>
      </w:del>
    </w:p>
    <w:p w14:paraId="519576AE" w14:textId="4EDCB3F7" w:rsidR="00235B8E" w:rsidRDefault="00FF3740" w:rsidP="009429B9">
      <w:pPr>
        <w:pStyle w:val="affffb"/>
        <w:spacing w:after="60" w:before="120"/>
        <w:rPr>
          <w:rtl/>
        </w:rPr>
        <w:pPrChange w:id="90034" w:author="קלוד" w:date="2026-10-08T12:08:16Z">
          <w:pPr>
            <w:pStyle w:val="affffb"/>
            <w:spacing w:after="60"/>
          </w:pPr>
        </w:pPrChange>
      </w:pPr>
      <w:r w:rsidRPr="006F178A">
        <w:rPr>
          <w:rtl/>
        </w:rPr>
        <w:t>שלשה מינין אסורין בנזיר: הט</w:t>
      </w:r>
      <w:r w:rsidRPr="006F178A">
        <w:rPr>
          <w:rFonts w:hint="cs"/>
          <w:rtl/>
        </w:rPr>
        <w:t>ו</w:t>
      </w:r>
      <w:r w:rsidRPr="006F178A">
        <w:rPr>
          <w:rtl/>
        </w:rPr>
        <w:t>מאה, והתגלחת, והיוצא מן הגפן.</w:t>
      </w:r>
    </w:p>
    <w:p w14:paraId="5D5FCC73" w14:textId="4E19DF39" w:rsidR="00FF3740" w:rsidRPr="006F178A" w:rsidRDefault="00FF3740" w:rsidP="00FF3740">
      <w:pPr>
        <w:pStyle w:val="affffb"/>
        <w:rPr>
          <w:rtl/>
        </w:rPr>
      </w:pPr>
      <w:r w:rsidRPr="006F178A">
        <w:rPr>
          <w:rtl/>
        </w:rPr>
        <w:t>וכל היוצא מן הגפן מצטרפין זה עם זה.</w:t>
      </w:r>
    </w:p>
    <w:p w14:paraId="3F333DFB" w14:textId="77777777" w:rsidR="00FF3740" w:rsidRPr="006F178A" w:rsidRDefault="00FF3740" w:rsidP="00FF3740">
      <w:pPr>
        <w:pStyle w:val="affffb"/>
        <w:rPr>
          <w:rtl/>
        </w:rPr>
      </w:pPr>
      <w:r w:rsidRPr="006F178A">
        <w:rPr>
          <w:rtl/>
        </w:rPr>
        <w:t>ואין חייב עד שיאכל מן הענבים כזית.</w:t>
      </w:r>
    </w:p>
    <w:p w14:paraId="2BDD96BC" w14:textId="77777777" w:rsidR="00FF3740" w:rsidRPr="006F178A" w:rsidRDefault="00FF3740" w:rsidP="00516202">
      <w:pPr>
        <w:pStyle w:val="affff5"/>
        <w:framePr w:wrap="around"/>
        <w:rPr>
          <w:rtl/>
        </w:rPr>
      </w:pPr>
      <w:r w:rsidRPr="006F178A">
        <w:rPr>
          <w:rFonts w:hint="cs"/>
          <w:rtl/>
        </w:rPr>
        <w:t>לד:</w:t>
      </w:r>
    </w:p>
    <w:p>
      <w:pPr>
        <w:pStyle w:val="affffff2"/>
        <w:rPr>
          <w:ins w:id="20310" w:author="קלוד" w:date="2026-10-06T10:09:33Z"/>
        </w:rPr>
      </w:pPr>
      <w:ins w:id="20309" w:author="קלוד" w:date="2026-10-06T10:09:33Z">
        <w:r>
          <w:t xml:space="preserve">משנה א</w:t>
        </w:r>
      </w:ins>
    </w:p>
    <w:p w14:paraId="6EEC67E3" w14:textId="77777777" w:rsidR="00FF3740" w:rsidRPr="006F178A" w:rsidRDefault="00FF3740" w:rsidP="00FF3740">
      <w:pPr>
        <w:pStyle w:val="affffb"/>
        <w:rPr>
          <w:rtl/>
        </w:rPr>
      </w:pPr>
      <w:r w:rsidRPr="006F178A">
        <w:rPr>
          <w:b/>
          <w:rtl/>
          <w:rPrChange w:id="40032" w:author="Claude" w:date="2026-10-06T13:34:43Z">
            <w:rPr>
              <w:b/>
              <w:sz w:val="20"/>
              <w:rtl/>
            </w:rPr>
          </w:rPrChange>
        </w:rPr>
        <w:t xml:space="preserve">משנה ראשונה אומרת: עד שישתה רביעית יין, </w:t>
      </w:r>
    </w:p>
    <w:p w14:paraId="18424A24" w14:textId="37094598" w:rsidR="00235B8E" w:rsidRDefault="00FF3740" w:rsidP="009429B9">
      <w:pPr>
        <w:pStyle w:val="affffb"/>
        <w:spacing w:after="60"/>
        <w:rPr>
          <w:rtl/>
        </w:rPr>
      </w:pPr>
      <w:r w:rsidRPr="00D1564C">
        <w:rPr>
          <w:rStyle w:val="TanaimMishna"/>
          <w:rtl/>
          <w:rPrChange w:id="20108" w:author="קלוד" w:date="2026-10-06T10:09:33Z">
            <w:rPr>
              <w:rStyle w:val="a4"/>
              <w:rtl/>
            </w:rPr>
          </w:rPrChange>
        </w:rPr>
        <w:t>ר</w:t>
      </w:r>
      <w:r w:rsidR="00D1564C" w:rsidRPr="00D1564C">
        <w:rPr>
          <w:rStyle w:val="TanaimMishna"/>
          <w:rFonts w:hint="cs"/>
          <w:rtl/>
          <w:rPrChange w:id="20109" w:author="קלוד" w:date="2026-10-06T10:09:33Z">
            <w:rPr>
              <w:rStyle w:val="a4"/>
              <w:rFonts w:hint="cs"/>
              <w:rtl/>
            </w:rPr>
          </w:rPrChange>
        </w:rPr>
        <w:t>"ע</w:t>
      </w:r>
      <w:r w:rsidRPr="00D1564C">
        <w:rPr>
          <w:rStyle w:val="TanaimMishna"/>
          <w:rtl/>
          <w:rPrChange w:id="20110" w:author="קלוד" w:date="2026-10-06T10:09:33Z">
            <w:rPr>
              <w:rStyle w:val="a4"/>
              <w:rtl/>
            </w:rPr>
          </w:rPrChange>
        </w:rPr>
        <w:t xml:space="preserve">: </w:t>
      </w:r>
      <w:r w:rsidR="00585A64">
        <w:rPr>
          <w:rtl/>
        </w:rPr>
        <w:t>אף</w:t>
      </w:r>
      <w:r w:rsidRPr="006F178A">
        <w:rPr>
          <w:rtl/>
        </w:rPr>
        <w:t xml:space="preserve"> שרה פיתו ביין ויש בה כדי לצרף כזית - חייב.</w:t>
      </w:r>
    </w:p>
    <w:p w14:paraId="6E44A5E5" w14:textId="3E409665" w:rsidR="00235B8E" w:rsidRDefault="00FF3740" w:rsidP="009429B9">
      <w:pPr>
        <w:pStyle w:val="affffb"/>
        <w:jc w:val="center"/>
        <w:rPr>
          <w:rtl/>
        </w:rPr>
      </w:pPr>
      <w:r w:rsidRPr="006F178A">
        <w:rPr>
          <w:rtl/>
        </w:rPr>
        <w:t>וחייב על היין בפני עצמו, ועל הענבים בפני עצמן,</w:t>
      </w:r>
    </w:p>
    <w:p w14:paraId="6A8132A6" w14:textId="2D70F54D" w:rsidR="00FF3740" w:rsidRPr="006F178A" w:rsidRDefault="00FF3740" w:rsidP="00C83B11">
      <w:pPr>
        <w:pStyle w:val="affffb"/>
        <w:jc w:val="center"/>
        <w:rPr>
          <w:rtl/>
        </w:rPr>
      </w:pPr>
      <w:r w:rsidRPr="006F178A">
        <w:rPr>
          <w:rtl/>
        </w:rPr>
        <w:t>ועל החרצנים בפני עצמן, ועל הזגים בפני עצמן</w:t>
      </w:r>
      <w:r w:rsidR="001A7DD4">
        <w:rPr>
          <w:rtl/>
        </w:rPr>
        <w:t>.</w:t>
      </w:r>
    </w:p>
    <w:p w14:paraId="7980EBC9" w14:textId="6F8BA07B" w:rsidR="00FF3740" w:rsidRPr="006F178A" w:rsidRDefault="00FF3740" w:rsidP="00C83B11">
      <w:pPr>
        <w:pStyle w:val="affffb"/>
        <w:spacing w:after="60"/>
        <w:jc w:val="center"/>
        <w:rPr>
          <w:rtl/>
        </w:rPr>
      </w:pPr>
      <w:r w:rsidRPr="00C83B11">
        <w:rPr>
          <w:rStyle w:val="TanaimMishna"/>
          <w:rtl/>
          <w:rPrChange w:id="20111" w:author="קלוד" w:date="2026-10-06T10:09:33Z">
            <w:rPr>
              <w:rStyle w:val="27"/>
              <w:rtl/>
            </w:rPr>
          </w:rPrChange>
        </w:rPr>
        <w:t>ר</w:t>
      </w:r>
      <w:r w:rsidR="004139D7" w:rsidRPr="00C83B11">
        <w:rPr>
          <w:rStyle w:val="TanaimMishna"/>
          <w:rFonts w:hint="cs"/>
          <w:rtl/>
          <w:rPrChange w:id="20112" w:author="קלוד" w:date="2026-10-06T10:09:33Z">
            <w:rPr>
              <w:rStyle w:val="27"/>
              <w:rFonts w:hint="cs"/>
              <w:rtl/>
            </w:rPr>
          </w:rPrChange>
        </w:rPr>
        <w:t>אב"ע</w:t>
      </w:r>
      <w:r w:rsidRPr="00C83B11">
        <w:rPr>
          <w:rStyle w:val="TanaimMishna"/>
          <w:rtl/>
          <w:rPrChange w:id="20113" w:author="קלוד" w:date="2026-10-06T10:09:33Z">
            <w:rPr>
              <w:rStyle w:val="27"/>
              <w:rtl/>
            </w:rPr>
          </w:rPrChange>
        </w:rPr>
        <w:t>:</w:t>
      </w:r>
      <w:r w:rsidRPr="004139D7">
        <w:rPr>
          <w:rStyle w:val="TanaimMishna"/>
          <w:rtl/>
          <w:rPrChange w:id="20114" w:author="קלוד" w:date="2026-10-06T10:09:33Z">
            <w:rPr>
              <w:rStyle w:val="a4"/>
              <w:rtl/>
            </w:rPr>
          </w:rPrChange>
        </w:rPr>
        <w:t xml:space="preserve"> </w:t>
      </w:r>
      <w:r w:rsidRPr="006F178A">
        <w:rPr>
          <w:rtl/>
        </w:rPr>
        <w:t>אין חייב עד שיאכל שני חרצנים וזג.</w:t>
      </w:r>
    </w:p>
    <w:p w14:paraId="3A4BD179" w14:textId="05640512" w:rsidR="004139D7" w:rsidRDefault="00FF3740" w:rsidP="00235B8E">
      <w:pPr>
        <w:pStyle w:val="affffb"/>
        <w:jc w:val="center"/>
        <w:rPr>
          <w:rtl/>
        </w:rPr>
      </w:pPr>
      <w:r w:rsidRPr="006F178A">
        <w:rPr>
          <w:rtl/>
        </w:rPr>
        <w:t>אלו הן חרצנים ואלו הן זגים?</w:t>
      </w:r>
    </w:p>
    <w:p w14:paraId="61E263EC" w14:textId="4D4A6685" w:rsidR="00FF3740" w:rsidRPr="006F178A" w:rsidRDefault="00FF3740" w:rsidP="00FF3740">
      <w:pPr>
        <w:pStyle w:val="affffb"/>
        <w:rPr>
          <w:rtl/>
        </w:rPr>
      </w:pPr>
      <w:r w:rsidRPr="004139D7">
        <w:rPr>
          <w:rStyle w:val="TanaimMishna"/>
          <w:rFonts w:hint="cs"/>
          <w:rtl/>
          <w:rPrChange w:id="20115" w:author="קלוד" w:date="2026-10-06T10:09:33Z">
            <w:rPr>
              <w:rStyle w:val="a4"/>
              <w:rFonts w:hint="cs"/>
              <w:rtl/>
            </w:rPr>
          </w:rPrChange>
        </w:rPr>
        <w:t>ר</w:t>
      </w:r>
      <w:r w:rsidRPr="004139D7">
        <w:rPr>
          <w:rStyle w:val="TanaimMishna"/>
          <w:rtl/>
          <w:rPrChange w:id="20116" w:author="קלוד" w:date="2026-10-06T10:09:33Z">
            <w:rPr>
              <w:rStyle w:val="a4"/>
              <w:rtl/>
            </w:rPr>
          </w:rPrChange>
        </w:rPr>
        <w:t>"</w:t>
      </w:r>
      <w:r w:rsidRPr="004139D7">
        <w:rPr>
          <w:rStyle w:val="TanaimMishna"/>
          <w:rFonts w:hint="cs"/>
          <w:rtl/>
          <w:rPrChange w:id="20117" w:author="קלוד" w:date="2026-10-06T10:09:33Z">
            <w:rPr>
              <w:rStyle w:val="a4"/>
              <w:rFonts w:hint="cs"/>
              <w:rtl/>
            </w:rPr>
          </w:rPrChange>
        </w:rPr>
        <w:t xml:space="preserve">י: </w:t>
      </w:r>
      <w:r w:rsidRPr="006F178A">
        <w:rPr>
          <w:rtl/>
        </w:rPr>
        <w:t xml:space="preserve">החרצנים - אלו החיצונים, הזגים - אלו הפנימים, </w:t>
      </w:r>
    </w:p>
    <w:p w14:paraId="45202FC6" w14:textId="07EA8151" w:rsidR="00FF3740" w:rsidRPr="006F178A" w:rsidRDefault="00FF3740" w:rsidP="00FF3740">
      <w:pPr>
        <w:pStyle w:val="affffb"/>
        <w:rPr>
          <w:rtl/>
        </w:rPr>
      </w:pPr>
      <w:r w:rsidRPr="004139D7">
        <w:rPr>
          <w:rStyle w:val="TanaimMishna"/>
          <w:rtl/>
          <w:rPrChange w:id="20118" w:author="קלוד" w:date="2026-10-06T10:09:33Z">
            <w:rPr>
              <w:rStyle w:val="a4"/>
              <w:rtl/>
            </w:rPr>
          </w:rPrChange>
        </w:rPr>
        <w:t>רבי יוסי:</w:t>
      </w:r>
      <w:r w:rsidRPr="006F178A">
        <w:rPr>
          <w:rtl/>
        </w:rPr>
        <w:t xml:space="preserve"> שלא תטעה, כזוג של בהמה, החיצון זוג והפנימי עינבל.</w:t>
      </w:r>
    </w:p>
    <w:p w14:paraId="618F438A" w14:textId="14A9BC45" w:rsidR="00FF3740" w:rsidRPr="006F178A" w:rsidRDefault="00FF3740" w:rsidP="00FF3740">
      <w:pPr>
        <w:pStyle w:val="afffff3"/>
        <w:rPr>
          <w:b/>
          <w:sz w:val="20"/>
          <w:rtl/>
        </w:rPr>
      </w:pPr>
      <w:ins w:id="9847" w:author="מספור קטעי משנה" w:date="2026-10-06T06:45:37Z">
        <w:r>
          <w:rPr>
            <w:rStyle w:val="MisparKeta"/>
          </w:rPr>
          <w:t xml:space="preserve">א. </w:t>
        </w:r>
      </w:ins>
      <w:r w:rsidRPr="006F178A">
        <w:rPr>
          <w:b/>
          <w:rtl/>
          <w:rPrChange w:id="40033" w:author="Claude" w:date="2026-10-06T13:34:43Z">
            <w:rPr>
              <w:b/>
              <w:sz w:val="20"/>
              <w:rtl/>
            </w:rPr>
          </w:rPrChange>
        </w:rPr>
        <w:t>שלשה מינין אסורין בנזיר,</w:t>
      </w:r>
      <w:r w:rsidR="00574EBE">
        <w:rPr>
          <w:rFonts w:hint="cs"/>
          <w:b/>
          <w:rtl/>
          <w:rPrChange w:id="40034" w:author="Claude" w:date="2026-10-06T13:34:43Z">
            <w:rPr>
              <w:rFonts w:hint="cs"/>
              <w:b/>
              <w:sz w:val="20"/>
              <w:rtl/>
            </w:rPr>
          </w:rPrChange>
        </w:rPr>
        <w:t xml:space="preserve"> </w:t>
      </w:r>
      <w:r w:rsidRPr="006F178A">
        <w:rPr>
          <w:b/>
          <w:rtl/>
          <w:rPrChange w:id="40035" w:author="Claude" w:date="2026-10-06T13:34:43Z">
            <w:rPr>
              <w:b/>
              <w:sz w:val="20"/>
              <w:rtl/>
            </w:rPr>
          </w:rPrChange>
        </w:rPr>
        <w:t xml:space="preserve">טומאה </w:t>
      </w:r>
      <w:r w:rsidR="00574EBE">
        <w:rPr>
          <w:rFonts w:hint="cs"/>
          <w:b/>
          <w:rtl/>
          <w:rPrChange w:id="40036" w:author="Claude" w:date="2026-10-06T13:34:43Z">
            <w:rPr>
              <w:rFonts w:hint="cs"/>
              <w:b/>
              <w:sz w:val="20"/>
              <w:rtl/>
            </w:rPr>
          </w:rPrChange>
        </w:rPr>
        <w:t>תגלחת ויוצא מן הגפן</w:t>
      </w:r>
      <w:r w:rsidRPr="006F178A">
        <w:rPr>
          <w:b/>
          <w:rtl/>
          <w:rPrChange w:id="40037" w:author="Claude" w:date="2026-10-06T13:34:43Z">
            <w:rPr>
              <w:b/>
              <w:sz w:val="20"/>
              <w:rtl/>
            </w:rPr>
          </w:rPrChange>
        </w:rPr>
        <w:t>.</w:t>
      </w:r>
    </w:p>
    <w:p w14:paraId="096AA111" w14:textId="77777777" w:rsidR="009C21E6" w:rsidRDefault="00574EBE" w:rsidP="00A5184B">
      <w:pPr>
        <w:pStyle w:val="36"/>
        <w:framePr w:wrap="notBeside"/>
        <w:rPr>
          <w:rFonts w:ascii="FontbitDavid" w:hAnsi="FontbitDavid"/>
          <w:rtl/>
        </w:rPr>
      </w:pPr>
      <w:r w:rsidRPr="009C21E6">
        <w:rPr>
          <w:rFonts w:hint="cs"/>
          <w:rtl/>
        </w:rPr>
        <w:t>א.</w:t>
      </w:r>
    </w:p>
    <w:p w14:paraId="501EFFCA" w14:textId="72A9A8DB" w:rsidR="00FF3740" w:rsidRPr="006F178A" w:rsidRDefault="00574EBE" w:rsidP="00FF3740">
      <w:pPr>
        <w:rPr>
          <w:rtl/>
        </w:rPr>
      </w:pPr>
      <w:r>
        <w:rPr>
          <w:rFonts w:ascii="FontbitDavid" w:hAnsi="FontbitDavid" w:hint="cs"/>
          <w:rtl/>
        </w:rPr>
        <w:t xml:space="preserve">ולא </w:t>
      </w:r>
      <w:r w:rsidR="00FF3740" w:rsidRPr="006F178A">
        <w:rPr>
          <w:rFonts w:ascii="FontbitDavid" w:hAnsi="FontbitDavid"/>
          <w:rtl/>
        </w:rPr>
        <w:t>גפן עצמו</w:t>
      </w:r>
      <w:r>
        <w:rPr>
          <w:rFonts w:ascii="FontbitDavid" w:hAnsi="FontbitDavid" w:hint="cs"/>
          <w:rtl/>
        </w:rPr>
        <w:t>,</w:t>
      </w:r>
      <w:r w:rsidR="00FF3740" w:rsidRPr="006F178A">
        <w:rPr>
          <w:rFonts w:ascii="FontbitDavid" w:hAnsi="FontbitDavid"/>
          <w:rtl/>
        </w:rPr>
        <w:t xml:space="preserve"> </w:t>
      </w:r>
      <w:r>
        <w:rPr>
          <w:rFonts w:ascii="FontbitDavid" w:hAnsi="FontbitDavid" w:hint="cs"/>
          <w:rtl/>
        </w:rPr>
        <w:t xml:space="preserve">מתני' </w:t>
      </w:r>
      <w:r>
        <w:rPr>
          <w:rFonts w:ascii="FontbitDavid" w:hAnsi="FontbitDavid"/>
          <w:rtl/>
        </w:rPr>
        <w:t xml:space="preserve">לא </w:t>
      </w:r>
      <w:r>
        <w:rPr>
          <w:rStyle w:val="a4"/>
          <w:rFonts w:ascii="FontbitDavid" w:hAnsi="FontbitDavid"/>
          <w:rtl/>
          <w:rPrChange w:id="9050" w:author="מנוע אמוראים" w:date="2026-10-05T16:41:46Z">
            <w:rPr>
              <w:rFonts w:ascii="FontbitDavid" w:hAnsi="FontbitDavid"/>
              <w:rtl/>
            </w:rPr>
          </w:rPrChange>
        </w:rPr>
        <w:t xml:space="preserve">כר"א</w:t>
      </w:r>
      <w:r>
        <w:rPr>
          <w:rFonts w:ascii="FontbitDavid" w:hAnsi="FontbitDavid" w:hint="cs"/>
          <w:rtl/>
        </w:rPr>
        <w:t>: דאפי'</w:t>
      </w:r>
      <w:r w:rsidR="00FF3740" w:rsidRPr="006F178A">
        <w:rPr>
          <w:rFonts w:ascii="FontbitDavid" w:hAnsi="FontbitDavid"/>
          <w:rtl/>
        </w:rPr>
        <w:t xml:space="preserve"> עלין ולולבין במשמע.</w:t>
      </w:r>
    </w:p>
    <w:p w14:paraId="134581F5" w14:textId="77777777" w:rsidR="009C21E6" w:rsidRDefault="009C21E6" w:rsidP="00A5184B">
      <w:pPr>
        <w:pStyle w:val="36"/>
        <w:framePr w:wrap="notBeside"/>
        <w:rPr>
          <w:rtl/>
        </w:rPr>
      </w:pPr>
      <w:r w:rsidRPr="009C21E6">
        <w:rPr>
          <w:rFonts w:hint="cs"/>
          <w:rtl/>
        </w:rPr>
        <w:t xml:space="preserve">ב. </w:t>
      </w:r>
    </w:p>
    <w:p w14:paraId="5047CF7C" w14:textId="0A9ADA96" w:rsidR="00FF3740" w:rsidRPr="006F178A" w:rsidRDefault="009C21E6" w:rsidP="00FF3740">
      <w:pPr>
        <w:rPr>
          <w:rtl/>
        </w:rPr>
      </w:pPr>
      <w:r w:rsidRPr="000B4197">
        <w:rPr>
          <w:rStyle w:val="a4"/>
          <w:rFonts w:hint="cs"/>
          <w:rtl/>
        </w:rPr>
        <w:t xml:space="preserve">א''ד </w:t>
      </w:r>
      <w:r w:rsidR="00FF3740" w:rsidRPr="000B4197">
        <w:rPr>
          <w:rStyle w:val="a4"/>
          <w:rtl/>
        </w:rPr>
        <w:t xml:space="preserve">אסיפא: </w:t>
      </w:r>
      <w:r w:rsidR="00FF3740" w:rsidRPr="006F178A">
        <w:rPr>
          <w:rtl/>
        </w:rPr>
        <w:t>עד שיאכל מן הענבים כזית</w:t>
      </w:r>
      <w:r w:rsidR="001A7DD4">
        <w:rPr>
          <w:rtl/>
        </w:rPr>
        <w:t>.</w:t>
      </w:r>
      <w:r w:rsidR="000B4197">
        <w:rPr>
          <w:rFonts w:hint="cs"/>
          <w:rtl/>
        </w:rPr>
        <w:t xml:space="preserve"> ומשמע מגפן עצמו לא</w:t>
      </w:r>
    </w:p>
    <w:p w14:paraId="6DEF9F7C" w14:textId="3DC8B5C1" w:rsidR="00FF3740" w:rsidRPr="006F178A" w:rsidRDefault="00FF3740" w:rsidP="000B4197">
      <w:pPr>
        <w:ind w:left="452" w:firstLine="113"/>
        <w:rPr>
          <w:rtl/>
        </w:rPr>
      </w:pPr>
      <w:r w:rsidRPr="000B4197">
        <w:rPr>
          <w:rStyle w:val="a4"/>
          <w:rtl/>
        </w:rPr>
        <w:t>מתני' לא כר"א</w:t>
      </w:r>
      <w:r w:rsidR="000B4197">
        <w:rPr>
          <w:rStyle w:val="a4"/>
          <w:rFonts w:hint="cs"/>
          <w:rtl/>
        </w:rPr>
        <w:t>:</w:t>
      </w:r>
      <w:r w:rsidRPr="006F178A">
        <w:rPr>
          <w:rtl/>
        </w:rPr>
        <w:t xml:space="preserve"> </w:t>
      </w:r>
      <w:r w:rsidRPr="006F178A">
        <w:rPr>
          <w:rFonts w:hint="cs"/>
          <w:rtl/>
        </w:rPr>
        <w:t>ד</w:t>
      </w:r>
      <w:r w:rsidRPr="006F178A">
        <w:rPr>
          <w:rtl/>
        </w:rPr>
        <w:t>א</w:t>
      </w:r>
      <w:r w:rsidR="000B4197">
        <w:rPr>
          <w:rFonts w:hint="cs"/>
          <w:rtl/>
        </w:rPr>
        <w:t>ף</w:t>
      </w:r>
      <w:r w:rsidRPr="006F178A">
        <w:rPr>
          <w:rtl/>
        </w:rPr>
        <w:t xml:space="preserve"> עלין ולולבין במשמע.</w:t>
      </w:r>
    </w:p>
    <w:p w14:paraId="4E73013F" w14:textId="0A8199EF" w:rsidR="000B4197" w:rsidRDefault="000B4197" w:rsidP="00A5184B">
      <w:pPr>
        <w:pStyle w:val="36"/>
        <w:framePr w:wrap="notBeside"/>
        <w:rPr>
          <w:rtl/>
        </w:rPr>
      </w:pPr>
      <w:r w:rsidRPr="000B4197">
        <w:rPr>
          <w:rFonts w:hint="cs"/>
          <w:rtl/>
        </w:rPr>
        <w:t>יסוד מחלוקתם</w:t>
      </w:r>
    </w:p>
    <w:p w14:paraId="496BB5FF" w14:textId="3230CBE8" w:rsidR="00FF3740" w:rsidRPr="006F178A" w:rsidRDefault="00FF3740" w:rsidP="000B4197">
      <w:pPr>
        <w:rPr>
          <w:rtl/>
        </w:rPr>
      </w:pPr>
      <w:r w:rsidRPr="000B4197">
        <w:rPr>
          <w:rStyle w:val="a4"/>
          <w:rtl/>
        </w:rPr>
        <w:t>ר"א</w:t>
      </w:r>
      <w:r w:rsidR="000B4197">
        <w:rPr>
          <w:rStyle w:val="a4"/>
          <w:rFonts w:hint="cs"/>
          <w:rtl/>
        </w:rPr>
        <w:t>:</w:t>
      </w:r>
      <w:r w:rsidR="008D04B9">
        <w:rPr>
          <w:rStyle w:val="a4"/>
          <w:rFonts w:hint="cs"/>
          <w:rtl/>
        </w:rPr>
        <w:t xml:space="preserve"> </w:t>
      </w:r>
      <w:r w:rsidRPr="006F178A">
        <w:rPr>
          <w:rtl/>
        </w:rPr>
        <w:t>דרש ריבויי ומיעוטי,</w:t>
      </w:r>
      <w:r w:rsidRPr="000B4197">
        <w:rPr>
          <w:rStyle w:val="afffffe"/>
          <w:rtl/>
        </w:rPr>
        <w:t xml:space="preserve"> מיין ושכר יזיר</w:t>
      </w:r>
      <w:r w:rsidRPr="006F178A">
        <w:rPr>
          <w:rtl/>
        </w:rPr>
        <w:t xml:space="preserve"> - מיעט, </w:t>
      </w:r>
      <w:r w:rsidRPr="000B4197">
        <w:rPr>
          <w:rStyle w:val="afffffe"/>
          <w:rtl/>
        </w:rPr>
        <w:t xml:space="preserve">מכל אשר יעשה מגפן היין </w:t>
      </w:r>
      <w:r w:rsidRPr="006F178A">
        <w:rPr>
          <w:rtl/>
        </w:rPr>
        <w:t xml:space="preserve">- ריבה, מיעט וריבה - ריבה הכל, מיעט </w:t>
      </w:r>
      <w:r w:rsidR="007B7CC5">
        <w:rPr>
          <w:rFonts w:hint="cs"/>
          <w:rtl/>
        </w:rPr>
        <w:t>זמורה</w:t>
      </w:r>
      <w:r w:rsidRPr="006F178A">
        <w:rPr>
          <w:rtl/>
        </w:rPr>
        <w:t>.</w:t>
      </w:r>
    </w:p>
    <w:p w14:paraId="476619AC" w14:textId="6C67B909" w:rsidR="00FF3740" w:rsidRPr="00B3057C" w:rsidRDefault="00FF3740" w:rsidP="000A7FF0">
      <w:pPr>
        <w:rPr>
          <w:rStyle w:val="a6"/>
          <w:spacing w:val="2"/>
          <w:rtl/>
        </w:rPr>
      </w:pPr>
      <w:r w:rsidRPr="007B7CC5">
        <w:rPr>
          <w:rStyle w:val="a4"/>
          <w:rtl/>
        </w:rPr>
        <w:t>ורבנן</w:t>
      </w:r>
      <w:r w:rsidR="007B7CC5">
        <w:rPr>
          <w:rStyle w:val="a4"/>
          <w:rFonts w:hint="cs"/>
          <w:rtl/>
        </w:rPr>
        <w:t>:</w:t>
      </w:r>
      <w:r w:rsidRPr="006F178A">
        <w:rPr>
          <w:rtl/>
        </w:rPr>
        <w:t xml:space="preserve"> דרשי כללי ופרטי: </w:t>
      </w:r>
      <w:r w:rsidRPr="007B7CC5">
        <w:rPr>
          <w:rStyle w:val="afffffe"/>
          <w:rtl/>
        </w:rPr>
        <w:t xml:space="preserve">מיין ושכר יזיר </w:t>
      </w:r>
      <w:r w:rsidRPr="006F178A">
        <w:rPr>
          <w:rtl/>
        </w:rPr>
        <w:t xml:space="preserve">- פרט, </w:t>
      </w:r>
      <w:r w:rsidRPr="007B7CC5">
        <w:rPr>
          <w:rStyle w:val="afffffe"/>
          <w:rtl/>
        </w:rPr>
        <w:t xml:space="preserve">מכל אשר יעשה מגפן היין </w:t>
      </w:r>
      <w:r w:rsidRPr="006F178A">
        <w:rPr>
          <w:rtl/>
        </w:rPr>
        <w:t xml:space="preserve">- כלל, </w:t>
      </w:r>
      <w:r w:rsidRPr="007B7CC5">
        <w:rPr>
          <w:rStyle w:val="afffffe"/>
          <w:rtl/>
        </w:rPr>
        <w:t xml:space="preserve">מחרצנים ועד זג </w:t>
      </w:r>
      <w:r w:rsidRPr="006F178A">
        <w:rPr>
          <w:rtl/>
        </w:rPr>
        <w:t>- חזר ופרט, פרט וכלל ופרט אי אתה דן אלא כעין הפרט,</w:t>
      </w:r>
      <w:r w:rsidR="001501CD">
        <w:rPr>
          <w:rFonts w:hint="cs"/>
          <w:rtl/>
        </w:rPr>
        <w:t xml:space="preserve"> </w:t>
      </w:r>
      <w:r w:rsidR="008D04B9">
        <w:rPr>
          <w:rFonts w:hint="cs"/>
          <w:rtl/>
        </w:rPr>
        <w:t>ד</w:t>
      </w:r>
      <w:r w:rsidRPr="006F178A">
        <w:rPr>
          <w:rtl/>
        </w:rPr>
        <w:t>מפורש פרי ופסולת פרי</w:t>
      </w:r>
      <w:r w:rsidR="008D04B9">
        <w:rPr>
          <w:rFonts w:hint="cs"/>
          <w:rtl/>
        </w:rPr>
        <w:t>.</w:t>
      </w:r>
      <w:r w:rsidR="000A7FF0">
        <w:rPr>
          <w:rStyle w:val="affffff1"/>
          <w:rFonts w:hint="cs"/>
          <w:rtl/>
        </w:rPr>
        <w:t xml:space="preserve"> </w:t>
      </w:r>
      <w:r w:rsidR="006047AD" w:rsidRPr="00B3057C">
        <w:rPr>
          <w:rStyle w:val="a6"/>
          <w:rFonts w:hint="cs"/>
          <w:spacing w:val="2"/>
          <w:rtl/>
        </w:rPr>
        <w:t xml:space="preserve">ולא פרי גמור דכבר פירט ענבים לחים ויבשים יין וחומץ </w:t>
      </w:r>
      <w:r w:rsidRPr="00B3057C">
        <w:rPr>
          <w:rStyle w:val="a6"/>
          <w:spacing w:val="2"/>
          <w:rtl/>
        </w:rPr>
        <w:t>הא אין עליך לדון כלשון אחרון אלא כלשון ראשון.</w:t>
      </w:r>
    </w:p>
    <w:p w14:paraId="32F3B267" w14:textId="77777777" w:rsidR="00FF3740" w:rsidRPr="006F178A" w:rsidRDefault="00FF3740" w:rsidP="00FF3740">
      <w:pPr>
        <w:rPr>
          <w:rtl/>
        </w:rPr>
      </w:pPr>
      <w:r w:rsidRPr="006F178A">
        <w:rPr>
          <w:rtl/>
        </w:rPr>
        <w:t>ומאחר שסופינו לרבות כל דבר,</w:t>
      </w:r>
      <w:r w:rsidRPr="00AF76D0">
        <w:rPr>
          <w:rStyle w:val="afffffe"/>
          <w:rtl/>
        </w:rPr>
        <w:t xml:space="preserve"> </w:t>
      </w:r>
      <w:r w:rsidRPr="00AF76D0">
        <w:rPr>
          <w:rStyle w:val="afffffe"/>
          <w:rFonts w:hint="cs"/>
          <w:rtl/>
        </w:rPr>
        <w:t>'</w:t>
      </w:r>
      <w:r w:rsidRPr="00AF76D0">
        <w:rPr>
          <w:rStyle w:val="afffffe"/>
          <w:rtl/>
        </w:rPr>
        <w:t>מחרצנים ועד זג</w:t>
      </w:r>
      <w:r w:rsidRPr="00AF76D0">
        <w:rPr>
          <w:rStyle w:val="afffffe"/>
          <w:rFonts w:hint="cs"/>
          <w:rtl/>
        </w:rPr>
        <w:t>'</w:t>
      </w:r>
      <w:r w:rsidRPr="00AF76D0">
        <w:rPr>
          <w:rStyle w:val="afffffe"/>
          <w:rtl/>
        </w:rPr>
        <w:t xml:space="preserve"> </w:t>
      </w:r>
      <w:r w:rsidRPr="006F178A">
        <w:rPr>
          <w:rtl/>
        </w:rPr>
        <w:t xml:space="preserve">לומר לך: כל מקום שאתה מוצא פרט וכלל, אי אתה רשאי למשכו ולדונו כעין הפרט, </w:t>
      </w:r>
      <w:r w:rsidRPr="00B3057C">
        <w:rPr>
          <w:spacing w:val="2"/>
          <w:rtl/>
        </w:rPr>
        <w:t>אלא נעשה כלל מוסף על הפרט, עד שיפרוט לך הכתוב כדרך שפרט לך בנזיר.</w:t>
      </w:r>
    </w:p>
    <w:p w14:paraId="4A0FE7DE" w14:textId="2FFBDD99" w:rsidR="00FF3740" w:rsidRPr="006F178A" w:rsidRDefault="00FF3740" w:rsidP="00BA44EB">
      <w:pPr>
        <w:pStyle w:val="a7"/>
        <w:rPr>
          <w:rtl/>
        </w:rPr>
      </w:pPr>
      <w:r w:rsidRPr="006F178A">
        <w:rPr>
          <w:rtl/>
        </w:rPr>
        <w:t>מה הפרט מפורש פרי ופסולת פרי, אף כל פרי ופסולת פרי.</w:t>
      </w:r>
    </w:p>
    <w:p w14:paraId="1654AE90" w14:textId="77777777" w:rsidR="002610C7" w:rsidRDefault="00FF3740" w:rsidP="00884B18">
      <w:pPr>
        <w:rPr>
          <w:rtl/>
        </w:rPr>
      </w:pPr>
      <w:r w:rsidRPr="00B72EBF">
        <w:rPr>
          <w:rFonts w:cs="BA Vilna Bold"/>
          <w:rtl/>
        </w:rPr>
        <w:t xml:space="preserve">פרי </w:t>
      </w:r>
      <w:r w:rsidRPr="006F178A">
        <w:rPr>
          <w:rtl/>
        </w:rPr>
        <w:t>- עינבי.</w:t>
      </w:r>
      <w:r w:rsidR="00884B18">
        <w:rPr>
          <w:rFonts w:hint="cs"/>
          <w:rtl/>
        </w:rPr>
        <w:t xml:space="preserve"> </w:t>
      </w:r>
      <w:r w:rsidRPr="00B72EBF">
        <w:rPr>
          <w:rFonts w:cs="BA Vilna Bold"/>
          <w:rtl/>
        </w:rPr>
        <w:t xml:space="preserve">פסולת פרי </w:t>
      </w:r>
      <w:r w:rsidRPr="006F178A">
        <w:rPr>
          <w:rFonts w:hint="cs"/>
          <w:rtl/>
        </w:rPr>
        <w:t>-</w:t>
      </w:r>
      <w:r w:rsidRPr="006F178A">
        <w:rPr>
          <w:rtl/>
        </w:rPr>
        <w:t>חומץ.</w:t>
      </w:r>
      <w:r w:rsidRPr="006F178A">
        <w:rPr>
          <w:rFonts w:hint="cs"/>
          <w:rtl/>
        </w:rPr>
        <w:t xml:space="preserve"> </w:t>
      </w:r>
      <w:r w:rsidRPr="00B72EBF">
        <w:rPr>
          <w:rFonts w:cs="BA Vilna Bold"/>
          <w:rtl/>
        </w:rPr>
        <w:t>אף כל פרי</w:t>
      </w:r>
      <w:r w:rsidRPr="006F178A">
        <w:rPr>
          <w:rtl/>
        </w:rPr>
        <w:t xml:space="preserve"> </w:t>
      </w:r>
      <w:r w:rsidRPr="006F178A">
        <w:rPr>
          <w:rFonts w:hint="cs"/>
          <w:rtl/>
        </w:rPr>
        <w:t>-</w:t>
      </w:r>
      <w:r w:rsidRPr="006F178A">
        <w:rPr>
          <w:rtl/>
        </w:rPr>
        <w:t xml:space="preserve"> גוהרקי.</w:t>
      </w:r>
      <w:r w:rsidRPr="006F178A">
        <w:rPr>
          <w:rFonts w:hint="cs"/>
          <w:rtl/>
        </w:rPr>
        <w:t xml:space="preserve"> </w:t>
      </w:r>
    </w:p>
    <w:p w14:paraId="11616651" w14:textId="75AD59A3" w:rsidR="00FF3740" w:rsidRPr="006F178A" w:rsidRDefault="00FF3740" w:rsidP="00884B18">
      <w:pPr>
        <w:rPr>
          <w:rtl/>
        </w:rPr>
      </w:pPr>
      <w:r w:rsidRPr="00B72EBF">
        <w:rPr>
          <w:rFonts w:cs="BA Vilna Bold"/>
          <w:rtl/>
        </w:rPr>
        <w:t>אף כל דפסולת פרי</w:t>
      </w:r>
      <w:r w:rsidRPr="006F178A">
        <w:rPr>
          <w:rtl/>
        </w:rPr>
        <w:t xml:space="preserve"> </w:t>
      </w:r>
      <w:r w:rsidRPr="00884B18">
        <w:rPr>
          <w:rStyle w:val="a4"/>
          <w:rFonts w:hint="cs"/>
          <w:rtl/>
        </w:rPr>
        <w:t>ר</w:t>
      </w:r>
      <w:r w:rsidRPr="00884B18">
        <w:rPr>
          <w:rStyle w:val="a4"/>
          <w:rtl/>
        </w:rPr>
        <w:t>"</w:t>
      </w:r>
      <w:r w:rsidRPr="00884B18">
        <w:rPr>
          <w:rStyle w:val="a4"/>
          <w:rFonts w:hint="cs"/>
          <w:rtl/>
        </w:rPr>
        <w:t>כ</w:t>
      </w:r>
      <w:r w:rsidR="00884B18">
        <w:rPr>
          <w:rStyle w:val="a4"/>
          <w:rFonts w:hint="cs"/>
          <w:rtl/>
        </w:rPr>
        <w:t>:</w:t>
      </w:r>
      <w:r w:rsidRPr="00884B18">
        <w:rPr>
          <w:rStyle w:val="a4"/>
          <w:rFonts w:hint="cs"/>
          <w:rtl/>
        </w:rPr>
        <w:t xml:space="preserve"> </w:t>
      </w:r>
      <w:r w:rsidRPr="006F178A">
        <w:rPr>
          <w:rFonts w:hint="cs"/>
          <w:rtl/>
        </w:rPr>
        <w:t xml:space="preserve">לאיתויי </w:t>
      </w:r>
      <w:r w:rsidRPr="006F178A">
        <w:rPr>
          <w:rtl/>
        </w:rPr>
        <w:t>עינבי דכרין.</w:t>
      </w:r>
    </w:p>
    <w:p w14:paraId="609EED11" w14:textId="77777777" w:rsidR="00FF3740" w:rsidRPr="006F178A" w:rsidRDefault="00FF3740" w:rsidP="00FF3740">
      <w:pPr>
        <w:rPr>
          <w:rtl/>
        </w:rPr>
      </w:pPr>
      <w:r w:rsidRPr="002610C7">
        <w:rPr>
          <w:rStyle w:val="afffffe"/>
          <w:rtl/>
        </w:rPr>
        <w:t>ועד זג</w:t>
      </w:r>
      <w:r w:rsidRPr="006F178A">
        <w:rPr>
          <w:rtl/>
        </w:rPr>
        <w:t xml:space="preserve"> - אמר רבינא: לאיתויי דבין הבינים.</w:t>
      </w:r>
    </w:p>
    <w:p w14:paraId="40E8E754" w14:textId="0FE4B3EF" w:rsidR="00FF3740" w:rsidRPr="006F178A" w:rsidRDefault="006D0B6D" w:rsidP="00BA44EB">
      <w:pPr>
        <w:pStyle w:val="a7"/>
        <w:rPr>
          <w:rtl/>
        </w:rPr>
      </w:pPr>
      <w:r>
        <w:rPr>
          <w:rFonts w:hint="cs"/>
          <w:rtl/>
        </w:rPr>
        <w:t xml:space="preserve">מחרצנים ועד </w:t>
      </w:r>
      <w:r w:rsidR="00202410">
        <w:rPr>
          <w:rFonts w:hint="cs"/>
          <w:rtl/>
        </w:rPr>
        <w:t xml:space="preserve">זג, עד שיפרט לך הכתוב כבנזיר </w:t>
      </w:r>
    </w:p>
    <w:p w14:paraId="41FF5237" w14:textId="77777777" w:rsidR="00FF3740" w:rsidRPr="006F178A" w:rsidRDefault="00FF3740" w:rsidP="00516202">
      <w:pPr>
        <w:pStyle w:val="affff5"/>
        <w:framePr w:wrap="around"/>
        <w:rPr>
          <w:rtl/>
        </w:rPr>
      </w:pPr>
      <w:r w:rsidRPr="006F178A">
        <w:rPr>
          <w:rFonts w:hint="cs"/>
          <w:rtl/>
        </w:rPr>
        <w:t>לה.</w:t>
      </w:r>
    </w:p>
    <w:p w14:paraId="1FF8983F" w14:textId="77777777" w:rsidR="00416B6C" w:rsidRDefault="00FF3740" w:rsidP="00A5184B">
      <w:pPr>
        <w:pStyle w:val="36"/>
        <w:framePr w:wrap="notBeside"/>
        <w:rPr>
          <w:rFonts w:ascii="FontbitDavid" w:hAnsi="FontbitDavid"/>
          <w:rtl/>
        </w:rPr>
      </w:pPr>
      <w:r w:rsidRPr="00416B6C">
        <w:rPr>
          <w:rFonts w:hint="cs"/>
          <w:rtl/>
        </w:rPr>
        <w:t>ולראב</w:t>
      </w:r>
      <w:r w:rsidRPr="00416B6C">
        <w:rPr>
          <w:rtl/>
        </w:rPr>
        <w:t>"</w:t>
      </w:r>
      <w:r w:rsidRPr="00416B6C">
        <w:rPr>
          <w:rFonts w:hint="cs"/>
          <w:rtl/>
        </w:rPr>
        <w:t>ע</w:t>
      </w:r>
      <w:r w:rsidR="00F1031F" w:rsidRPr="00416B6C">
        <w:rPr>
          <w:rFonts w:hint="cs"/>
          <w:rtl/>
        </w:rPr>
        <w:t>:</w:t>
      </w:r>
      <w:r w:rsidRPr="00416B6C">
        <w:rPr>
          <w:rFonts w:hint="cs"/>
          <w:rtl/>
        </w:rPr>
        <w:t xml:space="preserve"> </w:t>
      </w:r>
    </w:p>
    <w:p w14:paraId="7B01D381" w14:textId="32B68AD3" w:rsidR="00FF3740" w:rsidRPr="006F178A" w:rsidRDefault="00F1031F" w:rsidP="00FF3740">
      <w:pPr>
        <w:rPr>
          <w:rtl/>
        </w:rPr>
      </w:pPr>
      <w:r>
        <w:rPr>
          <w:rFonts w:ascii="FontbitDavid" w:hAnsi="FontbitDavid" w:hint="cs"/>
          <w:rtl/>
        </w:rPr>
        <w:t>ד</w:t>
      </w:r>
      <w:r w:rsidR="00FF3740" w:rsidRPr="006F178A">
        <w:rPr>
          <w:rFonts w:ascii="FontbitDavid" w:hAnsi="FontbitDavid"/>
          <w:rtl/>
        </w:rPr>
        <w:t xml:space="preserve">חייב </w:t>
      </w:r>
      <w:r>
        <w:rPr>
          <w:rFonts w:ascii="FontbitDavid" w:hAnsi="FontbitDavid" w:hint="cs"/>
          <w:rtl/>
        </w:rPr>
        <w:t>רק</w:t>
      </w:r>
      <w:r w:rsidR="00FF3740" w:rsidRPr="006F178A">
        <w:rPr>
          <w:rFonts w:ascii="FontbitDavid" w:hAnsi="FontbitDavid"/>
          <w:rtl/>
        </w:rPr>
        <w:t xml:space="preserve"> </w:t>
      </w:r>
      <w:r>
        <w:rPr>
          <w:rFonts w:ascii="FontbitDavid" w:hAnsi="FontbitDavid" w:hint="cs"/>
          <w:rtl/>
        </w:rPr>
        <w:t>כ</w:t>
      </w:r>
      <w:r w:rsidR="00FF3740" w:rsidRPr="006F178A">
        <w:rPr>
          <w:rFonts w:ascii="FontbitDavid" w:hAnsi="FontbitDavid"/>
          <w:rtl/>
        </w:rPr>
        <w:t xml:space="preserve">שיאכל ב' חרצנים וזג, </w:t>
      </w:r>
      <w:r w:rsidR="00416B6C">
        <w:rPr>
          <w:rFonts w:hint="cs"/>
          <w:rtl/>
        </w:rPr>
        <w:t>פרט שאחר הכלל מנ''ל?</w:t>
      </w:r>
    </w:p>
    <w:p w14:paraId="101BFFAA" w14:textId="070B15AF" w:rsidR="00FF3740" w:rsidRPr="006F178A" w:rsidRDefault="00416B6C" w:rsidP="00416B6C">
      <w:pPr>
        <w:rPr>
          <w:rtl/>
        </w:rPr>
      </w:pPr>
      <w:r w:rsidRPr="00416B6C">
        <w:rPr>
          <w:rStyle w:val="a4"/>
          <w:rFonts w:hint="cs"/>
          <w:rtl/>
        </w:rPr>
        <w:t>אלא ס''ל כר''א:</w:t>
      </w:r>
      <w:r w:rsidR="00FF3740" w:rsidRPr="006F178A">
        <w:rPr>
          <w:rtl/>
        </w:rPr>
        <w:t xml:space="preserve"> דדריש מיעט וריבה.</w:t>
      </w:r>
    </w:p>
    <w:p w14:paraId="416386CA" w14:textId="77777777" w:rsidR="00416B6C" w:rsidRDefault="00416B6C" w:rsidP="00A5184B">
      <w:pPr>
        <w:pStyle w:val="36"/>
        <w:framePr w:wrap="notBeside"/>
        <w:rPr>
          <w:rtl/>
        </w:rPr>
      </w:pPr>
      <w:r w:rsidRPr="00416B6C">
        <w:rPr>
          <w:rFonts w:hint="cs"/>
          <w:rtl/>
        </w:rPr>
        <w:t>ב.</w:t>
      </w:r>
    </w:p>
    <w:p w14:paraId="1D2BE3B8" w14:textId="50278173" w:rsidR="00FF3740" w:rsidRPr="006F178A" w:rsidRDefault="00416B6C" w:rsidP="00FF3740">
      <w:pPr>
        <w:rPr>
          <w:rtl/>
        </w:rPr>
      </w:pPr>
      <w:r w:rsidRPr="00416B6C">
        <w:rPr>
          <w:rStyle w:val="a4"/>
          <w:rFonts w:hint="cs"/>
          <w:rtl/>
        </w:rPr>
        <w:t xml:space="preserve">ס''ל </w:t>
      </w:r>
      <w:r w:rsidR="00FF3740" w:rsidRPr="00416B6C">
        <w:rPr>
          <w:rStyle w:val="a4"/>
          <w:rtl/>
        </w:rPr>
        <w:t>כרבנן</w:t>
      </w:r>
      <w:r w:rsidR="00FF3740" w:rsidRPr="006F178A">
        <w:rPr>
          <w:rtl/>
        </w:rPr>
        <w:t xml:space="preserve"> דאי </w:t>
      </w:r>
      <w:r>
        <w:rPr>
          <w:rStyle w:val="a4"/>
          <w:rFonts w:hint="cs"/>
          <w:rtl/>
          <w:rPrChange w:id="9051" w:author="מנוע אמוראים" w:date="2026-10-05T16:41:46Z">
            <w:rPr>
              <w:rFonts w:hint="cs"/>
              <w:rtl/>
            </w:rPr>
          </w:rPrChange>
        </w:rPr>
        <w:t xml:space="preserve">כראב</w:t>
      </w:r>
      <w:r>
        <w:rPr>
          <w:rStyle w:val="a4"/>
          <w:rtl/>
          <w:rPrChange w:id="9052" w:author="מנוע אמוראים" w:date="2026-10-05T16:41:46Z">
            <w:rPr>
              <w:rtl/>
            </w:rPr>
          </w:rPrChange>
        </w:rPr>
        <w:t xml:space="preserve">"</w:t>
      </w:r>
      <w:r>
        <w:rPr>
          <w:rStyle w:val="a4"/>
          <w:rFonts w:hint="cs"/>
          <w:rtl/>
          <w:rPrChange w:id="9053" w:author="מנוע אמוראים" w:date="2026-10-05T16:41:46Z">
            <w:rPr>
              <w:rFonts w:hint="cs"/>
              <w:rtl/>
            </w:rPr>
          </w:rPrChange>
        </w:rPr>
        <w:t xml:space="preserve">ע</w:t>
      </w:r>
      <w:r>
        <w:rPr>
          <w:rFonts w:hint="cs"/>
          <w:rtl/>
        </w:rPr>
        <w:t xml:space="preserve"> לכתוב </w:t>
      </w:r>
      <w:r w:rsidR="00FF3740" w:rsidRPr="00416B6C">
        <w:rPr>
          <w:rStyle w:val="afffffe"/>
          <w:rFonts w:hint="cs"/>
          <w:rtl/>
        </w:rPr>
        <w:t>ל</w:t>
      </w:r>
      <w:r w:rsidR="00FF3740" w:rsidRPr="00416B6C">
        <w:rPr>
          <w:rStyle w:val="afffffe"/>
          <w:rtl/>
        </w:rPr>
        <w:t>חרצנים ועד זג</w:t>
      </w:r>
      <w:r w:rsidR="00FF3740" w:rsidRPr="006F178A">
        <w:rPr>
          <w:rtl/>
        </w:rPr>
        <w:t xml:space="preserve"> גבי פרטי, </w:t>
      </w:r>
      <w:r w:rsidR="00FF3740" w:rsidRPr="006F178A">
        <w:rPr>
          <w:rFonts w:hint="cs"/>
          <w:rtl/>
        </w:rPr>
        <w:t>ו</w:t>
      </w:r>
      <w:r w:rsidR="00FF3740">
        <w:rPr>
          <w:rtl/>
        </w:rPr>
        <w:t xml:space="preserve">אחר </w:t>
      </w:r>
      <w:r w:rsidR="00FF3740" w:rsidRPr="006F178A">
        <w:rPr>
          <w:rtl/>
        </w:rPr>
        <w:t xml:space="preserve">כלל? </w:t>
      </w:r>
      <w:r w:rsidR="00046DF5">
        <w:rPr>
          <w:rtl/>
        </w:rPr>
        <w:br/>
      </w:r>
      <w:r w:rsidR="00FF3740" w:rsidRPr="00046DF5">
        <w:rPr>
          <w:rStyle w:val="a4"/>
          <w:rFonts w:hint="cs"/>
          <w:rtl/>
        </w:rPr>
        <w:t>ש</w:t>
      </w:r>
      <w:r w:rsidR="00FF3740" w:rsidRPr="00046DF5">
        <w:rPr>
          <w:rStyle w:val="a4"/>
          <w:rtl/>
        </w:rPr>
        <w:t>"</w:t>
      </w:r>
      <w:r w:rsidR="00FF3740" w:rsidRPr="00046DF5">
        <w:rPr>
          <w:rStyle w:val="a4"/>
          <w:rFonts w:hint="cs"/>
          <w:rtl/>
        </w:rPr>
        <w:t>מ</w:t>
      </w:r>
      <w:r w:rsidR="00046DF5">
        <w:rPr>
          <w:rStyle w:val="a4"/>
          <w:rFonts w:hint="cs"/>
          <w:rtl/>
        </w:rPr>
        <w:t>:</w:t>
      </w:r>
      <w:r w:rsidR="00FF3740" w:rsidRPr="00046DF5">
        <w:rPr>
          <w:rStyle w:val="a4"/>
          <w:rFonts w:hint="cs"/>
          <w:rtl/>
        </w:rPr>
        <w:t xml:space="preserve"> </w:t>
      </w:r>
      <w:r w:rsidR="00FF3740" w:rsidRPr="006F178A">
        <w:rPr>
          <w:rFonts w:hint="cs"/>
          <w:rtl/>
        </w:rPr>
        <w:t>לדונו</w:t>
      </w:r>
      <w:r w:rsidR="00FF3740" w:rsidRPr="006F178A">
        <w:rPr>
          <w:rtl/>
        </w:rPr>
        <w:t xml:space="preserve"> בכלל ופרט.</w:t>
      </w:r>
    </w:p>
    <w:p w14:paraId="1D2849F6" w14:textId="333EB099" w:rsidR="00157DEA" w:rsidRPr="00966AA3" w:rsidRDefault="00FF3740" w:rsidP="00FF3740">
      <w:pPr>
        <w:rPr>
          <w:spacing w:val="0"/>
          <w:rtl/>
        </w:rPr>
      </w:pPr>
      <w:r w:rsidRPr="00966AA3">
        <w:rPr>
          <w:rStyle w:val="a4"/>
          <w:rFonts w:hint="cs"/>
          <w:spacing w:val="0"/>
          <w:rtl/>
        </w:rPr>
        <w:t xml:space="preserve">ולא אמרי' </w:t>
      </w:r>
      <w:r w:rsidRPr="00966AA3">
        <w:rPr>
          <w:rFonts w:hint="cs"/>
          <w:spacing w:val="0"/>
          <w:rtl/>
        </w:rPr>
        <w:t>ד</w:t>
      </w:r>
      <w:r w:rsidR="00970B6C" w:rsidRPr="00966AA3">
        <w:rPr>
          <w:rFonts w:hint="cs"/>
          <w:spacing w:val="0"/>
          <w:rtl/>
        </w:rPr>
        <w:t xml:space="preserve">בא לפרט שני </w:t>
      </w:r>
      <w:r w:rsidRPr="00966AA3">
        <w:rPr>
          <w:rFonts w:hint="cs"/>
          <w:spacing w:val="0"/>
          <w:rtl/>
        </w:rPr>
        <w:t>ד</w:t>
      </w:r>
      <w:r w:rsidRPr="00966AA3">
        <w:rPr>
          <w:spacing w:val="0"/>
          <w:rtl/>
        </w:rPr>
        <w:t>א"כ לכתוב או שני חרצנים או שני זגים או חרצן וזג</w:t>
      </w:r>
    </w:p>
    <w:p w14:paraId="785E3FA4" w14:textId="77777777" w:rsidR="00157DEA" w:rsidRDefault="00FF3740" w:rsidP="00A5184B">
      <w:pPr>
        <w:pStyle w:val="36"/>
        <w:framePr w:wrap="notBeside"/>
        <w:rPr>
          <w:rStyle w:val="a4"/>
          <w:rtl/>
        </w:rPr>
      </w:pPr>
      <w:r w:rsidRPr="00157DEA">
        <w:rPr>
          <w:rFonts w:hint="cs"/>
          <w:rtl/>
        </w:rPr>
        <w:t>ש</w:t>
      </w:r>
      <w:r w:rsidRPr="00157DEA">
        <w:rPr>
          <w:rtl/>
        </w:rPr>
        <w:t>"</w:t>
      </w:r>
      <w:r w:rsidRPr="00157DEA">
        <w:rPr>
          <w:rFonts w:hint="cs"/>
          <w:rtl/>
        </w:rPr>
        <w:t>מ</w:t>
      </w:r>
      <w:r w:rsidRPr="00157DEA">
        <w:rPr>
          <w:rtl/>
        </w:rPr>
        <w:t xml:space="preserve"> </w:t>
      </w:r>
    </w:p>
    <w:p w14:paraId="37CBBDD8" w14:textId="03809EF1" w:rsidR="00FF3740" w:rsidRPr="006F178A" w:rsidRDefault="00157DEA" w:rsidP="00966AA3">
      <w:pPr>
        <w:spacing w:after="60"/>
        <w:rPr>
          <w:rtl/>
        </w:rPr>
      </w:pPr>
      <w:r w:rsidRPr="00157DEA">
        <w:rPr>
          <w:rStyle w:val="a4"/>
          <w:rFonts w:hint="cs"/>
          <w:rtl/>
        </w:rPr>
        <w:t xml:space="preserve">א. </w:t>
      </w:r>
      <w:r w:rsidR="00FF3740" w:rsidRPr="006F178A">
        <w:rPr>
          <w:rtl/>
        </w:rPr>
        <w:t>למידרש</w:t>
      </w:r>
      <w:r>
        <w:rPr>
          <w:rFonts w:hint="cs"/>
          <w:rtl/>
        </w:rPr>
        <w:t xml:space="preserve"> </w:t>
      </w:r>
      <w:r w:rsidR="00FF3740" w:rsidRPr="006F178A">
        <w:rPr>
          <w:rtl/>
        </w:rPr>
        <w:t xml:space="preserve">כלל ופרט, </w:t>
      </w:r>
      <w:r w:rsidRPr="00157DEA">
        <w:rPr>
          <w:rStyle w:val="a4"/>
          <w:rFonts w:hint="cs"/>
          <w:rtl/>
        </w:rPr>
        <w:t xml:space="preserve">ב. </w:t>
      </w:r>
      <w:r w:rsidR="00A62284">
        <w:rPr>
          <w:rFonts w:hint="cs"/>
          <w:rtl/>
        </w:rPr>
        <w:t>ד</w:t>
      </w:r>
      <w:r w:rsidR="00FF3740" w:rsidRPr="006F178A">
        <w:rPr>
          <w:rtl/>
        </w:rPr>
        <w:t>עד שיאכל שני חרצנים וזג.</w:t>
      </w:r>
    </w:p>
    <w:p w14:paraId="0B5E6082" w14:textId="77777777" w:rsidR="00BA09B1" w:rsidRDefault="00FF3740" w:rsidP="00A5184B">
      <w:pPr>
        <w:pStyle w:val="36"/>
        <w:framePr w:wrap="notBeside"/>
        <w:rPr>
          <w:rtl/>
        </w:rPr>
      </w:pPr>
      <w:r w:rsidRPr="00BA09B1">
        <w:rPr>
          <w:rFonts w:hint="cs"/>
          <w:rtl/>
        </w:rPr>
        <w:t>ור</w:t>
      </w:r>
      <w:r w:rsidRPr="00BA09B1">
        <w:rPr>
          <w:rtl/>
        </w:rPr>
        <w:t>"</w:t>
      </w:r>
      <w:r w:rsidRPr="00BA09B1">
        <w:rPr>
          <w:rFonts w:hint="cs"/>
          <w:rtl/>
        </w:rPr>
        <w:t>א</w:t>
      </w:r>
    </w:p>
    <w:p w14:paraId="1E3EE38F" w14:textId="25771927" w:rsidR="00FF3740" w:rsidRPr="006F178A" w:rsidRDefault="00FF3740" w:rsidP="00FF3740">
      <w:pPr>
        <w:rPr>
          <w:rtl/>
        </w:rPr>
      </w:pPr>
      <w:r w:rsidRPr="006F178A">
        <w:rPr>
          <w:rtl/>
        </w:rPr>
        <w:t xml:space="preserve">דדריש מיעט וריבה, פרט וכלל ופרט </w:t>
      </w:r>
      <w:r w:rsidRPr="006F178A">
        <w:rPr>
          <w:rFonts w:hint="cs"/>
          <w:rtl/>
        </w:rPr>
        <w:t>נפק</w:t>
      </w:r>
      <w:r w:rsidRPr="006F178A">
        <w:rPr>
          <w:rtl/>
        </w:rPr>
        <w:t>"</w:t>
      </w:r>
      <w:r w:rsidRPr="006F178A">
        <w:rPr>
          <w:rFonts w:hint="cs"/>
          <w:rtl/>
        </w:rPr>
        <w:t>ל מ</w:t>
      </w:r>
      <w:r w:rsidRPr="00BA09B1">
        <w:rPr>
          <w:rStyle w:val="afffffe"/>
          <w:rtl/>
        </w:rPr>
        <w:t xml:space="preserve">וכי יתן איש אל רעהו חמור או שור או שה' </w:t>
      </w:r>
      <w:r w:rsidRPr="006F178A">
        <w:rPr>
          <w:rtl/>
        </w:rPr>
        <w:t>- פרט,</w:t>
      </w:r>
      <w:r w:rsidRPr="00AF76D0">
        <w:rPr>
          <w:rStyle w:val="afffffe"/>
          <w:rtl/>
        </w:rPr>
        <w:t xml:space="preserve"> </w:t>
      </w:r>
      <w:r w:rsidRPr="00AF76D0">
        <w:rPr>
          <w:rStyle w:val="afffffe"/>
          <w:rFonts w:hint="cs"/>
          <w:rtl/>
        </w:rPr>
        <w:t>'</w:t>
      </w:r>
      <w:r w:rsidRPr="00AF76D0">
        <w:rPr>
          <w:rStyle w:val="afffffe"/>
          <w:rtl/>
        </w:rPr>
        <w:t xml:space="preserve">וכל בהמה' </w:t>
      </w:r>
      <w:r w:rsidRPr="006F178A">
        <w:rPr>
          <w:rtl/>
        </w:rPr>
        <w:t>- כלל,</w:t>
      </w:r>
      <w:r w:rsidRPr="00AF76D0">
        <w:rPr>
          <w:rStyle w:val="afffffe"/>
          <w:rtl/>
        </w:rPr>
        <w:t xml:space="preserve"> </w:t>
      </w:r>
      <w:r w:rsidRPr="00AF76D0">
        <w:rPr>
          <w:rStyle w:val="afffffe"/>
          <w:rFonts w:hint="cs"/>
          <w:rtl/>
        </w:rPr>
        <w:t>'</w:t>
      </w:r>
      <w:r w:rsidRPr="00AF76D0">
        <w:rPr>
          <w:rStyle w:val="afffffe"/>
          <w:rtl/>
        </w:rPr>
        <w:t>לשמור</w:t>
      </w:r>
      <w:r w:rsidRPr="00AF76D0">
        <w:rPr>
          <w:rStyle w:val="afffffe"/>
          <w:rFonts w:hint="cs"/>
          <w:rtl/>
        </w:rPr>
        <w:t>'</w:t>
      </w:r>
      <w:r w:rsidRPr="00AF76D0">
        <w:rPr>
          <w:rStyle w:val="afffffe"/>
          <w:rtl/>
        </w:rPr>
        <w:t xml:space="preserve"> </w:t>
      </w:r>
      <w:r w:rsidRPr="006F178A">
        <w:rPr>
          <w:rtl/>
        </w:rPr>
        <w:t>- חזר ופרט, פרט וכלל ופרט אי אתה דן אלא כעין הפרט.</w:t>
      </w:r>
    </w:p>
    <w:p w14:paraId="7A21FBAC" w14:textId="1348A71D" w:rsidR="00BA09B1" w:rsidRDefault="00FF3740" w:rsidP="00A5184B">
      <w:pPr>
        <w:pStyle w:val="36"/>
        <w:framePr w:wrap="notBeside"/>
        <w:rPr>
          <w:rtl/>
        </w:rPr>
      </w:pPr>
      <w:r w:rsidRPr="00BA09B1">
        <w:rPr>
          <w:rtl/>
        </w:rPr>
        <w:t xml:space="preserve"> </w:t>
      </w:r>
      <w:r w:rsidR="00D05A12">
        <w:rPr>
          <w:rFonts w:hint="cs"/>
          <w:rtl/>
        </w:rPr>
        <w:t xml:space="preserve">ב. </w:t>
      </w:r>
      <w:r w:rsidR="00BA09B1">
        <w:rPr>
          <w:rFonts w:hint="cs"/>
          <w:rtl/>
        </w:rPr>
        <w:t>רבא:</w:t>
      </w:r>
    </w:p>
    <w:p w14:paraId="64ACA0DE" w14:textId="77777777" w:rsidR="00145242" w:rsidRDefault="00D05A12" w:rsidP="00FF3740">
      <w:pPr>
        <w:rPr>
          <w:rtl/>
        </w:rPr>
      </w:pPr>
      <w:r w:rsidRPr="00D05A12">
        <w:rPr>
          <w:rStyle w:val="a4"/>
          <w:rFonts w:hint="cs"/>
          <w:rtl/>
        </w:rPr>
        <w:t>ר''א למד</w:t>
      </w:r>
      <w:r w:rsidR="00FF3740" w:rsidRPr="00D05A12">
        <w:rPr>
          <w:rStyle w:val="a4"/>
          <w:rtl/>
        </w:rPr>
        <w:t>:</w:t>
      </w:r>
      <w:r w:rsidR="00FF3740" w:rsidRPr="00AF76D0">
        <w:rPr>
          <w:rStyle w:val="afffffe"/>
          <w:rtl/>
        </w:rPr>
        <w:t xml:space="preserve"> </w:t>
      </w:r>
      <w:r>
        <w:rPr>
          <w:rStyle w:val="afffffe"/>
          <w:rFonts w:hint="cs"/>
          <w:rtl/>
        </w:rPr>
        <w:t>מ</w:t>
      </w:r>
      <w:r w:rsidR="00FF3740" w:rsidRPr="00AF76D0">
        <w:rPr>
          <w:rStyle w:val="afffffe"/>
          <w:rFonts w:hint="cs"/>
          <w:rtl/>
        </w:rPr>
        <w:t>'</w:t>
      </w:r>
      <w:r w:rsidR="00FF3740" w:rsidRPr="00AF76D0">
        <w:rPr>
          <w:rStyle w:val="afffffe"/>
          <w:rtl/>
        </w:rPr>
        <w:t>ואם מן</w:t>
      </w:r>
      <w:r w:rsidR="00FF3740" w:rsidRPr="00AF76D0">
        <w:rPr>
          <w:rStyle w:val="afffffe"/>
          <w:rFonts w:hint="cs"/>
          <w:rtl/>
        </w:rPr>
        <w:t>'</w:t>
      </w:r>
      <w:r w:rsidR="00FF3740" w:rsidRPr="00AF76D0">
        <w:rPr>
          <w:rStyle w:val="afffffe"/>
          <w:rtl/>
        </w:rPr>
        <w:t xml:space="preserve"> </w:t>
      </w:r>
      <w:r w:rsidR="00FF3740" w:rsidRPr="006F178A">
        <w:rPr>
          <w:rtl/>
        </w:rPr>
        <w:t>- פרט,</w:t>
      </w:r>
      <w:r w:rsidR="00FF3740" w:rsidRPr="00AF76D0">
        <w:rPr>
          <w:rStyle w:val="afffffe"/>
          <w:rtl/>
        </w:rPr>
        <w:t xml:space="preserve"> </w:t>
      </w:r>
      <w:r w:rsidR="00FF3740" w:rsidRPr="00AF76D0">
        <w:rPr>
          <w:rStyle w:val="afffffe"/>
          <w:rFonts w:hint="cs"/>
          <w:rtl/>
        </w:rPr>
        <w:t>'</w:t>
      </w:r>
      <w:r w:rsidR="00FF3740" w:rsidRPr="00AF76D0">
        <w:rPr>
          <w:rStyle w:val="afffffe"/>
          <w:rtl/>
        </w:rPr>
        <w:t>הצאן</w:t>
      </w:r>
      <w:r w:rsidR="00FF3740" w:rsidRPr="00AF76D0">
        <w:rPr>
          <w:rStyle w:val="afffffe"/>
          <w:rFonts w:hint="cs"/>
          <w:rtl/>
        </w:rPr>
        <w:t>'</w:t>
      </w:r>
      <w:r w:rsidR="00FF3740" w:rsidRPr="00AF76D0">
        <w:rPr>
          <w:rStyle w:val="afffffe"/>
          <w:rtl/>
        </w:rPr>
        <w:t xml:space="preserve"> </w:t>
      </w:r>
      <w:r w:rsidR="00FF3740" w:rsidRPr="006F178A">
        <w:rPr>
          <w:rtl/>
        </w:rPr>
        <w:t>- כלל,</w:t>
      </w:r>
      <w:r w:rsidR="00FF3740" w:rsidRPr="00AF76D0">
        <w:rPr>
          <w:rStyle w:val="afffffe"/>
          <w:rtl/>
        </w:rPr>
        <w:t xml:space="preserve"> </w:t>
      </w:r>
      <w:r w:rsidR="00FF3740" w:rsidRPr="00AF76D0">
        <w:rPr>
          <w:rStyle w:val="afffffe"/>
          <w:rFonts w:hint="cs"/>
          <w:rtl/>
        </w:rPr>
        <w:t>'</w:t>
      </w:r>
      <w:r w:rsidR="00FF3740" w:rsidRPr="00AF76D0">
        <w:rPr>
          <w:rStyle w:val="afffffe"/>
          <w:rtl/>
        </w:rPr>
        <w:t>כבשים ועזים</w:t>
      </w:r>
      <w:r w:rsidR="00FF3740" w:rsidRPr="00AF76D0">
        <w:rPr>
          <w:rStyle w:val="afffffe"/>
          <w:rFonts w:hint="cs"/>
          <w:rtl/>
        </w:rPr>
        <w:t>'</w:t>
      </w:r>
      <w:r w:rsidR="00FF3740" w:rsidRPr="00AF76D0">
        <w:rPr>
          <w:rStyle w:val="afffffe"/>
          <w:rtl/>
        </w:rPr>
        <w:t xml:space="preserve"> </w:t>
      </w:r>
      <w:r w:rsidR="00FF3740" w:rsidRPr="006F178A">
        <w:rPr>
          <w:rtl/>
        </w:rPr>
        <w:t xml:space="preserve">- חזר ופרט, </w:t>
      </w:r>
    </w:p>
    <w:p w14:paraId="6DACA17D" w14:textId="2EFD3C39" w:rsidR="00FF3740" w:rsidRPr="006F178A" w:rsidRDefault="00145242" w:rsidP="00FF3740">
      <w:pPr>
        <w:rPr>
          <w:rtl/>
        </w:rPr>
      </w:pPr>
      <w:r>
        <w:rPr>
          <w:rFonts w:hint="cs"/>
          <w:rtl/>
        </w:rPr>
        <w:t xml:space="preserve"> </w:t>
      </w:r>
      <w:r>
        <w:rPr>
          <w:rtl/>
        </w:rPr>
        <w:tab/>
      </w:r>
      <w:r>
        <w:rPr>
          <w:rtl/>
        </w:rPr>
        <w:tab/>
      </w:r>
      <w:r>
        <w:rPr>
          <w:rtl/>
        </w:rPr>
        <w:tab/>
      </w:r>
      <w:r>
        <w:rPr>
          <w:rtl/>
        </w:rPr>
        <w:tab/>
      </w:r>
      <w:r w:rsidR="0079133D">
        <w:rPr>
          <w:rtl/>
        </w:rPr>
        <w:tab/>
      </w:r>
      <w:r w:rsidR="00FF3740" w:rsidRPr="006F178A">
        <w:rPr>
          <w:rFonts w:hint="cs"/>
          <w:rtl/>
        </w:rPr>
        <w:t>ד</w:t>
      </w:r>
      <w:r w:rsidR="00FF3740" w:rsidRPr="006F178A">
        <w:rPr>
          <w:rtl/>
        </w:rPr>
        <w:t>אי אתה דן אלא כעין הפרט.</w:t>
      </w:r>
    </w:p>
    <w:p w14:paraId="0F648C96" w14:textId="77777777" w:rsidR="00D05A12" w:rsidRDefault="00D05A12" w:rsidP="00A5184B">
      <w:pPr>
        <w:pStyle w:val="36"/>
        <w:framePr w:wrap="notBeside"/>
        <w:rPr>
          <w:rtl/>
        </w:rPr>
      </w:pPr>
      <w:r w:rsidRPr="00D05A12">
        <w:rPr>
          <w:rFonts w:hint="cs"/>
          <w:rtl/>
        </w:rPr>
        <w:t xml:space="preserve">א''ל </w:t>
      </w:r>
      <w:r w:rsidR="00FF3740" w:rsidRPr="00D05A12">
        <w:rPr>
          <w:rFonts w:hint="cs"/>
          <w:rtl/>
        </w:rPr>
        <w:t>ר</w:t>
      </w:r>
      <w:r w:rsidR="00FF3740" w:rsidRPr="00D05A12">
        <w:rPr>
          <w:rtl/>
        </w:rPr>
        <w:t>"</w:t>
      </w:r>
      <w:r w:rsidR="00FF3740" w:rsidRPr="00D05A12">
        <w:rPr>
          <w:rFonts w:hint="cs"/>
          <w:rtl/>
        </w:rPr>
        <w:t>י</w:t>
      </w:r>
      <w:r w:rsidR="00FF3740" w:rsidRPr="00D05A12">
        <w:rPr>
          <w:rtl/>
        </w:rPr>
        <w:t xml:space="preserve"> </w:t>
      </w:r>
    </w:p>
    <w:p w14:paraId="12BC2FA0" w14:textId="71B9A15B" w:rsidR="00FF3740" w:rsidRPr="006F178A" w:rsidRDefault="00FF3740" w:rsidP="00FF3740">
      <w:pPr>
        <w:rPr>
          <w:rtl/>
        </w:rPr>
      </w:pPr>
      <w:r w:rsidRPr="006F178A">
        <w:rPr>
          <w:rtl/>
        </w:rPr>
        <w:t xml:space="preserve">ולילף </w:t>
      </w:r>
      <w:r w:rsidRPr="006F178A">
        <w:rPr>
          <w:rFonts w:hint="cs"/>
          <w:rtl/>
        </w:rPr>
        <w:t>מ'</w:t>
      </w:r>
      <w:r w:rsidRPr="00D05A12">
        <w:rPr>
          <w:rStyle w:val="afffffe"/>
          <w:rtl/>
        </w:rPr>
        <w:t>מן</w:t>
      </w:r>
      <w:r w:rsidRPr="006F178A">
        <w:rPr>
          <w:rtl/>
        </w:rPr>
        <w:t xml:space="preserve"> פרט,</w:t>
      </w:r>
      <w:r w:rsidRPr="00AF76D0">
        <w:rPr>
          <w:rStyle w:val="afffffe"/>
          <w:rtl/>
        </w:rPr>
        <w:t xml:space="preserve"> </w:t>
      </w:r>
      <w:r w:rsidRPr="00AF76D0">
        <w:rPr>
          <w:rStyle w:val="afffffe"/>
          <w:rFonts w:hint="cs"/>
          <w:rtl/>
        </w:rPr>
        <w:t>'</w:t>
      </w:r>
      <w:r w:rsidRPr="00AF76D0">
        <w:rPr>
          <w:rStyle w:val="afffffe"/>
          <w:rtl/>
        </w:rPr>
        <w:t>הבהמה'</w:t>
      </w:r>
      <w:r w:rsidRPr="006F178A">
        <w:rPr>
          <w:rtl/>
        </w:rPr>
        <w:t xml:space="preserve"> כלל,</w:t>
      </w:r>
      <w:r w:rsidRPr="00AF76D0">
        <w:rPr>
          <w:rStyle w:val="afffffe"/>
          <w:rtl/>
        </w:rPr>
        <w:t xml:space="preserve"> </w:t>
      </w:r>
      <w:r w:rsidRPr="00AF76D0">
        <w:rPr>
          <w:rStyle w:val="afffffe"/>
          <w:rFonts w:hint="cs"/>
          <w:rtl/>
        </w:rPr>
        <w:t>'</w:t>
      </w:r>
      <w:r w:rsidRPr="00AF76D0">
        <w:rPr>
          <w:rStyle w:val="afffffe"/>
          <w:rtl/>
        </w:rPr>
        <w:t>בקר וצאן</w:t>
      </w:r>
      <w:r w:rsidRPr="00AF76D0">
        <w:rPr>
          <w:rStyle w:val="afffffe"/>
          <w:rFonts w:hint="cs"/>
          <w:rtl/>
        </w:rPr>
        <w:t>'</w:t>
      </w:r>
      <w:r w:rsidR="00462D83">
        <w:rPr>
          <w:rFonts w:hint="cs"/>
          <w:rtl/>
        </w:rPr>
        <w:t xml:space="preserve"> </w:t>
      </w:r>
      <w:r w:rsidRPr="006F178A">
        <w:rPr>
          <w:rtl/>
        </w:rPr>
        <w:t xml:space="preserve">חזר ופרט, </w:t>
      </w:r>
      <w:r w:rsidR="00462D83">
        <w:rPr>
          <w:rFonts w:hint="cs"/>
          <w:rtl/>
        </w:rPr>
        <w:t xml:space="preserve">לדון </w:t>
      </w:r>
      <w:r w:rsidRPr="006F178A">
        <w:rPr>
          <w:rtl/>
        </w:rPr>
        <w:t>כעין הפרט</w:t>
      </w:r>
      <w:r w:rsidR="00462D83">
        <w:rPr>
          <w:rFonts w:hint="cs"/>
          <w:rtl/>
        </w:rPr>
        <w:t>.</w:t>
      </w:r>
    </w:p>
    <w:p w14:paraId="24DFC248" w14:textId="77777777" w:rsidR="00462D83" w:rsidRDefault="00FF3740" w:rsidP="00A5184B">
      <w:pPr>
        <w:pStyle w:val="36"/>
        <w:framePr w:wrap="notBeside"/>
        <w:rPr>
          <w:rtl/>
        </w:rPr>
      </w:pPr>
      <w:r w:rsidRPr="00462D83">
        <w:rPr>
          <w:rtl/>
        </w:rPr>
        <w:t>א"ל:</w:t>
      </w:r>
    </w:p>
    <w:p w14:paraId="587BC04D" w14:textId="78D77952" w:rsidR="00FF3740" w:rsidRPr="006F178A" w:rsidRDefault="00462D83" w:rsidP="00FF3740">
      <w:r>
        <w:rPr>
          <w:rFonts w:ascii="FontbitDavid" w:hAnsi="FontbitDavid" w:hint="cs"/>
          <w:rtl/>
        </w:rPr>
        <w:t>דא''א</w:t>
      </w:r>
      <w:r w:rsidR="00FF3740" w:rsidRPr="00462D83">
        <w:rPr>
          <w:rFonts w:ascii="FontbitDavid" w:hAnsi="FontbitDavid"/>
          <w:rtl/>
        </w:rPr>
        <w:t xml:space="preserve"> </w:t>
      </w:r>
      <w:r w:rsidR="00FF3740" w:rsidRPr="00462D83">
        <w:rPr>
          <w:rFonts w:ascii="FontbitDavid" w:hAnsi="FontbitDavid" w:hint="cs"/>
          <w:rtl/>
        </w:rPr>
        <w:t>דהו</w:t>
      </w:r>
      <w:r w:rsidR="00FF3740" w:rsidRPr="00462D83">
        <w:rPr>
          <w:rFonts w:ascii="FontbitDavid" w:hAnsi="FontbitDavid"/>
          <w:rtl/>
        </w:rPr>
        <w:t>"</w:t>
      </w:r>
      <w:r w:rsidR="00FF3740" w:rsidRPr="00462D83">
        <w:rPr>
          <w:rFonts w:ascii="FontbitDavid" w:hAnsi="FontbitDavid" w:hint="cs"/>
          <w:rtl/>
        </w:rPr>
        <w:t>א</w:t>
      </w:r>
      <w:r w:rsidR="00FF3740" w:rsidRPr="00AF76D0">
        <w:rPr>
          <w:rStyle w:val="afffffe"/>
          <w:rtl/>
        </w:rPr>
        <w:t xml:space="preserve"> </w:t>
      </w:r>
      <w:r w:rsidR="00FF3740" w:rsidRPr="00AF76D0">
        <w:rPr>
          <w:rStyle w:val="afffffe"/>
          <w:rFonts w:hint="cs"/>
          <w:rtl/>
        </w:rPr>
        <w:t>'</w:t>
      </w:r>
      <w:r w:rsidR="00FF3740" w:rsidRPr="00AF76D0">
        <w:rPr>
          <w:rStyle w:val="afffffe"/>
          <w:rtl/>
        </w:rPr>
        <w:t xml:space="preserve">הבהמה' </w:t>
      </w:r>
      <w:r w:rsidR="00FF3740" w:rsidRPr="00462D83">
        <w:rPr>
          <w:rFonts w:ascii="FontbitDavid" w:hAnsi="FontbitDavid"/>
          <w:rtl/>
        </w:rPr>
        <w:t>- חיה בכלל בהמה.</w:t>
      </w:r>
    </w:p>
    <w:p w14:paraId="1E8D2623" w14:textId="77777777" w:rsidR="00FF3740" w:rsidRPr="006F178A" w:rsidRDefault="00FF3740" w:rsidP="00516202">
      <w:pPr>
        <w:pStyle w:val="affff5"/>
        <w:framePr w:wrap="around"/>
        <w:rPr>
          <w:rtl/>
        </w:rPr>
      </w:pPr>
      <w:r w:rsidRPr="006F178A">
        <w:rPr>
          <w:rFonts w:hint="cs"/>
          <w:rtl/>
        </w:rPr>
        <w:t>לה:</w:t>
      </w:r>
    </w:p>
    <w:p w14:paraId="5B8F04C8" w14:textId="77777777" w:rsidR="00462D83" w:rsidRPr="001339BC" w:rsidRDefault="00FF3740" w:rsidP="00A5184B">
      <w:pPr>
        <w:pStyle w:val="36"/>
        <w:framePr w:wrap="notBeside"/>
        <w:rPr>
          <w:rtl/>
        </w:rPr>
      </w:pPr>
      <w:r w:rsidRPr="001339BC">
        <w:rPr>
          <w:rtl/>
        </w:rPr>
        <w:t>א"ל</w:t>
      </w:r>
      <w:r w:rsidR="00462D83" w:rsidRPr="001339BC">
        <w:rPr>
          <w:rFonts w:hint="cs"/>
          <w:rtl/>
        </w:rPr>
        <w:t xml:space="preserve"> ר''י</w:t>
      </w:r>
      <w:r w:rsidRPr="001339BC">
        <w:rPr>
          <w:rtl/>
        </w:rPr>
        <w:t xml:space="preserve">: </w:t>
      </w:r>
    </w:p>
    <w:p w14:paraId="093FC538" w14:textId="77777777" w:rsidR="00347CA2" w:rsidRDefault="00FF3740" w:rsidP="00FF3740">
      <w:pPr>
        <w:rPr>
          <w:rtl/>
        </w:rPr>
      </w:pPr>
      <w:r w:rsidRPr="00347CA2">
        <w:rPr>
          <w:rtl/>
        </w:rPr>
        <w:t xml:space="preserve">חיה בכלל בהמה? הא כתיב </w:t>
      </w:r>
      <w:r w:rsidRPr="00347CA2">
        <w:rPr>
          <w:rStyle w:val="afffffe"/>
          <w:rFonts w:hint="cs"/>
          <w:rtl/>
        </w:rPr>
        <w:t>'</w:t>
      </w:r>
      <w:r w:rsidRPr="00347CA2">
        <w:rPr>
          <w:rStyle w:val="afffffe"/>
          <w:rtl/>
        </w:rPr>
        <w:t>בקר וצאן</w:t>
      </w:r>
      <w:r w:rsidRPr="00347CA2">
        <w:rPr>
          <w:rStyle w:val="afffffe"/>
          <w:rFonts w:hint="cs"/>
          <w:rtl/>
        </w:rPr>
        <w:t>'</w:t>
      </w:r>
      <w:r w:rsidRPr="00347CA2">
        <w:rPr>
          <w:rStyle w:val="afffffe"/>
          <w:rtl/>
        </w:rPr>
        <w:t>,</w:t>
      </w:r>
      <w:r w:rsidRPr="00347CA2">
        <w:rPr>
          <w:rtl/>
        </w:rPr>
        <w:t xml:space="preserve"> והוה ליה פרט וכלל, </w:t>
      </w:r>
    </w:p>
    <w:p w14:paraId="27FCD03A" w14:textId="2D49F4C4" w:rsidR="00FF3740" w:rsidRPr="00347CA2" w:rsidRDefault="00FF3740" w:rsidP="00347CA2">
      <w:pPr>
        <w:ind w:left="791" w:firstLine="113"/>
        <w:rPr>
          <w:rtl/>
        </w:rPr>
      </w:pPr>
      <w:r w:rsidRPr="00347CA2">
        <w:rPr>
          <w:rtl/>
        </w:rPr>
        <w:t>ואי אתה דן אלא כעין הפרט.</w:t>
      </w:r>
    </w:p>
    <w:p w14:paraId="6C47D6A6" w14:textId="77777777" w:rsidR="00D13AD4" w:rsidRDefault="00FF3740" w:rsidP="00C37F0E">
      <w:pPr>
        <w:rPr>
          <w:rStyle w:val="afffffe"/>
          <w:rtl/>
        </w:rPr>
      </w:pPr>
      <w:r w:rsidRPr="00D13AD4">
        <w:rPr>
          <w:rStyle w:val="a4"/>
          <w:rtl/>
        </w:rPr>
        <w:t>דתניא:</w:t>
      </w:r>
      <w:r w:rsidRPr="00AF76D0">
        <w:rPr>
          <w:rStyle w:val="afffffe"/>
          <w:rtl/>
        </w:rPr>
        <w:t xml:space="preserve"> </w:t>
      </w:r>
      <w:r w:rsidRPr="00AF76D0">
        <w:rPr>
          <w:rStyle w:val="afffffe"/>
          <w:rFonts w:hint="cs"/>
          <w:rtl/>
        </w:rPr>
        <w:t>'</w:t>
      </w:r>
      <w:r w:rsidRPr="00AF76D0">
        <w:rPr>
          <w:rStyle w:val="afffffe"/>
          <w:rtl/>
        </w:rPr>
        <w:t>ונתת הכסף בכל אשר תאוה נפשך</w:t>
      </w:r>
      <w:r w:rsidRPr="00AF76D0">
        <w:rPr>
          <w:rStyle w:val="afffffe"/>
          <w:rFonts w:hint="cs"/>
          <w:rtl/>
        </w:rPr>
        <w:t>'</w:t>
      </w:r>
      <w:r w:rsidRPr="00AF76D0">
        <w:rPr>
          <w:rStyle w:val="afffffe"/>
          <w:rtl/>
        </w:rPr>
        <w:t xml:space="preserve"> </w:t>
      </w:r>
      <w:r w:rsidRPr="006F178A">
        <w:rPr>
          <w:rtl/>
        </w:rPr>
        <w:t>- כלל,</w:t>
      </w:r>
      <w:r w:rsidRPr="00AF76D0">
        <w:rPr>
          <w:rStyle w:val="afffffe"/>
          <w:rtl/>
        </w:rPr>
        <w:t xml:space="preserve"> </w:t>
      </w:r>
    </w:p>
    <w:p w14:paraId="3397761F" w14:textId="34B77CFD" w:rsidR="00D13AD4" w:rsidRPr="00347CA2" w:rsidRDefault="00FF3740" w:rsidP="00C37F0E">
      <w:pPr>
        <w:rPr>
          <w:spacing w:val="2"/>
          <w:rtl/>
        </w:rPr>
      </w:pPr>
      <w:r w:rsidRPr="00347CA2">
        <w:rPr>
          <w:rStyle w:val="afffffe"/>
          <w:rFonts w:hint="cs"/>
          <w:spacing w:val="2"/>
          <w:rtl/>
        </w:rPr>
        <w:t>'</w:t>
      </w:r>
      <w:r w:rsidRPr="00347CA2">
        <w:rPr>
          <w:rStyle w:val="afffffe"/>
          <w:spacing w:val="2"/>
          <w:rtl/>
        </w:rPr>
        <w:t>בבקר ובצאן וביין ובשכר</w:t>
      </w:r>
      <w:r w:rsidR="00A03A3D" w:rsidRPr="00347CA2">
        <w:rPr>
          <w:rStyle w:val="afffffe"/>
          <w:rFonts w:hint="cs"/>
          <w:spacing w:val="2"/>
          <w:rtl/>
        </w:rPr>
        <w:t>-</w:t>
      </w:r>
      <w:r w:rsidRPr="00347CA2">
        <w:rPr>
          <w:spacing w:val="2"/>
          <w:rtl/>
        </w:rPr>
        <w:t xml:space="preserve"> פרט,</w:t>
      </w:r>
      <w:r w:rsidRPr="00347CA2">
        <w:rPr>
          <w:rStyle w:val="afffffe"/>
          <w:spacing w:val="2"/>
          <w:rtl/>
        </w:rPr>
        <w:t xml:space="preserve"> ובכל אשר תשאלך נפשך </w:t>
      </w:r>
      <w:r w:rsidRPr="00347CA2">
        <w:rPr>
          <w:spacing w:val="2"/>
          <w:rtl/>
        </w:rPr>
        <w:t xml:space="preserve">- חזר וכלל, </w:t>
      </w:r>
    </w:p>
    <w:p w14:paraId="28CD0DCC" w14:textId="13C97B9A" w:rsidR="00FF3740" w:rsidRPr="006F178A" w:rsidRDefault="00FF3740" w:rsidP="00C37F0E">
      <w:pPr>
        <w:rPr>
          <w:rtl/>
        </w:rPr>
      </w:pPr>
      <w:r w:rsidRPr="006F178A">
        <w:rPr>
          <w:rtl/>
        </w:rPr>
        <w:t>אי אתה דן אלא כעין הפרט</w:t>
      </w:r>
      <w:r w:rsidRPr="006F178A">
        <w:rPr>
          <w:rFonts w:hint="cs"/>
          <w:rtl/>
        </w:rPr>
        <w:t xml:space="preserve"> ד</w:t>
      </w:r>
      <w:r w:rsidRPr="006F178A">
        <w:rPr>
          <w:rtl/>
        </w:rPr>
        <w:t>מפורש פרי מפרי וגידולי קרקע,</w:t>
      </w:r>
    </w:p>
    <w:p w14:paraId="5D9724F2" w14:textId="2256C0C6" w:rsidR="00FF3740" w:rsidRPr="006F178A" w:rsidRDefault="00E04863" w:rsidP="00FF3740">
      <w:pPr>
        <w:rPr>
          <w:rtl/>
        </w:rPr>
      </w:pPr>
      <w:r w:rsidRPr="00766B62">
        <w:rPr>
          <w:rFonts w:cs="BA Vilna Bold" w:hint="cs"/>
          <w:rtl/>
        </w:rPr>
        <w:t xml:space="preserve">וכלל אחרון </w:t>
      </w:r>
      <w:r>
        <w:rPr>
          <w:rFonts w:hint="cs"/>
          <w:rtl/>
        </w:rPr>
        <w:t xml:space="preserve">להוסיף כל דדמי ליה </w:t>
      </w:r>
      <w:r w:rsidR="00FF3740" w:rsidRPr="006F178A">
        <w:rPr>
          <w:rFonts w:hint="cs"/>
          <w:rtl/>
        </w:rPr>
        <w:t xml:space="preserve">וכמו כל פרט </w:t>
      </w:r>
      <w:r>
        <w:rPr>
          <w:rFonts w:hint="cs"/>
          <w:rtl/>
        </w:rPr>
        <w:t xml:space="preserve">אחרון </w:t>
      </w:r>
      <w:r w:rsidR="003E0124">
        <w:rPr>
          <w:rtl/>
        </w:rPr>
        <w:br/>
      </w:r>
      <w:r w:rsidR="003E0124">
        <w:rPr>
          <w:rFonts w:hint="cs"/>
          <w:rtl/>
        </w:rPr>
        <w:t xml:space="preserve"> </w:t>
      </w:r>
      <w:r w:rsidR="003E0124">
        <w:rPr>
          <w:rtl/>
        </w:rPr>
        <w:tab/>
      </w:r>
      <w:r w:rsidR="003E0124">
        <w:rPr>
          <w:rtl/>
        </w:rPr>
        <w:tab/>
      </w:r>
      <w:r w:rsidR="003E0124">
        <w:rPr>
          <w:rtl/>
        </w:rPr>
        <w:tab/>
      </w:r>
      <w:r w:rsidR="003E0124">
        <w:rPr>
          <w:rtl/>
        </w:rPr>
        <w:tab/>
      </w:r>
      <w:r w:rsidR="003E0124">
        <w:rPr>
          <w:rtl/>
        </w:rPr>
        <w:tab/>
      </w:r>
      <w:r w:rsidR="003E0124">
        <w:rPr>
          <w:rtl/>
        </w:rPr>
        <w:tab/>
      </w:r>
      <w:r w:rsidR="003E0124">
        <w:rPr>
          <w:rtl/>
        </w:rPr>
        <w:tab/>
      </w:r>
      <w:r w:rsidR="00FF3740" w:rsidRPr="006F178A">
        <w:rPr>
          <w:rFonts w:hint="cs"/>
          <w:rtl/>
        </w:rPr>
        <w:t>דהו</w:t>
      </w:r>
      <w:r w:rsidR="00FF3740" w:rsidRPr="006F178A">
        <w:rPr>
          <w:rtl/>
        </w:rPr>
        <w:t>"</w:t>
      </w:r>
      <w:r w:rsidR="00FF3740" w:rsidRPr="006F178A">
        <w:rPr>
          <w:rFonts w:hint="cs"/>
          <w:rtl/>
        </w:rPr>
        <w:t>א דנעשה כלל מוסיף על הפרט</w:t>
      </w:r>
      <w:r>
        <w:rPr>
          <w:rFonts w:hint="cs"/>
          <w:rtl/>
        </w:rPr>
        <w:t>,</w:t>
      </w:r>
    </w:p>
    <w:p w14:paraId="0A714FF4" w14:textId="76A2B341" w:rsidR="00FF3740" w:rsidRPr="006F178A" w:rsidRDefault="00E47590" w:rsidP="00E47590">
      <w:pPr>
        <w:rPr>
          <w:rtl/>
        </w:rPr>
      </w:pPr>
      <w:r>
        <w:rPr>
          <w:rFonts w:hint="cs"/>
          <w:rtl/>
        </w:rPr>
        <w:t>וב'</w:t>
      </w:r>
      <w:r w:rsidR="00FF3740" w:rsidRPr="006F178A">
        <w:rPr>
          <w:rtl/>
        </w:rPr>
        <w:t xml:space="preserve"> כללי ופרט</w:t>
      </w:r>
      <w:r>
        <w:rPr>
          <w:rFonts w:hint="cs"/>
          <w:rtl/>
        </w:rPr>
        <w:t>,</w:t>
      </w:r>
      <w:r w:rsidR="00FF3740" w:rsidRPr="006F178A">
        <w:rPr>
          <w:rtl/>
        </w:rPr>
        <w:t xml:space="preserve"> ו</w:t>
      </w:r>
      <w:r>
        <w:rPr>
          <w:rFonts w:hint="cs"/>
          <w:rtl/>
        </w:rPr>
        <w:t xml:space="preserve">ב' </w:t>
      </w:r>
      <w:r w:rsidR="00FF3740" w:rsidRPr="006F178A">
        <w:rPr>
          <w:rtl/>
        </w:rPr>
        <w:t>פרטי וכלל</w:t>
      </w:r>
      <w:r>
        <w:rPr>
          <w:rFonts w:hint="cs"/>
          <w:rtl/>
        </w:rPr>
        <w:t>,</w:t>
      </w:r>
      <w:r w:rsidR="00FF3740" w:rsidRPr="006F178A">
        <w:rPr>
          <w:rtl/>
        </w:rPr>
        <w:t xml:space="preserve"> </w:t>
      </w:r>
      <w:r>
        <w:rPr>
          <w:rFonts w:hint="cs"/>
          <w:rtl/>
        </w:rPr>
        <w:t>- דנים כעין הפרט.</w:t>
      </w:r>
    </w:p>
    <w:p w14:paraId="26F9C053" w14:textId="6E3568FF" w:rsidR="00E47590" w:rsidRPr="00E302E7" w:rsidRDefault="00E47590" w:rsidP="00A5184B">
      <w:pPr>
        <w:pStyle w:val="36"/>
        <w:framePr w:wrap="notBeside"/>
        <w:rPr>
          <w:rtl/>
        </w:rPr>
      </w:pPr>
      <w:r w:rsidRPr="00E302E7">
        <w:rPr>
          <w:rFonts w:hint="cs"/>
          <w:rtl/>
        </w:rPr>
        <w:t>נפק''מ</w:t>
      </w:r>
      <w:r w:rsidR="0074457D" w:rsidRPr="00E302E7">
        <w:rPr>
          <w:rFonts w:hint="cs"/>
          <w:rtl/>
        </w:rPr>
        <w:t>:</w:t>
      </w:r>
      <w:r w:rsidRPr="00E302E7">
        <w:rPr>
          <w:rFonts w:hint="cs"/>
          <w:rtl/>
        </w:rPr>
        <w:t xml:space="preserve"> </w:t>
      </w:r>
    </w:p>
    <w:p w14:paraId="1747CC59" w14:textId="10708379" w:rsidR="00FF3740" w:rsidRPr="006F178A" w:rsidRDefault="00FF3740" w:rsidP="00AA0913">
      <w:pPr>
        <w:rPr>
          <w:rtl/>
        </w:rPr>
      </w:pPr>
      <w:r w:rsidRPr="006F178A">
        <w:rPr>
          <w:rtl/>
        </w:rPr>
        <w:t>ד</w:t>
      </w:r>
      <w:r w:rsidRPr="006F178A">
        <w:rPr>
          <w:rFonts w:hint="cs"/>
          <w:rtl/>
        </w:rPr>
        <w:t>תרי כללי ופרט</w:t>
      </w:r>
      <w:r w:rsidRPr="006F178A">
        <w:rPr>
          <w:rtl/>
        </w:rPr>
        <w:t xml:space="preserve"> -אי </w:t>
      </w:r>
      <w:r w:rsidR="00E47590">
        <w:rPr>
          <w:rFonts w:hint="cs"/>
          <w:rtl/>
        </w:rPr>
        <w:t>יש</w:t>
      </w:r>
      <w:r w:rsidRPr="006F178A">
        <w:rPr>
          <w:rtl/>
        </w:rPr>
        <w:t xml:space="preserve"> פרט דדמי ליה א</w:t>
      </w:r>
      <w:r w:rsidR="00E302E7">
        <w:rPr>
          <w:rFonts w:hint="cs"/>
          <w:rtl/>
        </w:rPr>
        <w:t>ף</w:t>
      </w:r>
      <w:r w:rsidRPr="006F178A">
        <w:rPr>
          <w:rtl/>
        </w:rPr>
        <w:t xml:space="preserve"> בחד צד מרבינן,</w:t>
      </w:r>
      <w:r w:rsidR="00AA0913">
        <w:rPr>
          <w:rtl/>
        </w:rPr>
        <w:br/>
      </w:r>
      <w:r w:rsidRPr="006F178A">
        <w:rPr>
          <w:rtl/>
        </w:rPr>
        <w:t xml:space="preserve">תרי פרטי וכלל - אי </w:t>
      </w:r>
      <w:r w:rsidR="00E47590">
        <w:rPr>
          <w:rFonts w:hint="cs"/>
          <w:rtl/>
        </w:rPr>
        <w:t>יש</w:t>
      </w:r>
      <w:r w:rsidRPr="006F178A">
        <w:rPr>
          <w:rtl/>
        </w:rPr>
        <w:t xml:space="preserve"> פרט דדמי</w:t>
      </w:r>
      <w:r w:rsidR="00E302E7">
        <w:rPr>
          <w:rFonts w:hint="cs"/>
          <w:rtl/>
        </w:rPr>
        <w:t>,</w:t>
      </w:r>
      <w:r w:rsidRPr="006F178A">
        <w:rPr>
          <w:rtl/>
        </w:rPr>
        <w:t xml:space="preserve"> </w:t>
      </w:r>
      <w:r w:rsidR="00E302E7">
        <w:rPr>
          <w:rFonts w:hint="cs"/>
          <w:rtl/>
        </w:rPr>
        <w:t xml:space="preserve">רק </w:t>
      </w:r>
      <w:r w:rsidRPr="006F178A">
        <w:rPr>
          <w:rtl/>
        </w:rPr>
        <w:t>משני צדדין מרבינן</w:t>
      </w:r>
      <w:r w:rsidR="00AC743A">
        <w:rPr>
          <w:rFonts w:hint="cs"/>
          <w:rtl/>
        </w:rPr>
        <w:t>.</w:t>
      </w:r>
    </w:p>
    <w:p w14:paraId="46158C8A" w14:textId="77777777" w:rsidR="00E672C9" w:rsidRDefault="00E672C9" w:rsidP="00A5184B">
      <w:pPr>
        <w:pStyle w:val="36"/>
        <w:framePr w:wrap="notBeside"/>
        <w:rPr>
          <w:rtl/>
        </w:rPr>
      </w:pPr>
      <w:r w:rsidRPr="00E672C9">
        <w:rPr>
          <w:rFonts w:hint="cs"/>
          <w:rtl/>
        </w:rPr>
        <w:t xml:space="preserve">ונפק''מ: </w:t>
      </w:r>
    </w:p>
    <w:p w14:paraId="51959DF8" w14:textId="4525C7A9" w:rsidR="00FF3740" w:rsidRPr="006F178A" w:rsidRDefault="00FF3740" w:rsidP="00FF3740">
      <w:pPr>
        <w:rPr>
          <w:rtl/>
        </w:rPr>
      </w:pPr>
      <w:r w:rsidRPr="006F178A">
        <w:rPr>
          <w:rFonts w:hint="cs"/>
          <w:rtl/>
        </w:rPr>
        <w:t>ד</w:t>
      </w:r>
      <w:r w:rsidRPr="006F178A">
        <w:rPr>
          <w:rtl/>
        </w:rPr>
        <w:t>פרט וכלל מרבי</w:t>
      </w:r>
      <w:r w:rsidR="00E672C9">
        <w:rPr>
          <w:rFonts w:hint="cs"/>
          <w:rtl/>
        </w:rPr>
        <w:t>'</w:t>
      </w:r>
      <w:r w:rsidRPr="006F178A">
        <w:rPr>
          <w:rtl/>
        </w:rPr>
        <w:t xml:space="preserve"> א</w:t>
      </w:r>
      <w:r w:rsidR="00E672C9">
        <w:rPr>
          <w:rFonts w:hint="cs"/>
          <w:rtl/>
        </w:rPr>
        <w:t xml:space="preserve">ף </w:t>
      </w:r>
      <w:r w:rsidRPr="006F178A">
        <w:rPr>
          <w:rtl/>
        </w:rPr>
        <w:t>עלין ולולבין,</w:t>
      </w:r>
      <w:r w:rsidRPr="006F178A">
        <w:rPr>
          <w:rFonts w:hint="cs"/>
          <w:rtl/>
        </w:rPr>
        <w:t xml:space="preserve"> </w:t>
      </w:r>
      <w:r w:rsidRPr="006F178A">
        <w:rPr>
          <w:rtl/>
        </w:rPr>
        <w:t xml:space="preserve">ומיעט וריבה לולבין </w:t>
      </w:r>
      <w:r w:rsidR="00E672C9">
        <w:rPr>
          <w:rFonts w:hint="cs"/>
          <w:rtl/>
        </w:rPr>
        <w:t>ולא</w:t>
      </w:r>
      <w:r w:rsidRPr="006F178A">
        <w:rPr>
          <w:rtl/>
        </w:rPr>
        <w:t xml:space="preserve"> עלין.</w:t>
      </w:r>
    </w:p>
    <w:p w14:paraId="73DA13F9" w14:textId="77777777" w:rsidR="00FF3740" w:rsidRPr="006F178A" w:rsidRDefault="00FF3740" w:rsidP="000F6CD2">
      <w:pPr>
        <w:pStyle w:val="afffffb"/>
        <w:rPr>
          <w:rtl/>
        </w:rPr>
      </w:pPr>
      <w:r>
        <w:rPr>
          <w:rtl/>
        </w:rPr>
        <w:t>׹</w:t>
      </w:r>
    </w:p>
    <w:p w14:paraId="4B443722" w14:textId="57F2BCBE" w:rsidR="00CA460C" w:rsidRDefault="00FF3740" w:rsidP="00A5184B">
      <w:pPr>
        <w:pStyle w:val="36"/>
        <w:framePr w:wrap="notBeside"/>
        <w:rPr>
          <w:rtl/>
        </w:rPr>
      </w:pPr>
      <w:r w:rsidRPr="00CA460C">
        <w:rPr>
          <w:rFonts w:hint="cs"/>
          <w:rtl/>
        </w:rPr>
        <w:t>מרי</w:t>
      </w:r>
      <w:r w:rsidRPr="00CA460C">
        <w:rPr>
          <w:rtl/>
        </w:rPr>
        <w:t>"</w:t>
      </w:r>
      <w:r w:rsidRPr="00CA460C">
        <w:rPr>
          <w:rFonts w:hint="cs"/>
          <w:rtl/>
        </w:rPr>
        <w:t>ו</w:t>
      </w:r>
      <w:r w:rsidRPr="00CA460C">
        <w:rPr>
          <w:rtl/>
        </w:rPr>
        <w:t xml:space="preserve">: </w:t>
      </w:r>
    </w:p>
    <w:p w14:paraId="103D3258" w14:textId="2D1E362E" w:rsidR="00FF3740" w:rsidRPr="006F178A" w:rsidRDefault="00FF3740" w:rsidP="00BA44EB">
      <w:pPr>
        <w:pStyle w:val="a7"/>
        <w:rPr>
          <w:rtl/>
        </w:rPr>
      </w:pPr>
      <w:r w:rsidRPr="006F178A">
        <w:rPr>
          <w:rtl/>
        </w:rPr>
        <w:t>כל איסורי</w:t>
      </w:r>
      <w:r w:rsidR="000B4192">
        <w:rPr>
          <w:rFonts w:hint="cs"/>
          <w:rtl/>
        </w:rPr>
        <w:t xml:space="preserve"> שבתו</w:t>
      </w:r>
      <w:r w:rsidRPr="006F178A">
        <w:rPr>
          <w:rtl/>
        </w:rPr>
        <w:t xml:space="preserve">רה אין היתר מצטרף לאיסור, </w:t>
      </w:r>
      <w:r w:rsidR="000B4192">
        <w:rPr>
          <w:rtl/>
        </w:rPr>
        <w:br/>
      </w:r>
      <w:r w:rsidRPr="006F178A">
        <w:rPr>
          <w:rtl/>
        </w:rPr>
        <w:t xml:space="preserve">חוץ מאיסורי נזיר, </w:t>
      </w:r>
      <w:r w:rsidR="000B4192">
        <w:rPr>
          <w:rFonts w:hint="cs"/>
          <w:rtl/>
        </w:rPr>
        <w:t>ד'</w:t>
      </w:r>
      <w:r w:rsidRPr="00CA460C">
        <w:rPr>
          <w:rStyle w:val="afffffe"/>
          <w:rtl/>
        </w:rPr>
        <w:t>משרת</w:t>
      </w:r>
      <w:r w:rsidR="00DF6360">
        <w:rPr>
          <w:rStyle w:val="afffffe"/>
          <w:rFonts w:hint="cs"/>
          <w:rtl/>
        </w:rPr>
        <w:t>-</w:t>
      </w:r>
      <w:r w:rsidR="00DF6360">
        <w:rPr>
          <w:rFonts w:hint="cs"/>
          <w:rtl/>
        </w:rPr>
        <w:t xml:space="preserve"> </w:t>
      </w:r>
      <w:r w:rsidR="00DF6360" w:rsidRPr="00DF6360">
        <w:rPr>
          <w:rFonts w:hint="cs"/>
          <w:rtl/>
        </w:rPr>
        <w:t>שהפת מצטרפת</w:t>
      </w:r>
      <w:r w:rsidR="00DF6360">
        <w:rPr>
          <w:rFonts w:hint="cs"/>
          <w:rtl/>
        </w:rPr>
        <w:t xml:space="preserve"> </w:t>
      </w:r>
    </w:p>
    <w:p w14:paraId="16C10940" w14:textId="77777777" w:rsidR="00FF3740" w:rsidRPr="006F178A" w:rsidRDefault="00FF3740" w:rsidP="00516202">
      <w:pPr>
        <w:pStyle w:val="affff5"/>
        <w:framePr w:wrap="around"/>
        <w:rPr>
          <w:rtl/>
        </w:rPr>
      </w:pPr>
      <w:r w:rsidRPr="006F178A">
        <w:rPr>
          <w:rFonts w:hint="cs"/>
          <w:rtl/>
        </w:rPr>
        <w:t>לו.</w:t>
      </w:r>
    </w:p>
    <w:p w14:paraId="6AD31CDF" w14:textId="74838BDE" w:rsidR="00CA460C" w:rsidRDefault="00FF3740" w:rsidP="00A5184B">
      <w:pPr>
        <w:pStyle w:val="36"/>
        <w:framePr w:wrap="notBeside"/>
        <w:rPr>
          <w:rFonts w:ascii="FontbitDavid" w:hAnsi="FontbitDavid"/>
          <w:rtl/>
        </w:rPr>
      </w:pPr>
      <w:r w:rsidRPr="00CA460C">
        <w:rPr>
          <w:rtl/>
        </w:rPr>
        <w:t xml:space="preserve">זעירי: </w:t>
      </w:r>
    </w:p>
    <w:p w14:paraId="02C27E25" w14:textId="2BA81D1D" w:rsidR="00CA460C" w:rsidRDefault="00FF3740" w:rsidP="00FF3740">
      <w:pPr>
        <w:rPr>
          <w:rFonts w:ascii="FontbitDavid" w:hAnsi="FontbitDavid"/>
          <w:rtl/>
        </w:rPr>
      </w:pPr>
      <w:r w:rsidRPr="006F178A">
        <w:rPr>
          <w:rFonts w:ascii="FontbitDavid" w:hAnsi="FontbitDavid"/>
          <w:rtl/>
        </w:rPr>
        <w:t xml:space="preserve">אף שאור </w:t>
      </w:r>
      <w:r w:rsidR="00593270">
        <w:rPr>
          <w:rFonts w:ascii="FontbitDavid" w:hAnsi="FontbitDavid" w:hint="cs"/>
          <w:rtl/>
        </w:rPr>
        <w:t xml:space="preserve">מצטרף </w:t>
      </w:r>
      <w:r w:rsidR="000621C5">
        <w:rPr>
          <w:rFonts w:ascii="FontbitDavid" w:hAnsi="FontbitDavid" w:hint="cs"/>
          <w:rtl/>
        </w:rPr>
        <w:t xml:space="preserve">שהוא </w:t>
      </w:r>
      <w:r w:rsidRPr="00CA460C">
        <w:rPr>
          <w:rStyle w:val="afffffe"/>
          <w:rtl/>
        </w:rPr>
        <w:t>בל תקטירו.</w:t>
      </w:r>
      <w:r w:rsidRPr="006F178A">
        <w:rPr>
          <w:rFonts w:ascii="FontbitDavid" w:hAnsi="FontbitDavid" w:hint="cs"/>
          <w:rtl/>
        </w:rPr>
        <w:t xml:space="preserve"> </w:t>
      </w:r>
      <w:r w:rsidR="00DD6885">
        <w:rPr>
          <w:rFonts w:ascii="FontbitDavid" w:hAnsi="FontbitDavid" w:hint="cs"/>
          <w:rtl/>
        </w:rPr>
        <w:t>[</w:t>
      </w:r>
      <w:r w:rsidRPr="006F178A">
        <w:rPr>
          <w:rFonts w:ascii="FontbitDavid" w:hAnsi="FontbitDavid" w:hint="cs"/>
          <w:rtl/>
        </w:rPr>
        <w:t>ו</w:t>
      </w:r>
      <w:r w:rsidR="000621C5">
        <w:rPr>
          <w:rFonts w:ascii="FontbitDavid" w:hAnsi="FontbitDavid" w:hint="cs"/>
          <w:rtl/>
        </w:rPr>
        <w:t xml:space="preserve">אף </w:t>
      </w:r>
      <w:r w:rsidRPr="006F178A">
        <w:rPr>
          <w:rFonts w:ascii="FontbitDavid" w:hAnsi="FontbitDavid" w:hint="cs"/>
          <w:rtl/>
        </w:rPr>
        <w:t>חמץ</w:t>
      </w:r>
      <w:r w:rsidR="000621C5">
        <w:rPr>
          <w:rFonts w:ascii="FontbitDavid" w:hAnsi="FontbitDavid" w:hint="cs"/>
          <w:rtl/>
        </w:rPr>
        <w:t xml:space="preserve"> מצטרף</w:t>
      </w:r>
      <w:r w:rsidR="00DD6885">
        <w:rPr>
          <w:rFonts w:ascii="FontbitDavid" w:hAnsi="FontbitDavid" w:hint="cs"/>
          <w:rtl/>
        </w:rPr>
        <w:t>]</w:t>
      </w:r>
    </w:p>
    <w:p w14:paraId="068CA755" w14:textId="584CBE29" w:rsidR="00FF3740" w:rsidRPr="006F178A" w:rsidRDefault="000621C5" w:rsidP="00FF3740">
      <w:pPr>
        <w:rPr>
          <w:rtl/>
        </w:rPr>
      </w:pPr>
      <w:r>
        <w:rPr>
          <w:rStyle w:val="a4"/>
          <w:rFonts w:hint="cs"/>
          <w:rtl/>
        </w:rPr>
        <w:t>ו</w:t>
      </w:r>
      <w:r w:rsidR="00DD6885">
        <w:rPr>
          <w:rStyle w:val="a4"/>
          <w:rFonts w:hint="cs"/>
          <w:rtl/>
        </w:rPr>
        <w:t>אמר שאור לאפוקי מ</w:t>
      </w:r>
      <w:r w:rsidR="00FF3740" w:rsidRPr="00CA460C">
        <w:rPr>
          <w:rStyle w:val="a4"/>
          <w:rFonts w:hint="cs"/>
          <w:rtl/>
        </w:rPr>
        <w:t>אביי</w:t>
      </w:r>
      <w:r w:rsidR="00CA460C" w:rsidRPr="00CA460C">
        <w:rPr>
          <w:rStyle w:val="a4"/>
          <w:rFonts w:hint="cs"/>
          <w:rtl/>
        </w:rPr>
        <w:t>:</w:t>
      </w:r>
      <w:r w:rsidR="00FF3740" w:rsidRPr="006F178A">
        <w:rPr>
          <w:rFonts w:ascii="FontbitDavid" w:hAnsi="FontbitDavid" w:hint="cs"/>
          <w:rtl/>
        </w:rPr>
        <w:t xml:space="preserve"> דיש הקטרה בפחות מכזית </w:t>
      </w:r>
    </w:p>
    <w:p w14:paraId="2FADC085" w14:textId="09F11544" w:rsidR="00CA460C" w:rsidRDefault="00FF7202" w:rsidP="00A5184B">
      <w:pPr>
        <w:pStyle w:val="36"/>
        <w:framePr w:wrap="notBeside"/>
        <w:rPr>
          <w:rtl/>
        </w:rPr>
      </w:pPr>
      <w:r>
        <w:rPr>
          <w:rFonts w:hint="cs"/>
          <w:rtl/>
        </w:rPr>
        <w:t xml:space="preserve">א. </w:t>
      </w:r>
      <w:r w:rsidR="00CA460C">
        <w:rPr>
          <w:rFonts w:hint="cs"/>
          <w:rtl/>
        </w:rPr>
        <w:t xml:space="preserve">הקשה </w:t>
      </w:r>
      <w:r w:rsidR="00FF3740" w:rsidRPr="00CA460C">
        <w:rPr>
          <w:rtl/>
        </w:rPr>
        <w:t xml:space="preserve">אביי: </w:t>
      </w:r>
    </w:p>
    <w:p w14:paraId="2247C65A" w14:textId="6A2DE995" w:rsidR="002161A0" w:rsidRDefault="00FF3740" w:rsidP="00FF3740">
      <w:pPr>
        <w:rPr>
          <w:rtl/>
        </w:rPr>
      </w:pPr>
      <w:r w:rsidRPr="006F178A">
        <w:rPr>
          <w:rtl/>
        </w:rPr>
        <w:t>מקפה תרומה, ושום ושמן חולין,</w:t>
      </w:r>
      <w:r w:rsidR="00ED23AD">
        <w:rPr>
          <w:rFonts w:hint="cs"/>
          <w:rtl/>
        </w:rPr>
        <w:t xml:space="preserve"> ונגע טבו''י במקצתן פסל הכל</w:t>
      </w:r>
      <w:r w:rsidRPr="006F178A">
        <w:rPr>
          <w:rtl/>
        </w:rPr>
        <w:t xml:space="preserve"> </w:t>
      </w:r>
    </w:p>
    <w:p w14:paraId="73127CC8" w14:textId="6B0D8247" w:rsidR="00FF3740" w:rsidRPr="006F178A" w:rsidRDefault="00FF3740" w:rsidP="00922B9F">
      <w:pPr>
        <w:rPr>
          <w:rtl/>
        </w:rPr>
      </w:pPr>
      <w:r w:rsidRPr="002161A0">
        <w:rPr>
          <w:rtl/>
        </w:rPr>
        <w:t>מקפה חולין, ושום ושמן תרומה,</w:t>
      </w:r>
      <w:r w:rsidR="00ED23AD">
        <w:rPr>
          <w:rFonts w:hint="cs"/>
          <w:rtl/>
        </w:rPr>
        <w:t xml:space="preserve"> ונגע טבו''י במקצתן </w:t>
      </w:r>
      <w:r w:rsidR="00F82C28">
        <w:rPr>
          <w:rFonts w:hint="cs"/>
          <w:rtl/>
        </w:rPr>
        <w:t xml:space="preserve">פסל </w:t>
      </w:r>
      <w:r w:rsidR="00F82C28" w:rsidRPr="00766B62">
        <w:rPr>
          <w:rFonts w:cs="BA Vilna Bold" w:hint="cs"/>
          <w:rtl/>
        </w:rPr>
        <w:t xml:space="preserve">רק </w:t>
      </w:r>
      <w:r w:rsidRPr="00766B62">
        <w:rPr>
          <w:rFonts w:cs="BA Vilna Bold" w:hint="cs"/>
          <w:rtl/>
        </w:rPr>
        <w:t>מקום מגעו</w:t>
      </w:r>
      <w:r w:rsidRPr="000F4A0C">
        <w:rPr>
          <w:rStyle w:val="a4"/>
          <w:rFonts w:hint="cs"/>
          <w:rtl/>
        </w:rPr>
        <w:t xml:space="preserve"> רי</w:t>
      </w:r>
      <w:r w:rsidRPr="000F4A0C">
        <w:rPr>
          <w:rStyle w:val="a4"/>
          <w:rtl/>
        </w:rPr>
        <w:t>"</w:t>
      </w:r>
      <w:r w:rsidRPr="000F4A0C">
        <w:rPr>
          <w:rStyle w:val="a4"/>
          <w:rFonts w:hint="cs"/>
          <w:rtl/>
        </w:rPr>
        <w:t>ו</w:t>
      </w:r>
      <w:r w:rsidR="00FF1A7B">
        <w:rPr>
          <w:rStyle w:val="a4"/>
          <w:rFonts w:hint="cs"/>
          <w:rtl/>
        </w:rPr>
        <w:t xml:space="preserve"> ביאר הטעם</w:t>
      </w:r>
      <w:r w:rsidRPr="000F4A0C">
        <w:rPr>
          <w:rStyle w:val="a4"/>
          <w:rFonts w:hint="cs"/>
          <w:rtl/>
        </w:rPr>
        <w:t>:</w:t>
      </w:r>
      <w:r w:rsidRPr="006F178A">
        <w:rPr>
          <w:rFonts w:hint="cs"/>
          <w:rtl/>
        </w:rPr>
        <w:t xml:space="preserve"> הואיל וזר לוקה עליה בכזית</w:t>
      </w:r>
      <w:r w:rsidR="00884EC8">
        <w:rPr>
          <w:rFonts w:hint="cs"/>
          <w:rtl/>
        </w:rPr>
        <w:t>,</w:t>
      </w:r>
      <w:r w:rsidRPr="006F178A">
        <w:rPr>
          <w:rFonts w:hint="cs"/>
          <w:rtl/>
        </w:rPr>
        <w:t xml:space="preserve"> </w:t>
      </w:r>
      <w:r w:rsidR="001212BE">
        <w:rPr>
          <w:rFonts w:hint="cs"/>
          <w:rtl/>
        </w:rPr>
        <w:t xml:space="preserve">ולכאו' הוא </w:t>
      </w:r>
      <w:r w:rsidRPr="006F178A">
        <w:rPr>
          <w:rFonts w:hint="cs"/>
          <w:rtl/>
        </w:rPr>
        <w:t xml:space="preserve">משום דהיתר </w:t>
      </w:r>
      <w:r w:rsidRPr="006F178A">
        <w:rPr>
          <w:rtl/>
        </w:rPr>
        <w:t>מצטרף לאיסור</w:t>
      </w:r>
      <w:r w:rsidR="007E6159">
        <w:rPr>
          <w:rFonts w:hint="cs"/>
          <w:rtl/>
        </w:rPr>
        <w:t>.</w:t>
      </w:r>
    </w:p>
    <w:p w14:paraId="2749EFBB" w14:textId="77777777" w:rsidR="00FF3740" w:rsidRPr="006F178A" w:rsidRDefault="00FF3740" w:rsidP="00516202">
      <w:pPr>
        <w:pStyle w:val="affff5"/>
        <w:framePr w:wrap="around"/>
        <w:rPr>
          <w:rtl/>
        </w:rPr>
      </w:pPr>
      <w:r w:rsidRPr="006F178A">
        <w:rPr>
          <w:rFonts w:hint="cs"/>
          <w:rtl/>
        </w:rPr>
        <w:t>לו:</w:t>
      </w:r>
    </w:p>
    <w:p w14:paraId="6A13FA81" w14:textId="69E8B797" w:rsidR="000F4A0C" w:rsidRDefault="00FF3740" w:rsidP="00A5184B">
      <w:pPr>
        <w:pStyle w:val="36"/>
        <w:framePr w:wrap="notBeside"/>
        <w:rPr>
          <w:rStyle w:val="a4"/>
          <w:rtl/>
        </w:rPr>
      </w:pPr>
      <w:r w:rsidRPr="000F4A0C">
        <w:rPr>
          <w:rFonts w:hint="cs"/>
          <w:rtl/>
        </w:rPr>
        <w:t>א</w:t>
      </w:r>
      <w:r w:rsidRPr="000F4A0C">
        <w:rPr>
          <w:rtl/>
        </w:rPr>
        <w:t>"</w:t>
      </w:r>
      <w:r w:rsidRPr="000F4A0C">
        <w:rPr>
          <w:rFonts w:hint="cs"/>
          <w:rtl/>
        </w:rPr>
        <w:t>ל</w:t>
      </w:r>
      <w:r w:rsidR="000F4A0C" w:rsidRPr="000F4A0C">
        <w:rPr>
          <w:rFonts w:hint="cs"/>
          <w:rtl/>
        </w:rPr>
        <w:t xml:space="preserve"> ר''ד</w:t>
      </w:r>
      <w:r w:rsidR="000F4A0C">
        <w:rPr>
          <w:rFonts w:hint="cs"/>
          <w:rtl/>
        </w:rPr>
        <w:t>:</w:t>
      </w:r>
    </w:p>
    <w:p w14:paraId="75DF1EF6" w14:textId="3B0A620F" w:rsidR="00884EC8" w:rsidRDefault="00FF3740" w:rsidP="000F4A0C">
      <w:pPr>
        <w:rPr>
          <w:rStyle w:val="a4"/>
          <w:rtl/>
        </w:rPr>
      </w:pPr>
      <w:r w:rsidRPr="000F4A0C">
        <w:rPr>
          <w:rFonts w:ascii="FontbitDavid" w:hAnsi="FontbitDavid" w:hint="cs"/>
          <w:rtl/>
        </w:rPr>
        <w:t>לא</w:t>
      </w:r>
      <w:r w:rsidR="000F4A0C">
        <w:rPr>
          <w:rFonts w:ascii="FontbitDavid" w:hAnsi="FontbitDavid" w:hint="cs"/>
          <w:rtl/>
        </w:rPr>
        <w:t>,</w:t>
      </w:r>
      <w:r w:rsidRPr="000F4A0C">
        <w:rPr>
          <w:rFonts w:ascii="FontbitDavid" w:hAnsi="FontbitDavid" w:hint="cs"/>
          <w:rtl/>
        </w:rPr>
        <w:t xml:space="preserve"> </w:t>
      </w:r>
      <w:r w:rsidR="007E6159">
        <w:rPr>
          <w:rFonts w:ascii="FontbitDavid" w:hAnsi="FontbitDavid" w:hint="cs"/>
          <w:rtl/>
        </w:rPr>
        <w:t>מה שלוקה ב</w:t>
      </w:r>
      <w:r w:rsidRPr="000F4A0C">
        <w:rPr>
          <w:rFonts w:ascii="FontbitDavid" w:hAnsi="FontbitDavid" w:hint="cs"/>
          <w:rtl/>
        </w:rPr>
        <w:t>כזית היינו בכדי אכ</w:t>
      </w:r>
      <w:r w:rsidR="00884EC8">
        <w:rPr>
          <w:rFonts w:ascii="FontbitDavid" w:hAnsi="FontbitDavid" w:hint="cs"/>
          <w:rtl/>
        </w:rPr>
        <w:t>י</w:t>
      </w:r>
      <w:r w:rsidRPr="000F4A0C">
        <w:rPr>
          <w:rFonts w:ascii="FontbitDavid" w:hAnsi="FontbitDavid" w:hint="cs"/>
          <w:rtl/>
        </w:rPr>
        <w:t>לת פרס</w:t>
      </w:r>
      <w:r w:rsidR="007E6159">
        <w:rPr>
          <w:rFonts w:ascii="FontbitDavid" w:hAnsi="FontbitDavid" w:hint="cs"/>
          <w:rtl/>
        </w:rPr>
        <w:t>,</w:t>
      </w:r>
      <w:r w:rsidRPr="000F4A0C">
        <w:rPr>
          <w:rFonts w:ascii="FontbitDavid" w:hAnsi="FontbitDavid" w:hint="cs"/>
          <w:rtl/>
        </w:rPr>
        <w:t xml:space="preserve"> ודאורייתא</w:t>
      </w:r>
      <w:r w:rsidR="00685D44">
        <w:rPr>
          <w:rFonts w:ascii="FontbitDavid" w:hAnsi="FontbitDavid" w:hint="cs"/>
          <w:rtl/>
        </w:rPr>
        <w:t>!</w:t>
      </w:r>
      <w:r w:rsidRPr="000F4A0C">
        <w:rPr>
          <w:rFonts w:ascii="FontbitDavid" w:hAnsi="FontbitDavid" w:hint="cs"/>
          <w:rtl/>
        </w:rPr>
        <w:t xml:space="preserve"> </w:t>
      </w:r>
    </w:p>
    <w:p w14:paraId="39BCEA21" w14:textId="71408018" w:rsidR="00B44937" w:rsidRPr="00B44937" w:rsidRDefault="00FF3740" w:rsidP="00A03A3D">
      <w:pPr>
        <w:spacing w:after="40"/>
        <w:rPr>
          <w:rFonts w:ascii="FontbitDavid" w:hAnsi="FontbitDavid"/>
          <w:spacing w:val="-2"/>
          <w:rtl/>
        </w:rPr>
      </w:pPr>
      <w:r w:rsidRPr="00B44937">
        <w:rPr>
          <w:rStyle w:val="a4"/>
          <w:rFonts w:hint="cs"/>
          <w:spacing w:val="-2"/>
          <w:rtl/>
        </w:rPr>
        <w:t>ומ</w:t>
      </w:r>
      <w:r w:rsidR="000F4A0C" w:rsidRPr="00B44937">
        <w:rPr>
          <w:rStyle w:val="a4"/>
          <w:rFonts w:hint="cs"/>
          <w:spacing w:val="-2"/>
          <w:rtl/>
        </w:rPr>
        <w:t>ה ש</w:t>
      </w:r>
      <w:r w:rsidR="00585A64" w:rsidRPr="00B44937">
        <w:rPr>
          <w:rStyle w:val="a4"/>
          <w:rFonts w:hint="cs"/>
          <w:spacing w:val="-2"/>
          <w:rtl/>
        </w:rPr>
        <w:t>חלקו</w:t>
      </w:r>
      <w:r w:rsidRPr="00B44937">
        <w:rPr>
          <w:rStyle w:val="a4"/>
          <w:rFonts w:hint="cs"/>
          <w:spacing w:val="-2"/>
          <w:rtl/>
        </w:rPr>
        <w:t xml:space="preserve"> רבנן אר</w:t>
      </w:r>
      <w:r w:rsidRPr="00B44937">
        <w:rPr>
          <w:rStyle w:val="a4"/>
          <w:spacing w:val="-2"/>
          <w:rtl/>
        </w:rPr>
        <w:t>"</w:t>
      </w:r>
      <w:r w:rsidRPr="00B44937">
        <w:rPr>
          <w:rStyle w:val="a4"/>
          <w:rFonts w:hint="cs"/>
          <w:spacing w:val="-2"/>
          <w:rtl/>
        </w:rPr>
        <w:t>א</w:t>
      </w:r>
      <w:r w:rsidRPr="00B44937">
        <w:rPr>
          <w:rStyle w:val="a4"/>
          <w:spacing w:val="-2"/>
          <w:rtl/>
        </w:rPr>
        <w:t xml:space="preserve"> </w:t>
      </w:r>
      <w:r w:rsidRPr="00B44937">
        <w:rPr>
          <w:rFonts w:ascii="FontbitDavid" w:hAnsi="FontbitDavid"/>
          <w:spacing w:val="-2"/>
          <w:rtl/>
        </w:rPr>
        <w:t>בכותח הבבלי ד</w:t>
      </w:r>
      <w:r w:rsidR="00B138B7" w:rsidRPr="00B44937">
        <w:rPr>
          <w:rFonts w:ascii="FontbitDavid" w:hAnsi="FontbitDavid" w:hint="cs"/>
          <w:spacing w:val="-2"/>
          <w:rtl/>
        </w:rPr>
        <w:t>אין</w:t>
      </w:r>
      <w:r w:rsidRPr="00B44937">
        <w:rPr>
          <w:rFonts w:ascii="FontbitDavid" w:hAnsi="FontbitDavid"/>
          <w:spacing w:val="-2"/>
          <w:rtl/>
        </w:rPr>
        <w:t xml:space="preserve"> כזית בכדי אכילת פרס, </w:t>
      </w:r>
    </w:p>
    <w:p w14:paraId="471F0450" w14:textId="03EC6812" w:rsidR="00FF3740" w:rsidRPr="006F178A" w:rsidRDefault="00FF3740" w:rsidP="00A03A3D">
      <w:pPr>
        <w:spacing w:after="40"/>
        <w:rPr>
          <w:rtl/>
        </w:rPr>
      </w:pPr>
      <w:r w:rsidRPr="000F4A0C">
        <w:rPr>
          <w:rFonts w:ascii="FontbitDavid" w:hAnsi="FontbitDavid"/>
          <w:rtl/>
        </w:rPr>
        <w:t xml:space="preserve">אי </w:t>
      </w:r>
      <w:r w:rsidR="00623978">
        <w:rPr>
          <w:rFonts w:ascii="FontbitDavid" w:hAnsi="FontbitDavid" w:hint="cs"/>
          <w:rtl/>
        </w:rPr>
        <w:t>רותח</w:t>
      </w:r>
      <w:r w:rsidRPr="000F4A0C">
        <w:rPr>
          <w:rFonts w:ascii="FontbitDavid" w:hAnsi="FontbitDavid"/>
          <w:rtl/>
        </w:rPr>
        <w:t>- בטלה דעתו</w:t>
      </w:r>
      <w:r w:rsidR="00660FD6">
        <w:rPr>
          <w:rFonts w:ascii="FontbitDavid" w:hAnsi="FontbitDavid" w:hint="cs"/>
          <w:rtl/>
        </w:rPr>
        <w:t>,</w:t>
      </w:r>
      <w:r w:rsidRPr="000F4A0C">
        <w:rPr>
          <w:rFonts w:ascii="FontbitDavid" w:hAnsi="FontbitDavid"/>
          <w:rtl/>
        </w:rPr>
        <w:t xml:space="preserve"> אי מ</w:t>
      </w:r>
      <w:r w:rsidR="00623978">
        <w:rPr>
          <w:rFonts w:ascii="FontbitDavid" w:hAnsi="FontbitDavid" w:hint="cs"/>
          <w:rtl/>
        </w:rPr>
        <w:t xml:space="preserve">תובל </w:t>
      </w:r>
      <w:r w:rsidRPr="000F4A0C">
        <w:rPr>
          <w:rFonts w:ascii="FontbitDavid" w:hAnsi="FontbitDavid"/>
          <w:rtl/>
        </w:rPr>
        <w:t>לא משכחת כזית בכדי אכילת פרס.</w:t>
      </w:r>
    </w:p>
    <w:p w14:paraId="0108428A" w14:textId="39412EC7" w:rsidR="000F4A0C" w:rsidRDefault="00FF7202" w:rsidP="00A5184B">
      <w:pPr>
        <w:pStyle w:val="36"/>
        <w:framePr w:wrap="notBeside"/>
        <w:rPr>
          <w:rtl/>
        </w:rPr>
      </w:pPr>
      <w:r>
        <w:rPr>
          <w:rFonts w:hint="cs"/>
          <w:rtl/>
        </w:rPr>
        <w:t xml:space="preserve">ב. </w:t>
      </w:r>
      <w:r w:rsidR="00FF3740" w:rsidRPr="000F4A0C">
        <w:rPr>
          <w:rtl/>
        </w:rPr>
        <w:t xml:space="preserve">איתיביה: </w:t>
      </w:r>
    </w:p>
    <w:p w14:paraId="4D969D67" w14:textId="77777777" w:rsidR="004267E8" w:rsidRDefault="00FF3740" w:rsidP="004267E8">
      <w:pPr>
        <w:rPr>
          <w:rtl/>
        </w:rPr>
      </w:pPr>
      <w:r w:rsidRPr="006F178A">
        <w:rPr>
          <w:rtl/>
        </w:rPr>
        <w:t xml:space="preserve">שתי מדוכות תרומה </w:t>
      </w:r>
      <w:r w:rsidR="00B138B7">
        <w:rPr>
          <w:rFonts w:hint="cs"/>
          <w:rtl/>
        </w:rPr>
        <w:t>ו</w:t>
      </w:r>
      <w:r w:rsidRPr="006F178A">
        <w:rPr>
          <w:rtl/>
        </w:rPr>
        <w:t>חולין, ולפניו שתי קדירות</w:t>
      </w:r>
      <w:r w:rsidR="00BE0BD0">
        <w:rPr>
          <w:rFonts w:hint="cs"/>
          <w:rtl/>
        </w:rPr>
        <w:t>,</w:t>
      </w:r>
      <w:r w:rsidRPr="006F178A">
        <w:rPr>
          <w:rtl/>
        </w:rPr>
        <w:t xml:space="preserve"> תרומה וחולין, ונפלו אלו לתוך אלו - שתיהן מותרות, שאני אומר: חולין לתוך חולין נפלו, ותרומה לתוך תרומה נפלה</w:t>
      </w:r>
      <w:r w:rsidR="001A7DD4">
        <w:rPr>
          <w:rtl/>
        </w:rPr>
        <w:t>.</w:t>
      </w:r>
    </w:p>
    <w:p w14:paraId="5B55DC74" w14:textId="708AEECD" w:rsidR="00FF3740" w:rsidRPr="00B3057C" w:rsidRDefault="00FF3740" w:rsidP="004267E8">
      <w:pPr>
        <w:rPr>
          <w:rtl/>
        </w:rPr>
      </w:pPr>
      <w:r w:rsidRPr="00B3057C">
        <w:rPr>
          <w:rFonts w:hint="cs"/>
          <w:rtl/>
        </w:rPr>
        <w:lastRenderedPageBreak/>
        <w:t xml:space="preserve">ואי </w:t>
      </w:r>
      <w:r w:rsidRPr="00B3057C">
        <w:rPr>
          <w:rtl/>
        </w:rPr>
        <w:t>כזית בכדי אכילת פרס דאורייתא, אמאי אמר</w:t>
      </w:r>
      <w:r w:rsidR="00BE0BD0" w:rsidRPr="00B3057C">
        <w:rPr>
          <w:rFonts w:hint="cs"/>
          <w:rtl/>
        </w:rPr>
        <w:t>י'</w:t>
      </w:r>
      <w:r w:rsidRPr="00B3057C">
        <w:rPr>
          <w:rtl/>
        </w:rPr>
        <w:t xml:space="preserve"> שאני אומר? </w:t>
      </w:r>
    </w:p>
    <w:p w14:paraId="232E9B78" w14:textId="2D870BBE" w:rsidR="00BE0BD0" w:rsidRDefault="00FF3740" w:rsidP="00A5184B">
      <w:pPr>
        <w:pStyle w:val="36"/>
        <w:framePr w:wrap="notBeside"/>
        <w:rPr>
          <w:rtl/>
        </w:rPr>
      </w:pPr>
      <w:r w:rsidRPr="00BE0BD0">
        <w:rPr>
          <w:rFonts w:hint="cs"/>
          <w:rtl/>
        </w:rPr>
        <w:t>ודחי'</w:t>
      </w:r>
      <w:r w:rsidR="00BE0BD0">
        <w:rPr>
          <w:rFonts w:hint="cs"/>
          <w:rtl/>
        </w:rPr>
        <w:t>:</w:t>
      </w:r>
      <w:r w:rsidRPr="00BE0BD0">
        <w:rPr>
          <w:rFonts w:hint="cs"/>
          <w:rtl/>
        </w:rPr>
        <w:t xml:space="preserve"> </w:t>
      </w:r>
    </w:p>
    <w:p w14:paraId="07F7286F" w14:textId="3B2784F4" w:rsidR="00FF3740" w:rsidRPr="006F178A" w:rsidRDefault="00FF3740" w:rsidP="00DE7B63">
      <w:pPr>
        <w:spacing w:after="40"/>
      </w:pPr>
      <w:r w:rsidRPr="00BE0BD0">
        <w:rPr>
          <w:rFonts w:ascii="FontbitDavid" w:hAnsi="FontbitDavid" w:hint="cs"/>
          <w:rtl/>
        </w:rPr>
        <w:t>דהיתר דהנח לתרומת תבלין דרבנן היא</w:t>
      </w:r>
      <w:r w:rsidR="00B138B7">
        <w:rPr>
          <w:rFonts w:ascii="FontbitDavid" w:hAnsi="FontbitDavid" w:hint="cs"/>
          <w:rtl/>
        </w:rPr>
        <w:t>.</w:t>
      </w:r>
    </w:p>
    <w:p w14:paraId="6CE44133" w14:textId="3F737011" w:rsidR="00BE0BD0" w:rsidRDefault="00FF7202" w:rsidP="00A5184B">
      <w:pPr>
        <w:pStyle w:val="36"/>
        <w:framePr w:wrap="notBeside"/>
        <w:rPr>
          <w:rFonts w:ascii="FontbitDavid" w:hAnsi="FontbitDavid"/>
          <w:rtl/>
        </w:rPr>
      </w:pPr>
      <w:r>
        <w:rPr>
          <w:rFonts w:hint="cs"/>
          <w:rtl/>
        </w:rPr>
        <w:t xml:space="preserve">ג. </w:t>
      </w:r>
      <w:r w:rsidR="00FF3740" w:rsidRPr="00BE0BD0">
        <w:rPr>
          <w:rtl/>
        </w:rPr>
        <w:t xml:space="preserve">איתיביה: </w:t>
      </w:r>
    </w:p>
    <w:p w14:paraId="2FD6D915" w14:textId="0D7216E0" w:rsidR="00FF3740" w:rsidRPr="006F178A" w:rsidRDefault="00FF3740" w:rsidP="00FF3740">
      <w:pPr>
        <w:rPr>
          <w:rtl/>
        </w:rPr>
      </w:pPr>
      <w:r w:rsidRPr="006F178A">
        <w:rPr>
          <w:rFonts w:ascii="FontbitDavid" w:hAnsi="FontbitDavid"/>
          <w:rtl/>
        </w:rPr>
        <w:t>שתי קופות אחת של תרומה ואחת של חולין, ולפניהן שתי סאין אחת של חולין ואחת של תרומה, ונפלו אלו לתוך אלו - שניהן מותרין, שאני אומר: חולין לתוך חולין נפלו, תרומה לתוך תרומה נפלה</w:t>
      </w:r>
      <w:r w:rsidR="001A7DD4">
        <w:rPr>
          <w:rFonts w:ascii="FontbitDavid" w:hAnsi="FontbitDavid"/>
          <w:rtl/>
        </w:rPr>
        <w:t>.</w:t>
      </w:r>
    </w:p>
    <w:p w14:paraId="6052BB4A" w14:textId="4FBC97AB" w:rsidR="00FF3740" w:rsidRPr="006F178A" w:rsidRDefault="00FF3740" w:rsidP="00FF3740">
      <w:pPr>
        <w:rPr>
          <w:rtl/>
        </w:rPr>
      </w:pPr>
      <w:r w:rsidRPr="006F178A">
        <w:rPr>
          <w:rtl/>
        </w:rPr>
        <w:t xml:space="preserve">ואי כזית בכדי אכילת פרס אסור, אמאי אמרינן שאני אומר? </w:t>
      </w:r>
    </w:p>
    <w:p w14:paraId="60E7FCB8" w14:textId="10BEFA09" w:rsidR="00FF3740" w:rsidRPr="006F178A" w:rsidRDefault="00FF3740" w:rsidP="00516202">
      <w:pPr>
        <w:pStyle w:val="affff5"/>
        <w:framePr w:wrap="around"/>
        <w:rPr>
          <w:rtl/>
        </w:rPr>
      </w:pPr>
      <w:r w:rsidRPr="006F178A">
        <w:rPr>
          <w:rFonts w:hint="cs"/>
          <w:rtl/>
        </w:rPr>
        <w:t>לז</w:t>
      </w:r>
      <w:r w:rsidR="00BC3097">
        <w:rPr>
          <w:rFonts w:hint="cs"/>
          <w:rtl/>
        </w:rPr>
        <w:t>.</w:t>
      </w:r>
    </w:p>
    <w:p w14:paraId="3ED6FBD5" w14:textId="2BA4F5D8" w:rsidR="00FF3740" w:rsidRPr="006F178A" w:rsidRDefault="007D5651" w:rsidP="00FF3740">
      <w:pPr>
        <w:rPr>
          <w:rtl/>
        </w:rPr>
      </w:pPr>
      <w:r>
        <w:rPr>
          <w:rStyle w:val="a4"/>
          <w:rFonts w:hint="cs"/>
          <w:rtl/>
        </w:rPr>
        <w:t xml:space="preserve">בשלמא </w:t>
      </w:r>
      <w:r w:rsidR="00FF3740" w:rsidRPr="00B04174">
        <w:rPr>
          <w:rStyle w:val="a4"/>
          <w:rtl/>
        </w:rPr>
        <w:t>לדידי</w:t>
      </w:r>
      <w:r w:rsidR="00C66EA9">
        <w:rPr>
          <w:rStyle w:val="a4"/>
          <w:rFonts w:hint="cs"/>
          <w:rtl/>
        </w:rPr>
        <w:t>:</w:t>
      </w:r>
      <w:r w:rsidR="00FF3740" w:rsidRPr="00B04174">
        <w:rPr>
          <w:rtl/>
        </w:rPr>
        <w:t xml:space="preserve"> </w:t>
      </w:r>
      <w:r w:rsidR="00FF3740" w:rsidRPr="006F178A">
        <w:rPr>
          <w:rFonts w:ascii="FontbitDavid" w:hAnsi="FontbitDavid"/>
          <w:rtl/>
        </w:rPr>
        <w:t>משום דהיתר מצטרף לאיסור, כגון ד</w:t>
      </w:r>
      <w:r w:rsidR="00C66EA9">
        <w:rPr>
          <w:rFonts w:ascii="FontbitDavid" w:hAnsi="FontbitDavid" w:hint="cs"/>
          <w:rtl/>
        </w:rPr>
        <w:t>רבו</w:t>
      </w:r>
      <w:r w:rsidR="00FF3740" w:rsidRPr="006F178A">
        <w:rPr>
          <w:rFonts w:ascii="FontbitDavid" w:hAnsi="FontbitDavid"/>
          <w:rtl/>
        </w:rPr>
        <w:t xml:space="preserve"> חולין, </w:t>
      </w:r>
    </w:p>
    <w:p w14:paraId="62165331" w14:textId="7811EECD" w:rsidR="00FF3740" w:rsidRPr="006F178A" w:rsidRDefault="00FF3740" w:rsidP="00AE4664">
      <w:pPr>
        <w:spacing w:after="40"/>
        <w:rPr>
          <w:rtl/>
        </w:rPr>
      </w:pPr>
      <w:r w:rsidRPr="00B04174">
        <w:rPr>
          <w:rStyle w:val="a4"/>
          <w:rtl/>
        </w:rPr>
        <w:t xml:space="preserve">אלא לדידך </w:t>
      </w:r>
      <w:r w:rsidRPr="006F178A">
        <w:rPr>
          <w:rtl/>
        </w:rPr>
        <w:t xml:space="preserve">דמשום </w:t>
      </w:r>
      <w:r w:rsidR="00B04174">
        <w:rPr>
          <w:rFonts w:hint="cs"/>
          <w:rtl/>
        </w:rPr>
        <w:t xml:space="preserve">שיש </w:t>
      </w:r>
      <w:r w:rsidRPr="006F178A">
        <w:rPr>
          <w:rtl/>
        </w:rPr>
        <w:t>כזית בכדי אכילת פרס,</w:t>
      </w:r>
      <w:r w:rsidR="00B04174">
        <w:rPr>
          <w:rFonts w:hint="cs"/>
          <w:rtl/>
        </w:rPr>
        <w:t xml:space="preserve"> כשירבה חולין</w:t>
      </w:r>
      <w:r w:rsidRPr="006F178A">
        <w:rPr>
          <w:rtl/>
        </w:rPr>
        <w:t xml:space="preserve"> מאי הוי? </w:t>
      </w:r>
      <w:r w:rsidRPr="00B04174">
        <w:rPr>
          <w:rStyle w:val="a4"/>
          <w:rFonts w:hint="cs"/>
          <w:rtl/>
        </w:rPr>
        <w:t>א</w:t>
      </w:r>
      <w:r w:rsidRPr="00B04174">
        <w:rPr>
          <w:rStyle w:val="a4"/>
          <w:rtl/>
        </w:rPr>
        <w:t>"</w:t>
      </w:r>
      <w:r w:rsidRPr="00B04174">
        <w:rPr>
          <w:rStyle w:val="a4"/>
          <w:rFonts w:hint="cs"/>
          <w:rtl/>
        </w:rPr>
        <w:t>ל</w:t>
      </w:r>
      <w:r w:rsidRPr="00B04174">
        <w:rPr>
          <w:rStyle w:val="a4"/>
          <w:rtl/>
        </w:rPr>
        <w:t xml:space="preserve">: </w:t>
      </w:r>
      <w:r w:rsidRPr="006F178A">
        <w:rPr>
          <w:rtl/>
        </w:rPr>
        <w:t>הנח לתרומה בזמן הזה דרבנן.</w:t>
      </w:r>
    </w:p>
    <w:p w14:paraId="49190B7E" w14:textId="5BDF4CB2" w:rsidR="00B04174" w:rsidRPr="00A94472" w:rsidRDefault="00FF3740" w:rsidP="00A5184B">
      <w:pPr>
        <w:pStyle w:val="36"/>
        <w:framePr w:wrap="notBeside"/>
        <w:rPr>
          <w:rtl/>
        </w:rPr>
      </w:pPr>
      <w:r w:rsidRPr="00A94472">
        <w:rPr>
          <w:rFonts w:hint="cs"/>
          <w:rtl/>
        </w:rPr>
        <w:t>א</w:t>
      </w:r>
      <w:r w:rsidRPr="00A94472">
        <w:rPr>
          <w:rtl/>
        </w:rPr>
        <w:t>"</w:t>
      </w:r>
      <w:r w:rsidRPr="00A94472">
        <w:rPr>
          <w:rFonts w:hint="cs"/>
          <w:rtl/>
        </w:rPr>
        <w:t>ל אביי</w:t>
      </w:r>
      <w:r w:rsidRPr="00A94472">
        <w:rPr>
          <w:rtl/>
        </w:rPr>
        <w:t xml:space="preserve">: </w:t>
      </w:r>
    </w:p>
    <w:p w14:paraId="6F5560AE" w14:textId="32D90C61" w:rsidR="00FF3740" w:rsidRPr="006F178A" w:rsidRDefault="00FF3740" w:rsidP="00FF3740">
      <w:pPr>
        <w:rPr>
          <w:rtl/>
        </w:rPr>
      </w:pPr>
      <w:r w:rsidRPr="006F178A">
        <w:rPr>
          <w:rtl/>
        </w:rPr>
        <w:t>ממאי ד</w:t>
      </w:r>
      <w:r w:rsidRPr="006938C9">
        <w:rPr>
          <w:rStyle w:val="afffffe"/>
          <w:rtl/>
        </w:rPr>
        <w:t>משרת,</w:t>
      </w:r>
      <w:r w:rsidRPr="006F178A">
        <w:rPr>
          <w:rtl/>
        </w:rPr>
        <w:t xml:space="preserve"> להיתר מצטרף לאיסור</w:t>
      </w:r>
      <w:r w:rsidR="006938C9">
        <w:rPr>
          <w:rFonts w:hint="cs"/>
          <w:rtl/>
        </w:rPr>
        <w:t>,</w:t>
      </w:r>
      <w:r w:rsidRPr="006F178A">
        <w:rPr>
          <w:rtl/>
        </w:rPr>
        <w:t xml:space="preserve"> </w:t>
      </w:r>
      <w:r w:rsidR="006938C9">
        <w:rPr>
          <w:rFonts w:hint="cs"/>
          <w:rtl/>
        </w:rPr>
        <w:t>שמא</w:t>
      </w:r>
      <w:r w:rsidRPr="006F178A">
        <w:rPr>
          <w:rtl/>
        </w:rPr>
        <w:t xml:space="preserve"> ליתן טעם כעיקר</w:t>
      </w:r>
      <w:r w:rsidR="006938C9">
        <w:rPr>
          <w:rFonts w:hint="cs"/>
          <w:rtl/>
        </w:rPr>
        <w:t>.</w:t>
      </w:r>
    </w:p>
    <w:p w14:paraId="50679DAD" w14:textId="45D3B817" w:rsidR="006938C9" w:rsidRDefault="00FF3740" w:rsidP="00A5184B">
      <w:pPr>
        <w:pStyle w:val="36"/>
        <w:framePr w:wrap="notBeside"/>
        <w:rPr>
          <w:rtl/>
        </w:rPr>
      </w:pPr>
      <w:r w:rsidRPr="006938C9">
        <w:rPr>
          <w:rtl/>
        </w:rPr>
        <w:t>ולאביי</w:t>
      </w:r>
      <w:r w:rsidR="00DE7B63">
        <w:rPr>
          <w:rFonts w:hint="cs"/>
          <w:rtl/>
        </w:rPr>
        <w:t>:</w:t>
      </w:r>
      <w:r w:rsidRPr="006938C9">
        <w:rPr>
          <w:rtl/>
        </w:rPr>
        <w:t xml:space="preserve"> </w:t>
      </w:r>
    </w:p>
    <w:p w14:paraId="396AF789" w14:textId="6E59C67E" w:rsidR="00FF3740" w:rsidRPr="00CB7B07" w:rsidRDefault="00FF3740" w:rsidP="0005151E">
      <w:pPr>
        <w:rPr>
          <w:rtl/>
        </w:rPr>
      </w:pPr>
      <w:r w:rsidRPr="00CB7B07">
        <w:rPr>
          <w:rtl/>
        </w:rPr>
        <w:t>מעיקרא</w:t>
      </w:r>
      <w:r w:rsidRPr="00CB7B07">
        <w:rPr>
          <w:rFonts w:hint="cs"/>
          <w:rtl/>
        </w:rPr>
        <w:t xml:space="preserve"> </w:t>
      </w:r>
      <w:r w:rsidR="006938C9" w:rsidRPr="00CB7B07">
        <w:rPr>
          <w:rFonts w:hint="cs"/>
          <w:rtl/>
        </w:rPr>
        <w:t>הו</w:t>
      </w:r>
      <w:r w:rsidRPr="00CB7B07">
        <w:rPr>
          <w:rtl/>
        </w:rPr>
        <w:t>קש</w:t>
      </w:r>
      <w:r w:rsidR="006938C9" w:rsidRPr="00CB7B07">
        <w:rPr>
          <w:rFonts w:hint="cs"/>
          <w:rtl/>
        </w:rPr>
        <w:t>ה</w:t>
      </w:r>
      <w:r w:rsidRPr="00CB7B07">
        <w:rPr>
          <w:rtl/>
        </w:rPr>
        <w:t xml:space="preserve"> ל</w:t>
      </w:r>
      <w:r w:rsidR="006938C9" w:rsidRPr="00CB7B07">
        <w:rPr>
          <w:rFonts w:hint="cs"/>
          <w:rtl/>
        </w:rPr>
        <w:t>ו</w:t>
      </w:r>
      <w:r w:rsidRPr="00CB7B07">
        <w:rPr>
          <w:rtl/>
        </w:rPr>
        <w:t xml:space="preserve"> מ</w:t>
      </w:r>
      <w:r w:rsidRPr="00CB7B07">
        <w:rPr>
          <w:rFonts w:hint="cs"/>
          <w:rtl/>
        </w:rPr>
        <w:t>ה שאמר רב דימי והקשה כל קושיות אלו</w:t>
      </w:r>
      <w:r w:rsidR="0005151E" w:rsidRPr="00CB7B07">
        <w:rPr>
          <w:rFonts w:hint="cs"/>
          <w:rtl/>
        </w:rPr>
        <w:t>.</w:t>
      </w:r>
      <w:r w:rsidR="0005151E" w:rsidRPr="00CB7B07">
        <w:rPr>
          <w:rtl/>
        </w:rPr>
        <w:br/>
      </w:r>
      <w:r w:rsidRPr="00CB7B07">
        <w:rPr>
          <w:rStyle w:val="27"/>
          <w:rFonts w:hint="cs"/>
          <w:rtl/>
        </w:rPr>
        <w:t>ואח</w:t>
      </w:r>
      <w:r w:rsidRPr="00CB7B07">
        <w:rPr>
          <w:rStyle w:val="27"/>
          <w:rtl/>
        </w:rPr>
        <w:t>"</w:t>
      </w:r>
      <w:r w:rsidRPr="00CB7B07">
        <w:rPr>
          <w:rStyle w:val="27"/>
          <w:rFonts w:hint="cs"/>
          <w:rtl/>
        </w:rPr>
        <w:t>כ א</w:t>
      </w:r>
      <w:r w:rsidRPr="00CB7B07">
        <w:rPr>
          <w:rStyle w:val="27"/>
          <w:rtl/>
        </w:rPr>
        <w:t>"</w:t>
      </w:r>
      <w:r w:rsidRPr="00CB7B07">
        <w:rPr>
          <w:rStyle w:val="27"/>
          <w:rFonts w:hint="cs"/>
          <w:rtl/>
        </w:rPr>
        <w:t xml:space="preserve">ל </w:t>
      </w:r>
      <w:r w:rsidRPr="00CB7B07">
        <w:rPr>
          <w:rFonts w:hint="cs"/>
          <w:rtl/>
        </w:rPr>
        <w:t xml:space="preserve">ליתן טעם </w:t>
      </w:r>
      <w:r w:rsidRPr="00CB7B07">
        <w:rPr>
          <w:rStyle w:val="27"/>
          <w:rFonts w:hint="cs"/>
          <w:rtl/>
        </w:rPr>
        <w:t>כעיקר ואחר שתירץ א</w:t>
      </w:r>
      <w:r w:rsidRPr="00CB7B07">
        <w:rPr>
          <w:rStyle w:val="27"/>
          <w:rtl/>
        </w:rPr>
        <w:t>"</w:t>
      </w:r>
      <w:r w:rsidRPr="00CB7B07">
        <w:rPr>
          <w:rStyle w:val="27"/>
          <w:rFonts w:hint="cs"/>
          <w:rtl/>
        </w:rPr>
        <w:t>ל</w:t>
      </w:r>
      <w:r w:rsidRPr="00CB7B07">
        <w:rPr>
          <w:rFonts w:hint="cs"/>
          <w:rtl/>
        </w:rPr>
        <w:t xml:space="preserve"> שמא ליתן טעם כעיקר</w:t>
      </w:r>
    </w:p>
    <w:p w14:paraId="40549175" w14:textId="77777777" w:rsidR="00ED53A0" w:rsidRDefault="00FF3740" w:rsidP="00A5184B">
      <w:pPr>
        <w:pStyle w:val="36"/>
        <w:framePr w:wrap="notBeside"/>
        <w:rPr>
          <w:rtl/>
        </w:rPr>
      </w:pPr>
      <w:r w:rsidRPr="00ED53A0">
        <w:rPr>
          <w:rtl/>
        </w:rPr>
        <w:t xml:space="preserve">לכדתניא: </w:t>
      </w:r>
    </w:p>
    <w:p w14:paraId="1135A25C" w14:textId="77777777" w:rsidR="00025310" w:rsidRDefault="00FF3740" w:rsidP="00FF3740">
      <w:pPr>
        <w:rPr>
          <w:rtl/>
        </w:rPr>
      </w:pPr>
      <w:r w:rsidRPr="00AF76D0">
        <w:rPr>
          <w:rStyle w:val="afffffe"/>
          <w:rFonts w:hint="cs"/>
          <w:rtl/>
        </w:rPr>
        <w:t>'</w:t>
      </w:r>
      <w:r w:rsidRPr="00AF76D0">
        <w:rPr>
          <w:rStyle w:val="afffffe"/>
          <w:rtl/>
        </w:rPr>
        <w:t>משרת</w:t>
      </w:r>
      <w:r w:rsidRPr="00AF76D0">
        <w:rPr>
          <w:rStyle w:val="afffffe"/>
          <w:rFonts w:hint="cs"/>
          <w:rtl/>
        </w:rPr>
        <w:t>'</w:t>
      </w:r>
      <w:r w:rsidRPr="00AF76D0">
        <w:rPr>
          <w:rStyle w:val="afffffe"/>
          <w:rtl/>
        </w:rPr>
        <w:t xml:space="preserve"> </w:t>
      </w:r>
      <w:r w:rsidRPr="006F178A">
        <w:rPr>
          <w:rtl/>
        </w:rPr>
        <w:t xml:space="preserve">ליתן טעם כעיקר, שאם שרה ענבים במים ויש בהן טעם יין - חייב, </w:t>
      </w:r>
      <w:r w:rsidRPr="00766B62">
        <w:rPr>
          <w:rFonts w:cs="BA Vilna Bold"/>
          <w:rtl/>
        </w:rPr>
        <w:t>ומכאן אתה דן כל איסורין שבתורה:</w:t>
      </w:r>
      <w:r w:rsidRPr="006F178A">
        <w:rPr>
          <w:rtl/>
        </w:rPr>
        <w:t xml:space="preserve"> ומה נזיר שאין איסורו איסור עולם, ואין איסורו איסור הנאה, ויש היתר לאיסורו - עשה בו טעם כעיקר, </w:t>
      </w:r>
    </w:p>
    <w:p w14:paraId="57A71437" w14:textId="1184E355" w:rsidR="00FF3740" w:rsidRPr="00C16256" w:rsidRDefault="00025310" w:rsidP="00BD04BF">
      <w:pPr>
        <w:spacing w:after="60"/>
        <w:rPr>
          <w:rtl/>
        </w:rPr>
      </w:pPr>
      <w:r>
        <w:rPr>
          <w:rFonts w:hint="cs"/>
          <w:rtl/>
        </w:rPr>
        <w:t xml:space="preserve">כ''ש </w:t>
      </w:r>
      <w:r w:rsidR="00FF3740" w:rsidRPr="006F178A">
        <w:rPr>
          <w:rtl/>
        </w:rPr>
        <w:t xml:space="preserve">כלאי </w:t>
      </w:r>
      <w:r w:rsidR="00FF3740" w:rsidRPr="00C16256">
        <w:rPr>
          <w:rtl/>
        </w:rPr>
        <w:t xml:space="preserve">הכרם שאיסורן איסור עולם, ואיסורן איסור הנייה, ואין היתר לאיסורן - שיעשה בו טעם כעיקר, </w:t>
      </w:r>
      <w:r w:rsidR="00FF3740" w:rsidRPr="00C16256">
        <w:rPr>
          <w:rFonts w:hint="cs"/>
          <w:rtl/>
        </w:rPr>
        <w:t>וה</w:t>
      </w:r>
      <w:r w:rsidR="00FF3740" w:rsidRPr="00C16256">
        <w:rPr>
          <w:rtl/>
        </w:rPr>
        <w:t>"</w:t>
      </w:r>
      <w:r w:rsidR="00FF3740" w:rsidRPr="00C16256">
        <w:rPr>
          <w:rFonts w:hint="cs"/>
          <w:rtl/>
        </w:rPr>
        <w:t>ה</w:t>
      </w:r>
      <w:r w:rsidR="00FF3740" w:rsidRPr="00C16256">
        <w:rPr>
          <w:rtl/>
        </w:rPr>
        <w:t xml:space="preserve"> לערלה בשתים! </w:t>
      </w:r>
    </w:p>
    <w:p w14:paraId="2BD6CE3C" w14:textId="77777777" w:rsidR="00AB0EBB" w:rsidRDefault="00AB0EBB" w:rsidP="00A5184B">
      <w:pPr>
        <w:pStyle w:val="36"/>
        <w:framePr w:wrap="notBeside"/>
        <w:rPr>
          <w:rtl/>
        </w:rPr>
      </w:pPr>
      <w:r w:rsidRPr="00AB0EBB">
        <w:rPr>
          <w:rFonts w:hint="cs"/>
          <w:rtl/>
        </w:rPr>
        <w:t xml:space="preserve">א''ל ר''א: </w:t>
      </w:r>
    </w:p>
    <w:p w14:paraId="165E81D1" w14:textId="51B333E7" w:rsidR="005E24BD" w:rsidRDefault="00FF3740" w:rsidP="00FF3740">
      <w:pPr>
        <w:rPr>
          <w:rStyle w:val="a4"/>
          <w:rtl/>
        </w:rPr>
      </w:pPr>
      <w:r w:rsidRPr="008121CF">
        <w:rPr>
          <w:rStyle w:val="a4"/>
          <w:rFonts w:hint="cs"/>
          <w:rtl/>
        </w:rPr>
        <w:t xml:space="preserve">לא </w:t>
      </w:r>
      <w:r w:rsidR="008121CF" w:rsidRPr="008121CF">
        <w:rPr>
          <w:rStyle w:val="a4"/>
          <w:rFonts w:hint="cs"/>
          <w:rtl/>
        </w:rPr>
        <w:t>כ</w:t>
      </w:r>
      <w:r w:rsidRPr="008121CF">
        <w:rPr>
          <w:rStyle w:val="a4"/>
          <w:rFonts w:hint="cs"/>
          <w:rtl/>
        </w:rPr>
        <w:t>ר</w:t>
      </w:r>
      <w:r w:rsidRPr="008121CF">
        <w:rPr>
          <w:rStyle w:val="a4"/>
          <w:rtl/>
        </w:rPr>
        <w:t>"</w:t>
      </w:r>
      <w:r w:rsidRPr="008121CF">
        <w:rPr>
          <w:rStyle w:val="a4"/>
          <w:rFonts w:hint="cs"/>
          <w:rtl/>
        </w:rPr>
        <w:t>ע ד</w:t>
      </w:r>
      <w:r w:rsidR="00124987">
        <w:rPr>
          <w:rStyle w:val="a4"/>
          <w:rFonts w:hint="cs"/>
          <w:rtl/>
        </w:rPr>
        <w:t>מתני'</w:t>
      </w:r>
      <w:r w:rsidR="005E24BD">
        <w:rPr>
          <w:rStyle w:val="a4"/>
          <w:rFonts w:hint="cs"/>
          <w:rtl/>
        </w:rPr>
        <w:t>:</w:t>
      </w:r>
      <w:r w:rsidRPr="006F178A">
        <w:rPr>
          <w:rFonts w:hint="cs"/>
          <w:rtl/>
        </w:rPr>
        <w:t xml:space="preserve"> ד</w:t>
      </w:r>
      <w:r w:rsidR="00585A64">
        <w:rPr>
          <w:rFonts w:hint="cs"/>
          <w:rtl/>
        </w:rPr>
        <w:t>אף</w:t>
      </w:r>
      <w:r w:rsidRPr="006F178A">
        <w:rPr>
          <w:rFonts w:hint="cs"/>
          <w:rtl/>
        </w:rPr>
        <w:t xml:space="preserve"> שרה פיתו ביין ויש בו כדי לצרף כזית חייב ולא אמרי' דשמא הוא דיש כזית בעין</w:t>
      </w:r>
      <w:r w:rsidR="002B6FF3">
        <w:rPr>
          <w:rFonts w:hint="cs"/>
          <w:rtl/>
        </w:rPr>
        <w:t>,</w:t>
      </w:r>
      <w:r w:rsidRPr="006F178A">
        <w:rPr>
          <w:rFonts w:hint="cs"/>
          <w:rtl/>
        </w:rPr>
        <w:t xml:space="preserve"> </w:t>
      </w:r>
    </w:p>
    <w:p w14:paraId="4A578B01" w14:textId="77777777" w:rsidR="00124987" w:rsidRDefault="002B6FF3" w:rsidP="00FF3740">
      <w:pPr>
        <w:rPr>
          <w:rStyle w:val="a4"/>
          <w:rtl/>
        </w:rPr>
      </w:pPr>
      <w:r w:rsidRPr="002B6FF3">
        <w:rPr>
          <w:rStyle w:val="a4"/>
          <w:rFonts w:hint="cs"/>
          <w:rtl/>
        </w:rPr>
        <w:t>ולא</w:t>
      </w:r>
      <w:r w:rsidR="00FF3740" w:rsidRPr="002B6FF3">
        <w:rPr>
          <w:rStyle w:val="a4"/>
          <w:rFonts w:hint="cs"/>
          <w:rtl/>
        </w:rPr>
        <w:t xml:space="preserve"> </w:t>
      </w:r>
      <w:r w:rsidRPr="002B6FF3">
        <w:rPr>
          <w:rStyle w:val="a4"/>
          <w:rFonts w:hint="cs"/>
          <w:rtl/>
        </w:rPr>
        <w:t>כ</w:t>
      </w:r>
      <w:r w:rsidR="00FF3740" w:rsidRPr="002B6FF3">
        <w:rPr>
          <w:rStyle w:val="a4"/>
          <w:rFonts w:hint="cs"/>
          <w:rtl/>
        </w:rPr>
        <w:t>ת</w:t>
      </w:r>
      <w:r w:rsidR="00FF3740" w:rsidRPr="002B6FF3">
        <w:rPr>
          <w:rStyle w:val="a4"/>
          <w:rtl/>
        </w:rPr>
        <w:t>"</w:t>
      </w:r>
      <w:r w:rsidR="00FF3740" w:rsidRPr="002B6FF3">
        <w:rPr>
          <w:rStyle w:val="a4"/>
          <w:rFonts w:hint="cs"/>
          <w:rtl/>
        </w:rPr>
        <w:t>ק</w:t>
      </w:r>
      <w:r w:rsidR="00124987">
        <w:rPr>
          <w:rStyle w:val="a4"/>
          <w:rFonts w:hint="cs"/>
          <w:rtl/>
        </w:rPr>
        <w:t>:</w:t>
      </w:r>
      <w:r w:rsidR="00124987">
        <w:rPr>
          <w:rFonts w:hint="cs"/>
          <w:rtl/>
        </w:rPr>
        <w:t xml:space="preserve"> ד</w:t>
      </w:r>
      <w:r w:rsidR="00FF3740" w:rsidRPr="006F178A">
        <w:rPr>
          <w:rFonts w:hint="cs"/>
          <w:rtl/>
        </w:rPr>
        <w:t>עד שישתה רביעית יין</w:t>
      </w:r>
      <w:r>
        <w:rPr>
          <w:rFonts w:hint="cs"/>
          <w:rtl/>
        </w:rPr>
        <w:t>,</w:t>
      </w:r>
      <w:r w:rsidR="00FF3740" w:rsidRPr="006F178A">
        <w:rPr>
          <w:rFonts w:hint="cs"/>
          <w:rtl/>
        </w:rPr>
        <w:t xml:space="preserve"> </w:t>
      </w:r>
    </w:p>
    <w:p w14:paraId="3FBF6CD4" w14:textId="75BD70FC" w:rsidR="00FF3740" w:rsidRPr="006F178A" w:rsidRDefault="00FF3740" w:rsidP="008C00B9">
      <w:pPr>
        <w:spacing w:after="60"/>
        <w:rPr>
          <w:rtl/>
        </w:rPr>
      </w:pPr>
      <w:r w:rsidRPr="002B6FF3">
        <w:rPr>
          <w:rStyle w:val="a4"/>
          <w:rFonts w:hint="cs"/>
          <w:rtl/>
        </w:rPr>
        <w:t xml:space="preserve">אלא </w:t>
      </w:r>
      <w:r w:rsidR="00124987">
        <w:rPr>
          <w:rStyle w:val="a4"/>
          <w:rFonts w:hint="cs"/>
          <w:rtl/>
        </w:rPr>
        <w:t>כ</w:t>
      </w:r>
      <w:r w:rsidRPr="002B6FF3">
        <w:rPr>
          <w:rStyle w:val="a4"/>
          <w:rFonts w:hint="cs"/>
          <w:rtl/>
        </w:rPr>
        <w:t>ר</w:t>
      </w:r>
      <w:r w:rsidRPr="002B6FF3">
        <w:rPr>
          <w:rStyle w:val="a4"/>
          <w:rtl/>
        </w:rPr>
        <w:t>"</w:t>
      </w:r>
      <w:r w:rsidRPr="002B6FF3">
        <w:rPr>
          <w:rStyle w:val="a4"/>
          <w:rFonts w:hint="cs"/>
          <w:rtl/>
        </w:rPr>
        <w:t>ע דברייתא</w:t>
      </w:r>
      <w:r w:rsidR="00124987">
        <w:rPr>
          <w:rStyle w:val="a4"/>
          <w:rFonts w:hint="cs"/>
          <w:rtl/>
        </w:rPr>
        <w:t>:</w:t>
      </w:r>
      <w:r w:rsidRPr="006F178A">
        <w:rPr>
          <w:rFonts w:hint="cs"/>
          <w:rtl/>
        </w:rPr>
        <w:t xml:space="preserve"> </w:t>
      </w:r>
      <w:r w:rsidR="00B40986">
        <w:rPr>
          <w:rFonts w:hint="cs"/>
          <w:rtl/>
        </w:rPr>
        <w:t>דאכל כזית מפת ששרה ביין ומיין חייב.</w:t>
      </w:r>
    </w:p>
    <w:p w14:paraId="74D4BBC9" w14:textId="571ED2C6" w:rsidR="002B6FF3" w:rsidRDefault="00FF3740" w:rsidP="00A5184B">
      <w:pPr>
        <w:pStyle w:val="36"/>
        <w:framePr w:wrap="notBeside"/>
        <w:rPr>
          <w:rStyle w:val="a4"/>
          <w:rtl/>
        </w:rPr>
      </w:pPr>
      <w:r w:rsidRPr="002B6FF3">
        <w:rPr>
          <w:rFonts w:hint="cs"/>
          <w:rtl/>
        </w:rPr>
        <w:t>ראבדר</w:t>
      </w:r>
      <w:r w:rsidRPr="002B6FF3">
        <w:rPr>
          <w:rtl/>
        </w:rPr>
        <w:t>"</w:t>
      </w:r>
      <w:r w:rsidRPr="002B6FF3">
        <w:rPr>
          <w:rFonts w:hint="cs"/>
          <w:rtl/>
        </w:rPr>
        <w:t>א</w:t>
      </w:r>
      <w:r w:rsidR="00EB7B45">
        <w:rPr>
          <w:rFonts w:hint="cs"/>
          <w:rtl/>
        </w:rPr>
        <w:t>: לר''ע:</w:t>
      </w:r>
      <w:r w:rsidRPr="002B6FF3">
        <w:rPr>
          <w:rFonts w:hint="cs"/>
          <w:rtl/>
        </w:rPr>
        <w:t xml:space="preserve"> </w:t>
      </w:r>
    </w:p>
    <w:p w14:paraId="2DBEDB9B" w14:textId="756EADCC" w:rsidR="00FF3740" w:rsidRPr="006F178A" w:rsidRDefault="00FF3740" w:rsidP="00FF3740">
      <w:pPr>
        <w:rPr>
          <w:rtl/>
        </w:rPr>
      </w:pPr>
      <w:r w:rsidRPr="006F178A">
        <w:rPr>
          <w:rtl/>
        </w:rPr>
        <w:t>ליתן טעם כעיקר</w:t>
      </w:r>
      <w:r w:rsidR="00B81CB2">
        <w:rPr>
          <w:rFonts w:hint="cs"/>
          <w:rtl/>
        </w:rPr>
        <w:t>- מבשר וחלב דטעם בעלמא ואסור ה''נ</w:t>
      </w:r>
      <w:r w:rsidR="008C00B9">
        <w:rPr>
          <w:rFonts w:hint="cs"/>
          <w:rtl/>
        </w:rPr>
        <w:t>.</w:t>
      </w:r>
    </w:p>
    <w:p w14:paraId="2DE8D6D5" w14:textId="77777777" w:rsidR="008C00B9" w:rsidRDefault="008C00B9" w:rsidP="00A5184B">
      <w:pPr>
        <w:pStyle w:val="36"/>
        <w:framePr w:wrap="notBeside"/>
        <w:rPr>
          <w:rFonts w:ascii="FontbitDavid" w:hAnsi="FontbitDavid"/>
          <w:rtl/>
        </w:rPr>
      </w:pPr>
      <w:r w:rsidRPr="008C00B9">
        <w:rPr>
          <w:rFonts w:hint="cs"/>
          <w:rtl/>
        </w:rPr>
        <w:t>ורבנן:</w:t>
      </w:r>
    </w:p>
    <w:p w14:paraId="10572DED" w14:textId="7B52D8BD" w:rsidR="009F3F08" w:rsidRPr="00E44C39" w:rsidRDefault="00FF3740" w:rsidP="00FF3740">
      <w:pPr>
        <w:rPr>
          <w:rtl/>
        </w:rPr>
      </w:pPr>
      <w:r w:rsidRPr="00E44C39">
        <w:rPr>
          <w:rtl/>
        </w:rPr>
        <w:t>מבשר בחלב לא גמרי</w:t>
      </w:r>
      <w:r w:rsidR="00BD04BF" w:rsidRPr="00E44C39">
        <w:rPr>
          <w:rFonts w:hint="cs"/>
          <w:rtl/>
        </w:rPr>
        <w:t>'</w:t>
      </w:r>
      <w:r w:rsidRPr="00E44C39">
        <w:rPr>
          <w:rtl/>
        </w:rPr>
        <w:t xml:space="preserve"> דחידוש הוא</w:t>
      </w:r>
      <w:r w:rsidRPr="00E44C39">
        <w:rPr>
          <w:rFonts w:hint="cs"/>
          <w:rtl/>
        </w:rPr>
        <w:t xml:space="preserve"> </w:t>
      </w:r>
      <w:r w:rsidRPr="00E44C39">
        <w:rPr>
          <w:rtl/>
        </w:rPr>
        <w:t>ד</w:t>
      </w:r>
      <w:r w:rsidR="007F1EE1" w:rsidRPr="00E44C39">
        <w:rPr>
          <w:rFonts w:hint="cs"/>
          <w:rtl/>
        </w:rPr>
        <w:t>כ''א לחוד מותר וכן בכלאיים</w:t>
      </w:r>
    </w:p>
    <w:p w14:paraId="076734BC" w14:textId="469A5677" w:rsidR="00FF3740" w:rsidRPr="006F178A" w:rsidRDefault="00FF3740" w:rsidP="00FF3740">
      <w:pPr>
        <w:rPr>
          <w:rtl/>
        </w:rPr>
      </w:pPr>
      <w:r w:rsidRPr="006F178A">
        <w:rPr>
          <w:rFonts w:ascii="FontbitDavid" w:hAnsi="FontbitDavid"/>
          <w:rtl/>
        </w:rPr>
        <w:t xml:space="preserve">אלא </w:t>
      </w:r>
      <w:r w:rsidR="009F3F08">
        <w:rPr>
          <w:rFonts w:ascii="FontbitDavid" w:hAnsi="FontbitDavid" w:hint="cs"/>
          <w:rtl/>
        </w:rPr>
        <w:t>להשרות בחלב אף כל היום מותר, אבל בישול אסור</w:t>
      </w:r>
      <w:r w:rsidRPr="006F178A">
        <w:rPr>
          <w:rFonts w:ascii="FontbitDavid" w:hAnsi="FontbitDavid"/>
          <w:rtl/>
        </w:rPr>
        <w:t>.</w:t>
      </w:r>
    </w:p>
    <w:p w14:paraId="1D5EBBE8" w14:textId="77777777" w:rsidR="00FF3740" w:rsidRPr="006F178A" w:rsidRDefault="00FF3740" w:rsidP="00516202">
      <w:pPr>
        <w:pStyle w:val="affff5"/>
        <w:framePr w:wrap="around"/>
        <w:rPr>
          <w:rtl/>
        </w:rPr>
      </w:pPr>
      <w:r w:rsidRPr="006F178A">
        <w:rPr>
          <w:rFonts w:hint="cs"/>
          <w:rtl/>
        </w:rPr>
        <w:t>לז:</w:t>
      </w:r>
    </w:p>
    <w:p w14:paraId="6FC21B00" w14:textId="38038231" w:rsidR="009F3F08" w:rsidRDefault="00FF3740" w:rsidP="00A5184B">
      <w:pPr>
        <w:pStyle w:val="36"/>
        <w:framePr w:wrap="notBeside"/>
        <w:rPr>
          <w:rFonts w:ascii="FontbitDavid" w:hAnsi="FontbitDavid"/>
          <w:rtl/>
        </w:rPr>
      </w:pPr>
      <w:r w:rsidRPr="009F3F08">
        <w:rPr>
          <w:rFonts w:hint="cs"/>
          <w:rtl/>
        </w:rPr>
        <w:t>ור</w:t>
      </w:r>
      <w:r w:rsidRPr="009F3F08">
        <w:rPr>
          <w:rtl/>
        </w:rPr>
        <w:t>"</w:t>
      </w:r>
      <w:r w:rsidRPr="009F3F08">
        <w:rPr>
          <w:rFonts w:hint="cs"/>
          <w:rtl/>
        </w:rPr>
        <w:t>ע</w:t>
      </w:r>
      <w:r w:rsidR="00D443A5">
        <w:rPr>
          <w:rFonts w:hint="cs"/>
          <w:rtl/>
        </w:rPr>
        <w:t>:</w:t>
      </w:r>
      <w:r w:rsidRPr="009F3F08">
        <w:rPr>
          <w:rtl/>
        </w:rPr>
        <w:t xml:space="preserve"> </w:t>
      </w:r>
    </w:p>
    <w:p w14:paraId="565B822E" w14:textId="4C04CB31" w:rsidR="00FF3740" w:rsidRPr="006F178A" w:rsidRDefault="009F3F08" w:rsidP="00FF3740">
      <w:pPr>
        <w:rPr>
          <w:rtl/>
        </w:rPr>
      </w:pPr>
      <w:r>
        <w:rPr>
          <w:rFonts w:ascii="FontbitDavid" w:hAnsi="FontbitDavid" w:hint="cs"/>
          <w:rtl/>
        </w:rPr>
        <w:t>גם</w:t>
      </w:r>
      <w:r w:rsidR="00FF3740" w:rsidRPr="006F178A">
        <w:rPr>
          <w:rFonts w:ascii="FontbitDavid" w:hAnsi="FontbitDavid"/>
          <w:rtl/>
        </w:rPr>
        <w:t xml:space="preserve"> בשר בחלב חידוש הוא! אלא, </w:t>
      </w:r>
      <w:r>
        <w:rPr>
          <w:rFonts w:ascii="FontbitDavid" w:hAnsi="FontbitDavid" w:hint="cs"/>
          <w:rtl/>
        </w:rPr>
        <w:t xml:space="preserve">למד </w:t>
      </w:r>
      <w:r w:rsidR="00FF3740" w:rsidRPr="006F178A">
        <w:rPr>
          <w:rFonts w:ascii="FontbitDavid" w:hAnsi="FontbitDavid"/>
          <w:rtl/>
        </w:rPr>
        <w:t>מ</w:t>
      </w:r>
      <w:r w:rsidR="00EB7B45">
        <w:rPr>
          <w:rFonts w:ascii="FontbitDavid" w:hAnsi="FontbitDavid" w:hint="cs"/>
          <w:rtl/>
        </w:rPr>
        <w:t xml:space="preserve">איסור </w:t>
      </w:r>
      <w:r w:rsidR="00FF3740" w:rsidRPr="006F178A">
        <w:rPr>
          <w:rFonts w:ascii="FontbitDavid" w:hAnsi="FontbitDavid"/>
          <w:rtl/>
        </w:rPr>
        <w:t>גיעולי ע</w:t>
      </w:r>
      <w:r>
        <w:rPr>
          <w:rFonts w:ascii="FontbitDavid" w:hAnsi="FontbitDavid" w:hint="cs"/>
          <w:rtl/>
        </w:rPr>
        <w:t xml:space="preserve">כו''ם </w:t>
      </w:r>
      <w:r w:rsidR="00FF3740" w:rsidRPr="00F34764">
        <w:rPr>
          <w:rStyle w:val="afffffe"/>
          <w:rtl/>
        </w:rPr>
        <w:t>ד</w:t>
      </w:r>
      <w:r w:rsidR="00FF3740" w:rsidRPr="00F34764">
        <w:rPr>
          <w:rStyle w:val="afffffe"/>
          <w:rFonts w:hint="cs"/>
          <w:rtl/>
        </w:rPr>
        <w:t>'</w:t>
      </w:r>
      <w:r w:rsidR="00FF3740" w:rsidRPr="00F34764">
        <w:rPr>
          <w:rStyle w:val="afffffe"/>
          <w:rtl/>
        </w:rPr>
        <w:t>כל דבר אשר יבא באש</w:t>
      </w:r>
      <w:r w:rsidR="00FF3740" w:rsidRPr="00F34764">
        <w:rPr>
          <w:rStyle w:val="afffffe"/>
          <w:rFonts w:hint="cs"/>
          <w:rtl/>
        </w:rPr>
        <w:t>'</w:t>
      </w:r>
      <w:r w:rsidR="00FF3740" w:rsidRPr="00F34764">
        <w:rPr>
          <w:rStyle w:val="afffffe"/>
          <w:rtl/>
        </w:rPr>
        <w:t>,</w:t>
      </w:r>
      <w:r w:rsidR="00FF3740" w:rsidRPr="006F178A">
        <w:rPr>
          <w:rFonts w:ascii="FontbitDavid" w:hAnsi="FontbitDavid"/>
          <w:rtl/>
        </w:rPr>
        <w:t xml:space="preserve"> </w:t>
      </w:r>
      <w:r w:rsidR="00D443A5">
        <w:rPr>
          <w:rFonts w:ascii="FontbitDavid" w:hAnsi="FontbitDavid" w:hint="cs"/>
          <w:rtl/>
        </w:rPr>
        <w:t>אף שטעם בעלמא הוא</w:t>
      </w:r>
      <w:r w:rsidR="00FF3740" w:rsidRPr="006F178A">
        <w:rPr>
          <w:rFonts w:ascii="FontbitDavid" w:hAnsi="FontbitDavid"/>
          <w:rtl/>
        </w:rPr>
        <w:t>.</w:t>
      </w:r>
    </w:p>
    <w:p w14:paraId="5EC75E59" w14:textId="5CACFF27" w:rsidR="00B96399" w:rsidRDefault="00FF3740" w:rsidP="00A5184B">
      <w:pPr>
        <w:pStyle w:val="36"/>
        <w:framePr w:wrap="notBeside"/>
        <w:rPr>
          <w:rtl/>
        </w:rPr>
      </w:pPr>
      <w:r w:rsidRPr="00B96399">
        <w:rPr>
          <w:rtl/>
        </w:rPr>
        <w:t>ולרבנן</w:t>
      </w:r>
      <w:r w:rsidR="00942090">
        <w:rPr>
          <w:rFonts w:hint="cs"/>
          <w:rtl/>
        </w:rPr>
        <w:t>:</w:t>
      </w:r>
      <w:r w:rsidRPr="00B96399">
        <w:rPr>
          <w:rtl/>
        </w:rPr>
        <w:t xml:space="preserve"> </w:t>
      </w:r>
    </w:p>
    <w:p w14:paraId="7921F461" w14:textId="0FC66474" w:rsidR="00EA2827" w:rsidRDefault="00120E54" w:rsidP="0027652A">
      <w:pPr>
        <w:spacing w:after="60"/>
        <w:rPr>
          <w:rtl/>
        </w:rPr>
      </w:pPr>
      <w:r>
        <w:rPr>
          <w:rFonts w:hint="cs"/>
          <w:rtl/>
        </w:rPr>
        <w:t xml:space="preserve">לא מגיעולי עכו''ם </w:t>
      </w:r>
      <w:r w:rsidR="00942090">
        <w:rPr>
          <w:rFonts w:hint="cs"/>
          <w:rtl/>
        </w:rPr>
        <w:t xml:space="preserve">- </w:t>
      </w:r>
      <w:r>
        <w:rPr>
          <w:rFonts w:hint="cs"/>
          <w:rtl/>
        </w:rPr>
        <w:t>דחידוש הוא דנ''ט לפגם אסור</w:t>
      </w:r>
      <w:r w:rsidR="00FF3740" w:rsidRPr="006F178A">
        <w:rPr>
          <w:rtl/>
        </w:rPr>
        <w:t>,</w:t>
      </w:r>
    </w:p>
    <w:p w14:paraId="4D5E7FEE" w14:textId="77FD2FBA" w:rsidR="00EA2827" w:rsidRDefault="00FF3740" w:rsidP="00A5184B">
      <w:pPr>
        <w:pStyle w:val="36"/>
        <w:framePr w:wrap="notBeside"/>
        <w:rPr>
          <w:rtl/>
        </w:rPr>
      </w:pPr>
      <w:r w:rsidRPr="00EA2827">
        <w:rPr>
          <w:rFonts w:hint="cs"/>
          <w:rtl/>
        </w:rPr>
        <w:t>רהב</w:t>
      </w:r>
      <w:r w:rsidRPr="00EA2827">
        <w:rPr>
          <w:rtl/>
        </w:rPr>
        <w:t>"</w:t>
      </w:r>
      <w:r w:rsidRPr="00EA2827">
        <w:rPr>
          <w:rFonts w:hint="cs"/>
          <w:rtl/>
        </w:rPr>
        <w:t>ח</w:t>
      </w:r>
      <w:r w:rsidRPr="00EA2827">
        <w:rPr>
          <w:rtl/>
        </w:rPr>
        <w:t>:</w:t>
      </w:r>
      <w:r w:rsidR="0027652A">
        <w:rPr>
          <w:rFonts w:hint="cs"/>
          <w:rtl/>
        </w:rPr>
        <w:t xml:space="preserve"> לר''ע:</w:t>
      </w:r>
      <w:r w:rsidRPr="00EA2827">
        <w:rPr>
          <w:rtl/>
        </w:rPr>
        <w:t xml:space="preserve"> </w:t>
      </w:r>
    </w:p>
    <w:p w14:paraId="6F3E7799" w14:textId="29B2D5F8" w:rsidR="00FF3740" w:rsidRPr="006F178A" w:rsidRDefault="00FF3740" w:rsidP="00FF3740">
      <w:pPr>
        <w:rPr>
          <w:rtl/>
        </w:rPr>
      </w:pPr>
      <w:r w:rsidRPr="006F178A">
        <w:rPr>
          <w:rtl/>
        </w:rPr>
        <w:t xml:space="preserve">אסרה תורה </w:t>
      </w:r>
      <w:r w:rsidR="00EA2827">
        <w:rPr>
          <w:rFonts w:hint="cs"/>
          <w:rtl/>
        </w:rPr>
        <w:t xml:space="preserve">רק </w:t>
      </w:r>
      <w:r w:rsidRPr="006F178A">
        <w:rPr>
          <w:rtl/>
        </w:rPr>
        <w:t>לקדירה בת יומ</w:t>
      </w:r>
      <w:r w:rsidR="00EA2827">
        <w:rPr>
          <w:rFonts w:hint="cs"/>
          <w:rtl/>
        </w:rPr>
        <w:t>ה</w:t>
      </w:r>
      <w:r w:rsidRPr="006F178A">
        <w:rPr>
          <w:rtl/>
        </w:rPr>
        <w:t xml:space="preserve">, </w:t>
      </w:r>
      <w:r w:rsidR="00EA2827">
        <w:rPr>
          <w:rFonts w:hint="cs"/>
          <w:rtl/>
        </w:rPr>
        <w:t>שאינה</w:t>
      </w:r>
      <w:r w:rsidRPr="006F178A">
        <w:rPr>
          <w:rtl/>
        </w:rPr>
        <w:t xml:space="preserve"> נותן טעם לפגם.</w:t>
      </w:r>
    </w:p>
    <w:p w14:paraId="40CBDA53" w14:textId="77777777" w:rsidR="0027652A" w:rsidRDefault="00FF3740" w:rsidP="00A5184B">
      <w:pPr>
        <w:pStyle w:val="36"/>
        <w:framePr w:wrap="notBeside"/>
        <w:rPr>
          <w:rtl/>
        </w:rPr>
      </w:pPr>
      <w:r w:rsidRPr="0027652A">
        <w:rPr>
          <w:rtl/>
        </w:rPr>
        <w:t>ו</w:t>
      </w:r>
      <w:r w:rsidR="00EA2827" w:rsidRPr="0027652A">
        <w:rPr>
          <w:rFonts w:hint="cs"/>
          <w:rtl/>
        </w:rPr>
        <w:t>ל</w:t>
      </w:r>
      <w:r w:rsidRPr="0027652A">
        <w:rPr>
          <w:rtl/>
        </w:rPr>
        <w:t>רבנן</w:t>
      </w:r>
      <w:r w:rsidRPr="0027652A">
        <w:rPr>
          <w:rFonts w:hint="cs"/>
          <w:rtl/>
        </w:rPr>
        <w:t>:</w:t>
      </w:r>
      <w:r w:rsidRPr="0027652A">
        <w:rPr>
          <w:rtl/>
        </w:rPr>
        <w:t xml:space="preserve"> </w:t>
      </w:r>
    </w:p>
    <w:p w14:paraId="4A7F2A22" w14:textId="4020AE4F" w:rsidR="00FF3740" w:rsidRPr="006F178A" w:rsidRDefault="00FF3740" w:rsidP="0027652A">
      <w:pPr>
        <w:spacing w:after="60"/>
        <w:rPr>
          <w:rtl/>
        </w:rPr>
      </w:pPr>
      <w:r w:rsidRPr="006F178A">
        <w:rPr>
          <w:rtl/>
        </w:rPr>
        <w:t>קדירה בת יומ</w:t>
      </w:r>
      <w:r w:rsidR="00EA2827">
        <w:rPr>
          <w:rFonts w:hint="cs"/>
          <w:rtl/>
        </w:rPr>
        <w:t>ה</w:t>
      </w:r>
      <w:r w:rsidRPr="006F178A">
        <w:rPr>
          <w:rtl/>
        </w:rPr>
        <w:t xml:space="preserve"> </w:t>
      </w:r>
      <w:r w:rsidR="00EA2827">
        <w:rPr>
          <w:rFonts w:hint="cs"/>
          <w:rtl/>
        </w:rPr>
        <w:t>גם א''א שלא תפגום מעט</w:t>
      </w:r>
      <w:r w:rsidRPr="006F178A">
        <w:rPr>
          <w:rtl/>
        </w:rPr>
        <w:t>.</w:t>
      </w:r>
    </w:p>
    <w:p w14:paraId="54D259BC" w14:textId="756A1C50" w:rsidR="00EA2827" w:rsidRDefault="00FF3740" w:rsidP="00A5184B">
      <w:pPr>
        <w:pStyle w:val="36"/>
        <w:framePr w:wrap="notBeside"/>
        <w:rPr>
          <w:rtl/>
        </w:rPr>
      </w:pPr>
      <w:r w:rsidRPr="00EA2827">
        <w:rPr>
          <w:rFonts w:hint="cs"/>
          <w:rtl/>
        </w:rPr>
        <w:t>ראבדר</w:t>
      </w:r>
      <w:r w:rsidRPr="00EA2827">
        <w:rPr>
          <w:rtl/>
        </w:rPr>
        <w:t>"</w:t>
      </w:r>
      <w:r>
        <w:rPr>
          <w:rFonts w:hint="cs"/>
          <w:rtl/>
        </w:rPr>
        <w:t xml:space="preserve">א</w:t>
      </w:r>
      <w:del w:id="41080" w:author="Claude" w:date="2026-10-07T09:25:01Z">
        <w:r>
          <w:rPr>
            <w:rFonts w:hint="cs"/>
            <w:rtl/>
          </w:rPr>
          <w:delText xml:space="preserve"> </w:delText>
        </w:r>
      </w:del>
      <w:r w:rsidR="00EA2827">
        <w:rPr>
          <w:rFonts w:hint="cs"/>
          <w:rtl/>
        </w:rPr>
        <w:t>:</w:t>
      </w:r>
    </w:p>
    <w:p w14:paraId="0B803671" w14:textId="79BEBC2D" w:rsidR="00FF3740" w:rsidRPr="00E44C39" w:rsidRDefault="00FF3740" w:rsidP="00FF3740">
      <w:pPr>
        <w:rPr>
          <w:rtl/>
        </w:rPr>
      </w:pPr>
      <w:r w:rsidRPr="00E44C39">
        <w:rPr>
          <w:rStyle w:val="27"/>
          <w:rtl/>
        </w:rPr>
        <w:t>מדרבנן</w:t>
      </w:r>
      <w:r w:rsidRPr="00E44C39">
        <w:rPr>
          <w:rtl/>
        </w:rPr>
        <w:t xml:space="preserve"> </w:t>
      </w:r>
      <w:r w:rsidRPr="00E44C39">
        <w:rPr>
          <w:rFonts w:hint="cs"/>
          <w:rtl/>
        </w:rPr>
        <w:t>ד</w:t>
      </w:r>
      <w:r w:rsidRPr="00E44C39">
        <w:rPr>
          <w:rtl/>
        </w:rPr>
        <w:t>משרת</w:t>
      </w:r>
      <w:r w:rsidR="00121CCD" w:rsidRPr="00E44C39">
        <w:rPr>
          <w:rFonts w:hint="cs"/>
          <w:rtl/>
        </w:rPr>
        <w:t xml:space="preserve"> </w:t>
      </w:r>
      <w:r w:rsidRPr="00E44C39">
        <w:rPr>
          <w:rtl/>
        </w:rPr>
        <w:t>ליתן טעם כעיקר מכאן אתה דן לכל איסורין שבתורה</w:t>
      </w:r>
    </w:p>
    <w:p w14:paraId="50B54998" w14:textId="43FF7BF2" w:rsidR="00FF3740" w:rsidRPr="00E44C39" w:rsidRDefault="00504124" w:rsidP="00FF3740">
      <w:pPr>
        <w:rPr>
          <w:rtl/>
        </w:rPr>
      </w:pPr>
      <w:r w:rsidRPr="00E44C39">
        <w:rPr>
          <w:rStyle w:val="27"/>
          <w:rFonts w:hint="cs"/>
          <w:rtl/>
        </w:rPr>
        <w:t xml:space="preserve">נשמע </w:t>
      </w:r>
      <w:r w:rsidR="00FF3740" w:rsidRPr="00E44C39">
        <w:rPr>
          <w:rStyle w:val="27"/>
          <w:rFonts w:hint="cs"/>
          <w:rtl/>
        </w:rPr>
        <w:t>לר</w:t>
      </w:r>
      <w:r w:rsidR="00FF3740" w:rsidRPr="00E44C39">
        <w:rPr>
          <w:rStyle w:val="27"/>
          <w:rtl/>
        </w:rPr>
        <w:t>"</w:t>
      </w:r>
      <w:r w:rsidR="00FF3740" w:rsidRPr="00E44C39">
        <w:rPr>
          <w:rStyle w:val="27"/>
          <w:rFonts w:hint="cs"/>
          <w:rtl/>
        </w:rPr>
        <w:t>ע</w:t>
      </w:r>
      <w:r w:rsidR="00FF3740" w:rsidRPr="00E44C39">
        <w:rPr>
          <w:rFonts w:hint="cs"/>
          <w:rtl/>
        </w:rPr>
        <w:t xml:space="preserve"> </w:t>
      </w:r>
      <w:r w:rsidRPr="00E44C39">
        <w:rPr>
          <w:rFonts w:hint="cs"/>
          <w:rtl/>
        </w:rPr>
        <w:t>ד</w:t>
      </w:r>
      <w:r w:rsidR="00FF3740" w:rsidRPr="00E44C39">
        <w:rPr>
          <w:rFonts w:hint="cs"/>
          <w:rtl/>
        </w:rPr>
        <w:t xml:space="preserve">משרת </w:t>
      </w:r>
      <w:r w:rsidR="00FF3740" w:rsidRPr="00E44C39">
        <w:rPr>
          <w:rtl/>
        </w:rPr>
        <w:t xml:space="preserve">להיתר מצטרף לאיסור, </w:t>
      </w:r>
      <w:r w:rsidR="00EA2827" w:rsidRPr="00E44C39">
        <w:rPr>
          <w:rFonts w:hint="cs"/>
          <w:rtl/>
        </w:rPr>
        <w:t>נ</w:t>
      </w:r>
      <w:r w:rsidRPr="00E44C39">
        <w:rPr>
          <w:rFonts w:hint="cs"/>
          <w:rtl/>
        </w:rPr>
        <w:t>למד לכא איסורי תורה.</w:t>
      </w:r>
    </w:p>
    <w:p w14:paraId="432C65BF" w14:textId="77353BED" w:rsidR="00EA2827" w:rsidRDefault="00FF3740" w:rsidP="00A5184B">
      <w:pPr>
        <w:pStyle w:val="36"/>
        <w:framePr w:wrap="notBeside"/>
        <w:rPr>
          <w:rtl/>
        </w:rPr>
      </w:pPr>
      <w:r w:rsidRPr="00EA2827">
        <w:rPr>
          <w:rtl/>
        </w:rPr>
        <w:t>א"ל</w:t>
      </w:r>
      <w:r w:rsidR="00504124">
        <w:rPr>
          <w:rFonts w:hint="cs"/>
          <w:rtl/>
        </w:rPr>
        <w:t xml:space="preserve"> ר''א</w:t>
      </w:r>
      <w:r w:rsidRPr="00EA2827">
        <w:rPr>
          <w:rtl/>
        </w:rPr>
        <w:t xml:space="preserve">: </w:t>
      </w:r>
    </w:p>
    <w:p w14:paraId="55D51D11" w14:textId="43F6B7EE" w:rsidR="00FF3740" w:rsidRPr="00E44C39" w:rsidRDefault="00FF3740" w:rsidP="00FF3740">
      <w:pPr>
        <w:rPr>
          <w:rtl/>
        </w:rPr>
      </w:pPr>
      <w:r w:rsidRPr="00E44C39">
        <w:rPr>
          <w:rtl/>
        </w:rPr>
        <w:t xml:space="preserve">משום דהוי נזיר וחטאת ב' כתובין הבאין כאחד, </w:t>
      </w:r>
      <w:r w:rsidR="00EA2827" w:rsidRPr="00E44C39">
        <w:rPr>
          <w:rFonts w:hint="cs"/>
          <w:rtl/>
        </w:rPr>
        <w:t>ו</w:t>
      </w:r>
      <w:r w:rsidRPr="00E44C39">
        <w:rPr>
          <w:rtl/>
        </w:rPr>
        <w:t>אין מלמדין.</w:t>
      </w:r>
    </w:p>
    <w:p w14:paraId="6BC8EEA3" w14:textId="5CCD8D4C" w:rsidR="00FF3740" w:rsidRPr="006F178A" w:rsidRDefault="00FF3740" w:rsidP="00FF3740">
      <w:pPr>
        <w:rPr>
          <w:rtl/>
        </w:rPr>
      </w:pPr>
      <w:r w:rsidRPr="00766B62">
        <w:rPr>
          <w:rFonts w:ascii="FontbitDavid" w:hAnsi="FontbitDavid" w:cs="BA Vilna Bold"/>
          <w:rtl/>
        </w:rPr>
        <w:t>נזיר,</w:t>
      </w:r>
      <w:r w:rsidRPr="006F178A">
        <w:rPr>
          <w:rFonts w:ascii="FontbitDavid" w:hAnsi="FontbitDavid"/>
          <w:rtl/>
        </w:rPr>
        <w:t xml:space="preserve"> הא דאמרן</w:t>
      </w:r>
      <w:r w:rsidR="001A7DD4">
        <w:rPr>
          <w:rFonts w:ascii="FontbitDavid" w:hAnsi="FontbitDavid"/>
          <w:rtl/>
        </w:rPr>
        <w:t>.</w:t>
      </w:r>
    </w:p>
    <w:p w14:paraId="71824FB1" w14:textId="77777777" w:rsidR="00D933CD" w:rsidRDefault="00FF3740" w:rsidP="00FF3740">
      <w:pPr>
        <w:rPr>
          <w:rStyle w:val="afffffe"/>
          <w:spacing w:val="-2"/>
          <w:rtl/>
        </w:rPr>
      </w:pPr>
      <w:r w:rsidRPr="00766B62">
        <w:rPr>
          <w:rFonts w:cs="BA Vilna Bold"/>
          <w:rtl/>
        </w:rPr>
        <w:t>חטאת</w:t>
      </w:r>
      <w:r w:rsidRPr="006F178A">
        <w:rPr>
          <w:rtl/>
        </w:rPr>
        <w:t xml:space="preserve"> </w:t>
      </w:r>
      <w:r w:rsidRPr="00AF76D0">
        <w:rPr>
          <w:rStyle w:val="afffffe"/>
          <w:rFonts w:hint="cs"/>
          <w:rtl/>
        </w:rPr>
        <w:t>'</w:t>
      </w:r>
      <w:r w:rsidRPr="00AF76D0">
        <w:rPr>
          <w:rStyle w:val="afffffe"/>
          <w:rtl/>
        </w:rPr>
        <w:t xml:space="preserve">בבשרה' </w:t>
      </w:r>
      <w:r w:rsidRPr="006F178A">
        <w:rPr>
          <w:rtl/>
        </w:rPr>
        <w:t xml:space="preserve">- עד שיבלע </w:t>
      </w:r>
      <w:r w:rsidRPr="00D454EC">
        <w:rPr>
          <w:spacing w:val="-2"/>
          <w:rtl/>
        </w:rPr>
        <w:t>בבשרה,</w:t>
      </w:r>
      <w:r w:rsidRPr="00D454EC">
        <w:rPr>
          <w:rStyle w:val="afffffe"/>
          <w:spacing w:val="-2"/>
          <w:rtl/>
        </w:rPr>
        <w:t xml:space="preserve"> </w:t>
      </w:r>
    </w:p>
    <w:p w14:paraId="1677DEC6" w14:textId="578DCBCB" w:rsidR="00FF3740" w:rsidRPr="006F178A" w:rsidRDefault="00FF3740" w:rsidP="006A723B">
      <w:pPr>
        <w:spacing w:after="60"/>
        <w:rPr>
          <w:rtl/>
        </w:rPr>
      </w:pPr>
      <w:r w:rsidRPr="00D454EC">
        <w:rPr>
          <w:rStyle w:val="afffffe"/>
          <w:rFonts w:hint="cs"/>
          <w:spacing w:val="-2"/>
          <w:rtl/>
        </w:rPr>
        <w:t>'</w:t>
      </w:r>
      <w:r w:rsidRPr="00D454EC">
        <w:rPr>
          <w:rStyle w:val="afffffe"/>
          <w:spacing w:val="-2"/>
          <w:rtl/>
        </w:rPr>
        <w:t>יקדש</w:t>
      </w:r>
      <w:r w:rsidRPr="00D454EC">
        <w:rPr>
          <w:rStyle w:val="afffffe"/>
          <w:rFonts w:hint="cs"/>
          <w:spacing w:val="-2"/>
          <w:rtl/>
        </w:rPr>
        <w:t>'</w:t>
      </w:r>
      <w:r w:rsidRPr="00D454EC">
        <w:rPr>
          <w:rStyle w:val="afffffe"/>
          <w:spacing w:val="-2"/>
          <w:rtl/>
        </w:rPr>
        <w:t xml:space="preserve"> </w:t>
      </w:r>
      <w:r w:rsidRPr="00D454EC">
        <w:rPr>
          <w:spacing w:val="-2"/>
          <w:rtl/>
        </w:rPr>
        <w:t>- להיות כמוה, שאם פסולה - יפסל, ואם כשרה - תאכל כחמור שבה.</w:t>
      </w:r>
    </w:p>
    <w:p w14:paraId="5185DA53" w14:textId="77777777" w:rsidR="007B4A4E" w:rsidRDefault="00FF3740" w:rsidP="00A5184B">
      <w:pPr>
        <w:pStyle w:val="36"/>
        <w:framePr w:wrap="notBeside"/>
        <w:rPr>
          <w:spacing w:val="-4"/>
          <w:rtl/>
        </w:rPr>
      </w:pPr>
      <w:r w:rsidRPr="007B4A4E">
        <w:rPr>
          <w:rtl/>
        </w:rPr>
        <w:t xml:space="preserve">ורבנן? </w:t>
      </w:r>
    </w:p>
    <w:p w14:paraId="0FAA19A4" w14:textId="3574C7A4" w:rsidR="00FF3740" w:rsidRPr="00B86D74" w:rsidRDefault="00FF3740" w:rsidP="00FF3740">
      <w:pPr>
        <w:rPr>
          <w:spacing w:val="-4"/>
          <w:rtl/>
        </w:rPr>
      </w:pPr>
      <w:r w:rsidRPr="00766B62">
        <w:rPr>
          <w:rFonts w:cs="BA Vilna Bold"/>
          <w:spacing w:val="-4"/>
          <w:rtl/>
        </w:rPr>
        <w:t>צריכי</w:t>
      </w:r>
      <w:r w:rsidRPr="00B86D74">
        <w:rPr>
          <w:spacing w:val="-4"/>
          <w:rtl/>
        </w:rPr>
        <w:t xml:space="preserve"> </w:t>
      </w:r>
      <w:r w:rsidR="007B4A4E" w:rsidRPr="00766B62">
        <w:rPr>
          <w:rFonts w:cs="BA Vilna Bold" w:hint="cs"/>
          <w:spacing w:val="-4"/>
          <w:rtl/>
        </w:rPr>
        <w:t>נזיר</w:t>
      </w:r>
      <w:r w:rsidR="007B4A4E" w:rsidRPr="00B86D74">
        <w:rPr>
          <w:rFonts w:hint="cs"/>
          <w:spacing w:val="-4"/>
          <w:rtl/>
        </w:rPr>
        <w:t xml:space="preserve"> של</w:t>
      </w:r>
      <w:r w:rsidR="00B86D74" w:rsidRPr="00B86D74">
        <w:rPr>
          <w:rFonts w:hint="cs"/>
          <w:spacing w:val="-4"/>
          <w:rtl/>
        </w:rPr>
        <w:t>"ת</w:t>
      </w:r>
      <w:r w:rsidR="007B4A4E" w:rsidRPr="00B86D74">
        <w:rPr>
          <w:rFonts w:hint="cs"/>
          <w:spacing w:val="-4"/>
          <w:rtl/>
        </w:rPr>
        <w:t xml:space="preserve"> שא''א ללמוד מחטאת ו</w:t>
      </w:r>
      <w:r w:rsidRPr="00B86D74">
        <w:rPr>
          <w:spacing w:val="-4"/>
          <w:rtl/>
        </w:rPr>
        <w:t>נזיר מקדשים לא ילפינן</w:t>
      </w:r>
    </w:p>
    <w:p w14:paraId="0BA6558A" w14:textId="01BAA3AC" w:rsidR="00FF3740" w:rsidRPr="006F178A" w:rsidRDefault="008D5CB1" w:rsidP="00FF3740">
      <w:pPr>
        <w:rPr>
          <w:rtl/>
        </w:rPr>
      </w:pPr>
      <w:r w:rsidRPr="00766B62">
        <w:rPr>
          <w:rFonts w:cs="BA Vilna Bold" w:hint="cs"/>
          <w:rtl/>
        </w:rPr>
        <w:t xml:space="preserve"> </w:t>
      </w:r>
      <w:r w:rsidR="007B4A4E" w:rsidRPr="00766B62">
        <w:rPr>
          <w:rFonts w:cs="BA Vilna Bold" w:hint="cs"/>
          <w:rtl/>
        </w:rPr>
        <w:t>חטאת</w:t>
      </w:r>
      <w:r w:rsidR="007B4A4E">
        <w:rPr>
          <w:rFonts w:hint="cs"/>
          <w:rtl/>
        </w:rPr>
        <w:t xml:space="preserve"> </w:t>
      </w:r>
      <w:r w:rsidR="004518C7">
        <w:rPr>
          <w:rFonts w:hint="cs"/>
          <w:rtl/>
        </w:rPr>
        <w:t xml:space="preserve">של''ת </w:t>
      </w:r>
      <w:r w:rsidR="008C76EE">
        <w:rPr>
          <w:rFonts w:hint="cs"/>
          <w:rtl/>
        </w:rPr>
        <w:t>דא''א ללמוד מנזיר שחמור ש</w:t>
      </w:r>
      <w:r w:rsidR="00585A64">
        <w:rPr>
          <w:rtl/>
        </w:rPr>
        <w:t>א</w:t>
      </w:r>
      <w:r w:rsidR="008C76EE">
        <w:rPr>
          <w:rFonts w:hint="cs"/>
          <w:rtl/>
        </w:rPr>
        <w:t>סור אף בחרצן.</w:t>
      </w:r>
    </w:p>
    <w:p w14:paraId="7C0A19F3" w14:textId="1A896023" w:rsidR="008C76EE" w:rsidRDefault="00FF3740" w:rsidP="00A5184B">
      <w:pPr>
        <w:pStyle w:val="36"/>
        <w:framePr w:wrap="notBeside"/>
        <w:rPr>
          <w:rtl/>
        </w:rPr>
      </w:pPr>
      <w:r w:rsidRPr="008C76EE">
        <w:rPr>
          <w:rtl/>
        </w:rPr>
        <w:t xml:space="preserve">ור"ע </w:t>
      </w:r>
    </w:p>
    <w:p w14:paraId="072C4203" w14:textId="111203FD" w:rsidR="00FF3740" w:rsidRPr="00766B62" w:rsidRDefault="00ED79FC" w:rsidP="00FF3740">
      <w:pPr>
        <w:rPr>
          <w:rtl/>
        </w:rPr>
      </w:pPr>
      <w:r w:rsidRPr="00766B62">
        <w:rPr>
          <w:rFonts w:hint="cs"/>
          <w:rtl/>
        </w:rPr>
        <w:t xml:space="preserve">לכתוב </w:t>
      </w:r>
      <w:r w:rsidR="00FF3740" w:rsidRPr="00766B62">
        <w:rPr>
          <w:rtl/>
        </w:rPr>
        <w:t xml:space="preserve">בנזיר ותיתי חטאת מיניה, </w:t>
      </w:r>
      <w:r w:rsidRPr="00766B62">
        <w:rPr>
          <w:rFonts w:hint="cs"/>
          <w:rtl/>
        </w:rPr>
        <w:t>כ</w:t>
      </w:r>
      <w:r w:rsidR="00FF3740" w:rsidRPr="00766B62">
        <w:rPr>
          <w:rtl/>
        </w:rPr>
        <w:t>כל איסורין שבתורה גמרי מנזיר.</w:t>
      </w:r>
    </w:p>
    <w:p w14:paraId="02E21C0A" w14:textId="179B989F" w:rsidR="00ED79FC" w:rsidRDefault="00FF3740" w:rsidP="00A5184B">
      <w:pPr>
        <w:pStyle w:val="36"/>
        <w:framePr w:wrap="notBeside"/>
        <w:rPr>
          <w:rtl/>
        </w:rPr>
      </w:pPr>
      <w:r w:rsidRPr="00ED79FC">
        <w:rPr>
          <w:rtl/>
        </w:rPr>
        <w:t>ורבנן</w:t>
      </w:r>
      <w:r w:rsidR="004518C7">
        <w:rPr>
          <w:rFonts w:hint="cs"/>
          <w:rtl/>
        </w:rPr>
        <w:t>:</w:t>
      </w:r>
      <w:r w:rsidRPr="00ED79FC">
        <w:rPr>
          <w:rtl/>
        </w:rPr>
        <w:t xml:space="preserve"> </w:t>
      </w:r>
    </w:p>
    <w:p w14:paraId="47ED2D61" w14:textId="10BA3227" w:rsidR="00FF3740" w:rsidRPr="006F178A" w:rsidRDefault="00FF3740" w:rsidP="00FF3740">
      <w:pPr>
        <w:rPr>
          <w:rtl/>
        </w:rPr>
      </w:pPr>
      <w:r w:rsidRPr="00766B62">
        <w:rPr>
          <w:rFonts w:cs="BA Vilna Bold"/>
          <w:rtl/>
        </w:rPr>
        <w:t>חטאת</w:t>
      </w:r>
      <w:r w:rsidRPr="006F178A">
        <w:rPr>
          <w:rtl/>
        </w:rPr>
        <w:t xml:space="preserve"> - להיתר מצטרף לאיסור, וחולין מקדשים לא גמרינן, </w:t>
      </w:r>
      <w:r w:rsidRPr="00ED79FC">
        <w:rPr>
          <w:rStyle w:val="afffffe"/>
          <w:rtl/>
        </w:rPr>
        <w:t>ומשרת</w:t>
      </w:r>
      <w:r w:rsidRPr="006F178A">
        <w:rPr>
          <w:rtl/>
        </w:rPr>
        <w:t xml:space="preserve"> ליתן טעם כעיקר, מכאן אתה דן לכל איסורין שבתורה.</w:t>
      </w:r>
    </w:p>
    <w:p w14:paraId="1B99BC2A" w14:textId="3710D444" w:rsidR="00ED79FC" w:rsidRDefault="00FF3740" w:rsidP="00A5184B">
      <w:pPr>
        <w:pStyle w:val="36"/>
        <w:framePr w:wrap="notBeside"/>
        <w:rPr>
          <w:rtl/>
        </w:rPr>
      </w:pPr>
      <w:r w:rsidRPr="00ED79FC">
        <w:rPr>
          <w:rFonts w:hint="cs"/>
          <w:rtl/>
        </w:rPr>
        <w:t>ור</w:t>
      </w:r>
      <w:r w:rsidRPr="00ED79FC">
        <w:rPr>
          <w:rtl/>
        </w:rPr>
        <w:t>"</w:t>
      </w:r>
      <w:r w:rsidRPr="00ED79FC">
        <w:rPr>
          <w:rFonts w:hint="cs"/>
          <w:rtl/>
        </w:rPr>
        <w:t>ע</w:t>
      </w:r>
      <w:del w:id="41081" w:author="Claude" w:date="2026-10-07T09:25:01Z">
        <w:r>
          <w:rPr>
            <w:rtl/>
          </w:rPr>
          <w:delText xml:space="preserve"> </w:delText>
        </w:r>
      </w:del>
      <w:r w:rsidR="00504124">
        <w:rPr>
          <w:rFonts w:hint="cs"/>
          <w:rtl/>
        </w:rPr>
        <w:t>:</w:t>
      </w:r>
    </w:p>
    <w:p w14:paraId="70F2B63B" w14:textId="762F9CA7" w:rsidR="00FF3740" w:rsidRPr="00112EE9" w:rsidRDefault="00FF3740" w:rsidP="004518C7">
      <w:pPr>
        <w:spacing w:after="60"/>
        <w:rPr>
          <w:spacing w:val="0"/>
          <w:rtl/>
        </w:rPr>
      </w:pPr>
      <w:r w:rsidRPr="00112EE9">
        <w:rPr>
          <w:spacing w:val="0"/>
          <w:rtl/>
        </w:rPr>
        <w:t xml:space="preserve">תרוייהו להיתר מצטרף לאיסור, </w:t>
      </w:r>
      <w:r w:rsidRPr="00112EE9">
        <w:rPr>
          <w:rFonts w:hint="cs"/>
          <w:spacing w:val="0"/>
          <w:rtl/>
        </w:rPr>
        <w:t>והו</w:t>
      </w:r>
      <w:r w:rsidRPr="00112EE9">
        <w:rPr>
          <w:spacing w:val="0"/>
          <w:rtl/>
        </w:rPr>
        <w:t>"</w:t>
      </w:r>
      <w:r w:rsidRPr="00112EE9">
        <w:rPr>
          <w:rFonts w:hint="cs"/>
          <w:spacing w:val="0"/>
          <w:rtl/>
        </w:rPr>
        <w:t>ל</w:t>
      </w:r>
      <w:r w:rsidRPr="00112EE9">
        <w:rPr>
          <w:spacing w:val="0"/>
          <w:rtl/>
        </w:rPr>
        <w:t xml:space="preserve"> שני כתובין הבאין כאחד, </w:t>
      </w:r>
      <w:r w:rsidRPr="00112EE9">
        <w:rPr>
          <w:rFonts w:hint="cs"/>
          <w:spacing w:val="0"/>
          <w:rtl/>
        </w:rPr>
        <w:t>ד</w:t>
      </w:r>
      <w:r w:rsidRPr="00112EE9">
        <w:rPr>
          <w:spacing w:val="0"/>
          <w:rtl/>
        </w:rPr>
        <w:t>אין מלמדין.</w:t>
      </w:r>
    </w:p>
    <w:p w14:paraId="1A362CB2" w14:textId="77777777" w:rsidR="00ED79FC" w:rsidRDefault="00FF3740" w:rsidP="00A5184B">
      <w:pPr>
        <w:pStyle w:val="36"/>
        <w:framePr w:wrap="notBeside"/>
        <w:rPr>
          <w:rtl/>
        </w:rPr>
      </w:pPr>
      <w:r w:rsidRPr="00ED79FC">
        <w:rPr>
          <w:rtl/>
        </w:rPr>
        <w:t>ר"</w:t>
      </w:r>
      <w:r w:rsidRPr="00ED79FC">
        <w:rPr>
          <w:rFonts w:hint="cs"/>
          <w:rtl/>
        </w:rPr>
        <w:t>א לר</w:t>
      </w:r>
      <w:r w:rsidRPr="00ED79FC">
        <w:rPr>
          <w:rtl/>
        </w:rPr>
        <w:t>"</w:t>
      </w:r>
      <w:r w:rsidRPr="00ED79FC">
        <w:rPr>
          <w:rFonts w:hint="cs"/>
          <w:rtl/>
        </w:rPr>
        <w:t xml:space="preserve">כ </w:t>
      </w:r>
    </w:p>
    <w:p w14:paraId="2A45E707" w14:textId="165C581A" w:rsidR="00FF3740" w:rsidRPr="00112EE9" w:rsidRDefault="00FF3740" w:rsidP="00FF3740">
      <w:pPr>
        <w:rPr>
          <w:rtl/>
        </w:rPr>
      </w:pPr>
      <w:r w:rsidRPr="00112EE9">
        <w:rPr>
          <w:rFonts w:hint="cs"/>
          <w:rtl/>
        </w:rPr>
        <w:t xml:space="preserve">אלא </w:t>
      </w:r>
      <w:r w:rsidRPr="00112EE9">
        <w:rPr>
          <w:rStyle w:val="afffffe"/>
          <w:rFonts w:hint="cs"/>
          <w:rtl/>
        </w:rPr>
        <w:t>'</w:t>
      </w:r>
      <w:r w:rsidRPr="00112EE9">
        <w:rPr>
          <w:rStyle w:val="afffffe"/>
          <w:rtl/>
        </w:rPr>
        <w:t>מכל אשר יעשה מגפן היין</w:t>
      </w:r>
      <w:r w:rsidRPr="00112EE9">
        <w:rPr>
          <w:rtl/>
        </w:rPr>
        <w:t xml:space="preserve"> </w:t>
      </w:r>
      <w:r w:rsidR="00ED79FC" w:rsidRPr="00112EE9">
        <w:rPr>
          <w:rFonts w:hint="cs"/>
          <w:rtl/>
        </w:rPr>
        <w:t>ל</w:t>
      </w:r>
      <w:r w:rsidRPr="00112EE9">
        <w:rPr>
          <w:rtl/>
        </w:rPr>
        <w:t>איסורי נזיר שמצטרפין זה עם זה</w:t>
      </w:r>
      <w:r w:rsidR="001A7DD4" w:rsidRPr="00112EE9">
        <w:rPr>
          <w:rtl/>
        </w:rPr>
        <w:t>.</w:t>
      </w:r>
    </w:p>
    <w:p w14:paraId="3FF02549" w14:textId="77777777" w:rsidR="00ED79FC" w:rsidRDefault="00FF3740" w:rsidP="00A5184B">
      <w:pPr>
        <w:pStyle w:val="36"/>
        <w:framePr w:wrap="notBeside"/>
        <w:rPr>
          <w:rtl/>
        </w:rPr>
      </w:pPr>
      <w:r w:rsidRPr="00ED79FC">
        <w:rPr>
          <w:rtl/>
        </w:rPr>
        <w:t xml:space="preserve">לר"ע, </w:t>
      </w:r>
    </w:p>
    <w:p w14:paraId="50046260" w14:textId="77777777" w:rsidR="00ED79FC" w:rsidRDefault="00FF3740" w:rsidP="00FF3740">
      <w:pPr>
        <w:rPr>
          <w:rtl/>
        </w:rPr>
      </w:pPr>
      <w:r w:rsidRPr="006F178A">
        <w:rPr>
          <w:rtl/>
        </w:rPr>
        <w:t xml:space="preserve">השתא היתר מצטרף לאיסור, איסור לאיסור מבעיא? </w:t>
      </w:r>
    </w:p>
    <w:p w14:paraId="56BCB91B" w14:textId="74CFD0BC" w:rsidR="00FF3740" w:rsidRPr="006F178A" w:rsidRDefault="00FF3740" w:rsidP="00FF3740">
      <w:pPr>
        <w:rPr>
          <w:rtl/>
        </w:rPr>
      </w:pPr>
      <w:r w:rsidRPr="00ED79FC">
        <w:rPr>
          <w:rStyle w:val="a4"/>
          <w:rtl/>
        </w:rPr>
        <w:t xml:space="preserve">א"ל: </w:t>
      </w:r>
      <w:r w:rsidRPr="006F178A">
        <w:rPr>
          <w:rtl/>
        </w:rPr>
        <w:t xml:space="preserve">היתר לאיסור </w:t>
      </w:r>
      <w:r w:rsidR="00AA64C6">
        <w:rPr>
          <w:rFonts w:hint="cs"/>
          <w:rtl/>
        </w:rPr>
        <w:t>-</w:t>
      </w:r>
      <w:r w:rsidRPr="006F178A">
        <w:rPr>
          <w:rtl/>
        </w:rPr>
        <w:t>בבת אחת, איסור לאיסור - אפילו בז</w:t>
      </w:r>
      <w:r w:rsidR="00A62AE6">
        <w:rPr>
          <w:rFonts w:hint="cs"/>
          <w:rtl/>
        </w:rPr>
        <w:t>א''ז</w:t>
      </w:r>
      <w:r w:rsidRPr="006F178A">
        <w:rPr>
          <w:rtl/>
        </w:rPr>
        <w:t>.</w:t>
      </w:r>
    </w:p>
    <w:p w14:paraId="2116182D" w14:textId="77777777" w:rsidR="00FF3740" w:rsidRPr="006F178A" w:rsidRDefault="00FF3740" w:rsidP="00516202">
      <w:pPr>
        <w:pStyle w:val="affff5"/>
        <w:framePr w:wrap="around"/>
        <w:rPr>
          <w:rtl/>
        </w:rPr>
      </w:pPr>
      <w:r w:rsidRPr="006F178A">
        <w:rPr>
          <w:rFonts w:hint="cs"/>
          <w:rtl/>
        </w:rPr>
        <w:t>לח.</w:t>
      </w:r>
    </w:p>
    <w:p w14:paraId="67AA483E" w14:textId="69BC6307" w:rsidR="00FF3740" w:rsidRPr="006F178A" w:rsidRDefault="00FF3740" w:rsidP="00A24A83">
      <w:pPr>
        <w:spacing w:after="60"/>
        <w:rPr>
          <w:rtl/>
        </w:rPr>
      </w:pPr>
      <w:r w:rsidRPr="00ED79FC">
        <w:rPr>
          <w:rStyle w:val="a4"/>
          <w:rtl/>
        </w:rPr>
        <w:t xml:space="preserve">ור"ש </w:t>
      </w:r>
      <w:r w:rsidRPr="006F178A">
        <w:rPr>
          <w:rFonts w:ascii="FontbitDavid" w:hAnsi="FontbitDavid"/>
          <w:rtl/>
        </w:rPr>
        <w:t xml:space="preserve">דלית ליה צירוף, </w:t>
      </w:r>
      <w:r w:rsidRPr="00ED79FC">
        <w:rPr>
          <w:rStyle w:val="afffffe"/>
          <w:rtl/>
        </w:rPr>
        <w:t xml:space="preserve">"מכל אשר יעשה' </w:t>
      </w:r>
      <w:r w:rsidRPr="006F178A">
        <w:rPr>
          <w:rFonts w:ascii="FontbitDavid" w:hAnsi="FontbitDavid"/>
          <w:rtl/>
        </w:rPr>
        <w:t xml:space="preserve">דריש </w:t>
      </w:r>
      <w:r w:rsidRPr="006F178A">
        <w:rPr>
          <w:rFonts w:ascii="FontbitDavid" w:hAnsi="FontbitDavid" w:hint="cs"/>
          <w:rtl/>
        </w:rPr>
        <w:t>ד</w:t>
      </w:r>
      <w:r w:rsidRPr="006F178A">
        <w:rPr>
          <w:rFonts w:ascii="FontbitDavid" w:hAnsi="FontbitDavid"/>
          <w:rtl/>
        </w:rPr>
        <w:t xml:space="preserve">לעולם אינו נזיר </w:t>
      </w:r>
      <w:r w:rsidR="004F1EFF">
        <w:rPr>
          <w:rFonts w:ascii="FontbitDavid" w:hAnsi="FontbitDavid"/>
          <w:rtl/>
        </w:rPr>
        <w:br/>
      </w:r>
      <w:r w:rsidR="004F1EFF">
        <w:rPr>
          <w:rFonts w:ascii="FontbitDavid" w:hAnsi="FontbitDavid" w:hint="cs"/>
          <w:rtl/>
        </w:rPr>
        <w:t xml:space="preserve"> </w:t>
      </w:r>
      <w:r w:rsidR="004F1EFF">
        <w:rPr>
          <w:rFonts w:ascii="FontbitDavid" w:hAnsi="FontbitDavid"/>
          <w:rtl/>
        </w:rPr>
        <w:tab/>
      </w:r>
      <w:r w:rsidR="004F1EFF">
        <w:rPr>
          <w:rFonts w:ascii="FontbitDavid" w:hAnsi="FontbitDavid"/>
          <w:rtl/>
        </w:rPr>
        <w:tab/>
      </w:r>
      <w:r w:rsidR="004F1EFF">
        <w:rPr>
          <w:rFonts w:ascii="FontbitDavid" w:hAnsi="FontbitDavid"/>
          <w:rtl/>
        </w:rPr>
        <w:tab/>
      </w:r>
      <w:r w:rsidRPr="006F178A">
        <w:rPr>
          <w:rFonts w:ascii="FontbitDavid" w:hAnsi="FontbitDavid"/>
          <w:rtl/>
        </w:rPr>
        <w:t>עד שיזיר מכולן.</w:t>
      </w:r>
    </w:p>
    <w:p w14:paraId="581855C8" w14:textId="77777777" w:rsidR="009C4353" w:rsidRDefault="00FF3740" w:rsidP="00A5184B">
      <w:pPr>
        <w:pStyle w:val="36"/>
        <w:framePr w:wrap="notBeside"/>
        <w:rPr>
          <w:rtl/>
        </w:rPr>
      </w:pPr>
      <w:r w:rsidRPr="009C4353">
        <w:rPr>
          <w:rFonts w:hint="cs"/>
          <w:rtl/>
        </w:rPr>
        <w:t>מר</w:t>
      </w:r>
      <w:r w:rsidRPr="009C4353">
        <w:rPr>
          <w:rtl/>
        </w:rPr>
        <w:t>"</w:t>
      </w:r>
      <w:r w:rsidRPr="009C4353">
        <w:rPr>
          <w:rFonts w:hint="cs"/>
          <w:rtl/>
        </w:rPr>
        <w:t>א</w:t>
      </w:r>
      <w:r w:rsidRPr="009C4353">
        <w:rPr>
          <w:rtl/>
        </w:rPr>
        <w:t xml:space="preserve">: </w:t>
      </w:r>
    </w:p>
    <w:p w14:paraId="1A6AB337" w14:textId="77777777" w:rsidR="009C4353" w:rsidRDefault="00FF3740" w:rsidP="00FF3740">
      <w:pPr>
        <w:rPr>
          <w:rtl/>
        </w:rPr>
      </w:pPr>
      <w:r w:rsidRPr="006F178A">
        <w:rPr>
          <w:rtl/>
        </w:rPr>
        <w:t>כל רביעיות שבתורה אין היתר מצטרף לאיסור,</w:t>
      </w:r>
    </w:p>
    <w:p w14:paraId="0AA260D2" w14:textId="2FCD8852" w:rsidR="00FF3740" w:rsidRPr="006F178A" w:rsidRDefault="00FF3740" w:rsidP="00FF3740">
      <w:pPr>
        <w:rPr>
          <w:rtl/>
        </w:rPr>
      </w:pPr>
      <w:r w:rsidRPr="006F178A">
        <w:rPr>
          <w:rtl/>
        </w:rPr>
        <w:t>חוץ מרביעית שבנזיר, שהרי אמרה תורה משרת.</w:t>
      </w:r>
    </w:p>
    <w:p w14:paraId="12AB26B7" w14:textId="77777777" w:rsidR="00407F3C" w:rsidRDefault="009C4353" w:rsidP="00A5184B">
      <w:pPr>
        <w:pStyle w:val="36"/>
        <w:framePr w:wrap="notBeside"/>
        <w:rPr>
          <w:rStyle w:val="a4"/>
          <w:rtl/>
        </w:rPr>
      </w:pPr>
      <w:r w:rsidRPr="00407F3C">
        <w:rPr>
          <w:rFonts w:hint="cs"/>
          <w:rtl/>
        </w:rPr>
        <w:t>ונפק''מ:</w:t>
      </w:r>
      <w:r w:rsidR="00FF3740" w:rsidRPr="00407F3C">
        <w:rPr>
          <w:rtl/>
        </w:rPr>
        <w:t xml:space="preserve"> </w:t>
      </w:r>
    </w:p>
    <w:p w14:paraId="0AC3296C" w14:textId="4074B845" w:rsidR="00DA472C" w:rsidRDefault="00FF3740" w:rsidP="00E44C39">
      <w:pPr>
        <w:rPr>
          <w:rFonts w:ascii="BA Esthetic Border" w:hAnsi="BA Esthetic Border" w:cs="BA Esthetic Border"/>
          <w:sz w:val="30"/>
          <w:szCs w:val="15"/>
          <w:rtl/>
        </w:rPr>
      </w:pPr>
      <w:r w:rsidRPr="009C4353">
        <w:rPr>
          <w:rStyle w:val="a4"/>
          <w:rtl/>
        </w:rPr>
        <w:t xml:space="preserve">דר' יוחנן </w:t>
      </w:r>
      <w:r w:rsidRPr="006F178A">
        <w:rPr>
          <w:rtl/>
        </w:rPr>
        <w:t xml:space="preserve">מרבי </w:t>
      </w:r>
      <w:r w:rsidR="00585A64">
        <w:rPr>
          <w:rtl/>
        </w:rPr>
        <w:t>אף</w:t>
      </w:r>
      <w:r w:rsidRPr="006F178A">
        <w:rPr>
          <w:rtl/>
        </w:rPr>
        <w:t xml:space="preserve"> אוכלין,</w:t>
      </w:r>
      <w:r w:rsidRPr="009C4353">
        <w:rPr>
          <w:rStyle w:val="a4"/>
          <w:rtl/>
        </w:rPr>
        <w:t xml:space="preserve"> ור"א  </w:t>
      </w:r>
      <w:r w:rsidRPr="006F178A">
        <w:rPr>
          <w:rtl/>
        </w:rPr>
        <w:t xml:space="preserve">משקין </w:t>
      </w:r>
      <w:r w:rsidR="009C4353">
        <w:rPr>
          <w:rFonts w:hint="cs"/>
          <w:rtl/>
        </w:rPr>
        <w:t xml:space="preserve">ולא דבר אחר. </w:t>
      </w:r>
    </w:p>
    <w:p w14:paraId="42F28E01" w14:textId="1906DECE" w:rsidR="00407F3C" w:rsidRDefault="00407F3C" w:rsidP="00BA44EB">
      <w:pPr>
        <w:pStyle w:val="a7"/>
        <w:rPr>
          <w:rtl/>
        </w:rPr>
      </w:pPr>
      <w:r w:rsidRPr="00407F3C">
        <w:rPr>
          <w:rFonts w:hint="cs"/>
          <w:rtl/>
        </w:rPr>
        <w:t>ר''א</w:t>
      </w:r>
      <w:r w:rsidR="00FF3740" w:rsidRPr="00407F3C">
        <w:rPr>
          <w:rtl/>
        </w:rPr>
        <w:t xml:space="preserve">: </w:t>
      </w:r>
      <w:r w:rsidR="00FF3740" w:rsidRPr="006F178A">
        <w:rPr>
          <w:rtl/>
        </w:rPr>
        <w:t>עשר</w:t>
      </w:r>
      <w:r w:rsidR="00580072">
        <w:rPr>
          <w:rFonts w:hint="cs"/>
          <w:rtl/>
        </w:rPr>
        <w:t>+</w:t>
      </w:r>
      <w:r w:rsidR="00FF3740" w:rsidRPr="006F178A">
        <w:rPr>
          <w:rtl/>
        </w:rPr>
        <w:t xml:space="preserve"> ר</w:t>
      </w:r>
      <w:r w:rsidR="00580072">
        <w:rPr>
          <w:rFonts w:hint="cs"/>
          <w:rtl/>
        </w:rPr>
        <w:t>+</w:t>
      </w:r>
      <w:r w:rsidR="00FF3740" w:rsidRPr="006F178A">
        <w:rPr>
          <w:rtl/>
        </w:rPr>
        <w:t>ביעיות ה</w:t>
      </w:r>
      <w:r w:rsidR="00580072">
        <w:rPr>
          <w:rFonts w:hint="cs"/>
          <w:rtl/>
        </w:rPr>
        <w:t>+</w:t>
      </w:r>
      <w:r w:rsidR="00FF3740" w:rsidRPr="006F178A">
        <w:rPr>
          <w:rtl/>
        </w:rPr>
        <w:t xml:space="preserve">ן, </w:t>
      </w:r>
    </w:p>
    <w:p w14:paraId="2809E8C6" w14:textId="1A62D962" w:rsidR="00FF3740" w:rsidRPr="006F178A" w:rsidRDefault="00FF3740" w:rsidP="00DA472C">
      <w:pPr>
        <w:jc w:val="center"/>
        <w:rPr>
          <w:rtl/>
        </w:rPr>
      </w:pPr>
      <w:r w:rsidRPr="00776AE8">
        <w:rPr>
          <w:rStyle w:val="27"/>
          <w:rtl/>
        </w:rPr>
        <w:t>ו</w:t>
      </w:r>
      <w:r w:rsidR="00290C10" w:rsidRPr="00776AE8">
        <w:rPr>
          <w:rStyle w:val="27"/>
          <w:rFonts w:hint="cs"/>
          <w:rtl/>
        </w:rPr>
        <w:t>הראם ר''כ בידו</w:t>
      </w:r>
      <w:r w:rsidRPr="00776AE8">
        <w:rPr>
          <w:rStyle w:val="27"/>
          <w:rtl/>
        </w:rPr>
        <w:t xml:space="preserve"> </w:t>
      </w:r>
      <w:r w:rsidRPr="006F178A">
        <w:rPr>
          <w:rtl/>
        </w:rPr>
        <w:t xml:space="preserve">חמש </w:t>
      </w:r>
      <w:r w:rsidR="005E4607">
        <w:rPr>
          <w:rFonts w:hint="cs"/>
          <w:rtl/>
        </w:rPr>
        <w:t>אדום</w:t>
      </w:r>
      <w:r w:rsidR="005E4607">
        <w:rPr>
          <w:rStyle w:val="a6"/>
          <w:rFonts w:hint="cs"/>
          <w:rtl/>
        </w:rPr>
        <w:t xml:space="preserve"> </w:t>
      </w:r>
      <w:r w:rsidR="005E4607" w:rsidRPr="005E4607">
        <w:rPr>
          <w:rStyle w:val="a6"/>
          <w:rFonts w:hint="cs"/>
          <w:rtl/>
        </w:rPr>
        <w:t>יין ודם</w:t>
      </w:r>
      <w:r w:rsidR="005E4607">
        <w:rPr>
          <w:rFonts w:hint="cs"/>
          <w:rtl/>
        </w:rPr>
        <w:t xml:space="preserve"> </w:t>
      </w:r>
      <w:r w:rsidRPr="006F178A">
        <w:rPr>
          <w:rtl/>
        </w:rPr>
        <w:t xml:space="preserve">וחמש </w:t>
      </w:r>
      <w:r w:rsidR="005E4607">
        <w:rPr>
          <w:rFonts w:hint="cs"/>
          <w:rtl/>
        </w:rPr>
        <w:t>לבן</w:t>
      </w:r>
      <w:r w:rsidR="005E4607" w:rsidRPr="005E4607">
        <w:rPr>
          <w:rStyle w:val="a6"/>
          <w:rFonts w:hint="cs"/>
          <w:rtl/>
        </w:rPr>
        <w:t xml:space="preserve"> מים ושמן</w:t>
      </w:r>
      <w:r w:rsidRPr="006F178A">
        <w:rPr>
          <w:rtl/>
        </w:rPr>
        <w:t>.</w:t>
      </w:r>
    </w:p>
    <w:p w14:paraId="64305C22" w14:textId="77777777" w:rsidR="00100607" w:rsidRPr="00766B62" w:rsidRDefault="00FF3740" w:rsidP="00A5184B">
      <w:pPr>
        <w:pStyle w:val="36"/>
        <w:framePr w:wrap="notBeside"/>
        <w:rPr>
          <w:rtl/>
        </w:rPr>
      </w:pPr>
      <w:r w:rsidRPr="00100607">
        <w:rPr>
          <w:rtl/>
        </w:rPr>
        <w:t xml:space="preserve">חמש סומקתא: </w:t>
      </w:r>
    </w:p>
    <w:p w14:paraId="1F33BD5D" w14:textId="6FE5F68C" w:rsidR="00FF3740" w:rsidRPr="00766B62" w:rsidRDefault="00FF3740" w:rsidP="00DA472C">
      <w:pPr>
        <w:jc w:val="center"/>
        <w:rPr>
          <w:rFonts w:cs="BA Vilna Bold"/>
          <w:rtl/>
        </w:rPr>
      </w:pPr>
      <w:r w:rsidRPr="00766B62">
        <w:rPr>
          <w:rFonts w:cs="BA Vilna Bold"/>
          <w:rtl/>
        </w:rPr>
        <w:t>נזיר, ועושה פסח, שהורו, במקדש, ומתו.</w:t>
      </w:r>
    </w:p>
    <w:p w14:paraId="1EF44C90" w14:textId="31283236" w:rsidR="00FF3740" w:rsidRPr="006F178A" w:rsidRDefault="00FF3740" w:rsidP="00FF3740">
      <w:pPr>
        <w:rPr>
          <w:rtl/>
        </w:rPr>
      </w:pPr>
      <w:r w:rsidRPr="00766B62">
        <w:rPr>
          <w:rFonts w:cs="BA Vilna Bold"/>
          <w:rtl/>
        </w:rPr>
        <w:t>נזיר</w:t>
      </w:r>
      <w:r w:rsidRPr="006F178A">
        <w:rPr>
          <w:rtl/>
        </w:rPr>
        <w:t xml:space="preserve"> </w:t>
      </w:r>
      <w:r w:rsidR="00885059">
        <w:rPr>
          <w:rtl/>
        </w:rPr>
        <w:tab/>
      </w:r>
      <w:r w:rsidR="00885059">
        <w:rPr>
          <w:rtl/>
        </w:rPr>
        <w:tab/>
      </w:r>
      <w:r w:rsidR="00885059">
        <w:rPr>
          <w:rtl/>
        </w:rPr>
        <w:tab/>
      </w:r>
      <w:r w:rsidRPr="006F178A">
        <w:rPr>
          <w:rtl/>
        </w:rPr>
        <w:t>- רביעית יין לנזיר.</w:t>
      </w:r>
    </w:p>
    <w:p w14:paraId="1D29F77F" w14:textId="1387D404" w:rsidR="00FF3740" w:rsidRPr="006F178A" w:rsidRDefault="00FF3740" w:rsidP="00FF3740">
      <w:pPr>
        <w:rPr>
          <w:rtl/>
        </w:rPr>
      </w:pPr>
      <w:r w:rsidRPr="00766B62">
        <w:rPr>
          <w:rFonts w:cs="BA Vilna Bold"/>
          <w:rtl/>
        </w:rPr>
        <w:t>עושה פסח</w:t>
      </w:r>
      <w:r w:rsidRPr="006F178A">
        <w:rPr>
          <w:rtl/>
        </w:rPr>
        <w:t xml:space="preserve"> </w:t>
      </w:r>
      <w:r w:rsidR="00885059">
        <w:rPr>
          <w:rStyle w:val="a4"/>
          <w:rtl/>
        </w:rPr>
        <w:tab/>
      </w:r>
      <w:r w:rsidR="00100607" w:rsidRPr="00100607">
        <w:rPr>
          <w:rStyle w:val="a4"/>
          <w:rFonts w:hint="cs"/>
          <w:rtl/>
        </w:rPr>
        <w:t>שמואל</w:t>
      </w:r>
      <w:r w:rsidRPr="00100607">
        <w:rPr>
          <w:rStyle w:val="a4"/>
          <w:rtl/>
        </w:rPr>
        <w:t xml:space="preserve">: </w:t>
      </w:r>
      <w:r w:rsidRPr="006F178A">
        <w:rPr>
          <w:rtl/>
        </w:rPr>
        <w:t>ארבע כוסות, צריך שיהא בהן כדי רביעית.</w:t>
      </w:r>
    </w:p>
    <w:p w14:paraId="6E088C0A" w14:textId="386EF4DC" w:rsidR="00FF3740" w:rsidRPr="006F178A" w:rsidRDefault="00FF3740" w:rsidP="00FF3740">
      <w:pPr>
        <w:rPr>
          <w:rtl/>
        </w:rPr>
      </w:pPr>
      <w:r w:rsidRPr="00766B62">
        <w:rPr>
          <w:rFonts w:cs="BA Vilna Bold"/>
          <w:rtl/>
        </w:rPr>
        <w:t>שהורו</w:t>
      </w:r>
      <w:r w:rsidRPr="006F178A">
        <w:rPr>
          <w:rtl/>
        </w:rPr>
        <w:t xml:space="preserve"> </w:t>
      </w:r>
      <w:r w:rsidR="00885059">
        <w:rPr>
          <w:rtl/>
        </w:rPr>
        <w:tab/>
      </w:r>
      <w:r w:rsidR="00885059">
        <w:rPr>
          <w:rtl/>
        </w:rPr>
        <w:tab/>
      </w:r>
      <w:r w:rsidR="00885059">
        <w:rPr>
          <w:rtl/>
        </w:rPr>
        <w:tab/>
      </w:r>
      <w:r w:rsidRPr="006F178A">
        <w:rPr>
          <w:rtl/>
        </w:rPr>
        <w:t>- שתה רביעית יין אל יורה.</w:t>
      </w:r>
    </w:p>
    <w:p w14:paraId="58F151B8" w14:textId="5C9882EF" w:rsidR="00FF3740" w:rsidRPr="006F178A" w:rsidRDefault="00FF3740" w:rsidP="00FF3740">
      <w:pPr>
        <w:rPr>
          <w:rtl/>
        </w:rPr>
      </w:pPr>
      <w:r w:rsidRPr="00766B62">
        <w:rPr>
          <w:rFonts w:cs="BA Vilna Bold"/>
          <w:rtl/>
        </w:rPr>
        <w:t>במקדש</w:t>
      </w:r>
      <w:r w:rsidRPr="006F178A">
        <w:rPr>
          <w:rtl/>
        </w:rPr>
        <w:t xml:space="preserve"> </w:t>
      </w:r>
      <w:r w:rsidR="00885059">
        <w:rPr>
          <w:rtl/>
        </w:rPr>
        <w:tab/>
      </w:r>
      <w:r w:rsidR="00885059">
        <w:rPr>
          <w:rtl/>
        </w:rPr>
        <w:tab/>
      </w:r>
      <w:r w:rsidRPr="006F178A">
        <w:rPr>
          <w:rtl/>
        </w:rPr>
        <w:t>- שתה רביעית יין ונכנס למקדש, חייב מיתה.</w:t>
      </w:r>
    </w:p>
    <w:p w14:paraId="3CD8E3E0" w14:textId="6DD99BA7" w:rsidR="00FF3740" w:rsidRPr="006F178A" w:rsidRDefault="00FF3740" w:rsidP="00885059">
      <w:pPr>
        <w:spacing w:after="60"/>
        <w:rPr>
          <w:rtl/>
        </w:rPr>
      </w:pPr>
      <w:r w:rsidRPr="00766B62">
        <w:rPr>
          <w:rFonts w:cs="BA Vilna Bold"/>
          <w:rtl/>
        </w:rPr>
        <w:t>ומתו</w:t>
      </w:r>
      <w:r w:rsidRPr="006F178A">
        <w:rPr>
          <w:rtl/>
        </w:rPr>
        <w:t xml:space="preserve"> </w:t>
      </w:r>
      <w:r w:rsidR="00885059">
        <w:rPr>
          <w:rtl/>
        </w:rPr>
        <w:tab/>
      </w:r>
      <w:r w:rsidR="00885059">
        <w:rPr>
          <w:rtl/>
        </w:rPr>
        <w:tab/>
      </w:r>
      <w:r w:rsidR="00885059">
        <w:rPr>
          <w:rtl/>
        </w:rPr>
        <w:tab/>
      </w:r>
      <w:r w:rsidR="00652588">
        <w:rPr>
          <w:rFonts w:hint="cs"/>
          <w:rtl/>
        </w:rPr>
        <w:t>-</w:t>
      </w:r>
      <w:r w:rsidR="006E3795">
        <w:rPr>
          <w:rFonts w:hint="cs"/>
          <w:rtl/>
        </w:rPr>
        <w:t>ד</w:t>
      </w:r>
      <w:r w:rsidR="006E3795" w:rsidRPr="006E3795">
        <w:rPr>
          <w:rStyle w:val="afffffe"/>
          <w:rFonts w:hint="cs"/>
          <w:rtl/>
        </w:rPr>
        <w:t>ועל</w:t>
      </w:r>
      <w:r w:rsidR="00357A66">
        <w:rPr>
          <w:rStyle w:val="afffffe"/>
          <w:rFonts w:hint="cs"/>
          <w:rtl/>
        </w:rPr>
        <w:t>+</w:t>
      </w:r>
      <w:r w:rsidR="006E3795" w:rsidRPr="006E3795">
        <w:rPr>
          <w:rStyle w:val="afffffe"/>
          <w:rFonts w:hint="cs"/>
          <w:rtl/>
        </w:rPr>
        <w:t xml:space="preserve"> כל נפשות מת ל</w:t>
      </w:r>
      <w:r w:rsidR="00357A66">
        <w:rPr>
          <w:rStyle w:val="afffffe"/>
          <w:rFonts w:hint="cs"/>
          <w:rtl/>
        </w:rPr>
        <w:t>+</w:t>
      </w:r>
      <w:r w:rsidR="006E3795" w:rsidRPr="006E3795">
        <w:rPr>
          <w:rStyle w:val="afffffe"/>
          <w:rFonts w:hint="cs"/>
          <w:rtl/>
        </w:rPr>
        <w:t>א יבא</w:t>
      </w:r>
      <w:r w:rsidR="006E3795">
        <w:rPr>
          <w:rFonts w:hint="cs"/>
          <w:rtl/>
        </w:rPr>
        <w:t xml:space="preserve"> </w:t>
      </w:r>
      <w:r w:rsidRPr="006F178A">
        <w:rPr>
          <w:rtl/>
        </w:rPr>
        <w:t xml:space="preserve">לרביעית דם משני מתים </w:t>
      </w:r>
      <w:r w:rsidR="00652588">
        <w:rPr>
          <w:rtl/>
        </w:rPr>
        <w:br/>
      </w:r>
      <w:r w:rsidR="00652588">
        <w:rPr>
          <w:rFonts w:hint="cs"/>
          <w:rtl/>
        </w:rPr>
        <w:t xml:space="preserve"> </w:t>
      </w:r>
      <w:r w:rsidR="00652588">
        <w:rPr>
          <w:rtl/>
        </w:rPr>
        <w:tab/>
      </w:r>
      <w:r w:rsidR="00652588">
        <w:rPr>
          <w:rtl/>
        </w:rPr>
        <w:tab/>
      </w:r>
      <w:r w:rsidR="00652588">
        <w:rPr>
          <w:rtl/>
        </w:rPr>
        <w:tab/>
      </w:r>
      <w:r w:rsidR="00652588">
        <w:rPr>
          <w:rtl/>
        </w:rPr>
        <w:tab/>
      </w:r>
      <w:r w:rsidR="00885059">
        <w:rPr>
          <w:rtl/>
        </w:rPr>
        <w:tab/>
      </w:r>
      <w:r w:rsidR="006E3795">
        <w:rPr>
          <w:rFonts w:hint="cs"/>
          <w:rtl/>
        </w:rPr>
        <w:t>ש</w:t>
      </w:r>
      <w:r w:rsidRPr="006F178A">
        <w:rPr>
          <w:rtl/>
        </w:rPr>
        <w:t>מטמאה באהל</w:t>
      </w:r>
      <w:r w:rsidR="00652588">
        <w:rPr>
          <w:rFonts w:hint="cs"/>
          <w:rtl/>
        </w:rPr>
        <w:t>.</w:t>
      </w:r>
    </w:p>
    <w:p w14:paraId="4D728C0B" w14:textId="77777777" w:rsidR="006E3795" w:rsidRDefault="00FF3740" w:rsidP="00A5184B">
      <w:pPr>
        <w:pStyle w:val="36"/>
        <w:framePr w:wrap="notBeside"/>
        <w:rPr>
          <w:rtl/>
        </w:rPr>
      </w:pPr>
      <w:r w:rsidRPr="006E3795">
        <w:rPr>
          <w:rtl/>
        </w:rPr>
        <w:t xml:space="preserve">וחמש חיוורתא: </w:t>
      </w:r>
    </w:p>
    <w:p w14:paraId="67AACEA8" w14:textId="159342B3" w:rsidR="00FF3740" w:rsidRPr="00766B62" w:rsidRDefault="00FF3740" w:rsidP="00885059">
      <w:pPr>
        <w:jc w:val="center"/>
        <w:rPr>
          <w:rFonts w:cs="BA Vilna Bold"/>
          <w:rtl/>
        </w:rPr>
      </w:pPr>
      <w:r w:rsidRPr="00766B62">
        <w:rPr>
          <w:rFonts w:cs="BA Vilna Bold"/>
          <w:rtl/>
        </w:rPr>
        <w:t>חלת, נזיר, ומצורע, שנפסלו, בשבת.</w:t>
      </w:r>
    </w:p>
    <w:p w14:paraId="1EC6EB69" w14:textId="261AC844" w:rsidR="00FF3740" w:rsidRPr="006F178A" w:rsidRDefault="00FF3740" w:rsidP="00FF3740">
      <w:pPr>
        <w:rPr>
          <w:rtl/>
        </w:rPr>
      </w:pPr>
      <w:r w:rsidRPr="00766B62">
        <w:rPr>
          <w:rFonts w:cs="BA Vilna Bold"/>
          <w:rtl/>
        </w:rPr>
        <w:t>חלת</w:t>
      </w:r>
      <w:r w:rsidRPr="006F178A">
        <w:rPr>
          <w:rtl/>
        </w:rPr>
        <w:t xml:space="preserve"> </w:t>
      </w:r>
      <w:r w:rsidR="00885059">
        <w:rPr>
          <w:rtl/>
        </w:rPr>
        <w:tab/>
      </w:r>
      <w:r w:rsidRPr="006F178A">
        <w:rPr>
          <w:rtl/>
        </w:rPr>
        <w:t>- רביעית שמן לחלה.</w:t>
      </w:r>
    </w:p>
    <w:p w14:paraId="5041CF98" w14:textId="1C5AC375" w:rsidR="00FF3740" w:rsidRPr="006F178A" w:rsidRDefault="00FF3740" w:rsidP="00FF3740">
      <w:pPr>
        <w:rPr>
          <w:rtl/>
        </w:rPr>
      </w:pPr>
      <w:r w:rsidRPr="00766B62">
        <w:rPr>
          <w:rFonts w:cs="BA Vilna Bold"/>
          <w:rtl/>
        </w:rPr>
        <w:t>נזיר</w:t>
      </w:r>
      <w:r w:rsidRPr="006F178A">
        <w:rPr>
          <w:rtl/>
        </w:rPr>
        <w:t xml:space="preserve"> </w:t>
      </w:r>
      <w:r w:rsidR="00885059">
        <w:rPr>
          <w:rtl/>
        </w:rPr>
        <w:tab/>
      </w:r>
      <w:r w:rsidRPr="006F178A">
        <w:rPr>
          <w:rtl/>
        </w:rPr>
        <w:t>- רביעית שמן לנזיר.</w:t>
      </w:r>
    </w:p>
    <w:p w14:paraId="07C5D9C2" w14:textId="77777777" w:rsidR="00FF3740" w:rsidRPr="006F178A" w:rsidRDefault="00FF3740" w:rsidP="00FF3740">
      <w:pPr>
        <w:rPr>
          <w:rtl/>
        </w:rPr>
      </w:pPr>
      <w:r w:rsidRPr="00766B62">
        <w:rPr>
          <w:rFonts w:cs="BA Vilna Bold"/>
          <w:rtl/>
        </w:rPr>
        <w:t>מצורע</w:t>
      </w:r>
      <w:r w:rsidRPr="006F178A">
        <w:rPr>
          <w:rtl/>
        </w:rPr>
        <w:t xml:space="preserve"> - רביעית מים למצורע.</w:t>
      </w:r>
    </w:p>
    <w:p w14:paraId="4C3F8B4B" w14:textId="14F720C4" w:rsidR="00FF3740" w:rsidRPr="006F178A" w:rsidRDefault="00FF3740" w:rsidP="00FF3740">
      <w:pPr>
        <w:rPr>
          <w:rtl/>
        </w:rPr>
      </w:pPr>
      <w:r w:rsidRPr="00766B62">
        <w:rPr>
          <w:rFonts w:cs="BA Vilna Bold"/>
          <w:rtl/>
        </w:rPr>
        <w:t>שנפסלו</w:t>
      </w:r>
      <w:r w:rsidRPr="006F178A">
        <w:rPr>
          <w:rtl/>
        </w:rPr>
        <w:t xml:space="preserve"> - </w:t>
      </w:r>
      <w:r w:rsidR="00652588">
        <w:rPr>
          <w:rFonts w:hint="cs"/>
          <w:rtl/>
        </w:rPr>
        <w:t>ד</w:t>
      </w:r>
      <w:r w:rsidRPr="006F178A">
        <w:rPr>
          <w:rtl/>
        </w:rPr>
        <w:t>ושאר כל המשקין טמאין פוסלין את הגוייה ברביעית.</w:t>
      </w:r>
    </w:p>
    <w:p w14:paraId="3CCF8F58" w14:textId="21FD4B01" w:rsidR="00FF3740" w:rsidRPr="006F178A" w:rsidRDefault="00FF3740" w:rsidP="00C479B1">
      <w:pPr>
        <w:spacing w:after="60"/>
        <w:rPr>
          <w:rtl/>
        </w:rPr>
      </w:pPr>
      <w:r w:rsidRPr="00766B62">
        <w:rPr>
          <w:rFonts w:cs="BA Vilna Bold"/>
          <w:rtl/>
        </w:rPr>
        <w:t>בשבת</w:t>
      </w:r>
      <w:r w:rsidRPr="006F178A">
        <w:rPr>
          <w:rtl/>
        </w:rPr>
        <w:t xml:space="preserve"> </w:t>
      </w:r>
      <w:r w:rsidR="00C479B1">
        <w:rPr>
          <w:rtl/>
        </w:rPr>
        <w:tab/>
      </w:r>
      <w:r w:rsidRPr="006F178A">
        <w:rPr>
          <w:rtl/>
        </w:rPr>
        <w:t>-</w:t>
      </w:r>
      <w:r w:rsidR="00C479B1">
        <w:rPr>
          <w:rFonts w:hint="cs"/>
          <w:rtl/>
        </w:rPr>
        <w:t xml:space="preserve"> ד</w:t>
      </w:r>
      <w:r w:rsidRPr="006F178A">
        <w:rPr>
          <w:rtl/>
        </w:rPr>
        <w:t>שאר כל המשקין ברביעית ושאר כל השופכים ברביעית.</w:t>
      </w:r>
    </w:p>
    <w:p w14:paraId="10290930" w14:textId="32A80171" w:rsidR="00A61AE7" w:rsidRDefault="00FF3740" w:rsidP="00A5184B">
      <w:pPr>
        <w:pStyle w:val="36"/>
        <w:framePr w:wrap="notBeside"/>
        <w:rPr>
          <w:rtl/>
        </w:rPr>
      </w:pPr>
      <w:r w:rsidRPr="00A61AE7">
        <w:rPr>
          <w:rtl/>
        </w:rPr>
        <w:t>ו</w:t>
      </w:r>
      <w:r w:rsidRPr="00A61AE7">
        <w:rPr>
          <w:rFonts w:hint="cs"/>
          <w:rtl/>
        </w:rPr>
        <w:t>הך</w:t>
      </w:r>
      <w:r w:rsidR="00521782">
        <w:rPr>
          <w:rFonts w:hint="cs"/>
          <w:rtl/>
        </w:rPr>
        <w:t>:</w:t>
      </w:r>
      <w:r w:rsidRPr="00A61AE7">
        <w:rPr>
          <w:rFonts w:hint="cs"/>
          <w:rtl/>
        </w:rPr>
        <w:t xml:space="preserve"> </w:t>
      </w:r>
    </w:p>
    <w:p w14:paraId="01BAE74F" w14:textId="54B59357" w:rsidR="00FF3740" w:rsidRPr="006F178A" w:rsidRDefault="00DA2872" w:rsidP="00DA2872">
      <w:pPr>
        <w:rPr>
          <w:rtl/>
        </w:rPr>
      </w:pPr>
      <w:r w:rsidRPr="00093121">
        <w:rPr>
          <w:rStyle w:val="a4"/>
          <w:rFonts w:hint="cs"/>
          <w:rtl/>
        </w:rPr>
        <w:t xml:space="preserve">א. </w:t>
      </w:r>
      <w:r>
        <w:rPr>
          <w:rFonts w:hint="cs"/>
          <w:rtl/>
        </w:rPr>
        <w:t>ד</w:t>
      </w:r>
      <w:r w:rsidR="00FF3740" w:rsidRPr="006F178A">
        <w:rPr>
          <w:rFonts w:hint="cs"/>
          <w:rtl/>
        </w:rPr>
        <w:t>מ</w:t>
      </w:r>
      <w:r w:rsidR="00FF3740" w:rsidRPr="006F178A">
        <w:rPr>
          <w:rtl/>
        </w:rPr>
        <w:t xml:space="preserve">רביעית נוטלין לידים לאחד ואפילו לשנים! </w:t>
      </w:r>
    </w:p>
    <w:p w14:paraId="7A4867FC" w14:textId="4B0EB659" w:rsidR="00FF3740" w:rsidRPr="00A61AE7" w:rsidRDefault="00DA2872" w:rsidP="00FF3740">
      <w:pPr>
        <w:rPr>
          <w:rtl/>
        </w:rPr>
      </w:pPr>
      <w:r w:rsidRPr="00093121">
        <w:rPr>
          <w:rStyle w:val="a4"/>
          <w:rFonts w:hint="cs"/>
          <w:rtl/>
        </w:rPr>
        <w:t xml:space="preserve">ב. </w:t>
      </w:r>
      <w:r w:rsidR="00FF3740" w:rsidRPr="00A61AE7">
        <w:rPr>
          <w:rFonts w:hint="cs"/>
          <w:rtl/>
        </w:rPr>
        <w:t xml:space="preserve">מביא </w:t>
      </w:r>
      <w:r w:rsidR="00FF3740" w:rsidRPr="00A61AE7">
        <w:rPr>
          <w:rtl/>
        </w:rPr>
        <w:t xml:space="preserve">פיילי חרס ונותן לתוכה חצי לוג מים מן הכיור, </w:t>
      </w:r>
      <w:r w:rsidR="00FF3740" w:rsidRPr="0010382D">
        <w:rPr>
          <w:rStyle w:val="a4"/>
          <w:rFonts w:hint="cs"/>
          <w:rtl/>
        </w:rPr>
        <w:t>ו</w:t>
      </w:r>
      <w:r w:rsidR="0010382D">
        <w:rPr>
          <w:rStyle w:val="a4"/>
          <w:rFonts w:hint="cs"/>
          <w:rtl/>
        </w:rPr>
        <w:t>ל</w:t>
      </w:r>
      <w:r w:rsidR="00FF3740" w:rsidRPr="0010382D">
        <w:rPr>
          <w:rStyle w:val="a4"/>
          <w:rFonts w:hint="cs"/>
          <w:rtl/>
        </w:rPr>
        <w:t>ר</w:t>
      </w:r>
      <w:r w:rsidR="00FF3740" w:rsidRPr="0010382D">
        <w:rPr>
          <w:rStyle w:val="a4"/>
          <w:rtl/>
        </w:rPr>
        <w:t>"</w:t>
      </w:r>
      <w:r w:rsidR="00FF3740" w:rsidRPr="0010382D">
        <w:rPr>
          <w:rStyle w:val="a4"/>
          <w:rFonts w:hint="cs"/>
          <w:rtl/>
        </w:rPr>
        <w:t xml:space="preserve">י </w:t>
      </w:r>
      <w:r w:rsidR="00FF3740" w:rsidRPr="00A61AE7">
        <w:rPr>
          <w:rFonts w:hint="cs"/>
          <w:rtl/>
        </w:rPr>
        <w:t>רביעית</w:t>
      </w:r>
    </w:p>
    <w:p w14:paraId="46CA27C8" w14:textId="256743BD" w:rsidR="00FF3740" w:rsidRDefault="0010382D" w:rsidP="00FF3740">
      <w:pPr>
        <w:rPr>
          <w:rtl/>
        </w:rPr>
      </w:pPr>
      <w:r w:rsidRPr="00093121">
        <w:rPr>
          <w:rStyle w:val="a4"/>
          <w:rFonts w:hint="cs"/>
          <w:rtl/>
        </w:rPr>
        <w:t>ג.</w:t>
      </w:r>
      <w:r>
        <w:rPr>
          <w:rFonts w:hint="cs"/>
          <w:rtl/>
        </w:rPr>
        <w:t xml:space="preserve"> </w:t>
      </w:r>
      <w:r w:rsidR="00FF3740" w:rsidRPr="006F178A">
        <w:rPr>
          <w:rtl/>
        </w:rPr>
        <w:t xml:space="preserve">כמה מים נותן לתוכה? כל שהוא, </w:t>
      </w:r>
      <w:r>
        <w:rPr>
          <w:rFonts w:hint="cs"/>
          <w:rtl/>
        </w:rPr>
        <w:t>ר''ז</w:t>
      </w:r>
      <w:r w:rsidR="00FF3740" w:rsidRPr="006F178A">
        <w:rPr>
          <w:rtl/>
        </w:rPr>
        <w:t>: רביעית!</w:t>
      </w:r>
    </w:p>
    <w:p w14:paraId="6506BBA2" w14:textId="77777777" w:rsidR="00093121" w:rsidRDefault="00093121" w:rsidP="00A5184B">
      <w:pPr>
        <w:pStyle w:val="36"/>
        <w:framePr w:wrap="notBeside"/>
        <w:rPr>
          <w:rtl/>
        </w:rPr>
      </w:pPr>
      <w:r w:rsidRPr="00093121">
        <w:rPr>
          <w:rFonts w:hint="cs"/>
          <w:rtl/>
        </w:rPr>
        <w:lastRenderedPageBreak/>
        <w:t xml:space="preserve">דחי'- </w:t>
      </w:r>
    </w:p>
    <w:p w14:paraId="3B20ADA0" w14:textId="3E7336B6" w:rsidR="00093121" w:rsidRPr="006F178A" w:rsidRDefault="00093121" w:rsidP="00FF3740">
      <w:pPr>
        <w:rPr>
          <w:rtl/>
        </w:rPr>
      </w:pPr>
      <w:r>
        <w:rPr>
          <w:rFonts w:hint="cs"/>
          <w:rtl/>
        </w:rPr>
        <w:t>דפלוגתא לא קמיירי</w:t>
      </w:r>
    </w:p>
    <w:p w14:paraId="54651087" w14:textId="02ADF745" w:rsidR="00FF3740" w:rsidRPr="006F178A" w:rsidRDefault="00FF3740" w:rsidP="00FF3740">
      <w:pPr>
        <w:rPr>
          <w:rtl/>
        </w:rPr>
      </w:pPr>
      <w:r w:rsidRPr="006F178A">
        <w:rPr>
          <w:rFonts w:hint="cs"/>
          <w:rtl/>
        </w:rPr>
        <w:t>ו</w:t>
      </w:r>
      <w:r w:rsidR="00AC522B">
        <w:rPr>
          <w:rFonts w:hint="cs"/>
          <w:rtl/>
        </w:rPr>
        <w:t>מקוה לא חשיב -</w:t>
      </w:r>
      <w:r w:rsidRPr="006F178A">
        <w:rPr>
          <w:rFonts w:hint="cs"/>
          <w:rtl/>
        </w:rPr>
        <w:t xml:space="preserve"> דביטלוה רבנן</w:t>
      </w:r>
      <w:r w:rsidRPr="00AC522B">
        <w:rPr>
          <w:rStyle w:val="a6"/>
          <w:rtl/>
        </w:rPr>
        <w:t>.</w:t>
      </w:r>
      <w:r w:rsidR="00AC522B">
        <w:rPr>
          <w:rStyle w:val="a6"/>
          <w:rFonts w:hint="cs"/>
          <w:rtl/>
        </w:rPr>
        <w:t xml:space="preserve"> </w:t>
      </w:r>
      <w:r w:rsidR="00AC522B" w:rsidRPr="00AC522B">
        <w:rPr>
          <w:rStyle w:val="a6"/>
          <w:rFonts w:hint="cs"/>
          <w:rtl/>
        </w:rPr>
        <w:t>דאף מחטין צריכין טבילה</w:t>
      </w:r>
    </w:p>
    <w:p w14:paraId="4437E1F6" w14:textId="77777777" w:rsidR="00FF3740" w:rsidRPr="00395FDF" w:rsidRDefault="00FF3740" w:rsidP="000F6CD2">
      <w:pPr>
        <w:pStyle w:val="afffffb"/>
        <w:rPr>
          <w:del w:id="90010" w:author="מנוע עיצוב" w:date="2026-10-08T11:01:28Z"/>
          <w:sz w:val="22"/>
          <w:szCs w:val="22"/>
          <w:rtl/>
        </w:rPr>
      </w:pPr>
      <w:del w:id="90009" w:author="מנוע עיצוב" w:date="2026-10-08T11:01:28Z">
        <w:r w:rsidRPr="00395FDF">
          <w:rPr>
            <w:sz w:val="22"/>
            <w:szCs w:val="20"/>
            <w:rtl/>
          </w:rPr>
          <w:delText xml:space="preserve">׹</w:delText>
        </w:r>
      </w:del>
    </w:p>
    <w:p w14:paraId="2EE468D2" w14:textId="77777777" w:rsidR="00FF3740" w:rsidRPr="006F178A" w:rsidRDefault="00FF3740" w:rsidP="00516202">
      <w:pPr>
        <w:pStyle w:val="affff5"/>
        <w:framePr w:wrap="around"/>
        <w:rPr>
          <w:rtl/>
        </w:rPr>
      </w:pPr>
      <w:r w:rsidRPr="006F178A">
        <w:rPr>
          <w:rFonts w:hint="cs"/>
          <w:rtl/>
        </w:rPr>
        <w:t>לח:</w:t>
      </w:r>
    </w:p>
    <w:p w14:paraId="0B95FA96" w14:textId="77777777" w:rsidR="00FF3740" w:rsidRPr="006F178A" w:rsidRDefault="00FF3740" w:rsidP="00FF3740">
      <w:pPr>
        <w:pStyle w:val="afffff3"/>
        <w:rPr>
          <w:b/>
          <w:sz w:val="20"/>
          <w:rtl/>
        </w:rPr>
      </w:pPr>
      <w:ins w:id="9848" w:author="מספור קטעי משנה" w:date="2026-10-06T06:45:37Z">
        <w:r>
          <w:rPr>
            <w:rStyle w:val="MisparKeta"/>
          </w:rPr>
          <w:t xml:space="preserve">א. </w:t>
        </w:r>
      </w:ins>
      <w:r w:rsidRPr="006F178A">
        <w:rPr>
          <w:b/>
          <w:rtl/>
          <w:rPrChange w:id="40038" w:author="Claude" w:date="2026-10-06T13:34:43Z">
            <w:rPr>
              <w:b/>
              <w:sz w:val="20"/>
              <w:rtl/>
            </w:rPr>
          </w:rPrChange>
        </w:rPr>
        <w:t>ואינו חייב אלא עד שיאכל מן הענבים כזית וכו'.</w:t>
      </w:r>
    </w:p>
    <w:p w14:paraId="7A8A49C0" w14:textId="77777777" w:rsidR="00521782" w:rsidRDefault="00FF3740" w:rsidP="00A5184B">
      <w:pPr>
        <w:pStyle w:val="36"/>
        <w:framePr w:wrap="notBeside"/>
        <w:rPr>
          <w:rFonts w:ascii="FontbitDavid" w:hAnsi="FontbitDavid"/>
          <w:rtl/>
        </w:rPr>
      </w:pPr>
      <w:r w:rsidRPr="00521782">
        <w:rPr>
          <w:rFonts w:hint="cs"/>
          <w:rtl/>
        </w:rPr>
        <w:t>ת</w:t>
      </w:r>
      <w:r w:rsidRPr="00521782">
        <w:rPr>
          <w:rtl/>
        </w:rPr>
        <w:t>"</w:t>
      </w:r>
      <w:r w:rsidRPr="00521782">
        <w:rPr>
          <w:rFonts w:hint="cs"/>
          <w:rtl/>
        </w:rPr>
        <w:t xml:space="preserve">ר </w:t>
      </w:r>
    </w:p>
    <w:p w14:paraId="09CC49D2" w14:textId="4E1D58BF" w:rsidR="00FF3740" w:rsidRPr="006F178A" w:rsidRDefault="00FF3740" w:rsidP="00521782">
      <w:pPr>
        <w:rPr>
          <w:rtl/>
        </w:rPr>
      </w:pPr>
      <w:r w:rsidRPr="006F178A">
        <w:rPr>
          <w:rFonts w:ascii="FontbitDavid" w:hAnsi="FontbitDavid" w:hint="cs"/>
          <w:rtl/>
        </w:rPr>
        <w:t xml:space="preserve">לא מדמי לכל איסורי נזיר לשתיה </w:t>
      </w:r>
      <w:r w:rsidRPr="00521782">
        <w:rPr>
          <w:rStyle w:val="a4"/>
          <w:rFonts w:hint="cs"/>
          <w:rtl/>
        </w:rPr>
        <w:t>ור</w:t>
      </w:r>
      <w:r w:rsidRPr="00521782">
        <w:rPr>
          <w:rStyle w:val="a4"/>
          <w:rtl/>
        </w:rPr>
        <w:t>"</w:t>
      </w:r>
      <w:r w:rsidRPr="00521782">
        <w:rPr>
          <w:rStyle w:val="a4"/>
          <w:rFonts w:hint="cs"/>
          <w:rtl/>
        </w:rPr>
        <w:t xml:space="preserve">ע </w:t>
      </w:r>
      <w:r>
        <w:rPr>
          <w:rFonts w:ascii="FontbitDavid" w:hAnsi="FontbitDavid" w:hint="cs"/>
          <w:rtl/>
        </w:rPr>
        <w:t xml:space="preserve">כיון שכתוב </w:t>
      </w:r>
      <w:r>
        <w:rPr>
          <w:rStyle w:val="afffffe"/>
          <w:rFonts w:ascii="FontbitDavid" w:hAnsi="FontbitDavid" w:hint="cs"/>
          <w:rtl/>
          <w:rPrChange w:id="9006" w:author="מנוע פסוקים" w:date="2026-10-05T16:38:29Z">
            <w:rPr>
              <w:rFonts w:ascii="FontbitDavid" w:hAnsi="FontbitDavid" w:hint="cs"/>
              <w:rtl/>
            </w:rPr>
          </w:rPrChange>
        </w:rPr>
        <w:t xml:space="preserve">וענבים לחים ויבשים לא יאכל</w:t>
      </w:r>
      <w:r>
        <w:rPr>
          <w:rFonts w:ascii="FontbitDavid" w:hAnsi="FontbitDavid" w:hint="cs"/>
          <w:rtl/>
        </w:rPr>
        <w:t xml:space="preserve"> מאכילה אף כל איסורין בכזית</w:t>
      </w:r>
    </w:p>
    <w:p w14:paraId="7D38A0E0" w14:textId="669D2DCE" w:rsidR="00FF3740" w:rsidRPr="00E17B5E" w:rsidRDefault="00FF3740" w:rsidP="00FF3740">
      <w:pPr>
        <w:pStyle w:val="afffff3"/>
        <w:rPr>
          <w:rtl/>
        </w:rPr>
      </w:pPr>
      <w:ins w:id="9849" w:author="מספור קטעי משנה" w:date="2026-10-06T06:45:37Z">
        <w:r>
          <w:rPr>
            <w:rStyle w:val="MisparKeta"/>
          </w:rPr>
          <w:t xml:space="preserve">ב. </w:t>
        </w:r>
      </w:ins>
      <w:r w:rsidRPr="00E17B5E">
        <w:rPr>
          <w:rtl/>
        </w:rPr>
        <w:t>וחייב על היין בפני עצמו כו'.</w:t>
      </w:r>
    </w:p>
    <w:p w14:paraId="1598DE40" w14:textId="77777777" w:rsidR="00521782" w:rsidRDefault="00FF3740" w:rsidP="00A5184B">
      <w:pPr>
        <w:pStyle w:val="36"/>
        <w:framePr w:wrap="notBeside"/>
        <w:rPr>
          <w:rStyle w:val="afffffe"/>
          <w:rtl/>
        </w:rPr>
      </w:pPr>
      <w:r w:rsidRPr="00521782">
        <w:rPr>
          <w:rFonts w:hint="cs"/>
          <w:rtl/>
        </w:rPr>
        <w:t>ת</w:t>
      </w:r>
      <w:r w:rsidRPr="00521782">
        <w:rPr>
          <w:rtl/>
        </w:rPr>
        <w:t>"</w:t>
      </w:r>
      <w:r w:rsidRPr="00521782">
        <w:rPr>
          <w:rFonts w:hint="cs"/>
          <w:rtl/>
        </w:rPr>
        <w:t>ר</w:t>
      </w:r>
      <w:r w:rsidRPr="00521782">
        <w:rPr>
          <w:rtl/>
        </w:rPr>
        <w:t xml:space="preserve">: </w:t>
      </w:r>
    </w:p>
    <w:p w14:paraId="0080BC4C" w14:textId="56F6F0BC" w:rsidR="00FF3740" w:rsidRPr="006F178A" w:rsidRDefault="00FF3740" w:rsidP="00D06318">
      <w:pPr>
        <w:spacing w:after="40"/>
        <w:rPr>
          <w:rtl/>
        </w:rPr>
      </w:pPr>
      <w:r w:rsidRPr="00AF76D0">
        <w:rPr>
          <w:rStyle w:val="afffffe"/>
          <w:rFonts w:hint="cs"/>
          <w:rtl/>
        </w:rPr>
        <w:t>'</w:t>
      </w:r>
      <w:r w:rsidRPr="00AF76D0">
        <w:rPr>
          <w:rStyle w:val="afffffe"/>
          <w:rtl/>
        </w:rPr>
        <w:t>וענבים לחים ויבשים לא יאכל</w:t>
      </w:r>
      <w:r w:rsidRPr="00AF76D0">
        <w:rPr>
          <w:rStyle w:val="afffffe"/>
          <w:rFonts w:hint="cs"/>
          <w:rtl/>
        </w:rPr>
        <w:t>'</w:t>
      </w:r>
      <w:r w:rsidRPr="00AF76D0">
        <w:rPr>
          <w:rStyle w:val="afffffe"/>
          <w:rtl/>
        </w:rPr>
        <w:t xml:space="preserve"> </w:t>
      </w:r>
      <w:r w:rsidRPr="006F178A">
        <w:rPr>
          <w:rFonts w:ascii="FontbitDavid" w:hAnsi="FontbitDavid"/>
          <w:rtl/>
        </w:rPr>
        <w:t>- לחייב ע</w:t>
      </w:r>
      <w:r w:rsidR="00521782">
        <w:rPr>
          <w:rFonts w:ascii="FontbitDavid" w:hAnsi="FontbitDavid" w:hint="cs"/>
          <w:rtl/>
        </w:rPr>
        <w:t>''ז בפנ''ע וע''ז בפנ''ע</w:t>
      </w:r>
      <w:r w:rsidR="00521782">
        <w:rPr>
          <w:rFonts w:ascii="FontbitDavid" w:hAnsi="FontbitDavid"/>
          <w:rtl/>
        </w:rPr>
        <w:br/>
      </w:r>
      <w:r w:rsidRPr="006F178A">
        <w:rPr>
          <w:rFonts w:ascii="FontbitDavid" w:hAnsi="FontbitDavid"/>
          <w:rtl/>
        </w:rPr>
        <w:t xml:space="preserve">מכאן אתה דן לכל איסורין שבתורה: שהוא מין אחד והן שני שמות - חייב על </w:t>
      </w:r>
      <w:r w:rsidR="00110F8C">
        <w:rPr>
          <w:rFonts w:ascii="FontbitDavid" w:hAnsi="FontbitDavid" w:hint="cs"/>
          <w:rtl/>
        </w:rPr>
        <w:t xml:space="preserve">כ''א בפנ''ע להביא </w:t>
      </w:r>
      <w:r w:rsidRPr="006F178A">
        <w:rPr>
          <w:rFonts w:ascii="FontbitDavid" w:hAnsi="FontbitDavid" w:hint="cs"/>
          <w:rtl/>
        </w:rPr>
        <w:t>יין חדש וענבים</w:t>
      </w:r>
      <w:r w:rsidR="00110F8C">
        <w:rPr>
          <w:rFonts w:ascii="FontbitDavid" w:hAnsi="FontbitDavid" w:hint="cs"/>
          <w:rtl/>
        </w:rPr>
        <w:t>.</w:t>
      </w:r>
      <w:r w:rsidRPr="006F178A">
        <w:rPr>
          <w:rFonts w:ascii="FontbitDavid" w:hAnsi="FontbitDavid" w:hint="cs"/>
          <w:rtl/>
        </w:rPr>
        <w:t xml:space="preserve"> </w:t>
      </w:r>
    </w:p>
    <w:p w14:paraId="3FB3DE9E" w14:textId="3FD1CA96" w:rsidR="00110F8C" w:rsidRDefault="00FF3740" w:rsidP="00A5184B">
      <w:pPr>
        <w:pStyle w:val="36"/>
        <w:framePr w:wrap="notBeside"/>
        <w:rPr>
          <w:rtl/>
        </w:rPr>
      </w:pPr>
      <w:r w:rsidRPr="00110F8C">
        <w:rPr>
          <w:rFonts w:hint="cs"/>
          <w:rtl/>
        </w:rPr>
        <w:t>אביי</w:t>
      </w:r>
      <w:r w:rsidRPr="00110F8C">
        <w:rPr>
          <w:rtl/>
        </w:rPr>
        <w:t xml:space="preserve">: </w:t>
      </w:r>
    </w:p>
    <w:p w14:paraId="17804A4A" w14:textId="31753691" w:rsidR="00422BB6" w:rsidRPr="006F178A" w:rsidRDefault="00FF3740" w:rsidP="00511FE2">
      <w:pPr>
        <w:rPr>
          <w:rtl/>
        </w:rPr>
      </w:pPr>
      <w:r w:rsidRPr="006F178A">
        <w:rPr>
          <w:rtl/>
        </w:rPr>
        <w:t>אכל חרצן לוקה שתים, זג - לוקה שתים, חרצן וזג - לוקה שלש</w:t>
      </w:r>
      <w:r w:rsidR="001A7DD4">
        <w:rPr>
          <w:rtl/>
        </w:rPr>
        <w:t>.</w:t>
      </w:r>
    </w:p>
    <w:p w14:paraId="12B62D34" w14:textId="7C3D8C46" w:rsidR="00110F8C" w:rsidRDefault="00FF3740" w:rsidP="00A5184B">
      <w:pPr>
        <w:pStyle w:val="36"/>
        <w:framePr w:wrap="notBeside"/>
        <w:rPr>
          <w:rtl/>
        </w:rPr>
      </w:pPr>
      <w:r w:rsidRPr="00110F8C">
        <w:rPr>
          <w:rtl/>
        </w:rPr>
        <w:t xml:space="preserve">רבא: </w:t>
      </w:r>
    </w:p>
    <w:p w14:paraId="38C1242F" w14:textId="1A6999A9" w:rsidR="00FF3740" w:rsidRPr="006F178A" w:rsidRDefault="00FF3740" w:rsidP="00D06318">
      <w:pPr>
        <w:spacing w:after="40"/>
        <w:rPr>
          <w:rtl/>
        </w:rPr>
      </w:pPr>
      <w:r w:rsidRPr="006F178A">
        <w:rPr>
          <w:rtl/>
        </w:rPr>
        <w:t xml:space="preserve">לוקה </w:t>
      </w:r>
      <w:r w:rsidR="00D06318">
        <w:rPr>
          <w:rFonts w:hint="cs"/>
          <w:rtl/>
        </w:rPr>
        <w:t>רק</w:t>
      </w:r>
      <w:r w:rsidRPr="006F178A">
        <w:rPr>
          <w:rtl/>
        </w:rPr>
        <w:t xml:space="preserve"> אחת, שאינו לוקה אלאו שבכללות.</w:t>
      </w:r>
    </w:p>
    <w:p w14:paraId="28DBDCF5" w14:textId="77777777" w:rsidR="00D55CC5" w:rsidRDefault="00FF3740" w:rsidP="00A5184B">
      <w:pPr>
        <w:pStyle w:val="36"/>
        <w:framePr w:wrap="notBeside"/>
        <w:rPr>
          <w:rtl/>
        </w:rPr>
      </w:pPr>
      <w:r w:rsidRPr="00D55CC5">
        <w:rPr>
          <w:rtl/>
        </w:rPr>
        <w:t xml:space="preserve">מתיב </w:t>
      </w:r>
      <w:r w:rsidR="00D55CC5" w:rsidRPr="00D55CC5">
        <w:rPr>
          <w:rFonts w:hint="cs"/>
          <w:rtl/>
        </w:rPr>
        <w:t>ר''פ</w:t>
      </w:r>
      <w:r w:rsidRPr="00D55CC5">
        <w:rPr>
          <w:rtl/>
        </w:rPr>
        <w:t xml:space="preserve"> </w:t>
      </w:r>
    </w:p>
    <w:p w14:paraId="6495FFBB" w14:textId="2FFE2899" w:rsidR="00FF3740" w:rsidRPr="006F178A" w:rsidRDefault="00FF3740" w:rsidP="00FF3740">
      <w:pPr>
        <w:rPr>
          <w:rtl/>
        </w:rPr>
      </w:pPr>
      <w:r w:rsidRPr="00D55CC5">
        <w:rPr>
          <w:rStyle w:val="a4"/>
          <w:rtl/>
        </w:rPr>
        <w:t>ר"א</w:t>
      </w:r>
      <w:r w:rsidRPr="006F178A">
        <w:rPr>
          <w:rtl/>
        </w:rPr>
        <w:t xml:space="preserve">: נזיר שהיה שותה יין כל היום - אינו חייב אלא אחת, </w:t>
      </w:r>
    </w:p>
    <w:p w14:paraId="69808EE9" w14:textId="5D9DCC83" w:rsidR="00FF3740" w:rsidRPr="006F178A" w:rsidRDefault="00FF3740" w:rsidP="00FF3740">
      <w:pPr>
        <w:rPr>
          <w:rtl/>
        </w:rPr>
      </w:pPr>
      <w:r w:rsidRPr="006F178A">
        <w:rPr>
          <w:rtl/>
        </w:rPr>
        <w:t>אמרו לו אל תשת' אל תשתה והוא שותה - חייב על כל אחת</w:t>
      </w:r>
      <w:r w:rsidR="00D55CC5">
        <w:rPr>
          <w:rFonts w:hint="cs"/>
          <w:rtl/>
        </w:rPr>
        <w:t>.</w:t>
      </w:r>
    </w:p>
    <w:p w14:paraId="5A709BC2" w14:textId="33B807AB" w:rsidR="00A218D8" w:rsidRDefault="00FF3740" w:rsidP="00A218D8">
      <w:pPr>
        <w:rPr>
          <w:rtl/>
        </w:rPr>
      </w:pPr>
      <w:r w:rsidRPr="006F178A">
        <w:rPr>
          <w:rtl/>
        </w:rPr>
        <w:t>אכל ענבים לחים ויבשים, חרצנים וזגים, וסחט אשכול של ענבים ושתה - לוקה חמש</w:t>
      </w:r>
      <w:r w:rsidR="001A7DD4">
        <w:rPr>
          <w:rtl/>
        </w:rPr>
        <w:t>.</w:t>
      </w:r>
      <w:r w:rsidR="00A218D8">
        <w:rPr>
          <w:rFonts w:hint="cs"/>
          <w:rtl/>
        </w:rPr>
        <w:t xml:space="preserve"> </w:t>
      </w:r>
      <w:r w:rsidR="005B1A52">
        <w:rPr>
          <w:rFonts w:hint="cs"/>
          <w:rtl/>
        </w:rPr>
        <w:t>א''ה</w:t>
      </w:r>
      <w:r w:rsidRPr="006F178A">
        <w:rPr>
          <w:rtl/>
        </w:rPr>
        <w:t xml:space="preserve"> לילקי שש, </w:t>
      </w:r>
      <w:r w:rsidR="00A218D8">
        <w:rPr>
          <w:rFonts w:hint="cs"/>
          <w:rtl/>
        </w:rPr>
        <w:t>גם</w:t>
      </w:r>
      <w:r w:rsidRPr="006F178A">
        <w:rPr>
          <w:rtl/>
        </w:rPr>
        <w:t xml:space="preserve"> על </w:t>
      </w:r>
      <w:r w:rsidRPr="00D06318">
        <w:rPr>
          <w:rStyle w:val="afffffe"/>
          <w:rtl/>
        </w:rPr>
        <w:t>מכל אשר יעשה.</w:t>
      </w:r>
      <w:r w:rsidRPr="00D06318">
        <w:rPr>
          <w:rStyle w:val="afffffe"/>
          <w:rFonts w:hint="cs"/>
          <w:rtl/>
        </w:rPr>
        <w:t xml:space="preserve"> </w:t>
      </w:r>
    </w:p>
    <w:p w14:paraId="080078DB" w14:textId="5C28483F" w:rsidR="00A72071" w:rsidRDefault="00A72071" w:rsidP="00A5184B">
      <w:pPr>
        <w:pStyle w:val="36"/>
        <w:framePr w:wrap="notBeside"/>
        <w:rPr>
          <w:rtl/>
        </w:rPr>
      </w:pPr>
      <w:r w:rsidRPr="00A72071">
        <w:rPr>
          <w:rFonts w:hint="cs"/>
          <w:rtl/>
        </w:rPr>
        <w:t>ו</w:t>
      </w:r>
      <w:r>
        <w:rPr>
          <w:rFonts w:hint="cs"/>
          <w:rtl/>
        </w:rPr>
        <w:t xml:space="preserve">אין לומר</w:t>
      </w:r>
      <w:del w:id="41082" w:author="Claude" w:date="2026-10-07T09:25:01Z">
        <w:r>
          <w:rPr>
            <w:rFonts w:hint="cs"/>
            <w:rtl/>
          </w:rPr>
          <w:delText xml:space="preserve"> </w:delText>
        </w:r>
      </w:del>
      <w:r>
        <w:rPr>
          <w:rFonts w:hint="cs"/>
          <w:rtl/>
        </w:rPr>
        <w:t xml:space="preserve">:</w:t>
      </w:r>
      <w:r w:rsidRPr="00A72071">
        <w:rPr>
          <w:rFonts w:hint="cs"/>
          <w:rtl/>
        </w:rPr>
        <w:t xml:space="preserve"> </w:t>
      </w:r>
    </w:p>
    <w:p w14:paraId="7FC07E9D" w14:textId="77777777" w:rsidR="00EB782B" w:rsidRDefault="00A72071" w:rsidP="005B1A52">
      <w:pPr>
        <w:rPr>
          <w:rStyle w:val="afffffe"/>
          <w:rtl/>
        </w:rPr>
      </w:pPr>
      <w:r>
        <w:rPr>
          <w:rFonts w:hint="cs"/>
          <w:rtl/>
        </w:rPr>
        <w:t>ד</w:t>
      </w:r>
      <w:r w:rsidR="00FF3740" w:rsidRPr="00A72071">
        <w:rPr>
          <w:rtl/>
        </w:rPr>
        <w:t>תנא ושייר.</w:t>
      </w:r>
      <w:r>
        <w:rPr>
          <w:rFonts w:hint="cs"/>
          <w:rtl/>
        </w:rPr>
        <w:t xml:space="preserve"> </w:t>
      </w:r>
      <w:r w:rsidR="00FF3740" w:rsidRPr="006F178A">
        <w:rPr>
          <w:rFonts w:hint="cs"/>
          <w:rtl/>
        </w:rPr>
        <w:t>-</w:t>
      </w:r>
      <w:r w:rsidR="00FF3740" w:rsidRPr="00D06318">
        <w:rPr>
          <w:rStyle w:val="afffffe"/>
          <w:rFonts w:hint="cs"/>
          <w:rtl/>
        </w:rPr>
        <w:t xml:space="preserve"> </w:t>
      </w:r>
      <w:r w:rsidR="00FF3740" w:rsidRPr="00D06318">
        <w:rPr>
          <w:rStyle w:val="afffffe"/>
          <w:rtl/>
        </w:rPr>
        <w:t>לא יחל דברו</w:t>
      </w:r>
      <w:r w:rsidR="00EB782B">
        <w:rPr>
          <w:rFonts w:hint="cs"/>
          <w:rtl/>
        </w:rPr>
        <w:t xml:space="preserve"> </w:t>
      </w:r>
      <w:r w:rsidR="0076727F" w:rsidRPr="0076727F">
        <w:rPr>
          <w:rFonts w:hint="cs"/>
          <w:rtl/>
        </w:rPr>
        <w:t>אינ</w:t>
      </w:r>
      <w:r w:rsidR="005B1A52" w:rsidRPr="0076727F">
        <w:rPr>
          <w:rFonts w:hint="cs"/>
          <w:rtl/>
        </w:rPr>
        <w:t>ו שיור</w:t>
      </w:r>
      <w:r w:rsidR="0076727F">
        <w:rPr>
          <w:rFonts w:hint="cs"/>
          <w:rtl/>
        </w:rPr>
        <w:t xml:space="preserve">, </w:t>
      </w:r>
      <w:r w:rsidR="005B1A52">
        <w:rPr>
          <w:rFonts w:hint="cs"/>
          <w:rtl/>
        </w:rPr>
        <w:t>ד</w:t>
      </w:r>
      <w:r w:rsidR="00FF3740" w:rsidRPr="00A72071">
        <w:rPr>
          <w:rtl/>
        </w:rPr>
        <w:t xml:space="preserve">תני מידי </w:t>
      </w:r>
      <w:r w:rsidR="0076727F">
        <w:rPr>
          <w:rFonts w:hint="cs"/>
          <w:rtl/>
        </w:rPr>
        <w:t>שאינו במקום אחר</w:t>
      </w:r>
      <w:r w:rsidR="00FF3740" w:rsidRPr="00A72071">
        <w:rPr>
          <w:rtl/>
        </w:rPr>
        <w:t xml:space="preserve">, </w:t>
      </w:r>
    </w:p>
    <w:p w14:paraId="73573A50" w14:textId="44E0E59F" w:rsidR="00FF3740" w:rsidRPr="00A72071" w:rsidRDefault="00EB782B" w:rsidP="00511FE2">
      <w:pPr>
        <w:spacing w:after="60"/>
        <w:ind w:left="565" w:firstLine="113"/>
        <w:rPr>
          <w:rtl/>
        </w:rPr>
      </w:pPr>
      <w:r>
        <w:rPr>
          <w:rStyle w:val="afffffe"/>
          <w:rFonts w:hint="cs"/>
          <w:rtl/>
        </w:rPr>
        <w:t xml:space="preserve"> </w:t>
      </w:r>
      <w:r w:rsidR="00FF3740" w:rsidRPr="005B1A52">
        <w:rPr>
          <w:rStyle w:val="afffffe"/>
          <w:rtl/>
        </w:rPr>
        <w:t>לא יחל דברו</w:t>
      </w:r>
      <w:r w:rsidR="00FF3740" w:rsidRPr="00A72071">
        <w:rPr>
          <w:rtl/>
        </w:rPr>
        <w:t xml:space="preserve"> </w:t>
      </w:r>
      <w:r w:rsidR="0076727F">
        <w:rPr>
          <w:rFonts w:hint="cs"/>
          <w:rtl/>
        </w:rPr>
        <w:t>ישנו</w:t>
      </w:r>
      <w:r w:rsidR="00FF3740" w:rsidRPr="00A72071">
        <w:rPr>
          <w:rtl/>
        </w:rPr>
        <w:t xml:space="preserve"> בנדרי</w:t>
      </w:r>
      <w:r w:rsidR="005B1A52">
        <w:rPr>
          <w:rFonts w:hint="cs"/>
          <w:rtl/>
        </w:rPr>
        <w:t>ם</w:t>
      </w:r>
      <w:r w:rsidR="00FF3740" w:rsidRPr="00A72071">
        <w:rPr>
          <w:rtl/>
        </w:rPr>
        <w:t>.</w:t>
      </w:r>
    </w:p>
    <w:p w14:paraId="1FB91F5D" w14:textId="77777777" w:rsidR="00AB6BD7" w:rsidRDefault="00AB6BD7" w:rsidP="00A5184B">
      <w:pPr>
        <w:pStyle w:val="36"/>
        <w:framePr w:wrap="notBeside"/>
        <w:rPr>
          <w:spacing w:val="-2"/>
          <w:rtl/>
        </w:rPr>
      </w:pPr>
      <w:r w:rsidRPr="00AB6BD7">
        <w:rPr>
          <w:rFonts w:hint="cs"/>
          <w:rtl/>
        </w:rPr>
        <w:t xml:space="preserve">הקשה </w:t>
      </w:r>
      <w:r w:rsidR="00FF3740" w:rsidRPr="00AB6BD7">
        <w:rPr>
          <w:rtl/>
        </w:rPr>
        <w:t>רבינא</w:t>
      </w:r>
      <w:r w:rsidR="00A64D33" w:rsidRPr="00AB6BD7">
        <w:rPr>
          <w:rFonts w:hint="cs"/>
          <w:rtl/>
        </w:rPr>
        <w:t xml:space="preserve"> </w:t>
      </w:r>
    </w:p>
    <w:p w14:paraId="1A339AD2" w14:textId="6D3002E8" w:rsidR="005B1A52" w:rsidRPr="00B205BF" w:rsidRDefault="00FF3740" w:rsidP="00FF3740">
      <w:pPr>
        <w:rPr>
          <w:rtl/>
        </w:rPr>
      </w:pPr>
      <w:r w:rsidRPr="00B205BF">
        <w:rPr>
          <w:rtl/>
        </w:rPr>
        <w:t xml:space="preserve">והא שייר דבין הביניים! </w:t>
      </w:r>
    </w:p>
    <w:p w14:paraId="611F9294" w14:textId="012EA1DE" w:rsidR="00A64D33" w:rsidRDefault="00FF3740" w:rsidP="00A5184B">
      <w:pPr>
        <w:pStyle w:val="36"/>
        <w:framePr w:wrap="notBeside"/>
        <w:rPr>
          <w:rtl/>
        </w:rPr>
      </w:pPr>
      <w:r w:rsidRPr="00A64D33">
        <w:rPr>
          <w:rtl/>
        </w:rPr>
        <w:t xml:space="preserve">אלא </w:t>
      </w:r>
      <w:r w:rsidR="00A64D33">
        <w:rPr>
          <w:rFonts w:hint="cs"/>
          <w:rtl/>
        </w:rPr>
        <w:t xml:space="preserve"> ר''פ:</w:t>
      </w:r>
    </w:p>
    <w:p w14:paraId="71745E9A" w14:textId="77777777" w:rsidR="00185C41" w:rsidRDefault="00FF3740" w:rsidP="00A64D33">
      <w:pPr>
        <w:rPr>
          <w:rtl/>
        </w:rPr>
      </w:pPr>
      <w:r w:rsidRPr="00D454EC">
        <w:rPr>
          <w:spacing w:val="-2"/>
          <w:rtl/>
        </w:rPr>
        <w:t xml:space="preserve">לא תניא </w:t>
      </w:r>
      <w:r w:rsidR="00EB3AD9">
        <w:rPr>
          <w:rFonts w:hint="cs"/>
          <w:spacing w:val="-2"/>
          <w:rtl/>
        </w:rPr>
        <w:t xml:space="preserve">לוקה </w:t>
      </w:r>
      <w:r w:rsidRPr="00766B62">
        <w:rPr>
          <w:rFonts w:cs="BA Vilna Bold"/>
          <w:spacing w:val="-2"/>
          <w:rtl/>
        </w:rPr>
        <w:t>חמש</w:t>
      </w:r>
      <w:r w:rsidRPr="00D454EC">
        <w:rPr>
          <w:spacing w:val="-2"/>
          <w:rtl/>
        </w:rPr>
        <w:t>.</w:t>
      </w:r>
      <w:r w:rsidR="00A64D33">
        <w:rPr>
          <w:rFonts w:hint="cs"/>
          <w:spacing w:val="-2"/>
          <w:rtl/>
        </w:rPr>
        <w:t xml:space="preserve"> </w:t>
      </w:r>
      <w:r w:rsidR="00A64D33">
        <w:rPr>
          <w:rFonts w:hint="cs"/>
          <w:rtl/>
        </w:rPr>
        <w:t xml:space="preserve"> </w:t>
      </w:r>
      <w:r w:rsidR="00EB782B">
        <w:rPr>
          <w:rFonts w:hint="cs"/>
          <w:rtl/>
        </w:rPr>
        <w:t>ו</w:t>
      </w:r>
      <w:r w:rsidRPr="006F178A">
        <w:rPr>
          <w:rFonts w:hint="cs"/>
          <w:rtl/>
        </w:rPr>
        <w:t>הקשה</w:t>
      </w:r>
      <w:r w:rsidR="00A64D33">
        <w:rPr>
          <w:rFonts w:hint="cs"/>
          <w:rtl/>
        </w:rPr>
        <w:t xml:space="preserve"> </w:t>
      </w:r>
      <w:r w:rsidRPr="006F178A">
        <w:rPr>
          <w:rFonts w:hint="cs"/>
          <w:rtl/>
        </w:rPr>
        <w:t xml:space="preserve">על חמש </w:t>
      </w:r>
      <w:r w:rsidR="00185C41">
        <w:rPr>
          <w:rFonts w:hint="cs"/>
          <w:rtl/>
        </w:rPr>
        <w:t>ש</w:t>
      </w:r>
      <w:r w:rsidRPr="006F178A">
        <w:rPr>
          <w:rFonts w:hint="cs"/>
          <w:rtl/>
        </w:rPr>
        <w:t xml:space="preserve">סבר </w:t>
      </w:r>
      <w:r w:rsidR="00185C41">
        <w:rPr>
          <w:rFonts w:hint="cs"/>
          <w:rtl/>
        </w:rPr>
        <w:t>ש</w:t>
      </w:r>
      <w:r w:rsidRPr="006F178A">
        <w:rPr>
          <w:rFonts w:hint="cs"/>
          <w:rtl/>
        </w:rPr>
        <w:t>אי</w:t>
      </w:r>
      <w:r w:rsidRPr="006F178A">
        <w:rPr>
          <w:rtl/>
        </w:rPr>
        <w:t>"</w:t>
      </w:r>
      <w:r w:rsidRPr="006F178A">
        <w:rPr>
          <w:rFonts w:hint="cs"/>
          <w:rtl/>
        </w:rPr>
        <w:t>ז גמרא וחזר בו</w:t>
      </w:r>
      <w:r w:rsidR="00185C41">
        <w:rPr>
          <w:rFonts w:hint="cs"/>
          <w:rtl/>
        </w:rPr>
        <w:t>,</w:t>
      </w:r>
      <w:r w:rsidRPr="006F178A">
        <w:rPr>
          <w:rFonts w:hint="cs"/>
          <w:rtl/>
        </w:rPr>
        <w:t xml:space="preserve"> </w:t>
      </w:r>
    </w:p>
    <w:p w14:paraId="7FA3268C" w14:textId="73D9F4F9" w:rsidR="00FF3740" w:rsidRPr="006F178A" w:rsidRDefault="00185C41" w:rsidP="00185C41">
      <w:pPr>
        <w:ind w:left="791" w:firstLine="113"/>
        <w:rPr>
          <w:rtl/>
        </w:rPr>
      </w:pPr>
      <w:r>
        <w:rPr>
          <w:rFonts w:hint="cs"/>
          <w:rtl/>
        </w:rPr>
        <w:t xml:space="preserve"> </w:t>
      </w:r>
      <w:r w:rsidR="00FF3740" w:rsidRPr="006F178A">
        <w:rPr>
          <w:rFonts w:hint="cs"/>
          <w:rtl/>
        </w:rPr>
        <w:t xml:space="preserve">ולא ידע דגמרא היא בידו ולא </w:t>
      </w:r>
      <w:r w:rsidR="008D5006">
        <w:rPr>
          <w:rFonts w:hint="cs"/>
          <w:rtl/>
        </w:rPr>
        <w:t>יחזור</w:t>
      </w:r>
      <w:r w:rsidR="00FF3740" w:rsidRPr="006F178A">
        <w:rPr>
          <w:rFonts w:hint="cs"/>
          <w:rtl/>
        </w:rPr>
        <w:t xml:space="preserve"> בו</w:t>
      </w:r>
      <w:r w:rsidR="00B205BF">
        <w:rPr>
          <w:rFonts w:hint="cs"/>
          <w:rtl/>
        </w:rPr>
        <w:t>.</w:t>
      </w:r>
      <w:r w:rsidR="00FF3740" w:rsidRPr="006F178A">
        <w:rPr>
          <w:rFonts w:hint="cs"/>
          <w:rtl/>
        </w:rPr>
        <w:t xml:space="preserve"> </w:t>
      </w:r>
    </w:p>
    <w:p w14:paraId="310AB8F4" w14:textId="77777777" w:rsidR="00FF3740" w:rsidRPr="006F178A" w:rsidRDefault="00FF3740" w:rsidP="00516202">
      <w:pPr>
        <w:pStyle w:val="affff5"/>
        <w:framePr w:wrap="around"/>
        <w:rPr>
          <w:rFonts w:cs="FontbitDavid"/>
          <w:rtl/>
        </w:rPr>
      </w:pPr>
      <w:r w:rsidRPr="006F178A">
        <w:rPr>
          <w:rFonts w:hint="cs"/>
          <w:rtl/>
        </w:rPr>
        <w:t>לט</w:t>
      </w:r>
      <w:r w:rsidRPr="006F178A">
        <w:rPr>
          <w:rFonts w:cs="FontbitDavid" w:hint="cs"/>
          <w:rtl/>
        </w:rPr>
        <w:t>.</w:t>
      </w:r>
    </w:p>
    <w:p w14:paraId="0366384B" w14:textId="7F637FCE" w:rsidR="00FF3740" w:rsidRPr="006F178A" w:rsidRDefault="004629DC" w:rsidP="00FF3740">
      <w:pPr>
        <w:pStyle w:val="afffff3"/>
        <w:rPr>
          <w:b/>
          <w:sz w:val="20"/>
          <w:rtl/>
        </w:rPr>
      </w:pPr>
      <w:ins w:id="9850" w:author="מספור קטעי משנה" w:date="2026-10-06T06:45:37Z">
        <w:r>
          <w:rPr>
            <w:rStyle w:val="MisparKeta"/>
          </w:rPr>
          <w:t xml:space="preserve">א. </w:t>
        </w:r>
      </w:ins>
      <w:r>
        <w:rPr>
          <w:rFonts w:hint="cs"/>
          <w:b/>
          <w:rtl/>
          <w:rPrChange w:id="40039" w:author="Claude" w:date="2026-10-06T13:34:43Z">
            <w:rPr>
              <w:rFonts w:hint="cs"/>
              <w:b/>
              <w:sz w:val="20"/>
              <w:rtl/>
            </w:rPr>
          </w:rPrChange>
        </w:rPr>
        <w:t>חרצנין וזגין</w:t>
      </w:r>
      <w:r w:rsidR="00FF3740" w:rsidRPr="006F178A">
        <w:rPr>
          <w:b/>
          <w:rtl/>
          <w:rPrChange w:id="40040" w:author="Claude" w:date="2026-10-06T13:34:43Z">
            <w:rPr>
              <w:b/>
              <w:sz w:val="20"/>
              <w:rtl/>
            </w:rPr>
          </w:rPrChange>
        </w:rPr>
        <w:t>.</w:t>
      </w:r>
    </w:p>
    <w:p w14:paraId="150ECAC1" w14:textId="77777777" w:rsidR="008B7D33" w:rsidRDefault="00FF3740" w:rsidP="00A5184B">
      <w:pPr>
        <w:pStyle w:val="36"/>
        <w:framePr w:wrap="notBeside"/>
        <w:rPr>
          <w:rFonts w:ascii="FontbitDavid" w:hAnsi="FontbitDavid"/>
          <w:rtl/>
        </w:rPr>
      </w:pPr>
      <w:r w:rsidRPr="008B7D33">
        <w:rPr>
          <w:rtl/>
        </w:rPr>
        <w:t>מתרגמינן:</w:t>
      </w:r>
    </w:p>
    <w:p w14:paraId="038A4BF3" w14:textId="5CD0C205" w:rsidR="00FF3740" w:rsidRPr="006F178A" w:rsidRDefault="00FF3740" w:rsidP="00FF3740">
      <w:pPr>
        <w:rPr>
          <w:rtl/>
        </w:rPr>
      </w:pPr>
      <w:r w:rsidRPr="006F178A">
        <w:rPr>
          <w:rFonts w:ascii="FontbitDavid" w:hAnsi="FontbitDavid"/>
          <w:rtl/>
        </w:rPr>
        <w:t>מפורצנין</w:t>
      </w:r>
      <w:r w:rsidR="004629DC" w:rsidRPr="004629DC">
        <w:rPr>
          <w:rStyle w:val="a6"/>
          <w:rFonts w:hint="cs"/>
          <w:rtl/>
        </w:rPr>
        <w:t xml:space="preserve"> פנימים</w:t>
      </w:r>
      <w:r w:rsidRPr="006F178A">
        <w:rPr>
          <w:rFonts w:ascii="FontbitDavid" w:hAnsi="FontbitDavid"/>
          <w:rtl/>
        </w:rPr>
        <w:t xml:space="preserve"> ועד עיצורין</w:t>
      </w:r>
      <w:r w:rsidR="00642663">
        <w:rPr>
          <w:rStyle w:val="a6"/>
          <w:rFonts w:hint="cs"/>
          <w:rtl/>
        </w:rPr>
        <w:t xml:space="preserve"> </w:t>
      </w:r>
      <w:r w:rsidR="00642663" w:rsidRPr="00642663">
        <w:rPr>
          <w:rStyle w:val="a6"/>
          <w:rFonts w:hint="cs"/>
          <w:rtl/>
        </w:rPr>
        <w:t>חיצונין</w:t>
      </w:r>
      <w:r w:rsidR="008B7D33">
        <w:rPr>
          <w:rFonts w:ascii="FontbitDavid" w:hAnsi="FontbitDavid" w:hint="cs"/>
          <w:rtl/>
        </w:rPr>
        <w:t>-</w:t>
      </w:r>
      <w:r w:rsidRPr="006F178A">
        <w:rPr>
          <w:rFonts w:ascii="FontbitDavid" w:hAnsi="FontbitDavid"/>
          <w:rtl/>
        </w:rPr>
        <w:t xml:space="preserve"> </w:t>
      </w:r>
      <w:r w:rsidRPr="00970C3A">
        <w:rPr>
          <w:rStyle w:val="27"/>
          <w:rtl/>
        </w:rPr>
        <w:t>כר' יוסי</w:t>
      </w:r>
      <w:r w:rsidR="00642663" w:rsidRPr="00970C3A">
        <w:rPr>
          <w:rStyle w:val="27"/>
          <w:rFonts w:hint="cs"/>
          <w:rtl/>
        </w:rPr>
        <w:t xml:space="preserve"> </w:t>
      </w:r>
      <w:r w:rsidR="00642663" w:rsidRPr="00642663">
        <w:rPr>
          <w:rStyle w:val="a6"/>
          <w:rFonts w:hint="cs"/>
          <w:rtl/>
        </w:rPr>
        <w:t>דמתני</w:t>
      </w:r>
      <w:r w:rsidRPr="006F178A">
        <w:rPr>
          <w:rFonts w:ascii="FontbitDavid" w:hAnsi="FontbitDavid"/>
          <w:rtl/>
        </w:rPr>
        <w:t>.</w:t>
      </w:r>
    </w:p>
    <w:p w14:paraId="6B904D51" w14:textId="77777777" w:rsidR="00FF3740" w:rsidRPr="006F178A" w:rsidRDefault="00FF3740" w:rsidP="000F6CD2">
      <w:pPr>
        <w:pStyle w:val="afffffb"/>
        <w:rPr>
          <w:rtl/>
        </w:rPr>
      </w:pPr>
      <w:r>
        <w:rPr>
          <w:rtl/>
        </w:rPr>
        <w:t>׹</w:t>
      </w:r>
    </w:p>
    <w:p>
      <w:pPr>
        <w:pStyle w:val="affffff2"/>
        <w:rPr>
          <w:ins w:id="20312" w:author="קלוד" w:date="2026-10-06T10:09:33Z"/>
        </w:rPr>
      </w:pPr>
      <w:ins w:id="20311" w:author="קלוד" w:date="2026-10-06T10:09:33Z">
        <w:r>
          <w:t xml:space="preserve">משנה ג</w:t>
        </w:r>
      </w:ins>
    </w:p>
    <w:p w14:paraId="1AFDA7EF" w14:textId="77777777" w:rsidR="00FF3740" w:rsidRPr="006F178A" w:rsidRDefault="00FF3740" w:rsidP="002444F7">
      <w:pPr>
        <w:pStyle w:val="affffb"/>
        <w:spacing w:before="120"/>
        <w:jc w:val="center"/>
        <w:rPr>
          <w:rtl/>
        </w:rPr>
        <w:pPrChange w:id="90035" w:author="קלוד" w:date="2026-10-08T12:08:16Z">
          <w:pPr>
            <w:pStyle w:val="affffb"/>
            <w:jc w:val="center"/>
          </w:pPr>
        </w:pPrChange>
      </w:pPr>
      <w:r w:rsidRPr="006F178A">
        <w:rPr>
          <w:rtl/>
        </w:rPr>
        <w:t>סתם נזירות ל' יום.</w:t>
      </w:r>
    </w:p>
    <w:p w14:paraId="1020499A" w14:textId="77777777" w:rsidR="00FF3740" w:rsidRPr="006F178A" w:rsidRDefault="00FF3740" w:rsidP="00FF3740">
      <w:pPr>
        <w:pStyle w:val="affffb"/>
        <w:rPr>
          <w:rtl/>
        </w:rPr>
      </w:pPr>
      <w:r w:rsidRPr="006F178A">
        <w:rPr>
          <w:rtl/>
        </w:rPr>
        <w:t>גילח או שגילחוהו לסטים - סותר ל' יום.</w:t>
      </w:r>
    </w:p>
    <w:p w14:paraId="41B46140" w14:textId="77777777" w:rsidR="00FF3740" w:rsidRPr="006F178A" w:rsidRDefault="00FF3740" w:rsidP="00FF3740">
      <w:pPr>
        <w:pStyle w:val="affffb"/>
        <w:rPr>
          <w:rtl/>
        </w:rPr>
      </w:pPr>
      <w:r w:rsidRPr="006F178A">
        <w:rPr>
          <w:rtl/>
        </w:rPr>
        <w:t>נזיר שגילח בין בזוג בין בתער, או שסיפסף כל שהוא - חייב.</w:t>
      </w:r>
    </w:p>
    <w:p w14:paraId="46306DB7" w14:textId="6B073F6E" w:rsidR="000E73FB" w:rsidRDefault="00FF3740" w:rsidP="00BA44EB">
      <w:pPr>
        <w:pStyle w:val="a7"/>
        <w:rPr>
          <w:rtl/>
        </w:rPr>
      </w:pPr>
      <w:r w:rsidRPr="00742D4D">
        <w:rPr>
          <w:b/>
          <w:bCs/>
          <w:rtl/>
        </w:rPr>
        <w:t>איבעיא להו</w:t>
      </w:r>
      <w:r w:rsidRPr="006F178A">
        <w:rPr>
          <w:rtl/>
        </w:rPr>
        <w:t xml:space="preserve">: </w:t>
      </w:r>
      <w:r w:rsidR="0096441F">
        <w:rPr>
          <w:rFonts w:hint="cs"/>
          <w:rtl/>
        </w:rPr>
        <w:t>השער</w:t>
      </w:r>
      <w:r w:rsidR="00112EE9">
        <w:rPr>
          <w:rFonts w:hint="cs"/>
          <w:rtl/>
        </w:rPr>
        <w:t>+</w:t>
      </w:r>
      <w:r w:rsidR="0096441F">
        <w:rPr>
          <w:rFonts w:hint="cs"/>
          <w:rtl/>
        </w:rPr>
        <w:t>ה</w:t>
      </w:r>
      <w:r w:rsidRPr="006F178A">
        <w:rPr>
          <w:rtl/>
        </w:rPr>
        <w:t xml:space="preserve">, </w:t>
      </w:r>
      <w:r w:rsidR="0096441F">
        <w:rPr>
          <w:rFonts w:hint="cs"/>
          <w:rtl/>
        </w:rPr>
        <w:t>האם גודלת מעיקרה או מלמעלה</w:t>
      </w:r>
      <w:r w:rsidRPr="006F178A">
        <w:rPr>
          <w:rtl/>
        </w:rPr>
        <w:t xml:space="preserve">? </w:t>
      </w:r>
      <w:r w:rsidRPr="006F178A">
        <w:rPr>
          <w:rFonts w:hint="cs"/>
          <w:rtl/>
        </w:rPr>
        <w:t xml:space="preserve"> </w:t>
      </w:r>
    </w:p>
    <w:p w14:paraId="724F2A8F" w14:textId="77777777" w:rsidR="0096441F" w:rsidRDefault="00FF3740" w:rsidP="00A5184B">
      <w:pPr>
        <w:pStyle w:val="36"/>
        <w:framePr w:wrap="notBeside"/>
        <w:rPr>
          <w:rtl/>
        </w:rPr>
      </w:pPr>
      <w:r w:rsidRPr="0096441F">
        <w:rPr>
          <w:rFonts w:hint="cs"/>
          <w:rtl/>
        </w:rPr>
        <w:t>ונפק</w:t>
      </w:r>
      <w:r w:rsidRPr="0096441F">
        <w:rPr>
          <w:rtl/>
        </w:rPr>
        <w:t>"</w:t>
      </w:r>
      <w:r w:rsidRPr="0096441F">
        <w:rPr>
          <w:rFonts w:hint="cs"/>
          <w:rtl/>
        </w:rPr>
        <w:t xml:space="preserve">מ </w:t>
      </w:r>
    </w:p>
    <w:p w14:paraId="488AE268" w14:textId="6378687B" w:rsidR="008E1B20" w:rsidRDefault="00FF3740" w:rsidP="008E1B20">
      <w:pPr>
        <w:jc w:val="center"/>
        <w:rPr>
          <w:rtl/>
        </w:rPr>
      </w:pPr>
      <w:r w:rsidRPr="006F178A">
        <w:rPr>
          <w:rFonts w:hint="cs"/>
          <w:rtl/>
        </w:rPr>
        <w:t>ל</w:t>
      </w:r>
      <w:r w:rsidRPr="006F178A">
        <w:rPr>
          <w:rtl/>
        </w:rPr>
        <w:t>גילחוהו ליסטים ושיירו בו כדי לכוף ראשו לעיקרו,</w:t>
      </w:r>
    </w:p>
    <w:p w14:paraId="69DB4746" w14:textId="0D171CF8" w:rsidR="00FF3740" w:rsidRPr="006F178A" w:rsidRDefault="00FF3740" w:rsidP="008E1B20">
      <w:pPr>
        <w:spacing w:after="60"/>
        <w:rPr>
          <w:rtl/>
        </w:rPr>
      </w:pPr>
      <w:r w:rsidRPr="006F178A">
        <w:rPr>
          <w:rtl/>
        </w:rPr>
        <w:t>א</w:t>
      </w:r>
      <w:r w:rsidR="008E1B20">
        <w:rPr>
          <w:rFonts w:hint="cs"/>
          <w:rtl/>
        </w:rPr>
        <w:t>ם</w:t>
      </w:r>
      <w:r w:rsidRPr="006F178A">
        <w:rPr>
          <w:rtl/>
        </w:rPr>
        <w:t xml:space="preserve"> </w:t>
      </w:r>
      <w:r w:rsidR="004F5A65">
        <w:rPr>
          <w:rFonts w:hint="cs"/>
          <w:rtl/>
        </w:rPr>
        <w:t>גודלת מעיקרה</w:t>
      </w:r>
      <w:r w:rsidR="008E1B20">
        <w:rPr>
          <w:rFonts w:hint="cs"/>
          <w:rtl/>
        </w:rPr>
        <w:t>-</w:t>
      </w:r>
      <w:r w:rsidRPr="006F178A">
        <w:rPr>
          <w:rtl/>
        </w:rPr>
        <w:t xml:space="preserve"> </w:t>
      </w:r>
      <w:r w:rsidR="0096441F">
        <w:rPr>
          <w:rFonts w:hint="cs"/>
          <w:rtl/>
        </w:rPr>
        <w:t>בטלה נזי</w:t>
      </w:r>
      <w:r w:rsidR="004F5A65">
        <w:rPr>
          <w:rFonts w:hint="cs"/>
          <w:rtl/>
        </w:rPr>
        <w:t>ר</w:t>
      </w:r>
      <w:r w:rsidR="0096441F">
        <w:rPr>
          <w:rFonts w:hint="cs"/>
          <w:rtl/>
        </w:rPr>
        <w:t>ות</w:t>
      </w:r>
      <w:r w:rsidR="008E1B20">
        <w:rPr>
          <w:rFonts w:hint="cs"/>
          <w:rtl/>
        </w:rPr>
        <w:t>,</w:t>
      </w:r>
      <w:r w:rsidR="0096441F">
        <w:rPr>
          <w:rFonts w:hint="cs"/>
          <w:rtl/>
        </w:rPr>
        <w:t xml:space="preserve"> </w:t>
      </w:r>
      <w:r w:rsidR="008E1B20">
        <w:rPr>
          <w:rFonts w:hint="cs"/>
          <w:rtl/>
        </w:rPr>
        <w:t xml:space="preserve"> </w:t>
      </w:r>
      <w:r w:rsidR="0096441F">
        <w:rPr>
          <w:rFonts w:hint="cs"/>
          <w:rtl/>
        </w:rPr>
        <w:t>אי מלמעלה</w:t>
      </w:r>
      <w:r w:rsidR="008E1B20">
        <w:rPr>
          <w:rFonts w:hint="cs"/>
          <w:rtl/>
        </w:rPr>
        <w:t>-</w:t>
      </w:r>
      <w:r w:rsidR="0096441F">
        <w:rPr>
          <w:rFonts w:hint="cs"/>
          <w:rtl/>
        </w:rPr>
        <w:t xml:space="preserve"> הא עדיין קדוש. </w:t>
      </w:r>
    </w:p>
    <w:p w14:paraId="09157A61" w14:textId="065B5525" w:rsidR="0096441F" w:rsidRDefault="009A4EC2" w:rsidP="00A5184B">
      <w:pPr>
        <w:pStyle w:val="36"/>
        <w:framePr w:wrap="notBeside"/>
        <w:rPr>
          <w:rtl/>
        </w:rPr>
      </w:pPr>
      <w:r>
        <w:rPr>
          <w:rFonts w:hint="cs"/>
          <w:rtl/>
        </w:rPr>
        <w:t xml:space="preserve">א. </w:t>
      </w:r>
      <w:r w:rsidR="00FF3740" w:rsidRPr="0096441F">
        <w:rPr>
          <w:rtl/>
        </w:rPr>
        <w:t>ת"ש</w:t>
      </w:r>
      <w:r>
        <w:rPr>
          <w:rFonts w:hint="cs"/>
          <w:rtl/>
        </w:rPr>
        <w:t>:</w:t>
      </w:r>
      <w:r w:rsidR="00FF3740" w:rsidRPr="0096441F">
        <w:rPr>
          <w:rtl/>
        </w:rPr>
        <w:t xml:space="preserve"> </w:t>
      </w:r>
    </w:p>
    <w:p w14:paraId="1C4A3215" w14:textId="0ABC28FB" w:rsidR="00FF3740" w:rsidRPr="00001F59" w:rsidRDefault="00C946D5" w:rsidP="00FF3740">
      <w:pPr>
        <w:rPr>
          <w:spacing w:val="-2"/>
          <w:rtl/>
        </w:rPr>
      </w:pPr>
      <w:r w:rsidRPr="00001F59">
        <w:rPr>
          <w:rFonts w:hint="cs"/>
          <w:spacing w:val="-2"/>
          <w:rtl/>
        </w:rPr>
        <w:t>ביצי</w:t>
      </w:r>
      <w:r w:rsidR="00001F59" w:rsidRPr="00001F59">
        <w:rPr>
          <w:rFonts w:hint="cs"/>
          <w:spacing w:val="-2"/>
          <w:rtl/>
        </w:rPr>
        <w:t xml:space="preserve"> </w:t>
      </w:r>
      <w:r w:rsidRPr="00001F59">
        <w:rPr>
          <w:rFonts w:hint="cs"/>
          <w:spacing w:val="-2"/>
          <w:rtl/>
        </w:rPr>
        <w:t xml:space="preserve">כינים שעומדים בשורש השיער, אי </w:t>
      </w:r>
      <w:r w:rsidR="00001F59" w:rsidRPr="00001F59">
        <w:rPr>
          <w:rFonts w:hint="cs"/>
          <w:spacing w:val="-2"/>
          <w:rtl/>
        </w:rPr>
        <w:t>גודלת מלמטה</w:t>
      </w:r>
      <w:r w:rsidR="00FF3740" w:rsidRPr="00001F59">
        <w:rPr>
          <w:spacing w:val="-2"/>
          <w:rtl/>
        </w:rPr>
        <w:t xml:space="preserve">, </w:t>
      </w:r>
      <w:r w:rsidR="0090350F" w:rsidRPr="00001F59">
        <w:rPr>
          <w:rFonts w:hint="cs"/>
          <w:spacing w:val="-2"/>
          <w:rtl/>
        </w:rPr>
        <w:t>מדוע נשארת בשורש</w:t>
      </w:r>
    </w:p>
    <w:p w14:paraId="0948A6B1" w14:textId="77777777" w:rsidR="00912104" w:rsidRDefault="0090350F" w:rsidP="00A5184B">
      <w:pPr>
        <w:pStyle w:val="36"/>
        <w:framePr w:wrap="notBeside"/>
        <w:rPr>
          <w:rFonts w:ascii="FontbitDavid" w:hAnsi="FontbitDavid"/>
          <w:rtl/>
        </w:rPr>
      </w:pPr>
      <w:r w:rsidRPr="00912104">
        <w:rPr>
          <w:rFonts w:hint="cs"/>
          <w:rtl/>
        </w:rPr>
        <w:t xml:space="preserve">ודחי' </w:t>
      </w:r>
    </w:p>
    <w:p w14:paraId="65700773" w14:textId="226EE04B" w:rsidR="00FF3740" w:rsidRPr="006F178A" w:rsidRDefault="0090350F" w:rsidP="00E65D17">
      <w:pPr>
        <w:spacing w:after="40"/>
        <w:rPr>
          <w:rtl/>
        </w:rPr>
      </w:pPr>
      <w:r w:rsidRPr="00912104">
        <w:rPr>
          <w:rFonts w:ascii="FontbitDavid" w:hAnsi="FontbitDavid" w:hint="cs"/>
          <w:rtl/>
        </w:rPr>
        <w:t>ד</w:t>
      </w:r>
      <w:r w:rsidR="00FF3740" w:rsidRPr="00912104">
        <w:rPr>
          <w:rFonts w:ascii="FontbitDavid" w:hAnsi="FontbitDavid"/>
          <w:rtl/>
        </w:rPr>
        <w:t xml:space="preserve">אגב חיותא </w:t>
      </w:r>
      <w:r w:rsidRPr="00912104">
        <w:rPr>
          <w:rFonts w:ascii="FontbitDavid" w:hAnsi="FontbitDavid" w:hint="cs"/>
          <w:rtl/>
        </w:rPr>
        <w:t>יורדת ללמטה</w:t>
      </w:r>
      <w:r w:rsidR="00001F59">
        <w:rPr>
          <w:rFonts w:ascii="FontbitDavid" w:hAnsi="FontbitDavid" w:hint="cs"/>
          <w:rtl/>
        </w:rPr>
        <w:t>.</w:t>
      </w:r>
      <w:r w:rsidRPr="00912104">
        <w:rPr>
          <w:rFonts w:ascii="FontbitDavid" w:hAnsi="FontbitDavid" w:hint="cs"/>
          <w:rtl/>
        </w:rPr>
        <w:t xml:space="preserve"> </w:t>
      </w:r>
    </w:p>
    <w:p w14:paraId="20D05ABD" w14:textId="22DBD9A8" w:rsidR="00912104" w:rsidRDefault="004F5A65" w:rsidP="00A5184B">
      <w:pPr>
        <w:pStyle w:val="36"/>
        <w:framePr w:wrap="notBeside"/>
        <w:rPr>
          <w:rFonts w:ascii="FontbitDavid" w:hAnsi="FontbitDavid"/>
          <w:rtl/>
        </w:rPr>
      </w:pPr>
      <w:r>
        <w:rPr>
          <w:rFonts w:hint="cs"/>
          <w:rtl/>
        </w:rPr>
        <w:t xml:space="preserve">ב. </w:t>
      </w:r>
      <w:r w:rsidR="00FF3740" w:rsidRPr="00912104">
        <w:rPr>
          <w:rtl/>
        </w:rPr>
        <w:t xml:space="preserve">ת"ש </w:t>
      </w:r>
    </w:p>
    <w:p w14:paraId="7E7D468B" w14:textId="2F0FE24F" w:rsidR="00001F59" w:rsidRDefault="00912104" w:rsidP="00E65D17">
      <w:pPr>
        <w:spacing w:after="40"/>
        <w:rPr>
          <w:rtl/>
        </w:rPr>
      </w:pPr>
      <w:r>
        <w:rPr>
          <w:rFonts w:ascii="FontbitDavid" w:hAnsi="FontbitDavid" w:hint="cs"/>
          <w:rtl/>
        </w:rPr>
        <w:t xml:space="preserve">ביצי כנים בראש השיער ואי </w:t>
      </w:r>
      <w:r w:rsidR="00001F59">
        <w:rPr>
          <w:rFonts w:ascii="FontbitDavid" w:hAnsi="FontbitDavid" w:hint="cs"/>
          <w:rtl/>
        </w:rPr>
        <w:t xml:space="preserve">גדלה </w:t>
      </w:r>
      <w:r w:rsidR="00C410BB">
        <w:rPr>
          <w:rFonts w:ascii="FontbitDavid" w:hAnsi="FontbitDavid" w:hint="cs"/>
          <w:rtl/>
        </w:rPr>
        <w:t>מלמעלה</w:t>
      </w:r>
      <w:r w:rsidR="00001F59">
        <w:rPr>
          <w:rFonts w:ascii="FontbitDavid" w:hAnsi="FontbitDavid" w:hint="cs"/>
          <w:rtl/>
        </w:rPr>
        <w:t>,</w:t>
      </w:r>
      <w:r w:rsidR="00C410BB">
        <w:rPr>
          <w:rFonts w:ascii="FontbitDavid" w:hAnsi="FontbitDavid" w:hint="cs"/>
          <w:rtl/>
        </w:rPr>
        <w:t xml:space="preserve"> </w:t>
      </w:r>
      <w:r w:rsidR="00FF3740" w:rsidRPr="006F178A">
        <w:rPr>
          <w:rFonts w:ascii="FontbitDavid" w:hAnsi="FontbitDavid"/>
          <w:rtl/>
        </w:rPr>
        <w:t>בעיק</w:t>
      </w:r>
      <w:r w:rsidR="00C77216">
        <w:rPr>
          <w:rFonts w:ascii="FontbitDavid" w:hAnsi="FontbitDavid" w:hint="cs"/>
          <w:rtl/>
        </w:rPr>
        <w:t xml:space="preserve">ר השיער </w:t>
      </w:r>
      <w:r w:rsidR="005D629B">
        <w:rPr>
          <w:rFonts w:ascii="FontbitDavid" w:hAnsi="FontbitDavid" w:hint="cs"/>
          <w:rtl/>
        </w:rPr>
        <w:t>מקומה.</w:t>
      </w:r>
    </w:p>
    <w:p w14:paraId="07098220" w14:textId="3B7722A9" w:rsidR="00001F59" w:rsidRDefault="00001F59" w:rsidP="00A5184B">
      <w:pPr>
        <w:pStyle w:val="36"/>
        <w:framePr w:wrap="notBeside"/>
        <w:rPr>
          <w:rtl/>
        </w:rPr>
      </w:pPr>
      <w:r w:rsidRPr="00001F59">
        <w:rPr>
          <w:rFonts w:hint="cs"/>
          <w:rtl/>
        </w:rPr>
        <w:t>-</w:t>
      </w:r>
      <w:r w:rsidR="005D629B">
        <w:rPr>
          <w:rFonts w:hint="cs"/>
          <w:rtl/>
        </w:rPr>
        <w:t xml:space="preserve"> ודחי'</w:t>
      </w:r>
      <w:r w:rsidRPr="00001F59">
        <w:rPr>
          <w:rFonts w:hint="cs"/>
          <w:rtl/>
        </w:rPr>
        <w:t xml:space="preserve"> </w:t>
      </w:r>
    </w:p>
    <w:p w14:paraId="436F6D14" w14:textId="096BC8F8" w:rsidR="0004704B" w:rsidRDefault="007E65B3" w:rsidP="00E65D17">
      <w:pPr>
        <w:spacing w:after="40"/>
        <w:rPr>
          <w:rtl/>
        </w:rPr>
      </w:pPr>
      <w:r>
        <w:rPr>
          <w:rFonts w:hint="cs"/>
          <w:rtl/>
        </w:rPr>
        <w:t>שם גם משום שאין בה כח נופלת למטה.</w:t>
      </w:r>
    </w:p>
    <w:p w14:paraId="3322B516" w14:textId="3CE0ABA1" w:rsidR="0004704B" w:rsidRDefault="004F5A65" w:rsidP="00A5184B">
      <w:pPr>
        <w:pStyle w:val="36"/>
        <w:framePr w:wrap="notBeside"/>
        <w:rPr>
          <w:rFonts w:ascii="FontbitDavid" w:hAnsi="FontbitDavid"/>
          <w:rtl/>
        </w:rPr>
      </w:pPr>
      <w:r>
        <w:rPr>
          <w:rFonts w:hint="cs"/>
          <w:rtl/>
        </w:rPr>
        <w:t xml:space="preserve">ג. </w:t>
      </w:r>
      <w:r w:rsidR="00FF3740" w:rsidRPr="0004704B">
        <w:rPr>
          <w:rFonts w:hint="cs"/>
          <w:rtl/>
        </w:rPr>
        <w:t>ת</w:t>
      </w:r>
      <w:r w:rsidR="00FF3740" w:rsidRPr="0004704B">
        <w:rPr>
          <w:rtl/>
        </w:rPr>
        <w:t>"</w:t>
      </w:r>
      <w:r w:rsidR="00FF3740" w:rsidRPr="0004704B">
        <w:rPr>
          <w:rFonts w:hint="cs"/>
          <w:rtl/>
        </w:rPr>
        <w:t>ש</w:t>
      </w:r>
      <w:r w:rsidR="0004704B" w:rsidRPr="0004704B">
        <w:rPr>
          <w:rFonts w:hint="cs"/>
          <w:rtl/>
        </w:rPr>
        <w:t>:</w:t>
      </w:r>
      <w:r w:rsidR="00FF3740" w:rsidRPr="0004704B">
        <w:rPr>
          <w:rtl/>
        </w:rPr>
        <w:t xml:space="preserve"> </w:t>
      </w:r>
    </w:p>
    <w:p w14:paraId="66558EE3" w14:textId="795E5653" w:rsidR="00FF3740" w:rsidRPr="006F178A" w:rsidRDefault="00FF3740" w:rsidP="0004704B">
      <w:pPr>
        <w:rPr>
          <w:rtl/>
        </w:rPr>
      </w:pPr>
      <w:r w:rsidRPr="006F178A">
        <w:rPr>
          <w:rFonts w:ascii="FontbitDavid" w:hAnsi="FontbitDavid"/>
          <w:rtl/>
        </w:rPr>
        <w:t>מבלורית דכושיים, ד</w:t>
      </w:r>
      <w:r>
        <w:rPr>
          <w:rFonts w:ascii="FontbitDavid" w:hAnsi="FontbitDavid"/>
          <w:rtl/>
        </w:rPr>
        <w:t xml:space="preserve">אחר </w:t>
      </w:r>
      <w:r w:rsidRPr="006F178A">
        <w:rPr>
          <w:rFonts w:ascii="FontbitDavid" w:hAnsi="FontbitDavid"/>
          <w:rtl/>
        </w:rPr>
        <w:t>דמגדלין לה רפיא מלתחת.</w:t>
      </w:r>
    </w:p>
    <w:p w14:paraId="7B65D089" w14:textId="40EC0FB3" w:rsidR="005D629B" w:rsidRDefault="005D629B" w:rsidP="00A5184B">
      <w:pPr>
        <w:pStyle w:val="36"/>
        <w:framePr w:wrap="notBeside"/>
        <w:rPr>
          <w:rtl/>
        </w:rPr>
      </w:pPr>
      <w:r w:rsidRPr="005D629B">
        <w:rPr>
          <w:rFonts w:hint="cs"/>
          <w:rtl/>
        </w:rPr>
        <w:t>-</w:t>
      </w:r>
      <w:r>
        <w:rPr>
          <w:rFonts w:hint="cs"/>
          <w:rtl/>
        </w:rPr>
        <w:t>ודחי'</w:t>
      </w:r>
    </w:p>
    <w:p w14:paraId="7B578024" w14:textId="74F1CD81" w:rsidR="00FF3740" w:rsidRPr="006F178A" w:rsidRDefault="005D629B" w:rsidP="00E65D17">
      <w:pPr>
        <w:pStyle w:val="afb"/>
        <w:spacing w:after="40"/>
        <w:ind w:left="0"/>
        <w:rPr>
          <w:rtl/>
        </w:rPr>
      </w:pPr>
      <w:r>
        <w:rPr>
          <w:rFonts w:ascii="FontbitDavid" w:hAnsi="FontbitDavid" w:hint="cs"/>
          <w:rtl/>
        </w:rPr>
        <w:t xml:space="preserve"> </w:t>
      </w:r>
      <w:r w:rsidR="00585A64">
        <w:rPr>
          <w:rFonts w:ascii="FontbitDavid" w:hAnsi="FontbitDavid"/>
          <w:rtl/>
        </w:rPr>
        <w:t>שם</w:t>
      </w:r>
      <w:r w:rsidR="00FF3740" w:rsidRPr="006F178A">
        <w:rPr>
          <w:rFonts w:ascii="FontbitDavid" w:hAnsi="FontbitDavid"/>
          <w:rtl/>
        </w:rPr>
        <w:t xml:space="preserve"> </w:t>
      </w:r>
      <w:r w:rsidR="00CC3210">
        <w:rPr>
          <w:rFonts w:ascii="FontbitDavid" w:hAnsi="FontbitDavid" w:hint="cs"/>
          <w:rtl/>
        </w:rPr>
        <w:t>גם</w:t>
      </w:r>
      <w:r w:rsidR="00FF3740" w:rsidRPr="006F178A">
        <w:rPr>
          <w:rFonts w:ascii="FontbitDavid" w:hAnsi="FontbitDavid"/>
          <w:rtl/>
        </w:rPr>
        <w:t xml:space="preserve">, </w:t>
      </w:r>
      <w:r w:rsidR="00D12539">
        <w:rPr>
          <w:rFonts w:ascii="FontbitDavid" w:hAnsi="FontbitDavid" w:hint="cs"/>
          <w:rtl/>
        </w:rPr>
        <w:t>כובד השיער מרפה הקליעה</w:t>
      </w:r>
      <w:r w:rsidR="00E65D17">
        <w:rPr>
          <w:rFonts w:hint="cs"/>
          <w:rtl/>
        </w:rPr>
        <w:t>.</w:t>
      </w:r>
    </w:p>
    <w:p w14:paraId="20C39805" w14:textId="183927D8" w:rsidR="00CF4696" w:rsidRDefault="004F5A65" w:rsidP="00A5184B">
      <w:pPr>
        <w:pStyle w:val="36"/>
        <w:framePr w:wrap="notBeside"/>
        <w:rPr>
          <w:rtl/>
        </w:rPr>
      </w:pPr>
      <w:r>
        <w:rPr>
          <w:rFonts w:hint="cs"/>
          <w:rtl/>
        </w:rPr>
        <w:t xml:space="preserve">ד. </w:t>
      </w:r>
      <w:r w:rsidR="00FF3740" w:rsidRPr="00CF4696">
        <w:rPr>
          <w:rtl/>
        </w:rPr>
        <w:t>ת</w:t>
      </w:r>
      <w:r w:rsidR="00CF4696">
        <w:rPr>
          <w:rFonts w:hint="cs"/>
          <w:rtl/>
        </w:rPr>
        <w:t>"ש</w:t>
      </w:r>
    </w:p>
    <w:p w14:paraId="63E40EC8" w14:textId="77777777" w:rsidR="009559CE" w:rsidRPr="005C16BE" w:rsidRDefault="00FA4B39" w:rsidP="00577713">
      <w:pPr>
        <w:rPr>
          <w:spacing w:val="2"/>
          <w:rtl/>
        </w:rPr>
      </w:pPr>
      <w:r w:rsidRPr="005C16BE">
        <w:rPr>
          <w:rFonts w:hint="cs"/>
          <w:spacing w:val="2"/>
          <w:rtl/>
        </w:rPr>
        <w:t xml:space="preserve">ששער גדל מתחתיתו מדצובעים שער הבהמה באדום, </w:t>
      </w:r>
      <w:r w:rsidR="00D20DE2" w:rsidRPr="005C16BE">
        <w:rPr>
          <w:rFonts w:hint="cs"/>
          <w:spacing w:val="2"/>
          <w:rtl/>
        </w:rPr>
        <w:t xml:space="preserve">הצמר למטה רפוי, </w:t>
      </w:r>
    </w:p>
    <w:p w14:paraId="1BBB9B22" w14:textId="1AF601D0" w:rsidR="00FF3740" w:rsidRPr="006F178A" w:rsidRDefault="00D20DE2" w:rsidP="009559CE">
      <w:pPr>
        <w:spacing w:after="60"/>
        <w:rPr>
          <w:rtl/>
        </w:rPr>
      </w:pPr>
      <w:r w:rsidRPr="009559CE">
        <w:rPr>
          <w:rFonts w:ascii="FontbitDavid" w:hAnsi="FontbitDavid" w:hint="cs"/>
          <w:spacing w:val="0"/>
          <w:rtl/>
        </w:rPr>
        <w:t xml:space="preserve">ב. כשצובעים </w:t>
      </w:r>
      <w:r w:rsidR="00577713" w:rsidRPr="009559CE">
        <w:rPr>
          <w:rFonts w:ascii="FontbitDavid" w:hAnsi="FontbitDavid" w:hint="cs"/>
          <w:spacing w:val="0"/>
          <w:rtl/>
        </w:rPr>
        <w:t>הזקנים שערם, ראשי עיקרם לבנות</w:t>
      </w:r>
      <w:r w:rsidR="009559CE">
        <w:rPr>
          <w:rFonts w:ascii="FontbitDavid" w:hAnsi="FontbitDavid" w:cs="BA Vilna Bold" w:hint="cs"/>
          <w:rtl/>
        </w:rPr>
        <w:t xml:space="preserve"> </w:t>
      </w:r>
      <w:r w:rsidR="00FF3740" w:rsidRPr="00766B62">
        <w:rPr>
          <w:rFonts w:ascii="FontbitDavid" w:hAnsi="FontbitDavid" w:cs="BA Vilna Bold"/>
          <w:rtl/>
        </w:rPr>
        <w:t>ש"מ מלתחת רבי, ש"מ.</w:t>
      </w:r>
    </w:p>
    <w:p w14:paraId="073B1A4E" w14:textId="77777777" w:rsidR="00FF3740" w:rsidRPr="006F178A" w:rsidRDefault="00FF3740" w:rsidP="00516202">
      <w:pPr>
        <w:pStyle w:val="affff5"/>
        <w:framePr w:wrap="around"/>
        <w:rPr>
          <w:rtl/>
        </w:rPr>
      </w:pPr>
      <w:r w:rsidRPr="006F178A">
        <w:rPr>
          <w:rFonts w:hint="cs"/>
          <w:rtl/>
        </w:rPr>
        <w:t>לט:</w:t>
      </w:r>
    </w:p>
    <w:p w14:paraId="5473667C" w14:textId="77777777" w:rsidR="00577713" w:rsidRDefault="00FF3740" w:rsidP="00A5184B">
      <w:pPr>
        <w:pStyle w:val="36"/>
        <w:framePr w:wrap="notBeside"/>
        <w:rPr>
          <w:rFonts w:ascii="FontbitDavid" w:hAnsi="FontbitDavid"/>
          <w:rtl/>
        </w:rPr>
      </w:pPr>
      <w:r w:rsidRPr="00577713">
        <w:rPr>
          <w:rtl/>
        </w:rPr>
        <w:t>ו</w:t>
      </w:r>
      <w:r w:rsidRPr="00577713">
        <w:rPr>
          <w:rFonts w:hint="cs"/>
          <w:rtl/>
        </w:rPr>
        <w:t>הך דתניא</w:t>
      </w:r>
      <w:r w:rsidRPr="00577713">
        <w:rPr>
          <w:rtl/>
        </w:rPr>
        <w:t xml:space="preserve">: </w:t>
      </w:r>
    </w:p>
    <w:p w14:paraId="5A150F52" w14:textId="6C8643E6" w:rsidR="00577713" w:rsidRDefault="00FF3740" w:rsidP="00FF3740">
      <w:pPr>
        <w:rPr>
          <w:rFonts w:ascii="FontbitDavid" w:hAnsi="FontbitDavid"/>
          <w:rtl/>
        </w:rPr>
      </w:pPr>
      <w:r w:rsidRPr="006F178A">
        <w:rPr>
          <w:rFonts w:ascii="FontbitDavid" w:hAnsi="FontbitDavid"/>
          <w:rtl/>
        </w:rPr>
        <w:t>נזיר שגילחוהו לסטים ושיירו בו כדי לכוף ראשו לעיקרו - אינו סותר, ואי</w:t>
      </w:r>
      <w:r w:rsidR="00577713">
        <w:rPr>
          <w:rFonts w:ascii="FontbitDavid" w:hAnsi="FontbitDavid" w:hint="cs"/>
          <w:rtl/>
        </w:rPr>
        <w:t xml:space="preserve"> </w:t>
      </w:r>
      <w:r w:rsidR="006B241E">
        <w:rPr>
          <w:rFonts w:ascii="FontbitDavid" w:hAnsi="FontbitDavid" w:hint="cs"/>
          <w:rtl/>
        </w:rPr>
        <w:t xml:space="preserve">גדל </w:t>
      </w:r>
      <w:r w:rsidRPr="006F178A">
        <w:rPr>
          <w:rFonts w:ascii="FontbitDavid" w:hAnsi="FontbitDavid"/>
          <w:rtl/>
        </w:rPr>
        <w:t>מלתחת ליסתור!</w:t>
      </w:r>
    </w:p>
    <w:p w14:paraId="652D26F8" w14:textId="77777777" w:rsidR="00305A07" w:rsidRDefault="00305A07" w:rsidP="00A5184B">
      <w:pPr>
        <w:pStyle w:val="36"/>
        <w:framePr w:wrap="notBeside"/>
        <w:rPr>
          <w:rFonts w:ascii="FontbitDavid" w:hAnsi="FontbitDavid"/>
          <w:rtl/>
        </w:rPr>
      </w:pPr>
      <w:r w:rsidRPr="00305A07">
        <w:rPr>
          <w:rFonts w:hint="cs"/>
          <w:rtl/>
        </w:rPr>
        <w:t xml:space="preserve">ודחי' </w:t>
      </w:r>
    </w:p>
    <w:p w14:paraId="016CE999" w14:textId="1C1177C9" w:rsidR="00FF3740" w:rsidRPr="006F178A" w:rsidRDefault="00FF3740" w:rsidP="00FF3740">
      <w:pPr>
        <w:rPr>
          <w:rtl/>
        </w:rPr>
      </w:pPr>
      <w:r w:rsidRPr="006F178A">
        <w:rPr>
          <w:rFonts w:ascii="FontbitDavid" w:hAnsi="FontbitDavid"/>
          <w:rtl/>
        </w:rPr>
        <w:t xml:space="preserve">כגון שגילחוהו אחר </w:t>
      </w:r>
      <w:r w:rsidRPr="00577713">
        <w:rPr>
          <w:rStyle w:val="afffffe"/>
          <w:rtl/>
        </w:rPr>
        <w:t>מלאת,</w:t>
      </w:r>
      <w:r w:rsidRPr="006F178A">
        <w:rPr>
          <w:rFonts w:ascii="FontbitDavid" w:hAnsi="FontbitDavid"/>
          <w:rtl/>
        </w:rPr>
        <w:t xml:space="preserve"> </w:t>
      </w:r>
      <w:r w:rsidR="00577713" w:rsidRPr="00E275A0">
        <w:rPr>
          <w:rStyle w:val="27"/>
          <w:rFonts w:hint="cs"/>
          <w:rtl/>
        </w:rPr>
        <w:t>כר''א</w:t>
      </w:r>
      <w:r w:rsidRPr="00E275A0">
        <w:rPr>
          <w:rStyle w:val="27"/>
          <w:rtl/>
        </w:rPr>
        <w:t xml:space="preserve">: </w:t>
      </w:r>
      <w:r w:rsidRPr="006F178A">
        <w:rPr>
          <w:rFonts w:ascii="FontbitDavid" w:hAnsi="FontbitDavid"/>
          <w:rtl/>
        </w:rPr>
        <w:t>כל אחר מלאת - ז' סותר.</w:t>
      </w:r>
    </w:p>
    <w:p w14:paraId="296422FC" w14:textId="4152BA34" w:rsidR="00305A07" w:rsidRDefault="00FF3740" w:rsidP="00A5184B">
      <w:pPr>
        <w:pStyle w:val="36"/>
        <w:framePr w:wrap="notBeside"/>
        <w:rPr>
          <w:rtl/>
        </w:rPr>
      </w:pPr>
      <w:r>
        <w:rPr>
          <w:rFonts w:hint="cs"/>
          <w:rtl/>
        </w:rPr>
        <w:t xml:space="preserve">וטעמו</w:t>
      </w:r>
      <w:del w:id="41083" w:author="Claude" w:date="2026-10-07T09:25:01Z">
        <w:r>
          <w:rPr>
            <w:rFonts w:hint="cs"/>
            <w:rtl/>
          </w:rPr>
          <w:delText xml:space="preserve"> </w:delText>
        </w:r>
      </w:del>
      <w:r w:rsidR="009A4EC2">
        <w:rPr>
          <w:rFonts w:hint="cs"/>
          <w:rtl/>
        </w:rPr>
        <w:t>:</w:t>
      </w:r>
    </w:p>
    <w:p w14:paraId="09A482BC" w14:textId="77777777" w:rsidR="00E275A0" w:rsidRDefault="00FF3740" w:rsidP="00FF3740">
      <w:pPr>
        <w:rPr>
          <w:rStyle w:val="a4"/>
          <w:rtl/>
        </w:rPr>
      </w:pPr>
      <w:r w:rsidRPr="006F178A">
        <w:rPr>
          <w:rFonts w:hint="cs"/>
          <w:rtl/>
        </w:rPr>
        <w:t>ד</w:t>
      </w:r>
      <w:r w:rsidRPr="006F178A">
        <w:rPr>
          <w:rtl/>
        </w:rPr>
        <w:t xml:space="preserve">יליף תגלחת טהרה מתגלחת טומאה, </w:t>
      </w:r>
      <w:r w:rsidRPr="006F178A">
        <w:rPr>
          <w:rFonts w:hint="cs"/>
          <w:rtl/>
        </w:rPr>
        <w:t>ד</w:t>
      </w:r>
      <w:r w:rsidRPr="006F178A">
        <w:rPr>
          <w:rtl/>
        </w:rPr>
        <w:t xml:space="preserve">שבעה, </w:t>
      </w:r>
    </w:p>
    <w:p w14:paraId="4A4A3C18" w14:textId="7D142A37" w:rsidR="00FF3740" w:rsidRPr="006F178A" w:rsidRDefault="00305A07" w:rsidP="00FF3740">
      <w:pPr>
        <w:rPr>
          <w:rtl/>
        </w:rPr>
      </w:pPr>
      <w:r w:rsidRPr="00E275A0">
        <w:rPr>
          <w:rStyle w:val="27"/>
          <w:rFonts w:hint="cs"/>
          <w:rtl/>
        </w:rPr>
        <w:t xml:space="preserve">וקים </w:t>
      </w:r>
      <w:r w:rsidR="00FF3740" w:rsidRPr="00E275A0">
        <w:rPr>
          <w:rStyle w:val="27"/>
          <w:rtl/>
        </w:rPr>
        <w:t>לרבנן:</w:t>
      </w:r>
      <w:r w:rsidR="00FF3740" w:rsidRPr="006F178A">
        <w:rPr>
          <w:rtl/>
        </w:rPr>
        <w:t xml:space="preserve"> כל ז' יומין </w:t>
      </w:r>
      <w:r w:rsidR="00FF3740" w:rsidRPr="006F178A">
        <w:rPr>
          <w:rFonts w:hint="cs"/>
          <w:rtl/>
        </w:rPr>
        <w:t xml:space="preserve">בא שיער בשיעור </w:t>
      </w:r>
      <w:r w:rsidR="00FF3740" w:rsidRPr="006F178A">
        <w:rPr>
          <w:rtl/>
        </w:rPr>
        <w:t>כדי לכוף ראשו לעיקרו.</w:t>
      </w:r>
    </w:p>
    <w:p w14:paraId="457AA9A8" w14:textId="4054B082" w:rsidR="00FF3740" w:rsidRPr="006F178A" w:rsidRDefault="00FF3740" w:rsidP="00FF3740">
      <w:pPr>
        <w:pStyle w:val="afffff3"/>
        <w:rPr>
          <w:b/>
          <w:sz w:val="20"/>
          <w:rtl/>
        </w:rPr>
      </w:pPr>
      <w:ins w:id="9852" w:author="מספור קטעי משנה" w:date="2026-10-06T06:45:37Z">
        <w:r>
          <w:rPr>
            <w:rStyle w:val="MisparKeta"/>
          </w:rPr>
          <w:t xml:space="preserve">א. </w:t>
        </w:r>
      </w:ins>
      <w:r w:rsidRPr="006F178A">
        <w:rPr>
          <w:b/>
          <w:rtl/>
          <w:rPrChange w:id="40041" w:author="Claude" w:date="2026-10-06T13:34:43Z">
            <w:rPr>
              <w:b/>
              <w:sz w:val="20"/>
              <w:rtl/>
            </w:rPr>
          </w:rPrChange>
        </w:rPr>
        <w:t>נזיר שגילח בין בתער בין בזוג, או שסיפסף כל שהוא חייב.</w:t>
      </w:r>
    </w:p>
    <w:p w14:paraId="0DCB7324" w14:textId="18FC3A58" w:rsidR="00FF3740" w:rsidRPr="006F178A" w:rsidRDefault="00FF3740" w:rsidP="00FF3740">
      <w:pPr>
        <w:rPr>
          <w:rtl/>
        </w:rPr>
      </w:pPr>
      <w:r w:rsidRPr="0063694C">
        <w:rPr>
          <w:rStyle w:val="afffffe"/>
          <w:rFonts w:hint="cs"/>
          <w:rtl/>
        </w:rPr>
        <w:t>'</w:t>
      </w:r>
      <w:r w:rsidRPr="0063694C">
        <w:rPr>
          <w:rStyle w:val="afffffe"/>
          <w:rtl/>
        </w:rPr>
        <w:t>קדוש יהיה גדל פרע שער ראשו</w:t>
      </w:r>
      <w:r w:rsidRPr="0063694C">
        <w:rPr>
          <w:rStyle w:val="afffffe"/>
          <w:rFonts w:hint="cs"/>
          <w:rtl/>
        </w:rPr>
        <w:t xml:space="preserve">' </w:t>
      </w:r>
      <w:r w:rsidRPr="00E2426D">
        <w:rPr>
          <w:rStyle w:val="a4"/>
          <w:rtl/>
        </w:rPr>
        <w:t>ר</w:t>
      </w:r>
      <w:r w:rsidR="00E2426D">
        <w:rPr>
          <w:rStyle w:val="a4"/>
          <w:rFonts w:hint="cs"/>
          <w:rtl/>
        </w:rPr>
        <w:t>"יא</w:t>
      </w:r>
      <w:r w:rsidR="00E2426D">
        <w:rPr>
          <w:rFonts w:ascii="FontbitDavid" w:hAnsi="FontbitDavid" w:hint="cs"/>
          <w:rtl/>
        </w:rPr>
        <w:t>:</w:t>
      </w:r>
      <w:r w:rsidRPr="006F178A">
        <w:rPr>
          <w:rFonts w:ascii="FontbitDavid" w:hAnsi="FontbitDavid" w:hint="cs"/>
          <w:rtl/>
        </w:rPr>
        <w:t xml:space="preserve"> ד</w:t>
      </w:r>
      <w:r w:rsidR="00585A64">
        <w:rPr>
          <w:rFonts w:ascii="FontbitDavid" w:hAnsi="FontbitDavid" w:hint="cs"/>
          <w:rtl/>
        </w:rPr>
        <w:t>אף</w:t>
      </w:r>
      <w:r w:rsidRPr="006F178A">
        <w:rPr>
          <w:rFonts w:ascii="FontbitDavid" w:hAnsi="FontbitDavid" w:hint="cs"/>
          <w:rtl/>
        </w:rPr>
        <w:t xml:space="preserve"> תלש סיפסף </w:t>
      </w:r>
      <w:r w:rsidR="00A50528">
        <w:rPr>
          <w:rStyle w:val="27"/>
          <w:rFonts w:hint="cs"/>
          <w:rtl/>
        </w:rPr>
        <w:t xml:space="preserve">  </w:t>
      </w:r>
      <w:r w:rsidRPr="001C58F4">
        <w:rPr>
          <w:rStyle w:val="27"/>
          <w:rFonts w:hint="cs"/>
          <w:rtl/>
        </w:rPr>
        <w:t>ר</w:t>
      </w:r>
      <w:r w:rsidR="00E2426D" w:rsidRPr="001C58F4">
        <w:rPr>
          <w:rStyle w:val="27"/>
          <w:rFonts w:hint="cs"/>
          <w:rtl/>
        </w:rPr>
        <w:t>''</w:t>
      </w:r>
      <w:r w:rsidRPr="001C58F4">
        <w:rPr>
          <w:rStyle w:val="27"/>
          <w:rFonts w:hint="cs"/>
          <w:rtl/>
        </w:rPr>
        <w:t>ט</w:t>
      </w:r>
      <w:r w:rsidR="00A50528">
        <w:rPr>
          <w:rStyle w:val="27"/>
          <w:rFonts w:hint="cs"/>
          <w:rtl/>
        </w:rPr>
        <w:t>:</w:t>
      </w:r>
      <w:r w:rsidRPr="001C58F4">
        <w:rPr>
          <w:rStyle w:val="27"/>
          <w:rFonts w:hint="cs"/>
          <w:rtl/>
        </w:rPr>
        <w:t xml:space="preserve"> </w:t>
      </w:r>
      <w:r w:rsidRPr="006F178A">
        <w:rPr>
          <w:rFonts w:ascii="FontbitDavid" w:hAnsi="FontbitDavid" w:hint="cs"/>
          <w:rtl/>
        </w:rPr>
        <w:t xml:space="preserve">חייב </w:t>
      </w:r>
    </w:p>
    <w:p w14:paraId="056BEDB7" w14:textId="77777777" w:rsidR="00E2426D" w:rsidRDefault="00FF3740" w:rsidP="00FF3740">
      <w:pPr>
        <w:rPr>
          <w:rtl/>
        </w:rPr>
      </w:pPr>
      <w:r w:rsidRPr="00E2426D">
        <w:rPr>
          <w:rStyle w:val="a4"/>
          <w:rtl/>
        </w:rPr>
        <w:t>ר' יונתן</w:t>
      </w:r>
      <w:r w:rsidRPr="00757D20">
        <w:rPr>
          <w:rtl/>
        </w:rPr>
        <w:t xml:space="preserve">: </w:t>
      </w:r>
      <w:r w:rsidR="00E2426D">
        <w:rPr>
          <w:rFonts w:hint="cs"/>
          <w:rtl/>
        </w:rPr>
        <w:t>ד</w:t>
      </w:r>
      <w:r w:rsidRPr="00757D20">
        <w:rPr>
          <w:rFonts w:hint="cs"/>
          <w:rtl/>
        </w:rPr>
        <w:t>ווקא תער חייב אבל תלש סיפסף פטור</w:t>
      </w:r>
      <w:r w:rsidR="00E2426D">
        <w:rPr>
          <w:rFonts w:hint="cs"/>
          <w:rtl/>
        </w:rPr>
        <w:t>,</w:t>
      </w:r>
      <w:r w:rsidRPr="00757D20">
        <w:rPr>
          <w:rFonts w:hint="cs"/>
          <w:rtl/>
        </w:rPr>
        <w:t xml:space="preserve"> </w:t>
      </w:r>
    </w:p>
    <w:p w14:paraId="2D2D9DFC" w14:textId="77777777" w:rsidR="00E2426D" w:rsidRDefault="00FF3740" w:rsidP="00A5184B">
      <w:pPr>
        <w:pStyle w:val="36"/>
        <w:framePr w:wrap="notBeside"/>
        <w:rPr>
          <w:rtl/>
        </w:rPr>
      </w:pPr>
      <w:r w:rsidRPr="00E2426D">
        <w:rPr>
          <w:rFonts w:hint="cs"/>
          <w:rtl/>
        </w:rPr>
        <w:t xml:space="preserve">והך </w:t>
      </w:r>
    </w:p>
    <w:p w14:paraId="510CEF23" w14:textId="33EF6F75" w:rsidR="00FF3740" w:rsidRPr="00757D20" w:rsidRDefault="00FF3740" w:rsidP="00FF3740">
      <w:pPr>
        <w:rPr>
          <w:rtl/>
        </w:rPr>
      </w:pPr>
      <w:r w:rsidRPr="00757D20">
        <w:rPr>
          <w:rFonts w:hint="cs"/>
          <w:rtl/>
        </w:rPr>
        <w:t>ד</w:t>
      </w:r>
      <w:r w:rsidRPr="00D233D3">
        <w:rPr>
          <w:rStyle w:val="afffffe"/>
          <w:rFonts w:hint="cs"/>
          <w:rtl/>
        </w:rPr>
        <w:t>קדוש יהיה</w:t>
      </w:r>
      <w:r w:rsidRPr="00757D20">
        <w:rPr>
          <w:rFonts w:hint="cs"/>
          <w:rtl/>
        </w:rPr>
        <w:t xml:space="preserve"> </w:t>
      </w:r>
      <w:r w:rsidR="00E2426D">
        <w:rPr>
          <w:rFonts w:hint="cs"/>
          <w:rtl/>
        </w:rPr>
        <w:t>-</w:t>
      </w:r>
      <w:r w:rsidRPr="00757D20">
        <w:rPr>
          <w:rFonts w:hint="cs"/>
          <w:rtl/>
        </w:rPr>
        <w:t>היינו דבגילח בתער קם בעול</w:t>
      </w:r>
      <w:r w:rsidRPr="00757D20">
        <w:rPr>
          <w:rtl/>
        </w:rPr>
        <w:t>"</w:t>
      </w:r>
      <w:r w:rsidRPr="00757D20">
        <w:rPr>
          <w:rFonts w:hint="cs"/>
          <w:rtl/>
        </w:rPr>
        <w:t>ת</w:t>
      </w:r>
      <w:r w:rsidR="00D233D3">
        <w:rPr>
          <w:rFonts w:hint="cs"/>
          <w:rtl/>
        </w:rPr>
        <w:t>,</w:t>
      </w:r>
      <w:r w:rsidRPr="00757D20">
        <w:rPr>
          <w:rFonts w:hint="cs"/>
          <w:rtl/>
        </w:rPr>
        <w:t xml:space="preserve"> </w:t>
      </w:r>
      <w:r w:rsidRPr="00757D20">
        <w:rPr>
          <w:rtl/>
        </w:rPr>
        <w:t>אין לי אלא תער</w:t>
      </w:r>
      <w:r w:rsidR="001A7DD4">
        <w:rPr>
          <w:rtl/>
        </w:rPr>
        <w:t>.</w:t>
      </w:r>
    </w:p>
    <w:p w14:paraId="783F015B" w14:textId="77777777" w:rsidR="00FF3740" w:rsidRPr="006F178A" w:rsidRDefault="00FF3740" w:rsidP="00FF3740">
      <w:pPr>
        <w:rPr>
          <w:rtl/>
        </w:rPr>
      </w:pPr>
    </w:p>
    <w:p w14:paraId="44282334" w14:textId="77777777" w:rsidR="00D233D3" w:rsidRDefault="00FF3740" w:rsidP="00A5184B">
      <w:pPr>
        <w:pStyle w:val="36"/>
        <w:framePr w:wrap="notBeside"/>
        <w:rPr>
          <w:rtl/>
        </w:rPr>
      </w:pPr>
      <w:r w:rsidRPr="00D233D3">
        <w:rPr>
          <w:rtl/>
        </w:rPr>
        <w:t xml:space="preserve">תניא אידך: </w:t>
      </w:r>
    </w:p>
    <w:p w14:paraId="2423F2A0" w14:textId="6C38679B" w:rsidR="00FF3740" w:rsidRPr="006F178A" w:rsidRDefault="00FF3740" w:rsidP="00FF3740">
      <w:pPr>
        <w:rPr>
          <w:rtl/>
        </w:rPr>
      </w:pPr>
      <w:r w:rsidRPr="00AF76D0">
        <w:rPr>
          <w:rStyle w:val="afffffe"/>
          <w:rFonts w:hint="cs"/>
          <w:rtl/>
        </w:rPr>
        <w:t>'</w:t>
      </w:r>
      <w:r w:rsidRPr="00AF76D0">
        <w:rPr>
          <w:rStyle w:val="afffffe"/>
          <w:rtl/>
        </w:rPr>
        <w:t>תער</w:t>
      </w:r>
      <w:r w:rsidRPr="00AF76D0">
        <w:rPr>
          <w:rStyle w:val="afffffe"/>
          <w:rFonts w:hint="cs"/>
          <w:rtl/>
        </w:rPr>
        <w:t xml:space="preserve">' </w:t>
      </w:r>
      <w:r w:rsidRPr="006F178A">
        <w:rPr>
          <w:rFonts w:hint="cs"/>
          <w:rtl/>
        </w:rPr>
        <w:t xml:space="preserve">לתער. </w:t>
      </w:r>
      <w:r w:rsidRPr="009C2527">
        <w:rPr>
          <w:rStyle w:val="afffffe"/>
          <w:rFonts w:hint="cs"/>
          <w:rtl/>
        </w:rPr>
        <w:t>'</w:t>
      </w:r>
      <w:r w:rsidRPr="009C2527">
        <w:rPr>
          <w:rStyle w:val="afffffe"/>
          <w:rtl/>
        </w:rPr>
        <w:t>לא יעבור על ראשו</w:t>
      </w:r>
      <w:r w:rsidRPr="009C2527">
        <w:rPr>
          <w:rStyle w:val="afffffe"/>
          <w:rFonts w:hint="cs"/>
          <w:rtl/>
        </w:rPr>
        <w:t>'</w:t>
      </w:r>
      <w:r w:rsidR="00A50528">
        <w:rPr>
          <w:rStyle w:val="afffffe"/>
          <w:rFonts w:hint="cs"/>
          <w:rtl/>
        </w:rPr>
        <w:t xml:space="preserve">- </w:t>
      </w:r>
      <w:r w:rsidR="00572265">
        <w:rPr>
          <w:rFonts w:hint="cs"/>
          <w:rtl/>
        </w:rPr>
        <w:t>ל</w:t>
      </w:r>
      <w:r w:rsidR="00A50528" w:rsidRPr="006F178A">
        <w:rPr>
          <w:rFonts w:hint="cs"/>
          <w:rtl/>
        </w:rPr>
        <w:t>תלש מירט וסי</w:t>
      </w:r>
      <w:r w:rsidR="00A50528">
        <w:rPr>
          <w:rFonts w:hint="cs"/>
          <w:rtl/>
        </w:rPr>
        <w:t>פ</w:t>
      </w:r>
      <w:r w:rsidR="00A50528" w:rsidRPr="006F178A">
        <w:rPr>
          <w:rFonts w:hint="cs"/>
          <w:rtl/>
        </w:rPr>
        <w:t>סף כל שהוא</w:t>
      </w:r>
      <w:r w:rsidR="00572265">
        <w:rPr>
          <w:rFonts w:hint="cs"/>
          <w:rtl/>
        </w:rPr>
        <w:t>.</w:t>
      </w:r>
    </w:p>
    <w:p w14:paraId="121FB3A1" w14:textId="6A2A35D1" w:rsidR="00FF3740" w:rsidRPr="00757D20" w:rsidRDefault="00FF3740" w:rsidP="00FF3740">
      <w:pPr>
        <w:rPr>
          <w:rtl/>
        </w:rPr>
      </w:pPr>
      <w:r w:rsidRPr="00D233D3">
        <w:rPr>
          <w:rStyle w:val="afffffe"/>
          <w:rFonts w:hint="cs"/>
          <w:rtl/>
        </w:rPr>
        <w:t xml:space="preserve">תער לא יעבר על ראשו </w:t>
      </w:r>
      <w:r w:rsidRPr="00757D20">
        <w:rPr>
          <w:rFonts w:hint="cs"/>
          <w:rtl/>
        </w:rPr>
        <w:t>לפי שלא למדנו לתגלחת האחרונה שיהיה בתער ללמדו ממצורע א</w:t>
      </w:r>
      <w:r w:rsidRPr="00757D20">
        <w:rPr>
          <w:rtl/>
        </w:rPr>
        <w:t>"</w:t>
      </w:r>
      <w:r w:rsidRPr="00757D20">
        <w:rPr>
          <w:rFonts w:hint="cs"/>
          <w:rtl/>
        </w:rPr>
        <w:t>א שאין דנין קל מחמור להחמיר עליו</w:t>
      </w:r>
      <w:r w:rsidR="00782987">
        <w:rPr>
          <w:rFonts w:hint="cs"/>
          <w:rtl/>
        </w:rPr>
        <w:t>.</w:t>
      </w:r>
      <w:r w:rsidRPr="00757D20">
        <w:rPr>
          <w:rFonts w:hint="cs"/>
          <w:rtl/>
        </w:rPr>
        <w:t xml:space="preserve"> </w:t>
      </w:r>
    </w:p>
    <w:p w14:paraId="653AD03F" w14:textId="77777777" w:rsidR="00FF3740" w:rsidRPr="006F178A" w:rsidRDefault="00FF3740" w:rsidP="00516202">
      <w:pPr>
        <w:pStyle w:val="affff5"/>
        <w:framePr w:wrap="around"/>
        <w:rPr>
          <w:rtl/>
        </w:rPr>
      </w:pPr>
      <w:r w:rsidRPr="006F178A">
        <w:rPr>
          <w:rFonts w:hint="cs"/>
          <w:rtl/>
        </w:rPr>
        <w:t>מ.</w:t>
      </w:r>
    </w:p>
    <w:p w14:paraId="662064F5" w14:textId="77777777" w:rsidR="00794D33" w:rsidRDefault="00FF3740" w:rsidP="00A5184B">
      <w:pPr>
        <w:pStyle w:val="36"/>
        <w:framePr w:wrap="notBeside"/>
        <w:rPr>
          <w:rtl/>
        </w:rPr>
      </w:pPr>
      <w:r w:rsidRPr="00794D33">
        <w:rPr>
          <w:rtl/>
        </w:rPr>
        <w:t xml:space="preserve">רבי: </w:t>
      </w:r>
    </w:p>
    <w:p w14:paraId="1C53F9E6" w14:textId="40E4B583" w:rsidR="00FF3740" w:rsidRPr="006F178A" w:rsidRDefault="00FF3740" w:rsidP="00FF3740">
      <w:pPr>
        <w:rPr>
          <w:rtl/>
        </w:rPr>
      </w:pPr>
      <w:r w:rsidRPr="00572265">
        <w:rPr>
          <w:spacing w:val="0"/>
          <w:rtl/>
        </w:rPr>
        <w:t>א</w:t>
      </w:r>
      <w:r w:rsidR="00794D33" w:rsidRPr="00572265">
        <w:rPr>
          <w:rFonts w:hint="cs"/>
          <w:spacing w:val="0"/>
          <w:rtl/>
        </w:rPr>
        <w:t xml:space="preserve">"צ </w:t>
      </w:r>
      <w:r w:rsidRPr="00572265">
        <w:rPr>
          <w:rFonts w:hint="cs"/>
          <w:spacing w:val="0"/>
          <w:rtl/>
        </w:rPr>
        <w:t>ד</w:t>
      </w:r>
      <w:r w:rsidRPr="00572265">
        <w:rPr>
          <w:rStyle w:val="afffffe"/>
          <w:rFonts w:hint="cs"/>
          <w:spacing w:val="0"/>
          <w:rtl/>
        </w:rPr>
        <w:t>'</w:t>
      </w:r>
      <w:r w:rsidRPr="00572265">
        <w:rPr>
          <w:rStyle w:val="afffffe"/>
          <w:spacing w:val="0"/>
          <w:rtl/>
        </w:rPr>
        <w:t>תער לא יעבור על ראשו עד מלאת</w:t>
      </w:r>
      <w:r w:rsidRPr="00572265">
        <w:rPr>
          <w:rStyle w:val="afffffe"/>
          <w:rFonts w:hint="cs"/>
          <w:spacing w:val="0"/>
          <w:rtl/>
        </w:rPr>
        <w:t>'</w:t>
      </w:r>
      <w:r w:rsidRPr="00572265">
        <w:rPr>
          <w:spacing w:val="0"/>
          <w:rtl/>
        </w:rPr>
        <w:t xml:space="preserve"> </w:t>
      </w:r>
      <w:r w:rsidR="00572265" w:rsidRPr="00572265">
        <w:rPr>
          <w:rFonts w:hint="cs"/>
          <w:spacing w:val="0"/>
          <w:rtl/>
        </w:rPr>
        <w:t>-</w:t>
      </w:r>
      <w:r w:rsidRPr="00572265">
        <w:rPr>
          <w:spacing w:val="0"/>
          <w:rtl/>
        </w:rPr>
        <w:t>לא תהא תגלחת אלא בתער</w:t>
      </w:r>
      <w:r w:rsidRPr="006F178A">
        <w:rPr>
          <w:rtl/>
        </w:rPr>
        <w:t>.</w:t>
      </w:r>
    </w:p>
    <w:p w14:paraId="77D5DECC" w14:textId="77777777" w:rsidR="00794D33" w:rsidRDefault="00FF3740" w:rsidP="00A5184B">
      <w:pPr>
        <w:pStyle w:val="36"/>
        <w:framePr w:wrap="notBeside"/>
        <w:rPr>
          <w:rStyle w:val="afffffe"/>
          <w:rtl/>
        </w:rPr>
      </w:pPr>
      <w:r w:rsidRPr="00794D33">
        <w:rPr>
          <w:rtl/>
        </w:rPr>
        <w:t>ו</w:t>
      </w:r>
      <w:r w:rsidRPr="00794D33">
        <w:rPr>
          <w:rFonts w:hint="cs"/>
          <w:rtl/>
        </w:rPr>
        <w:t xml:space="preserve">הך </w:t>
      </w:r>
    </w:p>
    <w:p w14:paraId="5D2F4161" w14:textId="70105DF4" w:rsidR="00FF3740" w:rsidRPr="006F178A" w:rsidRDefault="00FF3740" w:rsidP="00A37F4E">
      <w:pPr>
        <w:spacing w:after="40"/>
        <w:rPr>
          <w:rFonts w:ascii="FontbitDavid" w:hAnsi="FontbitDavid"/>
        </w:rPr>
      </w:pPr>
      <w:r w:rsidRPr="003215F9">
        <w:rPr>
          <w:rStyle w:val="afffffe"/>
          <w:rFonts w:hint="cs"/>
          <w:rtl/>
        </w:rPr>
        <w:t>ד'</w:t>
      </w:r>
      <w:r w:rsidRPr="003215F9">
        <w:rPr>
          <w:rStyle w:val="afffffe"/>
          <w:rtl/>
        </w:rPr>
        <w:t>תער לא יעבור על ראשו</w:t>
      </w:r>
      <w:r w:rsidRPr="003215F9">
        <w:rPr>
          <w:rStyle w:val="afffffe"/>
          <w:rFonts w:hint="cs"/>
          <w:rtl/>
        </w:rPr>
        <w:t>'</w:t>
      </w:r>
      <w:r w:rsidRPr="003215F9">
        <w:rPr>
          <w:rStyle w:val="afffffe"/>
          <w:rtl/>
        </w:rPr>
        <w:t xml:space="preserve"> </w:t>
      </w:r>
      <w:r w:rsidRPr="006F178A">
        <w:rPr>
          <w:rFonts w:ascii="FontbitDavid" w:hAnsi="FontbitDavid"/>
          <w:rtl/>
        </w:rPr>
        <w:t>לעבור עליו בשני לאוין.</w:t>
      </w:r>
    </w:p>
    <w:p w14:paraId="1555A4D2" w14:textId="25722033" w:rsidR="00794D33" w:rsidRDefault="00FF3740" w:rsidP="00A5184B">
      <w:pPr>
        <w:pStyle w:val="36"/>
        <w:framePr w:wrap="notBeside"/>
        <w:rPr>
          <w:rFonts w:ascii="FontbitDavid" w:hAnsi="FontbitDavid"/>
          <w:rtl/>
        </w:rPr>
      </w:pPr>
      <w:r w:rsidRPr="00794D33">
        <w:rPr>
          <w:rFonts w:hint="cs"/>
          <w:rtl/>
        </w:rPr>
        <w:t>אר</w:t>
      </w:r>
      <w:r w:rsidRPr="00794D33">
        <w:rPr>
          <w:rtl/>
        </w:rPr>
        <w:t>"</w:t>
      </w:r>
      <w:r w:rsidRPr="00794D33">
        <w:rPr>
          <w:rFonts w:hint="cs"/>
          <w:rtl/>
        </w:rPr>
        <w:t>ח</w:t>
      </w:r>
      <w:r w:rsidRPr="00794D33">
        <w:rPr>
          <w:rtl/>
        </w:rPr>
        <w:t xml:space="preserve">: </w:t>
      </w:r>
    </w:p>
    <w:p w14:paraId="6DC75ADD" w14:textId="77777777" w:rsidR="00572265" w:rsidRDefault="00FF3740" w:rsidP="0003595D">
      <w:pPr>
        <w:rPr>
          <w:rFonts w:ascii="FontbitDavid" w:hAnsi="FontbitDavid"/>
          <w:rtl/>
        </w:rPr>
      </w:pPr>
      <w:r w:rsidRPr="006F178A">
        <w:rPr>
          <w:rFonts w:ascii="FontbitDavid" w:hAnsi="FontbitDavid"/>
          <w:rtl/>
        </w:rPr>
        <w:t xml:space="preserve">ללקות - באחת, לעכב - בשתים, </w:t>
      </w:r>
    </w:p>
    <w:p w14:paraId="42022595" w14:textId="73BB9BAF" w:rsidR="00FF3740" w:rsidRPr="00150DA9" w:rsidRDefault="0076150B" w:rsidP="00150DA9">
      <w:pPr>
        <w:rPr>
          <w:rFonts w:cs="BA Vilna Bold"/>
          <w:szCs w:val="14"/>
          <w:rtl/>
        </w:rPr>
      </w:pPr>
      <w:r>
        <w:rPr>
          <w:rFonts w:ascii="FontbitDavid" w:hAnsi="FontbitDavid" w:hint="cs"/>
          <w:rtl/>
        </w:rPr>
        <w:t>ו</w:t>
      </w:r>
      <w:r w:rsidR="00FF3740" w:rsidRPr="006F178A">
        <w:rPr>
          <w:rFonts w:ascii="FontbitDavid" w:hAnsi="FontbitDavid"/>
          <w:rtl/>
        </w:rPr>
        <w:t>אינו סותר אלא ברוב ראשו ו</w:t>
      </w:r>
      <w:r w:rsidR="00150DA9">
        <w:rPr>
          <w:rFonts w:ascii="FontbitDavid" w:hAnsi="FontbitDavid" w:hint="cs"/>
          <w:rtl/>
        </w:rPr>
        <w:t xml:space="preserve">כל שהוא כעין </w:t>
      </w:r>
      <w:r w:rsidR="00FF3740" w:rsidRPr="006F178A">
        <w:rPr>
          <w:rFonts w:ascii="FontbitDavid" w:hAnsi="FontbitDavid"/>
          <w:rtl/>
        </w:rPr>
        <w:t>תער.</w:t>
      </w:r>
      <w:r w:rsidR="00794D33">
        <w:rPr>
          <w:rFonts w:ascii="FontbitDavid" w:hAnsi="FontbitDavid" w:hint="cs"/>
          <w:rtl/>
        </w:rPr>
        <w:t xml:space="preserve"> </w:t>
      </w:r>
      <w:r w:rsidR="00794D33">
        <w:rPr>
          <w:rFonts w:ascii="FontbitDavid" w:hAnsi="FontbitDavid"/>
          <w:rtl/>
        </w:rPr>
        <w:t>–</w:t>
      </w:r>
      <w:r w:rsidR="00794D33">
        <w:rPr>
          <w:rFonts w:ascii="FontbitDavid" w:hAnsi="FontbitDavid" w:hint="cs"/>
          <w:rtl/>
        </w:rPr>
        <w:t xml:space="preserve"> ולא בדבר אחר</w:t>
      </w:r>
      <w:r w:rsidR="00150DA9">
        <w:rPr>
          <w:rFonts w:ascii="FontbitDavid" w:hAnsi="FontbitDavid" w:hint="cs"/>
          <w:rtl/>
        </w:rPr>
        <w:t>.</w:t>
      </w:r>
      <w:r w:rsidR="00794D33">
        <w:rPr>
          <w:rFonts w:ascii="FontbitDavid" w:hAnsi="FontbitDavid" w:hint="cs"/>
          <w:rtl/>
        </w:rPr>
        <w:t xml:space="preserve"> </w:t>
      </w:r>
    </w:p>
    <w:p w14:paraId="2E11F17D" w14:textId="77777777" w:rsidR="00083654" w:rsidRDefault="00FF3740" w:rsidP="00A5184B">
      <w:pPr>
        <w:pStyle w:val="36"/>
        <w:framePr w:wrap="notBeside"/>
        <w:rPr>
          <w:rFonts w:ascii="FontbitDavid" w:hAnsi="FontbitDavid"/>
          <w:rtl/>
        </w:rPr>
      </w:pPr>
      <w:r w:rsidRPr="00083654">
        <w:rPr>
          <w:rFonts w:hint="cs"/>
          <w:rtl/>
        </w:rPr>
        <w:t>תנ</w:t>
      </w:r>
      <w:r w:rsidRPr="00083654">
        <w:rPr>
          <w:rtl/>
        </w:rPr>
        <w:t>"</w:t>
      </w:r>
      <w:r w:rsidRPr="00083654">
        <w:rPr>
          <w:rFonts w:hint="cs"/>
          <w:rtl/>
        </w:rPr>
        <w:t>ה</w:t>
      </w:r>
      <w:r w:rsidRPr="00083654">
        <w:rPr>
          <w:rtl/>
        </w:rPr>
        <w:t xml:space="preserve">: </w:t>
      </w:r>
    </w:p>
    <w:p w14:paraId="6768B00D" w14:textId="1A5FD1B8" w:rsidR="00FF3740" w:rsidRPr="006F178A" w:rsidRDefault="00FF3740" w:rsidP="00FF3740">
      <w:pPr>
        <w:rPr>
          <w:rFonts w:ascii="FontbitDavid" w:hAnsi="FontbitDavid"/>
          <w:rtl/>
        </w:rPr>
      </w:pPr>
      <w:r w:rsidRPr="006F178A">
        <w:rPr>
          <w:rFonts w:ascii="FontbitDavid" w:hAnsi="FontbitDavid"/>
          <w:rtl/>
        </w:rPr>
        <w:t xml:space="preserve">נזיר שתלש, מירט, סיפסף כל שהוא </w:t>
      </w:r>
      <w:r w:rsidR="00083654">
        <w:rPr>
          <w:rFonts w:ascii="FontbitDavid" w:hAnsi="FontbitDavid" w:hint="cs"/>
          <w:rtl/>
        </w:rPr>
        <w:t>א</w:t>
      </w:r>
      <w:r w:rsidRPr="006F178A">
        <w:rPr>
          <w:rFonts w:ascii="FontbitDavid" w:hAnsi="FontbitDavid"/>
          <w:rtl/>
        </w:rPr>
        <w:t>ינו סותר אלא ברוב ראשו ובתער</w:t>
      </w:r>
      <w:r w:rsidR="001A7DD4">
        <w:rPr>
          <w:rFonts w:ascii="FontbitDavid" w:hAnsi="FontbitDavid"/>
          <w:rtl/>
        </w:rPr>
        <w:t>.</w:t>
      </w:r>
    </w:p>
    <w:p w14:paraId="3636CFBF" w14:textId="453C1EE8" w:rsidR="00FF3740" w:rsidRPr="006F178A" w:rsidRDefault="00FF3740" w:rsidP="00782987">
      <w:pPr>
        <w:spacing w:after="60"/>
        <w:rPr>
          <w:rFonts w:ascii="FontbitDavid" w:hAnsi="FontbitDavid"/>
          <w:rtl/>
        </w:rPr>
      </w:pPr>
      <w:r w:rsidRPr="001F4EC7">
        <w:rPr>
          <w:rStyle w:val="a4"/>
          <w:rFonts w:hint="cs"/>
          <w:rtl/>
        </w:rPr>
        <w:t>מר</w:t>
      </w:r>
      <w:r w:rsidRPr="001F4EC7">
        <w:rPr>
          <w:rStyle w:val="a4"/>
          <w:rtl/>
        </w:rPr>
        <w:t xml:space="preserve">"ש: </w:t>
      </w:r>
      <w:r w:rsidRPr="006F178A">
        <w:rPr>
          <w:rFonts w:ascii="FontbitDavid" w:hAnsi="FontbitDavid"/>
          <w:rtl/>
        </w:rPr>
        <w:t>כשם ש</w:t>
      </w:r>
      <w:r w:rsidR="0076150B">
        <w:rPr>
          <w:rFonts w:ascii="FontbitDavid" w:hAnsi="FontbitDavid" w:hint="cs"/>
          <w:rtl/>
        </w:rPr>
        <w:t>ב'</w:t>
      </w:r>
      <w:r w:rsidRPr="006F178A">
        <w:rPr>
          <w:rFonts w:ascii="FontbitDavid" w:hAnsi="FontbitDavid"/>
          <w:rtl/>
        </w:rPr>
        <w:t xml:space="preserve"> שערות מעכבות בו, כך סותרות בו.</w:t>
      </w:r>
    </w:p>
    <w:p w14:paraId="20AC469A" w14:textId="5EA6FE97" w:rsidR="001F4EC7" w:rsidRDefault="00FF3740" w:rsidP="00A5184B">
      <w:pPr>
        <w:pStyle w:val="36"/>
        <w:framePr w:wrap="notBeside"/>
        <w:rPr>
          <w:rFonts w:ascii="FontbitDavid" w:hAnsi="FontbitDavid"/>
          <w:rtl/>
        </w:rPr>
      </w:pPr>
      <w:r w:rsidRPr="001F4EC7">
        <w:rPr>
          <w:rtl/>
        </w:rPr>
        <w:t xml:space="preserve">תנן </w:t>
      </w:r>
      <w:r w:rsidR="00585A64" w:rsidRPr="001F4EC7">
        <w:rPr>
          <w:rtl/>
        </w:rPr>
        <w:t>שם</w:t>
      </w:r>
    </w:p>
    <w:p w14:paraId="58D30B9F" w14:textId="77777777" w:rsidR="00782987" w:rsidRDefault="00FF3740" w:rsidP="00A13E3E">
      <w:pPr>
        <w:rPr>
          <w:rFonts w:ascii="FontbitDavid" w:hAnsi="FontbitDavid"/>
          <w:rtl/>
        </w:rPr>
      </w:pPr>
      <w:r w:rsidRPr="006F178A">
        <w:rPr>
          <w:rFonts w:ascii="FontbitDavid" w:hAnsi="FontbitDavid"/>
          <w:rtl/>
        </w:rPr>
        <w:t xml:space="preserve">שלשה מגלחין ותגלחתן מצוה: נזיר, ומצורע, ולוים, </w:t>
      </w:r>
    </w:p>
    <w:p w14:paraId="15DECDF3" w14:textId="5497A648" w:rsidR="00FF3740" w:rsidRPr="006F178A" w:rsidRDefault="00FF3740" w:rsidP="00A13E3E">
      <w:pPr>
        <w:rPr>
          <w:rFonts w:ascii="FontbitDavid" w:hAnsi="FontbitDavid"/>
          <w:rtl/>
        </w:rPr>
      </w:pPr>
      <w:r w:rsidRPr="006F178A">
        <w:rPr>
          <w:rFonts w:ascii="FontbitDavid" w:hAnsi="FontbitDavid"/>
          <w:rtl/>
        </w:rPr>
        <w:t>וכולן שגילחו שלא בתער, או ששיירו שתי שערות - לא עשו כלום.</w:t>
      </w:r>
    </w:p>
    <w:p w14:paraId="1F8F9E66" w14:textId="77777777" w:rsidR="00FF3740" w:rsidRPr="006F178A" w:rsidRDefault="00FF3740" w:rsidP="00BA44EB">
      <w:pPr>
        <w:pStyle w:val="a7"/>
        <w:rPr>
          <w:rtl/>
        </w:rPr>
      </w:pPr>
      <w:r w:rsidRPr="006F178A">
        <w:rPr>
          <w:rtl/>
        </w:rPr>
        <w:t>אמר מר: שלשה מגלחין ותגלחתן מצוה.</w:t>
      </w:r>
    </w:p>
    <w:p w14:paraId="0790D39F" w14:textId="77777777" w:rsidR="00AD4E29" w:rsidRDefault="00FF3740" w:rsidP="00A5184B">
      <w:pPr>
        <w:pStyle w:val="36"/>
        <w:framePr w:wrap="notBeside"/>
        <w:rPr>
          <w:rFonts w:ascii="FontbitDavid" w:hAnsi="FontbitDavid"/>
          <w:rtl/>
        </w:rPr>
      </w:pPr>
      <w:r w:rsidRPr="00AD4E29">
        <w:rPr>
          <w:rtl/>
        </w:rPr>
        <w:t xml:space="preserve">פשיטא! </w:t>
      </w:r>
    </w:p>
    <w:p w14:paraId="63BC6E98" w14:textId="19450300" w:rsidR="00FF3740" w:rsidRPr="006F178A" w:rsidRDefault="00FF3740" w:rsidP="00FF3740">
      <w:pPr>
        <w:rPr>
          <w:rFonts w:ascii="FontbitDavid" w:hAnsi="FontbitDavid"/>
          <w:rtl/>
        </w:rPr>
      </w:pPr>
      <w:r w:rsidRPr="006F178A">
        <w:rPr>
          <w:rFonts w:ascii="FontbitDavid" w:hAnsi="FontbitDavid"/>
          <w:rtl/>
        </w:rPr>
        <w:t>מ"ד משום עבורי שער הוא, ואפילו סך נשא, קמ"ל דלא.</w:t>
      </w:r>
    </w:p>
    <w:p w14:paraId="4EEB9842" w14:textId="666234FD" w:rsidR="00FF3740" w:rsidRPr="006F178A" w:rsidRDefault="00FF3740" w:rsidP="00FF3740">
      <w:pPr>
        <w:rPr>
          <w:rFonts w:ascii="FontbitDavid" w:hAnsi="FontbitDavid"/>
          <w:rtl/>
        </w:rPr>
      </w:pPr>
      <w:r w:rsidRPr="00791F78">
        <w:rPr>
          <w:rStyle w:val="a4"/>
          <w:rtl/>
        </w:rPr>
        <w:t xml:space="preserve">קתני: </w:t>
      </w:r>
      <w:r w:rsidRPr="006F178A">
        <w:rPr>
          <w:rFonts w:ascii="FontbitDavid" w:hAnsi="FontbitDavid"/>
          <w:rtl/>
        </w:rPr>
        <w:t>וכולן שגילחו שלא בתער</w:t>
      </w:r>
      <w:r w:rsidR="001A7DD4">
        <w:rPr>
          <w:rFonts w:ascii="FontbitDavid" w:hAnsi="FontbitDavid"/>
          <w:rtl/>
        </w:rPr>
        <w:t>.</w:t>
      </w:r>
    </w:p>
    <w:p w14:paraId="1EEBD8E7" w14:textId="45F178B4" w:rsidR="00FF3740" w:rsidRPr="00D26F36" w:rsidRDefault="00FF3740" w:rsidP="00B969F8">
      <w:pPr>
        <w:rPr>
          <w:rFonts w:ascii="FontbitDavid" w:hAnsi="FontbitDavid"/>
          <w:spacing w:val="-2"/>
          <w:rtl/>
        </w:rPr>
      </w:pPr>
      <w:r w:rsidRPr="00D26F36">
        <w:rPr>
          <w:rFonts w:ascii="FontbitDavid" w:hAnsi="FontbitDavid" w:cs="BA Vilna Bold"/>
          <w:spacing w:val="-2"/>
          <w:rtl/>
        </w:rPr>
        <w:t>גבי נזיר</w:t>
      </w:r>
      <w:r w:rsidR="00B969F8" w:rsidRPr="00D26F36">
        <w:rPr>
          <w:rFonts w:ascii="FontbitDavid" w:hAnsi="FontbitDavid" w:cs="BA Vilna Bold" w:hint="cs"/>
          <w:spacing w:val="-2"/>
          <w:rtl/>
        </w:rPr>
        <w:t xml:space="preserve"> </w:t>
      </w:r>
      <w:r w:rsidRPr="00D26F36">
        <w:rPr>
          <w:rStyle w:val="afffffe"/>
          <w:rFonts w:hint="cs"/>
          <w:spacing w:val="-2"/>
          <w:rtl/>
        </w:rPr>
        <w:t>'</w:t>
      </w:r>
      <w:r w:rsidRPr="00D26F36">
        <w:rPr>
          <w:rStyle w:val="afffffe"/>
          <w:spacing w:val="-2"/>
          <w:rtl/>
        </w:rPr>
        <w:t>תער לא יעבור על ראשו</w:t>
      </w:r>
      <w:r w:rsidRPr="00D26F36">
        <w:rPr>
          <w:rStyle w:val="afffffe"/>
          <w:rFonts w:hint="cs"/>
          <w:spacing w:val="-2"/>
          <w:rtl/>
        </w:rPr>
        <w:t>'</w:t>
      </w:r>
      <w:r w:rsidRPr="00D26F36">
        <w:rPr>
          <w:rStyle w:val="afffffe"/>
          <w:spacing w:val="-2"/>
          <w:rtl/>
        </w:rPr>
        <w:t>,</w:t>
      </w:r>
      <w:r w:rsidRPr="00D26F36">
        <w:rPr>
          <w:rFonts w:ascii="FontbitDavid" w:hAnsi="FontbitDavid"/>
          <w:spacing w:val="-2"/>
          <w:rtl/>
        </w:rPr>
        <w:t xml:space="preserve"> </w:t>
      </w:r>
      <w:r w:rsidRPr="00D26F36">
        <w:rPr>
          <w:rFonts w:ascii="FontbitDavid" w:hAnsi="FontbitDavid" w:cs="BA Vilna Bold"/>
          <w:spacing w:val="-2"/>
          <w:rtl/>
        </w:rPr>
        <w:t>וגבי לוים,</w:t>
      </w:r>
      <w:r w:rsidRPr="00D26F36">
        <w:rPr>
          <w:rStyle w:val="afffffe"/>
          <w:spacing w:val="-2"/>
          <w:rtl/>
        </w:rPr>
        <w:t xml:space="preserve"> </w:t>
      </w:r>
      <w:r w:rsidRPr="00D26F36">
        <w:rPr>
          <w:rStyle w:val="afffffe"/>
          <w:rFonts w:hint="cs"/>
          <w:spacing w:val="-2"/>
          <w:rtl/>
        </w:rPr>
        <w:t>'</w:t>
      </w:r>
      <w:r w:rsidRPr="00D26F36">
        <w:rPr>
          <w:rStyle w:val="afffffe"/>
          <w:spacing w:val="-2"/>
          <w:rtl/>
        </w:rPr>
        <w:t>והעבירו תער על כל בשרם</w:t>
      </w:r>
      <w:r w:rsidRPr="00D26F36">
        <w:rPr>
          <w:rStyle w:val="afffffe"/>
          <w:rFonts w:hint="cs"/>
          <w:spacing w:val="-2"/>
          <w:rtl/>
        </w:rPr>
        <w:t>'</w:t>
      </w:r>
      <w:r w:rsidRPr="00D26F36">
        <w:rPr>
          <w:rStyle w:val="afffffe"/>
          <w:spacing w:val="-2"/>
          <w:rtl/>
        </w:rPr>
        <w:t>,</w:t>
      </w:r>
      <w:r w:rsidRPr="00D26F36">
        <w:rPr>
          <w:rFonts w:ascii="FontbitDavid" w:hAnsi="FontbitDavid"/>
          <w:spacing w:val="-2"/>
          <w:rtl/>
        </w:rPr>
        <w:t xml:space="preserve"> </w:t>
      </w:r>
    </w:p>
    <w:p w14:paraId="3D607253" w14:textId="0C87019E" w:rsidR="00851AEE" w:rsidRDefault="00FF3740" w:rsidP="00FF3740">
      <w:pPr>
        <w:rPr>
          <w:rFonts w:ascii="FontbitDavid" w:hAnsi="FontbitDavid"/>
          <w:rtl/>
        </w:rPr>
      </w:pPr>
      <w:r w:rsidRPr="00766B62">
        <w:rPr>
          <w:rFonts w:ascii="FontbitDavid" w:hAnsi="FontbitDavid" w:cs="BA Vilna Bold" w:hint="cs"/>
          <w:rtl/>
        </w:rPr>
        <w:t xml:space="preserve">ומצורע </w:t>
      </w:r>
      <w:r w:rsidRPr="006F178A">
        <w:rPr>
          <w:rFonts w:ascii="FontbitDavid" w:hAnsi="FontbitDavid" w:hint="cs"/>
          <w:rtl/>
        </w:rPr>
        <w:t>בתער</w:t>
      </w:r>
      <w:r w:rsidR="00851AEE">
        <w:rPr>
          <w:rFonts w:ascii="FontbitDavid" w:hAnsi="FontbitDavid" w:hint="cs"/>
          <w:rtl/>
        </w:rPr>
        <w:t>,</w:t>
      </w:r>
      <w:r w:rsidRPr="006F178A">
        <w:rPr>
          <w:rFonts w:ascii="FontbitDavid" w:hAnsi="FontbitDavid" w:hint="cs"/>
          <w:rtl/>
        </w:rPr>
        <w:t xml:space="preserve"> לא </w:t>
      </w:r>
      <w:r w:rsidR="00DE4DE3">
        <w:rPr>
          <w:rFonts w:ascii="FontbitDavid" w:hAnsi="FontbitDavid" w:hint="cs"/>
          <w:rtl/>
        </w:rPr>
        <w:t xml:space="preserve">רק </w:t>
      </w:r>
      <w:r w:rsidRPr="006F178A">
        <w:rPr>
          <w:rFonts w:ascii="FontbitDavid" w:hAnsi="FontbitDavid" w:hint="cs"/>
          <w:rtl/>
        </w:rPr>
        <w:t>מלו</w:t>
      </w:r>
      <w:r w:rsidR="000D64E6">
        <w:rPr>
          <w:rFonts w:ascii="FontbitDavid" w:hAnsi="FontbitDavid" w:hint="cs"/>
          <w:rtl/>
        </w:rPr>
        <w:t>י</w:t>
      </w:r>
      <w:r w:rsidRPr="006F178A">
        <w:rPr>
          <w:rFonts w:ascii="FontbitDavid" w:hAnsi="FontbitDavid" w:hint="cs"/>
          <w:rtl/>
        </w:rPr>
        <w:t xml:space="preserve">ים שטעונין תגלחת </w:t>
      </w:r>
      <w:r w:rsidR="00851AEE">
        <w:rPr>
          <w:rFonts w:ascii="FontbitDavid" w:hAnsi="FontbitDavid" w:hint="cs"/>
          <w:rtl/>
        </w:rPr>
        <w:t>ורק בתער</w:t>
      </w:r>
      <w:r w:rsidR="00AD4E29">
        <w:rPr>
          <w:rFonts w:ascii="FontbitDavid" w:hAnsi="FontbitDavid" w:hint="cs"/>
          <w:rtl/>
        </w:rPr>
        <w:t>,</w:t>
      </w:r>
      <w:r w:rsidR="00851AEE">
        <w:rPr>
          <w:rFonts w:ascii="FontbitDavid" w:hAnsi="FontbitDavid" w:hint="cs"/>
          <w:rtl/>
        </w:rPr>
        <w:t xml:space="preserve"> </w:t>
      </w:r>
    </w:p>
    <w:p w14:paraId="46E37B54" w14:textId="77777777" w:rsidR="000D64E6" w:rsidRDefault="00851AEE" w:rsidP="00A5184B">
      <w:pPr>
        <w:pStyle w:val="36"/>
        <w:framePr w:wrap="notBeside"/>
        <w:rPr>
          <w:rFonts w:ascii="FontbitDavid" w:hAnsi="FontbitDavid"/>
          <w:rtl/>
        </w:rPr>
      </w:pPr>
      <w:r w:rsidRPr="000D64E6">
        <w:rPr>
          <w:rFonts w:hint="cs"/>
          <w:rtl/>
        </w:rPr>
        <w:t xml:space="preserve">- </w:t>
      </w:r>
    </w:p>
    <w:p w14:paraId="58ECEA23" w14:textId="510EFBEC" w:rsidR="00FF3740" w:rsidRPr="006F178A" w:rsidRDefault="00851AEE" w:rsidP="00FF3740">
      <w:pPr>
        <w:rPr>
          <w:rFonts w:ascii="FontbitDavid" w:hAnsi="FontbitDavid"/>
          <w:rtl/>
        </w:rPr>
      </w:pPr>
      <w:r>
        <w:rPr>
          <w:rFonts w:ascii="FontbitDavid" w:hAnsi="FontbitDavid" w:hint="cs"/>
          <w:rtl/>
        </w:rPr>
        <w:t xml:space="preserve">דמה </w:t>
      </w:r>
      <w:r w:rsidR="00FF3740" w:rsidRPr="006F178A">
        <w:rPr>
          <w:rFonts w:ascii="FontbitDavid" w:hAnsi="FontbitDavid"/>
          <w:rtl/>
        </w:rPr>
        <w:t xml:space="preserve">ללוים שכן טעונין תנופה בגופם, </w:t>
      </w:r>
      <w:r>
        <w:rPr>
          <w:rFonts w:ascii="FontbitDavid" w:hAnsi="FontbitDavid" w:hint="cs"/>
          <w:rtl/>
        </w:rPr>
        <w:t xml:space="preserve">משא''כ </w:t>
      </w:r>
      <w:r w:rsidR="00FF3740" w:rsidRPr="006F178A">
        <w:rPr>
          <w:rFonts w:ascii="FontbitDavid" w:hAnsi="FontbitDavid"/>
          <w:rtl/>
        </w:rPr>
        <w:t>מצורע</w:t>
      </w:r>
      <w:r>
        <w:rPr>
          <w:rFonts w:ascii="FontbitDavid" w:hAnsi="FontbitDavid" w:hint="cs"/>
          <w:rtl/>
        </w:rPr>
        <w:t>.</w:t>
      </w:r>
    </w:p>
    <w:p w14:paraId="1028EA32" w14:textId="77777777" w:rsidR="00DE4DE3" w:rsidRDefault="00FF3740" w:rsidP="00DE4DE3">
      <w:pPr>
        <w:rPr>
          <w:rStyle w:val="a4"/>
          <w:rtl/>
        </w:rPr>
      </w:pPr>
      <w:r w:rsidRPr="006F178A">
        <w:rPr>
          <w:rFonts w:ascii="FontbitDavid" w:hAnsi="FontbitDavid" w:hint="cs"/>
          <w:rtl/>
        </w:rPr>
        <w:t>ולא</w:t>
      </w:r>
      <w:r w:rsidR="00DE4DE3">
        <w:rPr>
          <w:rFonts w:ascii="FontbitDavid" w:hAnsi="FontbitDavid" w:hint="cs"/>
          <w:rtl/>
        </w:rPr>
        <w:t xml:space="preserve"> </w:t>
      </w:r>
      <w:r w:rsidRPr="006F178A">
        <w:rPr>
          <w:rFonts w:ascii="FontbitDavid" w:hAnsi="FontbitDavid" w:hint="cs"/>
          <w:rtl/>
        </w:rPr>
        <w:t>מנזיר לבד שקרבנו טעון לחם</w:t>
      </w:r>
      <w:r w:rsidR="00DE4DE3">
        <w:rPr>
          <w:rFonts w:ascii="FontbitDavid" w:hAnsi="FontbitDavid" w:hint="cs"/>
          <w:rtl/>
        </w:rPr>
        <w:t xml:space="preserve">, </w:t>
      </w:r>
    </w:p>
    <w:p w14:paraId="19658E13" w14:textId="77777777" w:rsidR="000D64E6" w:rsidRDefault="00FF3740" w:rsidP="00A5184B">
      <w:pPr>
        <w:pStyle w:val="36"/>
        <w:framePr w:wrap="notBeside"/>
        <w:rPr>
          <w:rFonts w:ascii="FontbitDavid" w:hAnsi="FontbitDavid"/>
          <w:rtl/>
        </w:rPr>
      </w:pPr>
      <w:r w:rsidRPr="000D64E6">
        <w:rPr>
          <w:rFonts w:hint="cs"/>
          <w:rtl/>
        </w:rPr>
        <w:lastRenderedPageBreak/>
        <w:t>אלא מתרוויהו</w:t>
      </w:r>
    </w:p>
    <w:p w14:paraId="13DF20DA" w14:textId="0FFF8E4B" w:rsidR="00FF3740" w:rsidRPr="006F178A" w:rsidRDefault="00FF3740" w:rsidP="00036CCC">
      <w:pPr>
        <w:spacing w:after="60"/>
        <w:rPr>
          <w:rFonts w:ascii="FontbitDavid" w:hAnsi="FontbitDavid"/>
          <w:rtl/>
        </w:rPr>
      </w:pPr>
      <w:r w:rsidRPr="006F178A">
        <w:rPr>
          <w:rFonts w:ascii="FontbitDavid" w:hAnsi="FontbitDavid" w:hint="cs"/>
          <w:rtl/>
        </w:rPr>
        <w:t>מנזיר ולויים</w:t>
      </w:r>
      <w:r w:rsidR="000D64E6">
        <w:rPr>
          <w:rFonts w:ascii="FontbitDavid" w:hAnsi="FontbitDavid" w:hint="cs"/>
          <w:rtl/>
        </w:rPr>
        <w:t>,</w:t>
      </w:r>
      <w:r w:rsidRPr="006F178A">
        <w:rPr>
          <w:rFonts w:ascii="FontbitDavid" w:hAnsi="FontbitDavid" w:hint="cs"/>
          <w:rtl/>
        </w:rPr>
        <w:t xml:space="preserve"> הצד השוה שבהן שטעונין תגלחת בתער</w:t>
      </w:r>
      <w:r w:rsidR="000D64E6">
        <w:rPr>
          <w:rFonts w:ascii="FontbitDavid" w:hAnsi="FontbitDavid" w:hint="cs"/>
          <w:rtl/>
        </w:rPr>
        <w:t>.</w:t>
      </w:r>
      <w:r w:rsidRPr="006F178A">
        <w:rPr>
          <w:rFonts w:ascii="FontbitDavid" w:hAnsi="FontbitDavid" w:hint="cs"/>
          <w:rtl/>
        </w:rPr>
        <w:t xml:space="preserve"> </w:t>
      </w:r>
    </w:p>
    <w:p w14:paraId="084E0C0C" w14:textId="77777777" w:rsidR="00DE4DE3" w:rsidRDefault="00FF3740" w:rsidP="00A5184B">
      <w:pPr>
        <w:pStyle w:val="36"/>
        <w:framePr w:wrap="notBeside"/>
        <w:rPr>
          <w:rFonts w:ascii="FontbitDavid" w:hAnsi="FontbitDavid"/>
          <w:rtl/>
        </w:rPr>
      </w:pPr>
      <w:r w:rsidRPr="00DE4DE3">
        <w:rPr>
          <w:rFonts w:hint="cs"/>
          <w:rtl/>
        </w:rPr>
        <w:t xml:space="preserve">ולא פריך </w:t>
      </w:r>
    </w:p>
    <w:p w14:paraId="71FC0064" w14:textId="7A53EA4B" w:rsidR="00FF3740" w:rsidRPr="006F178A" w:rsidRDefault="00FF3740" w:rsidP="00FF3740">
      <w:pPr>
        <w:rPr>
          <w:rFonts w:ascii="FontbitDavid" w:hAnsi="FontbitDavid"/>
          <w:rtl/>
        </w:rPr>
      </w:pPr>
      <w:r w:rsidRPr="006F178A">
        <w:rPr>
          <w:rFonts w:ascii="FontbitDavid" w:hAnsi="FontbitDavid" w:hint="cs"/>
          <w:rtl/>
        </w:rPr>
        <w:t xml:space="preserve">דמה לצד השוה </w:t>
      </w:r>
      <w:r w:rsidR="00DE4DE3">
        <w:rPr>
          <w:rFonts w:ascii="FontbitDavid" w:hAnsi="FontbitDavid" w:hint="cs"/>
          <w:rtl/>
        </w:rPr>
        <w:t>ש</w:t>
      </w:r>
      <w:r w:rsidRPr="006F178A">
        <w:rPr>
          <w:rFonts w:ascii="FontbitDavid" w:hAnsi="FontbitDavid" w:hint="cs"/>
          <w:rtl/>
        </w:rPr>
        <w:t xml:space="preserve">אין קרבנו בדלות תאמר במצורע שקרבנו בדלות </w:t>
      </w:r>
    </w:p>
    <w:p w14:paraId="62DD22FB" w14:textId="27C92FBF" w:rsidR="00DE4DE3" w:rsidRDefault="00FF3740" w:rsidP="00A5184B">
      <w:pPr>
        <w:pStyle w:val="36"/>
        <w:framePr w:wrap="notBeside"/>
        <w:rPr>
          <w:rFonts w:ascii="FontbitDavid" w:hAnsi="FontbitDavid"/>
          <w:spacing w:val="-2"/>
          <w:rtl/>
        </w:rPr>
      </w:pPr>
      <w:r w:rsidRPr="00DE4DE3">
        <w:rPr>
          <w:rFonts w:hint="cs"/>
          <w:rtl/>
        </w:rPr>
        <w:t>דא</w:t>
      </w:r>
      <w:r w:rsidRPr="00DE4DE3">
        <w:rPr>
          <w:rtl/>
        </w:rPr>
        <w:t>"</w:t>
      </w:r>
      <w:r w:rsidRPr="00DE4DE3">
        <w:rPr>
          <w:rFonts w:hint="cs"/>
          <w:rtl/>
        </w:rPr>
        <w:t>ל רב</w:t>
      </w:r>
      <w:r w:rsidRPr="00DE4DE3">
        <w:rPr>
          <w:rtl/>
        </w:rPr>
        <w:t>"</w:t>
      </w:r>
      <w:r w:rsidRPr="00DE4DE3">
        <w:rPr>
          <w:rFonts w:hint="cs"/>
          <w:rtl/>
        </w:rPr>
        <w:t xml:space="preserve">מ </w:t>
      </w:r>
    </w:p>
    <w:p w14:paraId="6BA7FB2E" w14:textId="51847FE4" w:rsidR="00FF3740" w:rsidRPr="00D454EC" w:rsidRDefault="00FF3740" w:rsidP="00FF3740">
      <w:pPr>
        <w:rPr>
          <w:rFonts w:ascii="FontbitDavid" w:hAnsi="FontbitDavid"/>
          <w:spacing w:val="-2"/>
          <w:rtl/>
        </w:rPr>
      </w:pPr>
      <w:r w:rsidRPr="00D454EC">
        <w:rPr>
          <w:rFonts w:ascii="FontbitDavid" w:hAnsi="FontbitDavid" w:hint="cs"/>
          <w:spacing w:val="-2"/>
          <w:rtl/>
        </w:rPr>
        <w:t>האי תנא מעיקרא אמר ללמדו ממצורע א'א</w:t>
      </w:r>
      <w:r w:rsidR="00F86D07">
        <w:rPr>
          <w:rFonts w:ascii="FontbitDavid" w:hAnsi="FontbitDavid" w:hint="cs"/>
          <w:spacing w:val="-2"/>
          <w:rtl/>
        </w:rPr>
        <w:t>-</w:t>
      </w:r>
      <w:r w:rsidRPr="00D454EC">
        <w:rPr>
          <w:rFonts w:ascii="FontbitDavid" w:hAnsi="FontbitDavid" w:hint="cs"/>
          <w:spacing w:val="-2"/>
          <w:rtl/>
        </w:rPr>
        <w:t xml:space="preserve"> שכן אין דנין קל מחמור להחמיר </w:t>
      </w:r>
    </w:p>
    <w:p w14:paraId="265C017C" w14:textId="77777777" w:rsidR="00FF3740" w:rsidRPr="006F178A" w:rsidRDefault="00FF3740" w:rsidP="00516202">
      <w:pPr>
        <w:pStyle w:val="affff5"/>
        <w:framePr w:wrap="around"/>
        <w:rPr>
          <w:rtl/>
        </w:rPr>
      </w:pPr>
      <w:r w:rsidRPr="006F178A">
        <w:rPr>
          <w:rFonts w:hint="cs"/>
          <w:rtl/>
        </w:rPr>
        <w:t xml:space="preserve">מ: </w:t>
      </w:r>
    </w:p>
    <w:p w14:paraId="4B3DD228" w14:textId="77777777" w:rsidR="002043B6" w:rsidRDefault="00FF3740" w:rsidP="00A5184B">
      <w:pPr>
        <w:pStyle w:val="36"/>
        <w:framePr w:wrap="notBeside"/>
        <w:rPr>
          <w:rFonts w:ascii="FontbitDavid" w:hAnsi="FontbitDavid"/>
          <w:rtl/>
        </w:rPr>
      </w:pPr>
      <w:r w:rsidRPr="002043B6">
        <w:rPr>
          <w:rFonts w:hint="cs"/>
          <w:rtl/>
        </w:rPr>
        <w:t>א</w:t>
      </w:r>
      <w:r w:rsidRPr="002043B6">
        <w:rPr>
          <w:rtl/>
        </w:rPr>
        <w:t>"</w:t>
      </w:r>
      <w:r w:rsidRPr="002043B6">
        <w:rPr>
          <w:rFonts w:hint="cs"/>
          <w:rtl/>
        </w:rPr>
        <w:t>ל</w:t>
      </w:r>
      <w:r w:rsidRPr="002043B6">
        <w:rPr>
          <w:rtl/>
        </w:rPr>
        <w:t xml:space="preserve">: </w:t>
      </w:r>
    </w:p>
    <w:p w14:paraId="32B1A992" w14:textId="4BA3413F" w:rsidR="00FF3740" w:rsidRPr="006F178A" w:rsidRDefault="00FF3740" w:rsidP="006A723B">
      <w:pPr>
        <w:spacing w:after="60"/>
        <w:rPr>
          <w:rtl/>
        </w:rPr>
      </w:pPr>
      <w:r w:rsidRPr="006F178A">
        <w:rPr>
          <w:rFonts w:ascii="FontbitDavid" w:hAnsi="FontbitDavid"/>
          <w:rtl/>
        </w:rPr>
        <w:t xml:space="preserve">ההוא </w:t>
      </w:r>
      <w:r w:rsidRPr="006626B9">
        <w:rPr>
          <w:rStyle w:val="a4"/>
          <w:rtl/>
        </w:rPr>
        <w:t>אליבא דרבנן,</w:t>
      </w:r>
      <w:r w:rsidRPr="006F178A">
        <w:rPr>
          <w:rFonts w:ascii="FontbitDavid" w:hAnsi="FontbitDavid"/>
          <w:rtl/>
        </w:rPr>
        <w:t xml:space="preserve"> הא </w:t>
      </w:r>
      <w:r w:rsidRPr="00582D3B">
        <w:rPr>
          <w:rStyle w:val="a4"/>
          <w:rtl/>
        </w:rPr>
        <w:t>אליבא ד</w:t>
      </w:r>
      <w:r w:rsidR="002043B6" w:rsidRPr="00582D3B">
        <w:rPr>
          <w:rStyle w:val="a4"/>
          <w:rFonts w:hint="cs"/>
          <w:rtl/>
        </w:rPr>
        <w:t>ר''א</w:t>
      </w:r>
      <w:r w:rsidRPr="00582D3B">
        <w:rPr>
          <w:rStyle w:val="a4"/>
          <w:rFonts w:hint="cs"/>
          <w:rtl/>
        </w:rPr>
        <w:t xml:space="preserve"> </w:t>
      </w:r>
      <w:r w:rsidRPr="006F178A">
        <w:rPr>
          <w:rFonts w:ascii="FontbitDavid" w:hAnsi="FontbitDavid" w:hint="cs"/>
          <w:rtl/>
        </w:rPr>
        <w:t>ד</w:t>
      </w:r>
      <w:r w:rsidR="00585A64">
        <w:rPr>
          <w:rFonts w:ascii="FontbitDavid" w:hAnsi="FontbitDavid" w:hint="cs"/>
          <w:rtl/>
        </w:rPr>
        <w:t>אף</w:t>
      </w:r>
      <w:r w:rsidRPr="006F178A">
        <w:rPr>
          <w:rFonts w:ascii="FontbitDavid" w:hAnsi="FontbitDavid" w:hint="cs"/>
          <w:rtl/>
        </w:rPr>
        <w:t xml:space="preserve"> ליקטו במלקט ורהיטני חייב</w:t>
      </w:r>
      <w:r w:rsidRPr="006F178A">
        <w:rPr>
          <w:rFonts w:ascii="FontbitDavid" w:hAnsi="FontbitDavid"/>
          <w:rtl/>
        </w:rPr>
        <w:t>.</w:t>
      </w:r>
    </w:p>
    <w:p w14:paraId="13693BB1" w14:textId="77777777" w:rsidR="00582D3B" w:rsidRDefault="00FF3740" w:rsidP="00A5184B">
      <w:pPr>
        <w:pStyle w:val="36"/>
        <w:framePr w:wrap="notBeside"/>
        <w:rPr>
          <w:rtl/>
        </w:rPr>
      </w:pPr>
      <w:r w:rsidRPr="00582D3B">
        <w:rPr>
          <w:rFonts w:hint="cs"/>
          <w:rtl/>
        </w:rPr>
        <w:t xml:space="preserve">טעם דרבנן </w:t>
      </w:r>
    </w:p>
    <w:p w14:paraId="64C3105E" w14:textId="17EEE857" w:rsidR="00FF3740" w:rsidRPr="006F178A" w:rsidRDefault="00FF3740" w:rsidP="00FF3740">
      <w:pPr>
        <w:rPr>
          <w:rtl/>
        </w:rPr>
      </w:pPr>
      <w:r w:rsidRPr="00AF76D0">
        <w:rPr>
          <w:rStyle w:val="afffffe"/>
          <w:rFonts w:hint="cs"/>
          <w:rtl/>
        </w:rPr>
        <w:t>'</w:t>
      </w:r>
      <w:r w:rsidRPr="00AF76D0">
        <w:rPr>
          <w:rStyle w:val="afffffe"/>
          <w:rtl/>
        </w:rPr>
        <w:t>ופאת זקנם לא יגלחו</w:t>
      </w:r>
      <w:r w:rsidRPr="00AF76D0">
        <w:rPr>
          <w:rStyle w:val="afffffe"/>
          <w:rFonts w:hint="cs"/>
          <w:rtl/>
        </w:rPr>
        <w:t>'</w:t>
      </w:r>
      <w:r w:rsidRPr="00AF76D0">
        <w:rPr>
          <w:rStyle w:val="afffffe"/>
          <w:rtl/>
        </w:rPr>
        <w:t>,</w:t>
      </w:r>
      <w:r w:rsidRPr="006F178A">
        <w:rPr>
          <w:rtl/>
        </w:rPr>
        <w:t xml:space="preserve"> יכול אפילו מצורע כן? </w:t>
      </w:r>
      <w:r w:rsidRPr="006F693F">
        <w:rPr>
          <w:rStyle w:val="a4"/>
          <w:rtl/>
        </w:rPr>
        <w:t>ת"ל:</w:t>
      </w:r>
      <w:r w:rsidRPr="006F693F">
        <w:rPr>
          <w:rStyle w:val="afffffe"/>
          <w:rtl/>
        </w:rPr>
        <w:t xml:space="preserve"> זקנו</w:t>
      </w:r>
      <w:r w:rsidR="001A7DD4" w:rsidRPr="006F693F">
        <w:rPr>
          <w:rStyle w:val="afffffe"/>
          <w:rtl/>
        </w:rPr>
        <w:t>.</w:t>
      </w:r>
    </w:p>
    <w:p w14:paraId="261F499E" w14:textId="77777777" w:rsidR="003374E2" w:rsidRPr="00F86D07" w:rsidRDefault="00FF3740" w:rsidP="00FF3740">
      <w:pPr>
        <w:rPr>
          <w:rStyle w:val="afffffe"/>
          <w:spacing w:val="2"/>
          <w:rtl/>
        </w:rPr>
      </w:pPr>
      <w:r w:rsidRPr="00F86D07">
        <w:rPr>
          <w:rFonts w:hint="cs"/>
          <w:spacing w:val="2"/>
          <w:rtl/>
        </w:rPr>
        <w:t xml:space="preserve">ובתער </w:t>
      </w:r>
      <w:r w:rsidRPr="00F86D07">
        <w:rPr>
          <w:rStyle w:val="afffffe"/>
          <w:rFonts w:hint="cs"/>
          <w:spacing w:val="2"/>
          <w:rtl/>
        </w:rPr>
        <w:t>'</w:t>
      </w:r>
      <w:r w:rsidRPr="00F86D07">
        <w:rPr>
          <w:rStyle w:val="afffffe"/>
          <w:spacing w:val="2"/>
          <w:rtl/>
        </w:rPr>
        <w:t>ופאת זקנם לא יגלחו</w:t>
      </w:r>
      <w:r w:rsidRPr="00F86D07">
        <w:rPr>
          <w:rStyle w:val="afffffe"/>
          <w:rFonts w:hint="cs"/>
          <w:spacing w:val="2"/>
          <w:rtl/>
        </w:rPr>
        <w:t>'</w:t>
      </w:r>
      <w:r w:rsidRPr="00F86D07">
        <w:rPr>
          <w:rStyle w:val="afffffe"/>
          <w:spacing w:val="2"/>
          <w:rtl/>
        </w:rPr>
        <w:t xml:space="preserve"> </w:t>
      </w:r>
      <w:r w:rsidRPr="00F86D07">
        <w:rPr>
          <w:spacing w:val="2"/>
          <w:rtl/>
        </w:rPr>
        <w:t>יכול</w:t>
      </w:r>
      <w:r w:rsidR="003374E2" w:rsidRPr="00F86D07">
        <w:rPr>
          <w:rFonts w:hint="cs"/>
          <w:spacing w:val="2"/>
          <w:rtl/>
        </w:rPr>
        <w:t xml:space="preserve"> אף </w:t>
      </w:r>
      <w:r w:rsidRPr="00F86D07">
        <w:rPr>
          <w:spacing w:val="2"/>
          <w:rtl/>
        </w:rPr>
        <w:t>במספרים</w:t>
      </w:r>
      <w:r w:rsidR="003374E2" w:rsidRPr="00F86D07">
        <w:rPr>
          <w:rFonts w:hint="cs"/>
          <w:spacing w:val="2"/>
          <w:rtl/>
        </w:rPr>
        <w:t xml:space="preserve"> ח</w:t>
      </w:r>
      <w:r w:rsidRPr="00F86D07">
        <w:rPr>
          <w:spacing w:val="2"/>
          <w:rtl/>
        </w:rPr>
        <w:t xml:space="preserve">ייב? </w:t>
      </w:r>
      <w:r w:rsidRPr="00F86D07">
        <w:rPr>
          <w:rStyle w:val="a4"/>
          <w:spacing w:val="2"/>
          <w:rtl/>
        </w:rPr>
        <w:t xml:space="preserve">ת"ל: </w:t>
      </w:r>
      <w:r w:rsidRPr="00F86D07">
        <w:rPr>
          <w:rStyle w:val="afffffe"/>
          <w:rFonts w:hint="cs"/>
          <w:spacing w:val="2"/>
          <w:rtl/>
        </w:rPr>
        <w:t>'</w:t>
      </w:r>
      <w:r w:rsidRPr="00F86D07">
        <w:rPr>
          <w:rStyle w:val="afffffe"/>
          <w:spacing w:val="2"/>
          <w:rtl/>
        </w:rPr>
        <w:t>ולא תשחית</w:t>
      </w:r>
      <w:r w:rsidRPr="00F86D07">
        <w:rPr>
          <w:rStyle w:val="afffffe"/>
          <w:rFonts w:hint="cs"/>
          <w:spacing w:val="2"/>
          <w:rtl/>
        </w:rPr>
        <w:t>'</w:t>
      </w:r>
      <w:r w:rsidRPr="00F86D07">
        <w:rPr>
          <w:rStyle w:val="afffffe"/>
          <w:spacing w:val="2"/>
          <w:rtl/>
        </w:rPr>
        <w:t xml:space="preserve"> </w:t>
      </w:r>
    </w:p>
    <w:p w14:paraId="2A57C72F" w14:textId="314F168D" w:rsidR="00FF3740" w:rsidRPr="002A55CC" w:rsidRDefault="00FF3740" w:rsidP="006A723B">
      <w:pPr>
        <w:spacing w:after="60"/>
        <w:rPr>
          <w:spacing w:val="2"/>
        </w:rPr>
      </w:pPr>
      <w:r w:rsidRPr="002A55CC">
        <w:rPr>
          <w:rStyle w:val="afffffe"/>
          <w:rFonts w:hint="cs"/>
          <w:spacing w:val="2"/>
          <w:rtl/>
        </w:rPr>
        <w:t>'</w:t>
      </w:r>
      <w:r w:rsidRPr="002A55CC">
        <w:rPr>
          <w:rStyle w:val="afffffe"/>
          <w:spacing w:val="2"/>
          <w:rtl/>
        </w:rPr>
        <w:t>ופאת זקנם לא יגלחו</w:t>
      </w:r>
      <w:r w:rsidRPr="002A55CC">
        <w:rPr>
          <w:rStyle w:val="afffffe"/>
          <w:rFonts w:hint="cs"/>
          <w:spacing w:val="2"/>
          <w:rtl/>
        </w:rPr>
        <w:t xml:space="preserve">' </w:t>
      </w:r>
      <w:r w:rsidRPr="002A55CC">
        <w:rPr>
          <w:spacing w:val="2"/>
          <w:rtl/>
        </w:rPr>
        <w:t>גילוח שיש בו השחתה</w:t>
      </w:r>
      <w:r w:rsidRPr="002A55CC">
        <w:rPr>
          <w:rFonts w:hint="cs"/>
          <w:spacing w:val="2"/>
          <w:rtl/>
        </w:rPr>
        <w:t xml:space="preserve"> </w:t>
      </w:r>
      <w:r w:rsidRPr="002A55CC">
        <w:rPr>
          <w:spacing w:val="2"/>
          <w:rtl/>
        </w:rPr>
        <w:t>זה תער</w:t>
      </w:r>
      <w:r w:rsidRPr="002A55CC">
        <w:rPr>
          <w:rStyle w:val="a6"/>
          <w:spacing w:val="2"/>
          <w:rtl/>
        </w:rPr>
        <w:t>.</w:t>
      </w:r>
      <w:r w:rsidR="002A55CC" w:rsidRPr="002A55CC">
        <w:rPr>
          <w:rStyle w:val="a6"/>
          <w:rFonts w:hint="cs"/>
          <w:spacing w:val="2"/>
          <w:rtl/>
        </w:rPr>
        <w:t xml:space="preserve"> </w:t>
      </w:r>
      <w:r w:rsidR="00F86D07" w:rsidRPr="002A55CC">
        <w:rPr>
          <w:rStyle w:val="a6"/>
          <w:rFonts w:hint="cs"/>
          <w:spacing w:val="2"/>
          <w:rtl/>
        </w:rPr>
        <w:t>ולא מלקט ורהיטני</w:t>
      </w:r>
    </w:p>
    <w:p w14:paraId="49914AA8" w14:textId="77777777" w:rsidR="00CA75B3" w:rsidRDefault="00FF3740" w:rsidP="00A5184B">
      <w:pPr>
        <w:pStyle w:val="36"/>
        <w:framePr w:wrap="notBeside"/>
        <w:rPr>
          <w:rtl/>
        </w:rPr>
      </w:pPr>
      <w:r w:rsidRPr="00CA75B3">
        <w:rPr>
          <w:rtl/>
        </w:rPr>
        <w:t xml:space="preserve">ממאי? </w:t>
      </w:r>
    </w:p>
    <w:p w14:paraId="0481122C" w14:textId="3988A0E5" w:rsidR="00FF3740" w:rsidRPr="006F178A" w:rsidRDefault="00D279DE" w:rsidP="00FF3740">
      <w:pPr>
        <w:rPr>
          <w:rtl/>
        </w:rPr>
      </w:pPr>
      <w:r>
        <w:rPr>
          <w:rFonts w:hint="cs"/>
          <w:rtl/>
        </w:rPr>
        <w:t>ש</w:t>
      </w:r>
      <w:r w:rsidR="00FF3740" w:rsidRPr="006F178A">
        <w:rPr>
          <w:rtl/>
        </w:rPr>
        <w:t xml:space="preserve">מא </w:t>
      </w:r>
      <w:r>
        <w:rPr>
          <w:rFonts w:hint="cs"/>
          <w:rtl/>
        </w:rPr>
        <w:t xml:space="preserve">אף </w:t>
      </w:r>
      <w:r w:rsidR="00FF3740" w:rsidRPr="006F178A">
        <w:rPr>
          <w:rtl/>
        </w:rPr>
        <w:t>במלקט וברהיטני מצוה עביד, ו</w:t>
      </w:r>
      <w:r w:rsidR="00FF3740" w:rsidRPr="006F178A">
        <w:rPr>
          <w:rFonts w:hint="cs"/>
          <w:rtl/>
        </w:rPr>
        <w:t>א</w:t>
      </w:r>
      <w:r>
        <w:rPr>
          <w:rFonts w:hint="cs"/>
          <w:rtl/>
        </w:rPr>
        <w:t>שמעי'</w:t>
      </w:r>
      <w:r w:rsidR="00FF3740" w:rsidRPr="006F178A">
        <w:rPr>
          <w:rFonts w:hint="cs"/>
          <w:rtl/>
        </w:rPr>
        <w:t xml:space="preserve"> ד</w:t>
      </w:r>
      <w:r w:rsidR="00585A64">
        <w:rPr>
          <w:rFonts w:hint="cs"/>
          <w:rtl/>
        </w:rPr>
        <w:t>אף</w:t>
      </w:r>
      <w:r w:rsidR="00FF3740" w:rsidRPr="006F178A">
        <w:rPr>
          <w:rFonts w:hint="cs"/>
          <w:rtl/>
        </w:rPr>
        <w:t xml:space="preserve"> בתער לא חייב</w:t>
      </w:r>
      <w:r w:rsidR="00FF3740" w:rsidRPr="006F178A">
        <w:rPr>
          <w:rtl/>
        </w:rPr>
        <w:t xml:space="preserve"> </w:t>
      </w:r>
    </w:p>
    <w:p w14:paraId="37D69EE6" w14:textId="77777777" w:rsidR="00CA75B3" w:rsidRDefault="00FF3740" w:rsidP="00A5184B">
      <w:pPr>
        <w:pStyle w:val="36"/>
        <w:framePr w:wrap="notBeside"/>
        <w:rPr>
          <w:rFonts w:ascii="FontbitDavid" w:hAnsi="FontbitDavid"/>
          <w:rtl/>
        </w:rPr>
      </w:pPr>
      <w:r w:rsidRPr="00CA75B3">
        <w:rPr>
          <w:rtl/>
        </w:rPr>
        <w:t xml:space="preserve">אמרי: </w:t>
      </w:r>
    </w:p>
    <w:p w14:paraId="66A2C905" w14:textId="319B5606" w:rsidR="00FF3740" w:rsidRPr="006F178A" w:rsidRDefault="00FF3740" w:rsidP="00FF3740">
      <w:pPr>
        <w:rPr>
          <w:rtl/>
        </w:rPr>
      </w:pPr>
      <w:r w:rsidRPr="006626B9">
        <w:rPr>
          <w:rFonts w:ascii="FontbitDavid" w:hAnsi="FontbitDavid"/>
          <w:rtl/>
        </w:rPr>
        <w:t>אי ס"ד כ</w:t>
      </w:r>
      <w:r w:rsidR="00CA75B3">
        <w:rPr>
          <w:rFonts w:ascii="FontbitDavid" w:hAnsi="FontbitDavid" w:hint="cs"/>
          <w:rtl/>
        </w:rPr>
        <w:t xml:space="preserve">שעושה </w:t>
      </w:r>
      <w:r w:rsidRPr="006626B9">
        <w:rPr>
          <w:rFonts w:ascii="FontbitDavid" w:hAnsi="FontbitDavid"/>
          <w:rtl/>
        </w:rPr>
        <w:t xml:space="preserve">במלקט וברהיטני שפיר, לישתוק קרא מיניה, </w:t>
      </w:r>
    </w:p>
    <w:p w14:paraId="0E06B703" w14:textId="0FD56BC1" w:rsidR="00FF3740" w:rsidRPr="006F178A" w:rsidRDefault="00FF3740" w:rsidP="001703F7">
      <w:pPr>
        <w:rPr>
          <w:rtl/>
        </w:rPr>
      </w:pPr>
      <w:r w:rsidRPr="001703F7">
        <w:rPr>
          <w:rFonts w:hint="cs"/>
          <w:rtl/>
        </w:rPr>
        <w:t xml:space="preserve">ואומר </w:t>
      </w:r>
      <w:r w:rsidRPr="006F178A">
        <w:rPr>
          <w:rFonts w:ascii="FontbitDavid" w:hAnsi="FontbitDavid" w:hint="cs"/>
          <w:rtl/>
        </w:rPr>
        <w:t>דמה גבי נזיר דאיסור עושה ואפ</w:t>
      </w:r>
      <w:r w:rsidRPr="006F178A">
        <w:rPr>
          <w:rFonts w:ascii="FontbitDavid" w:hAnsi="FontbitDavid"/>
          <w:rtl/>
        </w:rPr>
        <w:t>"</w:t>
      </w:r>
      <w:r w:rsidRPr="006F178A">
        <w:rPr>
          <w:rFonts w:ascii="FontbitDavid" w:hAnsi="FontbitDavid" w:hint="cs"/>
          <w:rtl/>
        </w:rPr>
        <w:t>ה מיחייב ה</w:t>
      </w:r>
      <w:r w:rsidRPr="006F178A">
        <w:rPr>
          <w:rFonts w:ascii="FontbitDavid" w:hAnsi="FontbitDavid"/>
          <w:rtl/>
        </w:rPr>
        <w:t>"</w:t>
      </w:r>
      <w:r w:rsidRPr="006F178A">
        <w:rPr>
          <w:rFonts w:ascii="FontbitDavid" w:hAnsi="FontbitDavid" w:hint="cs"/>
          <w:rtl/>
        </w:rPr>
        <w:t>נ כ</w:t>
      </w:r>
      <w:r w:rsidRPr="006F178A">
        <w:rPr>
          <w:rFonts w:ascii="FontbitDavid" w:hAnsi="FontbitDavid"/>
          <w:rtl/>
        </w:rPr>
        <w:t>"</w:t>
      </w:r>
      <w:r w:rsidRPr="006F178A">
        <w:rPr>
          <w:rFonts w:ascii="FontbitDavid" w:hAnsi="FontbitDavid" w:hint="cs"/>
          <w:rtl/>
        </w:rPr>
        <w:t xml:space="preserve">ש דמצווה </w:t>
      </w:r>
    </w:p>
    <w:p w14:paraId="32A79AAC" w14:textId="77777777" w:rsidR="00FF3740" w:rsidRPr="006F178A" w:rsidRDefault="00FF3740" w:rsidP="00516202">
      <w:pPr>
        <w:pStyle w:val="affff5"/>
        <w:framePr w:wrap="around"/>
        <w:rPr>
          <w:rtl/>
        </w:rPr>
      </w:pPr>
      <w:r w:rsidRPr="006F178A">
        <w:rPr>
          <w:rFonts w:hint="cs"/>
          <w:rtl/>
        </w:rPr>
        <w:t>מא.</w:t>
      </w:r>
    </w:p>
    <w:p w14:paraId="26883E21" w14:textId="4C73EFE8" w:rsidR="0020497B" w:rsidRDefault="00FF3740" w:rsidP="00A5184B">
      <w:pPr>
        <w:pStyle w:val="36"/>
        <w:framePr w:wrap="notBeside"/>
        <w:rPr>
          <w:rFonts w:ascii="FontbitDavid" w:hAnsi="FontbitDavid"/>
          <w:rtl/>
        </w:rPr>
      </w:pPr>
      <w:r w:rsidRPr="0020497B">
        <w:rPr>
          <w:rtl/>
        </w:rPr>
        <w:t>ו</w:t>
      </w:r>
      <w:r w:rsidR="001703F7">
        <w:rPr>
          <w:rFonts w:hint="cs"/>
          <w:rtl/>
        </w:rPr>
        <w:t>עוד</w:t>
      </w:r>
      <w:r w:rsidRPr="0020497B">
        <w:rPr>
          <w:rtl/>
        </w:rPr>
        <w:t xml:space="preserve">, </w:t>
      </w:r>
    </w:p>
    <w:p w14:paraId="57B65D81" w14:textId="77777777" w:rsidR="001703F7" w:rsidRDefault="00FF3740" w:rsidP="00FF3740">
      <w:pPr>
        <w:rPr>
          <w:rFonts w:ascii="FontbitDavid" w:hAnsi="FontbitDavid"/>
          <w:rtl/>
        </w:rPr>
      </w:pPr>
      <w:r w:rsidRPr="006F178A">
        <w:rPr>
          <w:rFonts w:ascii="FontbitDavid" w:hAnsi="FontbitDavid"/>
          <w:rtl/>
        </w:rPr>
        <w:t>אי ס"ד כ</w:t>
      </w:r>
      <w:r w:rsidR="001703F7">
        <w:rPr>
          <w:rFonts w:ascii="FontbitDavid" w:hAnsi="FontbitDavid" w:hint="cs"/>
          <w:rtl/>
        </w:rPr>
        <w:t>שעושה</w:t>
      </w:r>
      <w:r w:rsidRPr="006F178A">
        <w:rPr>
          <w:rFonts w:ascii="FontbitDavid" w:hAnsi="FontbitDavid"/>
          <w:rtl/>
        </w:rPr>
        <w:t xml:space="preserve"> במלקט וברהיטני מצוה עביד, מדלא כתיב </w:t>
      </w:r>
      <w:r w:rsidRPr="001703F7">
        <w:rPr>
          <w:rStyle w:val="afffffe"/>
          <w:rtl/>
        </w:rPr>
        <w:t>תער,</w:t>
      </w:r>
      <w:r w:rsidRPr="006F178A">
        <w:rPr>
          <w:rFonts w:ascii="FontbitDavid" w:hAnsi="FontbitDavid"/>
          <w:rtl/>
        </w:rPr>
        <w:t xml:space="preserve"> </w:t>
      </w:r>
    </w:p>
    <w:p w14:paraId="35DF4195" w14:textId="6B6DF497" w:rsidR="003246CF" w:rsidRDefault="00FF3740" w:rsidP="006A723B">
      <w:pPr>
        <w:spacing w:after="60"/>
        <w:rPr>
          <w:rStyle w:val="a4"/>
        </w:rPr>
      </w:pPr>
      <w:r w:rsidRPr="0020497B">
        <w:rPr>
          <w:rStyle w:val="a4"/>
          <w:rtl/>
        </w:rPr>
        <w:t xml:space="preserve">כר"ל </w:t>
      </w:r>
      <w:r w:rsidRPr="006F178A">
        <w:rPr>
          <w:rFonts w:ascii="FontbitDavid" w:hAnsi="FontbitDavid"/>
          <w:rtl/>
        </w:rPr>
        <w:t>דכל מקום שאתה מוצא עשה ולא תעשה, אם אתה יכול לקיים את שניהם - מוטב, ואם לאו - יבא עשה וידחה לא תעשה.</w:t>
      </w:r>
    </w:p>
    <w:p w14:paraId="37D6895C" w14:textId="4EB00D44" w:rsidR="00E13EB0" w:rsidRDefault="00E13EB0" w:rsidP="00A5184B">
      <w:pPr>
        <w:pStyle w:val="36"/>
        <w:framePr w:wrap="notBeside"/>
        <w:rPr>
          <w:rtl/>
        </w:rPr>
      </w:pPr>
      <w:r w:rsidRPr="00E13EB0">
        <w:rPr>
          <w:rFonts w:hint="cs"/>
          <w:rtl/>
        </w:rPr>
        <w:t>טעם ר''א</w:t>
      </w:r>
      <w:r>
        <w:rPr>
          <w:rFonts w:hint="cs"/>
          <w:rtl/>
        </w:rPr>
        <w:t>:</w:t>
      </w:r>
    </w:p>
    <w:p w14:paraId="23E1B7FB" w14:textId="6C236259" w:rsidR="00AA5213" w:rsidRDefault="00E13EB0" w:rsidP="00B23C56">
      <w:pPr>
        <w:spacing w:after="60"/>
        <w:rPr>
          <w:rtl/>
        </w:rPr>
      </w:pPr>
      <w:r>
        <w:rPr>
          <w:rFonts w:hint="cs"/>
          <w:rtl/>
        </w:rPr>
        <w:t xml:space="preserve">שמצורע מגלח רק בתער - </w:t>
      </w:r>
      <w:r w:rsidR="00FF3740" w:rsidRPr="006F178A">
        <w:rPr>
          <w:rFonts w:hint="cs"/>
          <w:rtl/>
        </w:rPr>
        <w:t>ד</w:t>
      </w:r>
      <w:r w:rsidR="00AA5213">
        <w:rPr>
          <w:rFonts w:hint="cs"/>
          <w:rtl/>
        </w:rPr>
        <w:t>למד</w:t>
      </w:r>
      <w:r w:rsidR="00FF3740" w:rsidRPr="006F178A">
        <w:rPr>
          <w:rtl/>
        </w:rPr>
        <w:t xml:space="preserve"> </w:t>
      </w:r>
      <w:r w:rsidR="00FF3740" w:rsidRPr="001703F7">
        <w:rPr>
          <w:rStyle w:val="afffffe"/>
          <w:rtl/>
        </w:rPr>
        <w:t>מראשו</w:t>
      </w:r>
      <w:r w:rsidR="001A7DD4" w:rsidRPr="001703F7">
        <w:rPr>
          <w:rStyle w:val="afffffe"/>
          <w:rtl/>
        </w:rPr>
        <w:t>.</w:t>
      </w:r>
      <w:r w:rsidR="00FF3740" w:rsidRPr="006F178A">
        <w:rPr>
          <w:rFonts w:hint="cs"/>
          <w:rtl/>
        </w:rPr>
        <w:t xml:space="preserve"> ד</w:t>
      </w:r>
      <w:r w:rsidR="00624A60">
        <w:rPr>
          <w:rFonts w:hint="cs"/>
          <w:rtl/>
        </w:rPr>
        <w:t>אף נזיר שהוא מצורע</w:t>
      </w:r>
      <w:r w:rsidR="001703F7">
        <w:rPr>
          <w:rFonts w:hint="cs"/>
          <w:rtl/>
        </w:rPr>
        <w:t>,</w:t>
      </w:r>
      <w:r w:rsidR="00FF3740" w:rsidRPr="006F178A">
        <w:rPr>
          <w:rFonts w:hint="cs"/>
          <w:rtl/>
        </w:rPr>
        <w:t xml:space="preserve"> </w:t>
      </w:r>
    </w:p>
    <w:p w14:paraId="51F15D85" w14:textId="6CEB980B" w:rsidR="00AA5213" w:rsidRDefault="00FF3740" w:rsidP="00A5184B">
      <w:pPr>
        <w:pStyle w:val="36"/>
        <w:framePr w:wrap="notBeside"/>
        <w:rPr>
          <w:rtl/>
        </w:rPr>
      </w:pPr>
      <w:r w:rsidRPr="00AA5213">
        <w:rPr>
          <w:rFonts w:hint="cs"/>
          <w:rtl/>
        </w:rPr>
        <w:t>וא</w:t>
      </w:r>
      <w:r w:rsidR="00A610F0">
        <w:rPr>
          <w:rFonts w:hint="cs"/>
          <w:rtl/>
        </w:rPr>
        <w:t>ין</w:t>
      </w:r>
      <w:r>
        <w:rPr>
          <w:rFonts w:hint="cs"/>
          <w:rtl/>
        </w:rPr>
        <w:t xml:space="preserve"> לומר</w:t>
      </w:r>
      <w:del w:id="41084" w:author="Claude" w:date="2026-10-07T09:25:01Z">
        <w:r>
          <w:rPr>
            <w:rFonts w:hint="cs"/>
            <w:rtl/>
          </w:rPr>
          <w:delText xml:space="preserve"> </w:delText>
        </w:r>
      </w:del>
      <w:r w:rsidR="00AA5213">
        <w:rPr>
          <w:rFonts w:hint="cs"/>
          <w:rtl/>
        </w:rPr>
        <w:t>:</w:t>
      </w:r>
    </w:p>
    <w:p w14:paraId="587E20E4" w14:textId="1065AA18" w:rsidR="00AA5213" w:rsidRDefault="00B23C56" w:rsidP="001703F7">
      <w:pPr>
        <w:rPr>
          <w:rFonts w:ascii="FontbitDavid" w:hAnsi="FontbitDavid"/>
          <w:rtl/>
        </w:rPr>
      </w:pPr>
      <w:r>
        <w:rPr>
          <w:rFonts w:hint="cs"/>
          <w:rtl/>
        </w:rPr>
        <w:t xml:space="preserve">דמצוות עשה </w:t>
      </w:r>
      <w:r w:rsidR="00585A64">
        <w:rPr>
          <w:rFonts w:hint="cs"/>
          <w:rtl/>
        </w:rPr>
        <w:t>אף</w:t>
      </w:r>
      <w:r w:rsidR="00FF3740" w:rsidRPr="006F178A">
        <w:rPr>
          <w:rFonts w:hint="cs"/>
          <w:rtl/>
        </w:rPr>
        <w:t xml:space="preserve"> במלקט ורהיטני</w:t>
      </w:r>
      <w:r w:rsidR="007A0754">
        <w:rPr>
          <w:rFonts w:hint="cs"/>
          <w:rtl/>
        </w:rPr>
        <w:t>,</w:t>
      </w:r>
      <w:r w:rsidR="00FF3740" w:rsidRPr="006F178A">
        <w:rPr>
          <w:rFonts w:hint="cs"/>
          <w:rtl/>
        </w:rPr>
        <w:t xml:space="preserve"> וקמ</w:t>
      </w:r>
      <w:r w:rsidR="00FF3740" w:rsidRPr="006F178A">
        <w:rPr>
          <w:rtl/>
        </w:rPr>
        <w:t>"</w:t>
      </w:r>
      <w:r w:rsidR="00FF3740" w:rsidRPr="006F178A">
        <w:rPr>
          <w:rFonts w:hint="cs"/>
          <w:rtl/>
        </w:rPr>
        <w:t xml:space="preserve">ל </w:t>
      </w:r>
      <w:r w:rsidR="007A0754">
        <w:rPr>
          <w:rFonts w:hint="cs"/>
          <w:rtl/>
        </w:rPr>
        <w:t>דאף בתער מהני ו</w:t>
      </w:r>
      <w:r w:rsidR="00FF3740" w:rsidRPr="006F178A">
        <w:rPr>
          <w:rFonts w:hint="cs"/>
          <w:rtl/>
        </w:rPr>
        <w:t>אין חייב</w:t>
      </w:r>
      <w:r w:rsidR="001703F7">
        <w:rPr>
          <w:rFonts w:hint="cs"/>
          <w:rtl/>
        </w:rPr>
        <w:t>,</w:t>
      </w:r>
      <w:r w:rsidR="00FF3740" w:rsidRPr="006F178A">
        <w:rPr>
          <w:rFonts w:hint="cs"/>
          <w:rtl/>
        </w:rPr>
        <w:t xml:space="preserve"> </w:t>
      </w:r>
      <w:r w:rsidR="001703F7">
        <w:rPr>
          <w:rFonts w:ascii="FontbitDavid" w:hAnsi="FontbitDavid" w:hint="cs"/>
          <w:rtl/>
        </w:rPr>
        <w:t xml:space="preserve"> </w:t>
      </w:r>
    </w:p>
    <w:p w14:paraId="7C821EF6" w14:textId="77777777" w:rsidR="007A0754" w:rsidRDefault="007A0754" w:rsidP="00A5184B">
      <w:pPr>
        <w:pStyle w:val="36"/>
        <w:framePr w:wrap="notBeside"/>
        <w:rPr>
          <w:rFonts w:ascii="FontbitDavid" w:hAnsi="FontbitDavid"/>
          <w:rtl/>
        </w:rPr>
      </w:pPr>
      <w:r w:rsidRPr="007A0754">
        <w:rPr>
          <w:rFonts w:hint="cs"/>
          <w:rtl/>
        </w:rPr>
        <w:t xml:space="preserve">- </w:t>
      </w:r>
    </w:p>
    <w:p w14:paraId="10C2D8C8" w14:textId="49272D8B" w:rsidR="00FF3740" w:rsidRPr="006F178A" w:rsidRDefault="00B23C56" w:rsidP="00B23C56">
      <w:pPr>
        <w:spacing w:after="60"/>
      </w:pPr>
      <w:r>
        <w:rPr>
          <w:rStyle w:val="27"/>
          <w:rFonts w:hint="cs"/>
          <w:rtl/>
        </w:rPr>
        <w:t>ד</w:t>
      </w:r>
      <w:r w:rsidR="00612618" w:rsidRPr="00612618">
        <w:rPr>
          <w:rStyle w:val="27"/>
          <w:rFonts w:hint="cs"/>
          <w:rtl/>
        </w:rPr>
        <w:t>הא לר''ל</w:t>
      </w:r>
      <w:r>
        <w:rPr>
          <w:rStyle w:val="27"/>
          <w:rFonts w:hint="cs"/>
          <w:rtl/>
        </w:rPr>
        <w:t>:</w:t>
      </w:r>
      <w:r w:rsidR="00612618" w:rsidRPr="00612618">
        <w:rPr>
          <w:rStyle w:val="27"/>
          <w:rFonts w:hint="cs"/>
          <w:rtl/>
        </w:rPr>
        <w:t xml:space="preserve"> </w:t>
      </w:r>
      <w:r w:rsidR="00612618">
        <w:rPr>
          <w:rFonts w:ascii="FontbitDavid" w:hAnsi="FontbitDavid" w:hint="cs"/>
          <w:rtl/>
        </w:rPr>
        <w:t xml:space="preserve">אין </w:t>
      </w:r>
      <w:r w:rsidR="00C220A0">
        <w:rPr>
          <w:rFonts w:ascii="FontbitDavid" w:hAnsi="FontbitDavid" w:hint="cs"/>
          <w:rtl/>
        </w:rPr>
        <w:t xml:space="preserve">עשה </w:t>
      </w:r>
      <w:r w:rsidR="00612618">
        <w:rPr>
          <w:rFonts w:ascii="FontbitDavid" w:hAnsi="FontbitDavid" w:hint="cs"/>
          <w:rtl/>
        </w:rPr>
        <w:t>דוחה כשאפשר לקיים שניהם</w:t>
      </w:r>
      <w:r>
        <w:rPr>
          <w:rFonts w:ascii="FontbitDavid" w:hAnsi="FontbitDavid" w:hint="cs"/>
          <w:rtl/>
        </w:rPr>
        <w:t>,</w:t>
      </w:r>
      <w:r w:rsidR="00FF3740" w:rsidRPr="006F178A">
        <w:rPr>
          <w:rFonts w:ascii="FontbitDavid" w:hAnsi="FontbitDavid" w:hint="cs"/>
          <w:rtl/>
        </w:rPr>
        <w:t xml:space="preserve"> </w:t>
      </w:r>
    </w:p>
    <w:p w14:paraId="5C72655C" w14:textId="77777777" w:rsidR="00C220A0" w:rsidRDefault="00FF3740" w:rsidP="00A5184B">
      <w:pPr>
        <w:pStyle w:val="36"/>
        <w:framePr w:wrap="notBeside"/>
        <w:rPr>
          <w:rFonts w:ascii="FontbitDavid" w:hAnsi="FontbitDavid"/>
          <w:rtl/>
        </w:rPr>
      </w:pPr>
      <w:r w:rsidRPr="00C220A0">
        <w:rPr>
          <w:rFonts w:hint="cs"/>
          <w:rtl/>
        </w:rPr>
        <w:t>ו</w:t>
      </w:r>
      <w:r w:rsidRPr="00C220A0">
        <w:rPr>
          <w:rtl/>
        </w:rPr>
        <w:t>רבנן</w:t>
      </w:r>
      <w:r w:rsidR="00C220A0" w:rsidRPr="00C220A0">
        <w:rPr>
          <w:rFonts w:hint="cs"/>
          <w:rtl/>
        </w:rPr>
        <w:t>:</w:t>
      </w:r>
    </w:p>
    <w:p w14:paraId="1E032722" w14:textId="7AAB867E" w:rsidR="00FF3740" w:rsidRPr="006F178A" w:rsidRDefault="00C220A0" w:rsidP="002766F9">
      <w:pPr>
        <w:rPr>
          <w:rtl/>
        </w:rPr>
      </w:pPr>
      <w:r>
        <w:rPr>
          <w:rFonts w:ascii="FontbitDavid" w:hAnsi="FontbitDavid" w:hint="cs"/>
          <w:rtl/>
        </w:rPr>
        <w:t xml:space="preserve">שלמדו </w:t>
      </w:r>
      <w:r w:rsidR="00306F1E">
        <w:rPr>
          <w:rFonts w:ascii="FontbitDavid" w:hAnsi="FontbitDavid" w:hint="cs"/>
          <w:rtl/>
        </w:rPr>
        <w:t>שמצורע מגלח מ</w:t>
      </w:r>
      <w:r w:rsidR="00306F1E" w:rsidRPr="00306F1E">
        <w:rPr>
          <w:rStyle w:val="afffffe"/>
          <w:rFonts w:hint="cs"/>
          <w:rtl/>
        </w:rPr>
        <w:t>'זקנו</w:t>
      </w:r>
      <w:r w:rsidR="00306F1E">
        <w:rPr>
          <w:rFonts w:ascii="FontbitDavid" w:hAnsi="FontbitDavid" w:hint="cs"/>
          <w:rtl/>
        </w:rPr>
        <w:t>',</w:t>
      </w:r>
      <w:r w:rsidR="00FF3740" w:rsidRPr="006F178A">
        <w:rPr>
          <w:rFonts w:ascii="FontbitDavid" w:hAnsi="FontbitDavid"/>
          <w:rtl/>
        </w:rPr>
        <w:t xml:space="preserve"> </w:t>
      </w:r>
      <w:r w:rsidR="00306F1E">
        <w:rPr>
          <w:rFonts w:ascii="FontbitDavid" w:hAnsi="FontbitDavid" w:hint="cs"/>
          <w:rtl/>
        </w:rPr>
        <w:t xml:space="preserve"> </w:t>
      </w:r>
      <w:r w:rsidR="00FF3740" w:rsidRPr="002766F9">
        <w:rPr>
          <w:rStyle w:val="afffffe"/>
          <w:rtl/>
        </w:rPr>
        <w:t xml:space="preserve">ראשו </w:t>
      </w:r>
      <w:r w:rsidR="00FF3740" w:rsidRPr="006F178A">
        <w:rPr>
          <w:rFonts w:ascii="FontbitDavid" w:hAnsi="FontbitDavid" w:hint="cs"/>
          <w:rtl/>
        </w:rPr>
        <w:t>-</w:t>
      </w:r>
      <w:r w:rsidR="00FF3740" w:rsidRPr="006F178A">
        <w:rPr>
          <w:rFonts w:ascii="FontbitDavid" w:hAnsi="FontbitDavid"/>
          <w:rtl/>
        </w:rPr>
        <w:t xml:space="preserve"> מיבעי  למידחי לאו דהקפה</w:t>
      </w:r>
      <w:r w:rsidR="001A7DD4">
        <w:rPr>
          <w:rFonts w:ascii="FontbitDavid" w:hAnsi="FontbitDavid"/>
          <w:rtl/>
        </w:rPr>
        <w:t>.</w:t>
      </w:r>
      <w:r w:rsidR="00FF3740" w:rsidRPr="006F178A">
        <w:rPr>
          <w:rFonts w:ascii="FontbitDavid" w:hAnsi="FontbitDavid" w:hint="cs"/>
          <w:rtl/>
        </w:rPr>
        <w:t xml:space="preserve"> </w:t>
      </w:r>
    </w:p>
    <w:p w14:paraId="263B5602" w14:textId="77777777" w:rsidR="002766F9" w:rsidRDefault="00FF3740" w:rsidP="00A5184B">
      <w:pPr>
        <w:pStyle w:val="36"/>
        <w:framePr w:wrap="notBeside"/>
        <w:rPr>
          <w:rtl/>
        </w:rPr>
      </w:pPr>
      <w:r w:rsidRPr="002766F9">
        <w:rPr>
          <w:rtl/>
        </w:rPr>
        <w:t>צריכ</w:t>
      </w:r>
      <w:r w:rsidRPr="002766F9">
        <w:rPr>
          <w:rFonts w:hint="cs"/>
          <w:rtl/>
        </w:rPr>
        <w:t xml:space="preserve">י ראשו </w:t>
      </w:r>
    </w:p>
    <w:p w14:paraId="7A00F8D9" w14:textId="55367BE1" w:rsidR="00FF3740" w:rsidRPr="006F178A" w:rsidRDefault="00FF3740" w:rsidP="00FF3740">
      <w:pPr>
        <w:rPr>
          <w:rtl/>
        </w:rPr>
      </w:pPr>
      <w:r w:rsidRPr="006F178A">
        <w:rPr>
          <w:rFonts w:hint="cs"/>
          <w:rtl/>
        </w:rPr>
        <w:t xml:space="preserve">דלא לומר דהקפת כל הראש לא שמה הקפה </w:t>
      </w:r>
    </w:p>
    <w:p w14:paraId="09552FCD" w14:textId="77777777" w:rsidR="002766F9" w:rsidRDefault="00FF3740" w:rsidP="00A5184B">
      <w:pPr>
        <w:pStyle w:val="36"/>
        <w:framePr w:wrap="notBeside"/>
        <w:rPr>
          <w:rtl/>
        </w:rPr>
      </w:pPr>
      <w:r w:rsidRPr="002766F9">
        <w:rPr>
          <w:rFonts w:hint="cs"/>
          <w:rtl/>
        </w:rPr>
        <w:t xml:space="preserve">וצריכי זקנו </w:t>
      </w:r>
    </w:p>
    <w:p w14:paraId="12579133" w14:textId="38467B89" w:rsidR="00FF3740" w:rsidRPr="00AF09C0" w:rsidRDefault="00FF3740" w:rsidP="00411A15">
      <w:pPr>
        <w:rPr>
          <w:spacing w:val="0"/>
          <w:rtl/>
        </w:rPr>
      </w:pPr>
      <w:r w:rsidRPr="00AF09C0">
        <w:rPr>
          <w:rFonts w:hint="cs"/>
          <w:spacing w:val="0"/>
          <w:rtl/>
        </w:rPr>
        <w:t>ד</w:t>
      </w:r>
      <w:r w:rsidR="00AF09C0" w:rsidRPr="00AF09C0">
        <w:rPr>
          <w:rFonts w:hint="cs"/>
          <w:spacing w:val="0"/>
          <w:rtl/>
        </w:rPr>
        <w:t>ס''ד</w:t>
      </w:r>
      <w:r w:rsidRPr="00AF09C0">
        <w:rPr>
          <w:rFonts w:hint="cs"/>
          <w:spacing w:val="0"/>
          <w:rtl/>
        </w:rPr>
        <w:t xml:space="preserve"> דמשמע </w:t>
      </w:r>
      <w:r w:rsidR="00AF09C0" w:rsidRPr="00AF09C0">
        <w:rPr>
          <w:rFonts w:hint="cs"/>
          <w:spacing w:val="0"/>
          <w:rtl/>
        </w:rPr>
        <w:t xml:space="preserve">ב' </w:t>
      </w:r>
      <w:r w:rsidR="00BE307D" w:rsidRPr="00AF09C0">
        <w:rPr>
          <w:rStyle w:val="27"/>
          <w:rFonts w:hint="cs"/>
          <w:spacing w:val="0"/>
          <w:rtl/>
        </w:rPr>
        <w:t xml:space="preserve">א. </w:t>
      </w:r>
      <w:r w:rsidR="00AF09C0" w:rsidRPr="00AF09C0">
        <w:rPr>
          <w:rFonts w:hint="cs"/>
          <w:spacing w:val="0"/>
          <w:rtl/>
        </w:rPr>
        <w:t>ש</w:t>
      </w:r>
      <w:r w:rsidRPr="00AF09C0">
        <w:rPr>
          <w:rFonts w:hint="cs"/>
          <w:spacing w:val="0"/>
          <w:rtl/>
        </w:rPr>
        <w:t>עשה דחי ל</w:t>
      </w:r>
      <w:r w:rsidRPr="00AF09C0">
        <w:rPr>
          <w:spacing w:val="0"/>
          <w:rtl/>
        </w:rPr>
        <w:t>"</w:t>
      </w:r>
      <w:r w:rsidRPr="00AF09C0">
        <w:rPr>
          <w:rFonts w:hint="cs"/>
          <w:spacing w:val="0"/>
          <w:rtl/>
        </w:rPr>
        <w:t>ת</w:t>
      </w:r>
      <w:r w:rsidR="00411A15" w:rsidRPr="00AF09C0">
        <w:rPr>
          <w:rFonts w:hint="cs"/>
          <w:spacing w:val="0"/>
          <w:rtl/>
        </w:rPr>
        <w:t>,</w:t>
      </w:r>
      <w:r w:rsidRPr="00AF09C0">
        <w:rPr>
          <w:rFonts w:hint="cs"/>
          <w:spacing w:val="0"/>
          <w:rtl/>
        </w:rPr>
        <w:t xml:space="preserve"> </w:t>
      </w:r>
      <w:r w:rsidR="00411A15" w:rsidRPr="00AF09C0">
        <w:rPr>
          <w:rStyle w:val="27"/>
          <w:rFonts w:hint="cs"/>
          <w:spacing w:val="0"/>
          <w:rtl/>
        </w:rPr>
        <w:t xml:space="preserve">ב. </w:t>
      </w:r>
      <w:r w:rsidRPr="00AF09C0">
        <w:rPr>
          <w:rFonts w:hint="cs"/>
          <w:spacing w:val="0"/>
          <w:rtl/>
        </w:rPr>
        <w:t>הקפת כל הראש שמה הקפה קמ</w:t>
      </w:r>
      <w:r w:rsidRPr="00AF09C0">
        <w:rPr>
          <w:spacing w:val="0"/>
          <w:rtl/>
        </w:rPr>
        <w:t>"</w:t>
      </w:r>
      <w:r w:rsidRPr="00AF09C0">
        <w:rPr>
          <w:rFonts w:hint="cs"/>
          <w:spacing w:val="0"/>
          <w:rtl/>
        </w:rPr>
        <w:t>ל</w:t>
      </w:r>
      <w:r w:rsidR="00411A15" w:rsidRPr="00AF09C0">
        <w:rPr>
          <w:rFonts w:hint="cs"/>
          <w:spacing w:val="0"/>
          <w:rtl/>
        </w:rPr>
        <w:t>.</w:t>
      </w:r>
    </w:p>
    <w:p w14:paraId="446A0873" w14:textId="77777777" w:rsidR="00FF3740" w:rsidRPr="006F178A" w:rsidRDefault="00FF3740" w:rsidP="00516202">
      <w:pPr>
        <w:pStyle w:val="affff5"/>
        <w:framePr w:wrap="around"/>
        <w:rPr>
          <w:rtl/>
        </w:rPr>
      </w:pPr>
      <w:r w:rsidRPr="006F178A">
        <w:rPr>
          <w:rFonts w:hint="cs"/>
          <w:rtl/>
        </w:rPr>
        <w:t>מא:</w:t>
      </w:r>
    </w:p>
    <w:p w14:paraId="22E48012" w14:textId="3E776D8F" w:rsidR="00BE307D" w:rsidRDefault="00FF3740" w:rsidP="00A5184B">
      <w:pPr>
        <w:pStyle w:val="36"/>
        <w:framePr w:wrap="notBeside"/>
        <w:rPr>
          <w:rtl/>
        </w:rPr>
      </w:pPr>
      <w:r w:rsidRPr="00BE307D">
        <w:rPr>
          <w:rtl/>
        </w:rPr>
        <w:t>ור"א</w:t>
      </w:r>
      <w:r w:rsidR="00BE307D">
        <w:rPr>
          <w:rFonts w:hint="cs"/>
          <w:rtl/>
        </w:rPr>
        <w:t>:</w:t>
      </w:r>
      <w:r w:rsidRPr="00BE307D">
        <w:rPr>
          <w:rtl/>
        </w:rPr>
        <w:t xml:space="preserve"> </w:t>
      </w:r>
    </w:p>
    <w:p w14:paraId="3C9286E9" w14:textId="1076202B" w:rsidR="00FF3740" w:rsidRPr="008A49F1" w:rsidRDefault="00FF3740" w:rsidP="00B3057C">
      <w:pPr>
        <w:spacing w:after="60"/>
        <w:rPr>
          <w:rFonts w:ascii="FontbitDavid" w:hAnsi="FontbitDavid"/>
          <w:rtl/>
        </w:rPr>
      </w:pPr>
      <w:r w:rsidRPr="006F178A">
        <w:rPr>
          <w:rFonts w:ascii="FontbitDavid" w:hAnsi="FontbitDavid"/>
          <w:rtl/>
        </w:rPr>
        <w:t xml:space="preserve">דעשה </w:t>
      </w:r>
      <w:r w:rsidR="00BE307D">
        <w:rPr>
          <w:rFonts w:ascii="FontbitDavid" w:hAnsi="FontbitDavid" w:hint="cs"/>
          <w:rtl/>
        </w:rPr>
        <w:t xml:space="preserve">דחי ל''ת </w:t>
      </w:r>
      <w:r w:rsidRPr="006F178A">
        <w:rPr>
          <w:rFonts w:ascii="FontbitDavid" w:hAnsi="FontbitDavid"/>
          <w:rtl/>
        </w:rPr>
        <w:t xml:space="preserve">יליף </w:t>
      </w:r>
      <w:r w:rsidR="007A3064">
        <w:rPr>
          <w:rStyle w:val="afffffe"/>
          <w:rFonts w:hint="cs"/>
          <w:rtl/>
        </w:rPr>
        <w:t>מ</w:t>
      </w:r>
      <w:r w:rsidRPr="003215F9">
        <w:rPr>
          <w:rStyle w:val="afffffe"/>
          <w:rFonts w:hint="cs"/>
          <w:rtl/>
        </w:rPr>
        <w:t>'</w:t>
      </w:r>
      <w:r w:rsidRPr="003215F9">
        <w:rPr>
          <w:rStyle w:val="afffffe"/>
          <w:rtl/>
        </w:rPr>
        <w:t>לא תלבש שעטנז</w:t>
      </w:r>
      <w:r w:rsidRPr="003215F9">
        <w:rPr>
          <w:rStyle w:val="afffffe"/>
          <w:rFonts w:hint="cs"/>
          <w:rtl/>
        </w:rPr>
        <w:t>'</w:t>
      </w:r>
      <w:r w:rsidRPr="003215F9">
        <w:rPr>
          <w:rStyle w:val="afffffe"/>
          <w:rtl/>
        </w:rPr>
        <w:t>,</w:t>
      </w:r>
      <w:r w:rsidRPr="006F178A">
        <w:rPr>
          <w:rFonts w:ascii="FontbitDavid" w:hAnsi="FontbitDavid"/>
          <w:rtl/>
        </w:rPr>
        <w:t xml:space="preserve"> הא גדילים תעשה לך מהם.</w:t>
      </w:r>
    </w:p>
    <w:p w14:paraId="642A3EA1" w14:textId="77777777" w:rsidR="00FF3740" w:rsidRPr="006F178A" w:rsidRDefault="00FF3740" w:rsidP="00516202">
      <w:pPr>
        <w:pStyle w:val="affff5"/>
        <w:framePr w:wrap="around"/>
        <w:rPr>
          <w:rtl/>
        </w:rPr>
      </w:pPr>
      <w:r w:rsidRPr="006F178A">
        <w:rPr>
          <w:rFonts w:hint="cs"/>
          <w:rtl/>
        </w:rPr>
        <w:t>מב.</w:t>
      </w:r>
    </w:p>
    <w:p w14:paraId="43B185F2" w14:textId="0AF2110B" w:rsidR="00FF3740" w:rsidRPr="00F2572C" w:rsidRDefault="00FF3740" w:rsidP="00BA44EB">
      <w:pPr>
        <w:pStyle w:val="a7"/>
        <w:rPr>
          <w:rtl/>
        </w:rPr>
      </w:pPr>
      <w:r w:rsidRPr="00F2572C">
        <w:rPr>
          <w:rtl/>
        </w:rPr>
        <w:t xml:space="preserve">וכולם שגילחו שלא בתער, או ששיירו </w:t>
      </w:r>
      <w:r w:rsidR="00326817" w:rsidRPr="00F2572C">
        <w:rPr>
          <w:rFonts w:hint="cs"/>
          <w:rtl/>
        </w:rPr>
        <w:t xml:space="preserve">ב' </w:t>
      </w:r>
      <w:r w:rsidRPr="00F2572C">
        <w:rPr>
          <w:rtl/>
        </w:rPr>
        <w:t>שערות לא עשו כלום.</w:t>
      </w:r>
    </w:p>
    <w:p w14:paraId="31EE70F3" w14:textId="14433FA8" w:rsidR="007A3064" w:rsidRDefault="007A3064" w:rsidP="00A5184B">
      <w:pPr>
        <w:pStyle w:val="36"/>
        <w:framePr w:wrap="notBeside"/>
        <w:rPr>
          <w:rtl/>
        </w:rPr>
      </w:pPr>
      <w:r w:rsidRPr="007A3064">
        <w:rPr>
          <w:rFonts w:hint="cs"/>
          <w:rtl/>
        </w:rPr>
        <w:t>ראבדר''א</w:t>
      </w:r>
      <w:r w:rsidR="00915524">
        <w:rPr>
          <w:rFonts w:hint="cs"/>
          <w:rtl/>
        </w:rPr>
        <w:t>:</w:t>
      </w:r>
    </w:p>
    <w:p w14:paraId="0C6C7E7E" w14:textId="788D1116" w:rsidR="00FF3740" w:rsidRPr="006F178A" w:rsidRDefault="00FF3740" w:rsidP="00FF3740">
      <w:pPr>
        <w:rPr>
          <w:rtl/>
        </w:rPr>
      </w:pPr>
      <w:r w:rsidRPr="006F178A">
        <w:rPr>
          <w:rtl/>
        </w:rPr>
        <w:t>זאת אומרת</w:t>
      </w:r>
      <w:r w:rsidRPr="006F178A">
        <w:rPr>
          <w:rFonts w:hint="cs"/>
          <w:rtl/>
        </w:rPr>
        <w:t xml:space="preserve"> </w:t>
      </w:r>
      <w:r w:rsidRPr="006F178A">
        <w:rPr>
          <w:rtl/>
        </w:rPr>
        <w:t>רובו ככולו מדאורייתא.</w:t>
      </w:r>
    </w:p>
    <w:p w14:paraId="393D58A1" w14:textId="70856C25" w:rsidR="00FF3740" w:rsidRPr="00915524" w:rsidRDefault="00FF3740" w:rsidP="00594058">
      <w:pPr>
        <w:rPr>
          <w:rtl/>
        </w:rPr>
      </w:pPr>
      <w:r w:rsidRPr="00915524">
        <w:rPr>
          <w:rtl/>
        </w:rPr>
        <w:t>מד</w:t>
      </w:r>
      <w:r w:rsidR="00677BAB" w:rsidRPr="00915524">
        <w:rPr>
          <w:rFonts w:hint="cs"/>
          <w:rtl/>
        </w:rPr>
        <w:t>ב</w:t>
      </w:r>
      <w:r w:rsidRPr="00915524">
        <w:rPr>
          <w:rtl/>
        </w:rPr>
        <w:t xml:space="preserve">נזיר </w:t>
      </w:r>
      <w:r w:rsidRPr="00915524">
        <w:rPr>
          <w:rStyle w:val="afffffe"/>
          <w:rtl/>
        </w:rPr>
        <w:t>ביום השביעי יגלחנו</w:t>
      </w:r>
      <w:r w:rsidRPr="00915524">
        <w:rPr>
          <w:rtl/>
        </w:rPr>
        <w:t xml:space="preserve">, עד </w:t>
      </w:r>
      <w:r w:rsidR="004D102E" w:rsidRPr="00915524">
        <w:rPr>
          <w:rFonts w:hint="cs"/>
          <w:rtl/>
        </w:rPr>
        <w:t>שעשה</w:t>
      </w:r>
      <w:r w:rsidRPr="00915524">
        <w:rPr>
          <w:rtl/>
        </w:rPr>
        <w:t xml:space="preserve"> כולו, הא בעלמא רובו ככולו.</w:t>
      </w:r>
    </w:p>
    <w:p w14:paraId="38D0C6A1" w14:textId="0F28ACAD" w:rsidR="004D102E" w:rsidRDefault="00FF3740" w:rsidP="00A5184B">
      <w:pPr>
        <w:pStyle w:val="36"/>
        <w:framePr w:wrap="notBeside"/>
        <w:rPr>
          <w:rtl/>
        </w:rPr>
      </w:pPr>
      <w:r w:rsidRPr="004D102E">
        <w:rPr>
          <w:rtl/>
        </w:rPr>
        <w:t xml:space="preserve">מתקיף </w:t>
      </w:r>
      <w:r w:rsidRPr="004D102E">
        <w:rPr>
          <w:rFonts w:hint="cs"/>
          <w:rtl/>
        </w:rPr>
        <w:t>ריב'ח</w:t>
      </w:r>
      <w:r w:rsidR="00915524">
        <w:rPr>
          <w:rFonts w:hint="cs"/>
          <w:rtl/>
        </w:rPr>
        <w:t>:</w:t>
      </w:r>
    </w:p>
    <w:p w14:paraId="37835490" w14:textId="77777777" w:rsidR="00C66BB3" w:rsidRDefault="00FF3740" w:rsidP="00FF3740">
      <w:pPr>
        <w:rPr>
          <w:rtl/>
        </w:rPr>
      </w:pPr>
      <w:r w:rsidRPr="006F178A">
        <w:rPr>
          <w:rFonts w:hint="cs"/>
          <w:rtl/>
        </w:rPr>
        <w:t xml:space="preserve">הא בנזיר </w:t>
      </w:r>
      <w:r w:rsidRPr="00F2572C">
        <w:rPr>
          <w:rStyle w:val="afffffe"/>
          <w:rtl/>
        </w:rPr>
        <w:t>טמא</w:t>
      </w:r>
      <w:r w:rsidRPr="006F178A">
        <w:rPr>
          <w:rtl/>
        </w:rPr>
        <w:t xml:space="preserve"> כתיב! </w:t>
      </w:r>
    </w:p>
    <w:p w14:paraId="590509E5" w14:textId="7E81A940" w:rsidR="00C66BB3" w:rsidRDefault="00FF3740" w:rsidP="00A5184B">
      <w:pPr>
        <w:pStyle w:val="36"/>
        <w:framePr w:wrap="notBeside"/>
        <w:rPr>
          <w:rtl/>
        </w:rPr>
      </w:pPr>
      <w:r w:rsidRPr="00C66BB3">
        <w:rPr>
          <w:rtl/>
        </w:rPr>
        <w:t>מחכו במערבא</w:t>
      </w:r>
      <w:r w:rsidR="00915524">
        <w:rPr>
          <w:rFonts w:hint="cs"/>
          <w:rtl/>
        </w:rPr>
        <w:t>:</w:t>
      </w:r>
      <w:r w:rsidRPr="00C66BB3">
        <w:rPr>
          <w:rtl/>
        </w:rPr>
        <w:t xml:space="preserve"> </w:t>
      </w:r>
    </w:p>
    <w:p w14:paraId="51D117C4" w14:textId="77777777" w:rsidR="00330C0F" w:rsidRDefault="00FF3740" w:rsidP="00330C0F">
      <w:pPr>
        <w:rPr>
          <w:rtl/>
        </w:rPr>
      </w:pPr>
      <w:r w:rsidRPr="006F178A">
        <w:rPr>
          <w:rtl/>
        </w:rPr>
        <w:t xml:space="preserve">נזיר טמא דבתער </w:t>
      </w:r>
      <w:r w:rsidR="004862D4">
        <w:rPr>
          <w:rFonts w:hint="cs"/>
          <w:rtl/>
        </w:rPr>
        <w:t xml:space="preserve">יליף </w:t>
      </w:r>
      <w:r w:rsidRPr="006F178A">
        <w:rPr>
          <w:rtl/>
        </w:rPr>
        <w:t xml:space="preserve">מנזיר טהור, </w:t>
      </w:r>
    </w:p>
    <w:p w14:paraId="017DDC74" w14:textId="1CFFFEF3" w:rsidR="00FF3740" w:rsidRPr="006F178A" w:rsidRDefault="00FF3740" w:rsidP="00C66BB3">
      <w:pPr>
        <w:spacing w:after="40"/>
        <w:rPr>
          <w:rtl/>
        </w:rPr>
      </w:pPr>
      <w:r w:rsidRPr="006F178A">
        <w:rPr>
          <w:rtl/>
        </w:rPr>
        <w:t xml:space="preserve">ליתי נזיר טהור ולילף מנזיר טמא, </w:t>
      </w:r>
      <w:r w:rsidR="004D102E">
        <w:rPr>
          <w:rFonts w:hint="cs"/>
          <w:rtl/>
        </w:rPr>
        <w:t>דכ</w:t>
      </w:r>
      <w:r w:rsidR="0006084E">
        <w:rPr>
          <w:rFonts w:hint="cs"/>
          <w:rtl/>
        </w:rPr>
        <w:t>ש</w:t>
      </w:r>
      <w:r w:rsidRPr="006F178A">
        <w:rPr>
          <w:rtl/>
        </w:rPr>
        <w:t xml:space="preserve">שייר </w:t>
      </w:r>
      <w:r w:rsidR="004D102E">
        <w:rPr>
          <w:rFonts w:hint="cs"/>
          <w:rtl/>
        </w:rPr>
        <w:t>ב'</w:t>
      </w:r>
      <w:r w:rsidRPr="006F178A">
        <w:rPr>
          <w:rtl/>
        </w:rPr>
        <w:t xml:space="preserve"> שערות לא </w:t>
      </w:r>
      <w:r w:rsidR="004862D4">
        <w:rPr>
          <w:rFonts w:hint="cs"/>
          <w:rtl/>
        </w:rPr>
        <w:t>עשה</w:t>
      </w:r>
      <w:r w:rsidR="004D102E">
        <w:rPr>
          <w:rFonts w:hint="cs"/>
          <w:rtl/>
        </w:rPr>
        <w:t xml:space="preserve"> </w:t>
      </w:r>
      <w:r w:rsidRPr="006F178A">
        <w:rPr>
          <w:rtl/>
        </w:rPr>
        <w:t>כלום</w:t>
      </w:r>
      <w:r w:rsidR="00330C0F">
        <w:rPr>
          <w:rFonts w:hint="cs"/>
          <w:rtl/>
        </w:rPr>
        <w:t>.</w:t>
      </w:r>
    </w:p>
    <w:p w14:paraId="708113A8" w14:textId="4E7B71F5" w:rsidR="004D102E" w:rsidRDefault="00FF3740" w:rsidP="00A5184B">
      <w:pPr>
        <w:pStyle w:val="36"/>
        <w:framePr w:wrap="notBeside"/>
        <w:rPr>
          <w:rtl/>
        </w:rPr>
      </w:pPr>
      <w:r w:rsidRPr="004D102E">
        <w:rPr>
          <w:rtl/>
        </w:rPr>
        <w:t xml:space="preserve">בעי אביי: </w:t>
      </w:r>
    </w:p>
    <w:p w14:paraId="547EF7F3" w14:textId="097817B8" w:rsidR="00FF3740" w:rsidRPr="006F178A" w:rsidRDefault="00FF3740" w:rsidP="00C66BB3">
      <w:pPr>
        <w:spacing w:after="40"/>
        <w:rPr>
          <w:rtl/>
        </w:rPr>
      </w:pPr>
      <w:r w:rsidRPr="006F178A">
        <w:rPr>
          <w:rtl/>
        </w:rPr>
        <w:t xml:space="preserve">גילח ושייר </w:t>
      </w:r>
      <w:r w:rsidR="004862D4">
        <w:rPr>
          <w:rFonts w:hint="cs"/>
          <w:rtl/>
        </w:rPr>
        <w:t>ב'</w:t>
      </w:r>
      <w:r w:rsidR="0006084E">
        <w:rPr>
          <w:rFonts w:hint="cs"/>
          <w:rtl/>
        </w:rPr>
        <w:t xml:space="preserve"> </w:t>
      </w:r>
      <w:r w:rsidRPr="006F178A">
        <w:rPr>
          <w:rtl/>
        </w:rPr>
        <w:t>שערות, צמח ראשו וחזר וגילחן, מי מעכבי</w:t>
      </w:r>
      <w:r w:rsidR="004862D4">
        <w:rPr>
          <w:rFonts w:hint="cs"/>
          <w:rtl/>
        </w:rPr>
        <w:t>?</w:t>
      </w:r>
      <w:r w:rsidRPr="006F178A">
        <w:rPr>
          <w:rtl/>
        </w:rPr>
        <w:t xml:space="preserve"> </w:t>
      </w:r>
    </w:p>
    <w:p w14:paraId="14BD9235" w14:textId="1FA323C7" w:rsidR="002A32F4" w:rsidRDefault="00FF3740" w:rsidP="00A5184B">
      <w:pPr>
        <w:pStyle w:val="36"/>
        <w:framePr w:wrap="notBeside"/>
        <w:rPr>
          <w:rtl/>
        </w:rPr>
      </w:pPr>
      <w:r w:rsidRPr="002A32F4">
        <w:rPr>
          <w:rtl/>
        </w:rPr>
        <w:t>בעי רבא:</w:t>
      </w:r>
    </w:p>
    <w:p w14:paraId="25FB0CC2" w14:textId="24958D82" w:rsidR="00FF3740" w:rsidRPr="006F178A" w:rsidRDefault="00FF3740" w:rsidP="00FF3740">
      <w:pPr>
        <w:rPr>
          <w:rtl/>
        </w:rPr>
      </w:pPr>
      <w:r w:rsidRPr="006F178A">
        <w:rPr>
          <w:rtl/>
        </w:rPr>
        <w:t xml:space="preserve">שגילח והניח שתי שערות, וגילח אחת ונשרה אחת, מהו? </w:t>
      </w:r>
    </w:p>
    <w:p w14:paraId="7B069E89" w14:textId="77777777" w:rsidR="00C66BB3" w:rsidRDefault="00FF3740" w:rsidP="00A5184B">
      <w:pPr>
        <w:pStyle w:val="36"/>
        <w:framePr w:wrap="notBeside"/>
        <w:rPr>
          <w:rtl/>
        </w:rPr>
      </w:pPr>
      <w:r w:rsidRPr="00C66BB3">
        <w:rPr>
          <w:rtl/>
        </w:rPr>
        <w:t>ר"</w:t>
      </w:r>
      <w:r w:rsidRPr="00C66BB3">
        <w:rPr>
          <w:rFonts w:hint="cs"/>
          <w:rtl/>
        </w:rPr>
        <w:t xml:space="preserve">א לרבינא </w:t>
      </w:r>
    </w:p>
    <w:p w14:paraId="2B252780" w14:textId="7E2C83B5" w:rsidR="00FF3740" w:rsidRPr="006F178A" w:rsidRDefault="00FF3740" w:rsidP="00FF3740">
      <w:pPr>
        <w:rPr>
          <w:rtl/>
        </w:rPr>
      </w:pPr>
      <w:r w:rsidRPr="00C351E0">
        <w:rPr>
          <w:rStyle w:val="a6"/>
          <w:rFonts w:hint="cs"/>
          <w:rtl/>
        </w:rPr>
        <w:t xml:space="preserve">גילח שערה שערה לא בעי לרבא </w:t>
      </w:r>
      <w:r w:rsidRPr="006F178A">
        <w:rPr>
          <w:rFonts w:hint="cs"/>
          <w:rtl/>
        </w:rPr>
        <w:t>אלא אי נשרה אחת וגילח אחת מהו</w:t>
      </w:r>
      <w:r w:rsidR="00B56916">
        <w:rPr>
          <w:rFonts w:hint="cs"/>
          <w:rtl/>
        </w:rPr>
        <w:t>?</w:t>
      </w:r>
      <w:r w:rsidRPr="006F178A">
        <w:rPr>
          <w:rFonts w:hint="cs"/>
          <w:rtl/>
        </w:rPr>
        <w:t xml:space="preserve"> </w:t>
      </w:r>
    </w:p>
    <w:p w14:paraId="5D36F5AB" w14:textId="77777777" w:rsidR="00C351E0" w:rsidRDefault="00FF3740" w:rsidP="00A5184B">
      <w:pPr>
        <w:pStyle w:val="36"/>
        <w:framePr w:wrap="notBeside"/>
        <w:rPr>
          <w:rFonts w:ascii="FontbitDavid" w:hAnsi="FontbitDavid"/>
          <w:rtl/>
        </w:rPr>
      </w:pPr>
      <w:r w:rsidRPr="00C351E0">
        <w:rPr>
          <w:rFonts w:hint="cs"/>
          <w:rtl/>
        </w:rPr>
        <w:t>א</w:t>
      </w:r>
      <w:r w:rsidRPr="00C351E0">
        <w:rPr>
          <w:rtl/>
        </w:rPr>
        <w:t>"</w:t>
      </w:r>
      <w:r w:rsidRPr="00C351E0">
        <w:rPr>
          <w:rFonts w:hint="cs"/>
          <w:rtl/>
        </w:rPr>
        <w:t xml:space="preserve">ל: </w:t>
      </w:r>
    </w:p>
    <w:p w14:paraId="4B6915BE" w14:textId="0EBBFF1F" w:rsidR="00FF3740" w:rsidRPr="006F178A" w:rsidRDefault="00FF3740" w:rsidP="00FF3740">
      <w:pPr>
        <w:rPr>
          <w:rtl/>
        </w:rPr>
      </w:pPr>
      <w:r w:rsidRPr="001E1EE3">
        <w:rPr>
          <w:rFonts w:ascii="FontbitDavid" w:hAnsi="FontbitDavid" w:hint="cs"/>
          <w:rtl/>
        </w:rPr>
        <w:t>א</w:t>
      </w:r>
      <w:r w:rsidRPr="001E1EE3">
        <w:rPr>
          <w:rFonts w:ascii="FontbitDavid" w:hAnsi="FontbitDavid"/>
          <w:rtl/>
        </w:rPr>
        <w:t>ע"פ ששער אין כאן, מצות גילוח אין כאן.</w:t>
      </w:r>
    </w:p>
    <w:p w14:paraId="1098B460" w14:textId="667A6313" w:rsidR="00FF3740" w:rsidRPr="006F178A" w:rsidRDefault="00FF3740" w:rsidP="000F6CD2">
      <w:pPr>
        <w:pStyle w:val="afffffb"/>
        <w:rPr>
          <w:rtl/>
        </w:rPr>
      </w:pPr>
      <w:r>
        <w:rPr>
          <w:rtl/>
        </w:rPr>
        <w:t>׹</w:t>
      </w:r>
    </w:p>
    <w:p>
      <w:pPr>
        <w:pStyle w:val="affffff2"/>
        <w:rPr>
          <w:ins w:id="20314" w:author="קלוד" w:date="2026-10-06T10:09:33Z"/>
        </w:rPr>
      </w:pPr>
      <w:ins w:id="20313" w:author="קלוד" w:date="2026-10-06T10:09:33Z">
        <w:r>
          <w:t xml:space="preserve">משנה ג</w:t>
        </w:r>
      </w:ins>
    </w:p>
    <w:p w14:paraId="0912EAFA" w14:textId="5870D5E1" w:rsidR="00FF3740" w:rsidRPr="006F178A" w:rsidRDefault="00FF3740" w:rsidP="0006084E">
      <w:pPr>
        <w:pStyle w:val="affffb"/>
        <w:spacing w:before="120"/>
        <w:jc w:val="center"/>
        <w:rPr>
          <w:rtl/>
        </w:rPr>
        <w:pPrChange w:id="90036" w:author="קלוד" w:date="2026-10-08T12:08:16Z">
          <w:pPr>
            <w:pStyle w:val="affffb"/>
            <w:jc w:val="center"/>
          </w:pPr>
        </w:pPrChange>
      </w:pPr>
      <w:r w:rsidRPr="006F178A">
        <w:rPr>
          <w:rtl/>
        </w:rPr>
        <w:t>נזיר חופף ומפספס, אבל לא סורק.</w:t>
      </w:r>
    </w:p>
    <w:p w14:paraId="649BC37B" w14:textId="77777777" w:rsidR="00745DEC" w:rsidRDefault="00FF3740" w:rsidP="00745DEC">
      <w:pPr>
        <w:rPr>
          <w:rtl/>
        </w:rPr>
      </w:pPr>
      <w:r w:rsidRPr="00766B62">
        <w:rPr>
          <w:rFonts w:cs="BA Vilna Bold"/>
          <w:rtl/>
        </w:rPr>
        <w:t xml:space="preserve">חופף ומפספס </w:t>
      </w:r>
      <w:r w:rsidRPr="00050AFA">
        <w:rPr>
          <w:rStyle w:val="a4"/>
          <w:rtl/>
        </w:rPr>
        <w:t xml:space="preserve">– </w:t>
      </w:r>
      <w:r w:rsidRPr="00050AFA">
        <w:rPr>
          <w:rStyle w:val="a4"/>
          <w:rFonts w:hint="cs"/>
          <w:rtl/>
        </w:rPr>
        <w:t>וכר</w:t>
      </w:r>
      <w:r w:rsidRPr="00050AFA">
        <w:rPr>
          <w:rStyle w:val="a4"/>
          <w:rtl/>
        </w:rPr>
        <w:t>"</w:t>
      </w:r>
      <w:r w:rsidRPr="00050AFA">
        <w:rPr>
          <w:rStyle w:val="a4"/>
          <w:rFonts w:hint="cs"/>
          <w:rtl/>
        </w:rPr>
        <w:t>ש</w:t>
      </w:r>
      <w:r w:rsidRPr="00050AFA">
        <w:rPr>
          <w:rStyle w:val="a4"/>
          <w:rtl/>
        </w:rPr>
        <w:t xml:space="preserve"> </w:t>
      </w:r>
      <w:r w:rsidRPr="006F178A">
        <w:rPr>
          <w:rtl/>
        </w:rPr>
        <w:t xml:space="preserve">דבר שאין מתכוין מותר, </w:t>
      </w:r>
    </w:p>
    <w:p w14:paraId="19FE3EBC" w14:textId="5A6EA358" w:rsidR="00FF3740" w:rsidRPr="006F178A" w:rsidRDefault="00FF3740" w:rsidP="00745DEC">
      <w:pPr>
        <w:rPr>
          <w:rtl/>
        </w:rPr>
      </w:pPr>
      <w:r w:rsidRPr="003960FA">
        <w:rPr>
          <w:rFonts w:cs="BA Vilna Bold"/>
          <w:rtl/>
        </w:rPr>
        <w:t>לא סורק</w:t>
      </w:r>
      <w:r w:rsidRPr="006F178A">
        <w:rPr>
          <w:rtl/>
        </w:rPr>
        <w:t xml:space="preserve"> </w:t>
      </w:r>
      <w:r w:rsidR="00745DEC">
        <w:rPr>
          <w:rFonts w:hint="cs"/>
          <w:rtl/>
        </w:rPr>
        <w:t xml:space="preserve">- </w:t>
      </w:r>
      <w:r w:rsidR="00585A64" w:rsidRPr="00141DD3">
        <w:rPr>
          <w:rStyle w:val="a4"/>
          <w:rFonts w:hint="cs"/>
          <w:rtl/>
        </w:rPr>
        <w:t>אף</w:t>
      </w:r>
      <w:r w:rsidRPr="00141DD3">
        <w:rPr>
          <w:rStyle w:val="a4"/>
          <w:rFonts w:hint="cs"/>
          <w:rtl/>
        </w:rPr>
        <w:t xml:space="preserve"> לר</w:t>
      </w:r>
      <w:r w:rsidRPr="00141DD3">
        <w:rPr>
          <w:rStyle w:val="a4"/>
          <w:rtl/>
        </w:rPr>
        <w:t>"</w:t>
      </w:r>
      <w:r w:rsidRPr="00141DD3">
        <w:rPr>
          <w:rStyle w:val="a4"/>
          <w:rFonts w:hint="cs"/>
          <w:rtl/>
        </w:rPr>
        <w:t xml:space="preserve">ש </w:t>
      </w:r>
      <w:r w:rsidRPr="006F178A">
        <w:rPr>
          <w:rFonts w:hint="cs"/>
          <w:rtl/>
        </w:rPr>
        <w:t>דכל הסורק</w:t>
      </w:r>
      <w:r w:rsidR="00745DEC">
        <w:rPr>
          <w:rFonts w:hint="cs"/>
          <w:rtl/>
        </w:rPr>
        <w:t>,</w:t>
      </w:r>
      <w:r w:rsidRPr="006F178A">
        <w:rPr>
          <w:rFonts w:hint="cs"/>
          <w:rtl/>
        </w:rPr>
        <w:t xml:space="preserve"> </w:t>
      </w:r>
      <w:r w:rsidRPr="006F178A">
        <w:rPr>
          <w:rtl/>
        </w:rPr>
        <w:t>להסיר נימין מדולדלות מתכוין.</w:t>
      </w:r>
    </w:p>
    <w:p w14:paraId="696DE3FF" w14:textId="385845E1" w:rsidR="00FF3740" w:rsidRPr="006F178A" w:rsidRDefault="00FF3740" w:rsidP="000F6CD2">
      <w:pPr>
        <w:pStyle w:val="afffffb"/>
        <w:rPr>
          <w:rtl/>
        </w:rPr>
      </w:pPr>
      <w:r>
        <w:rPr>
          <w:rtl/>
        </w:rPr>
        <w:t>׹</w:t>
      </w:r>
    </w:p>
    <w:p>
      <w:pPr>
        <w:pStyle w:val="affffff2"/>
        <w:rPr>
          <w:ins w:id="20316" w:author="קלוד" w:date="2026-10-06T10:09:33Z"/>
        </w:rPr>
      </w:pPr>
      <w:ins w:id="20315" w:author="קלוד" w:date="2026-10-06T10:09:33Z">
        <w:r>
          <w:t xml:space="preserve">משנה ג</w:t>
        </w:r>
      </w:ins>
    </w:p>
    <w:p w14:paraId="56F29918" w14:textId="2C14E5D6" w:rsidR="00FF3740" w:rsidRPr="006F178A" w:rsidRDefault="00FF3740" w:rsidP="00996594">
      <w:pPr>
        <w:pStyle w:val="affffb"/>
        <w:spacing w:before="120"/>
        <w:jc w:val="center"/>
        <w:rPr>
          <w:rtl/>
        </w:rPr>
        <w:pPrChange w:id="90037" w:author="קלוד" w:date="2026-10-08T12:08:16Z">
          <w:pPr>
            <w:pStyle w:val="affffb"/>
            <w:jc w:val="center"/>
          </w:pPr>
        </w:pPrChange>
      </w:pPr>
      <w:r w:rsidRPr="00050AFA">
        <w:rPr>
          <w:rStyle w:val="TanaimMishna"/>
          <w:rtl/>
          <w:rPrChange w:id="20119" w:author="קלוד" w:date="2026-10-06T10:09:33Z">
            <w:rPr>
              <w:rStyle w:val="a4"/>
              <w:rtl/>
            </w:rPr>
          </w:rPrChange>
        </w:rPr>
        <w:t>רבי ישמעאל</w:t>
      </w:r>
      <w:r>
        <w:rPr>
          <w:rStyle w:val="TanaimMishna"/>
          <w:rtl/>
          <w:rPrChange w:id="41085" w:author="Claude" w:date="2026-10-07T09:25:01Z">
            <w:rPr>
              <w:rtl/>
            </w:rPr>
          </w:rPrChange>
        </w:rPr>
        <w:t xml:space="preserve">:</w:t>
      </w:r>
      <w:r>
        <w:rPr>
          <w:rtl/>
        </w:rPr>
        <w:t xml:space="preserve"> לא יחוף באדמה, מפני שמשרת את השער.</w:t>
      </w:r>
    </w:p>
    <w:p w14:paraId="1BC2EB9D" w14:textId="77777777" w:rsidR="00023205" w:rsidRDefault="00FF3740" w:rsidP="00A5184B">
      <w:pPr>
        <w:pStyle w:val="36"/>
        <w:framePr w:wrap="notBeside"/>
        <w:rPr>
          <w:rtl/>
        </w:rPr>
      </w:pPr>
      <w:r w:rsidRPr="00023205">
        <w:rPr>
          <w:rtl/>
        </w:rPr>
        <w:t>איבעיא להו:</w:t>
      </w:r>
    </w:p>
    <w:p w14:paraId="33E80B9B" w14:textId="0BB0130A" w:rsidR="00FF3740" w:rsidRPr="006F178A" w:rsidRDefault="00FF3740" w:rsidP="00FF3740">
      <w:pPr>
        <w:rPr>
          <w:rtl/>
        </w:rPr>
      </w:pPr>
      <w:r w:rsidRPr="006F178A">
        <w:rPr>
          <w:rtl/>
        </w:rPr>
        <w:t xml:space="preserve">מפני שמשרת את השער, או </w:t>
      </w:r>
      <w:r w:rsidR="008E64F6">
        <w:rPr>
          <w:rFonts w:hint="cs"/>
          <w:rtl/>
        </w:rPr>
        <w:t xml:space="preserve">גזירה </w:t>
      </w:r>
      <w:r w:rsidRPr="006F178A">
        <w:rPr>
          <w:rtl/>
        </w:rPr>
        <w:t>מפני המשרת</w:t>
      </w:r>
      <w:r w:rsidR="00023205">
        <w:rPr>
          <w:rFonts w:hint="cs"/>
          <w:rtl/>
        </w:rPr>
        <w:t xml:space="preserve"> תנן</w:t>
      </w:r>
      <w:r w:rsidRPr="006F178A">
        <w:rPr>
          <w:rtl/>
        </w:rPr>
        <w:t xml:space="preserve">? </w:t>
      </w:r>
    </w:p>
    <w:p w14:paraId="5DDCAF64" w14:textId="77777777" w:rsidR="00B659B5" w:rsidRDefault="00FF3740" w:rsidP="00A5184B">
      <w:pPr>
        <w:pStyle w:val="36"/>
        <w:framePr w:wrap="notBeside"/>
        <w:rPr>
          <w:rtl/>
        </w:rPr>
      </w:pPr>
      <w:r w:rsidRPr="00B659B5">
        <w:rPr>
          <w:rFonts w:hint="cs"/>
          <w:rtl/>
        </w:rPr>
        <w:t xml:space="preserve">נפק'מ </w:t>
      </w:r>
    </w:p>
    <w:p w14:paraId="681203A3" w14:textId="48500316" w:rsidR="00FF3740" w:rsidRPr="006F178A" w:rsidRDefault="00FF3740" w:rsidP="00FF3740">
      <w:pPr>
        <w:rPr>
          <w:rtl/>
        </w:rPr>
      </w:pPr>
      <w:r w:rsidRPr="006F178A">
        <w:rPr>
          <w:rFonts w:hint="cs"/>
          <w:rtl/>
        </w:rPr>
        <w:t xml:space="preserve">באדמה </w:t>
      </w:r>
      <w:r w:rsidR="00023205">
        <w:rPr>
          <w:rFonts w:hint="cs"/>
          <w:rtl/>
        </w:rPr>
        <w:t>שאינה משרת השיער -</w:t>
      </w:r>
      <w:r w:rsidRPr="006F178A">
        <w:rPr>
          <w:rFonts w:hint="cs"/>
          <w:rtl/>
        </w:rPr>
        <w:t xml:space="preserve"> </w:t>
      </w:r>
      <w:r w:rsidRPr="00766B62">
        <w:rPr>
          <w:rFonts w:cs="BA Vilna Bold" w:hint="cs"/>
          <w:rtl/>
        </w:rPr>
        <w:t>תיקו</w:t>
      </w:r>
      <w:r w:rsidRPr="006F178A">
        <w:rPr>
          <w:rFonts w:hint="cs"/>
          <w:rtl/>
        </w:rPr>
        <w:t xml:space="preserve"> </w:t>
      </w:r>
    </w:p>
    <w:p w14:paraId="16226540" w14:textId="77777777" w:rsidR="00FF3740" w:rsidRPr="006F178A" w:rsidRDefault="00FF3740" w:rsidP="000F6CD2">
      <w:pPr>
        <w:pStyle w:val="afffffb"/>
        <w:rPr>
          <w:rtl/>
        </w:rPr>
      </w:pPr>
      <w:r>
        <w:rPr>
          <w:rtl/>
        </w:rPr>
        <w:t>׹</w:t>
      </w:r>
    </w:p>
    <w:p w14:paraId="40930458" w14:textId="33D0F05C" w:rsidR="00FF3740" w:rsidRPr="006F178A" w:rsidRDefault="00FF3740" w:rsidP="004B1A9B">
      <w:pPr>
        <w:pStyle w:val="affffff2"/>
        <w:framePr w:wrap="around"/>
        <w:rPr>
          <w:rtl/>
        </w:rPr>
      </w:pPr>
      <w:del w:id="20196" w:author="קלוד" w:date="2026-10-06T10:09:33Z">
        <w:r>
          <w:rPr>
            <w:rtl/>
          </w:rPr>
          <w:delText xml:space="preserve">מ</w:delText>
        </w:r>
      </w:del>
      <w:ins w:id="20197" w:author="קלוד" w:date="2026-10-06T10:09:33Z">
        <w:r>
          <w:rPr>
            <w:rtl/>
          </w:rPr>
          <w:t xml:space="preserve">משנה ד</w:t>
        </w:r>
      </w:ins>
      <w:del w:id="20198" w:author="קלוד" w:date="2026-10-06T10:09:33Z">
        <w:r>
          <w:rPr>
            <w:rFonts w:hint="cs"/>
            <w:rtl/>
          </w:rPr>
          <w:delText xml:space="preserve">שנה:</w:delText>
        </w:r>
      </w:del>
    </w:p>
    <w:p w14:paraId="631A715E" w14:textId="2E2CB07D" w:rsidR="00FF3740" w:rsidRPr="006F178A" w:rsidRDefault="00FF3740" w:rsidP="00FF3740">
      <w:pPr>
        <w:pStyle w:val="affffb"/>
        <w:spacing w:before="120"/>
        <w:rPr>
          <w:rtl/>
        </w:rPr>
        <w:pPrChange w:id="90038" w:author="קלוד" w:date="2026-10-08T12:08:16Z">
          <w:pPr>
            <w:pStyle w:val="affffb"/>
          </w:pPr>
        </w:pPrChange>
      </w:pPr>
      <w:r w:rsidRPr="006F178A">
        <w:rPr>
          <w:rtl/>
        </w:rPr>
        <w:t xml:space="preserve">נזיר שהיה שותה יין כל היום - חייב </w:t>
      </w:r>
      <w:r w:rsidR="00345D12">
        <w:rPr>
          <w:rFonts w:hint="cs"/>
          <w:rtl/>
        </w:rPr>
        <w:t>רק</w:t>
      </w:r>
      <w:r w:rsidRPr="006F178A">
        <w:rPr>
          <w:rtl/>
        </w:rPr>
        <w:t xml:space="preserve"> אחת, </w:t>
      </w:r>
    </w:p>
    <w:p w14:paraId="087C1558" w14:textId="5EEB6158" w:rsidR="00FF3740" w:rsidRPr="006F178A" w:rsidRDefault="00FF3740" w:rsidP="005A5EE0">
      <w:pPr>
        <w:pStyle w:val="affffb"/>
        <w:spacing w:after="60"/>
        <w:rPr>
          <w:rtl/>
        </w:rPr>
      </w:pPr>
      <w:r w:rsidRPr="006F178A">
        <w:rPr>
          <w:rtl/>
        </w:rPr>
        <w:t>אמרו לו אל תשתה אל תשתה והוא שותה - חייב ע</w:t>
      </w:r>
      <w:r w:rsidR="00FF56C6">
        <w:rPr>
          <w:rFonts w:hint="cs"/>
          <w:rtl/>
        </w:rPr>
        <w:t>כאו''א</w:t>
      </w:r>
      <w:r w:rsidRPr="006F178A">
        <w:rPr>
          <w:rtl/>
        </w:rPr>
        <w:t>.</w:t>
      </w:r>
    </w:p>
    <w:p w14:paraId="1B4B7D8E" w14:textId="013C6234" w:rsidR="00FF3740" w:rsidRPr="006F178A" w:rsidRDefault="00FF3740" w:rsidP="00FF3740">
      <w:pPr>
        <w:pStyle w:val="affffb"/>
        <w:rPr>
          <w:rtl/>
        </w:rPr>
      </w:pPr>
      <w:r w:rsidRPr="006F178A">
        <w:rPr>
          <w:rtl/>
        </w:rPr>
        <w:t xml:space="preserve">היה מגלח כל היום - חייב </w:t>
      </w:r>
      <w:r w:rsidR="005A5EE0">
        <w:rPr>
          <w:rFonts w:hint="cs"/>
          <w:rtl/>
        </w:rPr>
        <w:t>רק</w:t>
      </w:r>
      <w:r w:rsidRPr="006F178A">
        <w:rPr>
          <w:rtl/>
        </w:rPr>
        <w:t xml:space="preserve"> אחת, </w:t>
      </w:r>
    </w:p>
    <w:p w14:paraId="3A1C66FC" w14:textId="4B7B0872" w:rsidR="00FF3740" w:rsidRPr="006F178A" w:rsidRDefault="00FF3740" w:rsidP="005A5EE0">
      <w:pPr>
        <w:pStyle w:val="affffb"/>
        <w:spacing w:after="60"/>
        <w:rPr>
          <w:rtl/>
        </w:rPr>
      </w:pPr>
      <w:r w:rsidRPr="006F178A">
        <w:rPr>
          <w:rtl/>
        </w:rPr>
        <w:t xml:space="preserve">אמרו לו, אל תגלח אל תגלח והוא מגלח - חייב </w:t>
      </w:r>
      <w:r w:rsidR="00FF56C6" w:rsidRPr="006F178A">
        <w:rPr>
          <w:rtl/>
        </w:rPr>
        <w:t>ע</w:t>
      </w:r>
      <w:r w:rsidR="00FF56C6">
        <w:rPr>
          <w:rFonts w:hint="cs"/>
          <w:rtl/>
        </w:rPr>
        <w:t>כאו''א</w:t>
      </w:r>
      <w:r w:rsidR="00FF56C6" w:rsidRPr="006F178A">
        <w:rPr>
          <w:rtl/>
        </w:rPr>
        <w:t>.</w:t>
      </w:r>
    </w:p>
    <w:p w14:paraId="6EA7A670" w14:textId="0FEAC4CC" w:rsidR="00FF3740" w:rsidRPr="006F178A" w:rsidRDefault="00FF3740" w:rsidP="00FF3740">
      <w:pPr>
        <w:pStyle w:val="affffb"/>
        <w:rPr>
          <w:rtl/>
        </w:rPr>
      </w:pPr>
      <w:r w:rsidRPr="006F178A">
        <w:rPr>
          <w:rtl/>
        </w:rPr>
        <w:t xml:space="preserve">היה מטמא למתים כל היום - חייב </w:t>
      </w:r>
      <w:r w:rsidR="005A5EE0">
        <w:rPr>
          <w:rFonts w:hint="cs"/>
          <w:rtl/>
        </w:rPr>
        <w:t>רק</w:t>
      </w:r>
      <w:r w:rsidRPr="006F178A">
        <w:rPr>
          <w:rtl/>
        </w:rPr>
        <w:t xml:space="preserve"> אחת, </w:t>
      </w:r>
    </w:p>
    <w:p w14:paraId="30A90F2C" w14:textId="19882C9E" w:rsidR="00FF3740" w:rsidRPr="006F178A" w:rsidRDefault="00FF3740" w:rsidP="00FF3740">
      <w:pPr>
        <w:pStyle w:val="affffb"/>
        <w:rPr>
          <w:rtl/>
        </w:rPr>
      </w:pPr>
      <w:r w:rsidRPr="006F178A">
        <w:rPr>
          <w:rtl/>
        </w:rPr>
        <w:t>אמרו לו אל תטמא אל תטמא והוא מטמא -</w:t>
      </w:r>
      <w:r w:rsidR="00FF56C6" w:rsidRPr="00FF56C6">
        <w:rPr>
          <w:rtl/>
        </w:rPr>
        <w:t xml:space="preserve"> </w:t>
      </w:r>
      <w:r w:rsidR="00FF56C6" w:rsidRPr="006F178A">
        <w:rPr>
          <w:rtl/>
        </w:rPr>
        <w:t>ע</w:t>
      </w:r>
      <w:r w:rsidR="00FF56C6">
        <w:rPr>
          <w:rFonts w:hint="cs"/>
          <w:rtl/>
        </w:rPr>
        <w:t>כאו''א</w:t>
      </w:r>
      <w:r w:rsidR="00FF56C6" w:rsidRPr="006F178A">
        <w:rPr>
          <w:rtl/>
        </w:rPr>
        <w:t>.</w:t>
      </w:r>
    </w:p>
    <w:p w14:paraId="60B7E7D2" w14:textId="74808387" w:rsidR="00FF3740" w:rsidRPr="006F178A" w:rsidRDefault="00CA62A5" w:rsidP="00BA44EB">
      <w:pPr>
        <w:pStyle w:val="a7"/>
        <w:rPr>
          <w:rtl/>
        </w:rPr>
      </w:pPr>
      <w:r>
        <w:rPr>
          <w:rFonts w:hint="cs"/>
          <w:rtl/>
        </w:rPr>
        <w:t>טומאה וביאה או</w:t>
      </w:r>
      <w:r w:rsidR="00850839">
        <w:rPr>
          <w:rFonts w:hint="cs"/>
          <w:rtl/>
        </w:rPr>
        <w:t xml:space="preserve"> אפי' טומאה וטומאה</w:t>
      </w:r>
    </w:p>
    <w:p w14:paraId="0A453F28" w14:textId="77777777" w:rsidR="00FF3740" w:rsidRPr="006F178A" w:rsidRDefault="00FF3740" w:rsidP="00516202">
      <w:pPr>
        <w:pStyle w:val="affff5"/>
        <w:framePr w:wrap="around"/>
        <w:rPr>
          <w:rtl/>
        </w:rPr>
      </w:pPr>
      <w:r w:rsidRPr="006F178A">
        <w:rPr>
          <w:rFonts w:hint="cs"/>
          <w:rtl/>
        </w:rPr>
        <w:t>מב:</w:t>
      </w:r>
    </w:p>
    <w:p w14:paraId="45C287EA" w14:textId="77777777" w:rsidR="00854B72" w:rsidRDefault="00854B72" w:rsidP="00A5184B">
      <w:pPr>
        <w:pStyle w:val="36"/>
        <w:framePr w:wrap="notBeside"/>
        <w:rPr>
          <w:rFonts w:ascii="FontbitDavid" w:hAnsi="FontbitDavid"/>
          <w:rtl/>
        </w:rPr>
      </w:pPr>
      <w:r w:rsidRPr="00854B72">
        <w:rPr>
          <w:rFonts w:hint="cs"/>
          <w:rtl/>
        </w:rPr>
        <w:t>ר</w:t>
      </w:r>
      <w:r w:rsidR="00FF3740" w:rsidRPr="00854B72">
        <w:rPr>
          <w:rFonts w:hint="cs"/>
          <w:rtl/>
        </w:rPr>
        <w:t>בה מר</w:t>
      </w:r>
      <w:r w:rsidR="00FF3740" w:rsidRPr="00854B72">
        <w:rPr>
          <w:rtl/>
        </w:rPr>
        <w:t>"</w:t>
      </w:r>
      <w:r w:rsidR="00FF3740" w:rsidRPr="00854B72">
        <w:rPr>
          <w:rFonts w:hint="cs"/>
          <w:rtl/>
        </w:rPr>
        <w:t xml:space="preserve">ה: </w:t>
      </w:r>
    </w:p>
    <w:p w14:paraId="1D94892C" w14:textId="6D0A78A0" w:rsidR="00FF3740" w:rsidRPr="006F178A" w:rsidRDefault="00FF3740" w:rsidP="00FF3740">
      <w:pPr>
        <w:rPr>
          <w:rtl/>
        </w:rPr>
      </w:pPr>
      <w:r w:rsidRPr="004A7F3D">
        <w:rPr>
          <w:rStyle w:val="27"/>
          <w:rtl/>
        </w:rPr>
        <w:t xml:space="preserve">מקרא מלא דבר הכתוב: </w:t>
      </w:r>
      <w:r w:rsidRPr="00AF76D0">
        <w:rPr>
          <w:rStyle w:val="afffffe"/>
          <w:rFonts w:hint="cs"/>
          <w:rtl/>
        </w:rPr>
        <w:t>'</w:t>
      </w:r>
      <w:r w:rsidRPr="00AF76D0">
        <w:rPr>
          <w:rStyle w:val="afffffe"/>
          <w:rtl/>
        </w:rPr>
        <w:t>לא יטמא</w:t>
      </w:r>
      <w:r w:rsidRPr="00AF76D0">
        <w:rPr>
          <w:rStyle w:val="afffffe"/>
          <w:rFonts w:hint="cs"/>
          <w:rtl/>
        </w:rPr>
        <w:t>'</w:t>
      </w:r>
      <w:r w:rsidRPr="00AF76D0">
        <w:rPr>
          <w:rStyle w:val="afffffe"/>
          <w:rtl/>
        </w:rPr>
        <w:t>,</w:t>
      </w:r>
      <w:r w:rsidRPr="006F178A">
        <w:rPr>
          <w:rFonts w:ascii="FontbitDavid" w:hAnsi="FontbitDavid"/>
          <w:rtl/>
        </w:rPr>
        <w:t xml:space="preserve"> כש</w:t>
      </w:r>
      <w:r w:rsidRPr="006F178A">
        <w:rPr>
          <w:rFonts w:ascii="FontbitDavid" w:hAnsi="FontbitDavid" w:hint="cs"/>
          <w:rtl/>
        </w:rPr>
        <w:t>אומר</w:t>
      </w:r>
      <w:r w:rsidRPr="00AF76D0">
        <w:rPr>
          <w:rStyle w:val="afffffe"/>
          <w:rFonts w:hint="cs"/>
          <w:rtl/>
        </w:rPr>
        <w:t xml:space="preserve"> 'ל</w:t>
      </w:r>
      <w:r w:rsidRPr="00AF76D0">
        <w:rPr>
          <w:rStyle w:val="afffffe"/>
          <w:rtl/>
        </w:rPr>
        <w:t>א יבא</w:t>
      </w:r>
      <w:r w:rsidRPr="00AF76D0">
        <w:rPr>
          <w:rStyle w:val="afffffe"/>
          <w:rFonts w:hint="cs"/>
          <w:rtl/>
        </w:rPr>
        <w:t>'</w:t>
      </w:r>
      <w:r w:rsidRPr="00AF76D0">
        <w:rPr>
          <w:rStyle w:val="afffffe"/>
          <w:rtl/>
        </w:rPr>
        <w:t xml:space="preserve"> </w:t>
      </w:r>
      <w:r w:rsidRPr="006F178A">
        <w:rPr>
          <w:rFonts w:ascii="FontbitDavid" w:hAnsi="FontbitDavid"/>
          <w:rtl/>
        </w:rPr>
        <w:t>- להזהירו על הטומאה להזהירו על הביאה, אבל טומאה וטומאה לא</w:t>
      </w:r>
      <w:r w:rsidR="001A7DD4">
        <w:rPr>
          <w:rFonts w:ascii="FontbitDavid" w:hAnsi="FontbitDavid"/>
          <w:rtl/>
        </w:rPr>
        <w:t>.</w:t>
      </w:r>
    </w:p>
    <w:p w14:paraId="46538598" w14:textId="6F1D4EE5" w:rsidR="00854B72" w:rsidRDefault="00FF3740" w:rsidP="00A5184B">
      <w:pPr>
        <w:pStyle w:val="36"/>
        <w:framePr w:wrap="notBeside"/>
        <w:rPr>
          <w:rtl/>
        </w:rPr>
      </w:pPr>
      <w:r w:rsidRPr="00854B72">
        <w:rPr>
          <w:rtl/>
        </w:rPr>
        <w:t xml:space="preserve">ורב יוסף </w:t>
      </w:r>
      <w:r w:rsidR="007B0BDF">
        <w:rPr>
          <w:rFonts w:hint="cs"/>
          <w:rtl/>
        </w:rPr>
        <w:t>מר"ה</w:t>
      </w:r>
      <w:r w:rsidR="00854B72">
        <w:rPr>
          <w:rFonts w:hint="cs"/>
          <w:rtl/>
        </w:rPr>
        <w:t>:</w:t>
      </w:r>
    </w:p>
    <w:p w14:paraId="665F13D4" w14:textId="0314D367" w:rsidR="00FF3740" w:rsidRPr="006F178A" w:rsidRDefault="00FF3740" w:rsidP="00B04CF8">
      <w:pPr>
        <w:spacing w:after="40"/>
        <w:rPr>
          <w:rtl/>
        </w:rPr>
      </w:pPr>
      <w:r w:rsidRPr="006F178A">
        <w:rPr>
          <w:rtl/>
        </w:rPr>
        <w:t xml:space="preserve">האלהים! אפילו טומאה וטומאה, דנזיר שעמד בבית הקברות, והושיטו לו מתו ומת אחר ונגע בו - חייב, </w:t>
      </w:r>
      <w:r w:rsidRPr="00CC12F9">
        <w:rPr>
          <w:rStyle w:val="a6"/>
          <w:rFonts w:hint="cs"/>
          <w:rtl/>
        </w:rPr>
        <w:t>ו</w:t>
      </w:r>
      <w:r w:rsidR="00585A64" w:rsidRPr="00CC12F9">
        <w:rPr>
          <w:rStyle w:val="a6"/>
          <w:rFonts w:hint="cs"/>
          <w:rtl/>
        </w:rPr>
        <w:t>אף</w:t>
      </w:r>
      <w:r w:rsidRPr="00CC12F9">
        <w:rPr>
          <w:rStyle w:val="a6"/>
          <w:rFonts w:hint="cs"/>
          <w:rtl/>
        </w:rPr>
        <w:t xml:space="preserve"> שכבר</w:t>
      </w:r>
      <w:r w:rsidR="00CC12F9" w:rsidRPr="00CC12F9">
        <w:rPr>
          <w:rStyle w:val="a6"/>
          <w:rFonts w:hint="cs"/>
          <w:rtl/>
        </w:rPr>
        <w:t xml:space="preserve"> </w:t>
      </w:r>
      <w:r w:rsidRPr="00CC12F9">
        <w:rPr>
          <w:rStyle w:val="a6"/>
          <w:rFonts w:hint="cs"/>
          <w:rtl/>
        </w:rPr>
        <w:t>טמא</w:t>
      </w:r>
      <w:r w:rsidR="00A92F0A">
        <w:rPr>
          <w:rFonts w:hint="cs"/>
          <w:rtl/>
        </w:rPr>
        <w:t>.</w:t>
      </w:r>
    </w:p>
    <w:p w14:paraId="1C64AEB3" w14:textId="55200F8B" w:rsidR="008C572C" w:rsidRDefault="00FF3740" w:rsidP="00A5184B">
      <w:pPr>
        <w:pStyle w:val="36"/>
        <w:framePr w:wrap="notBeside"/>
        <w:rPr>
          <w:rtl/>
        </w:rPr>
      </w:pPr>
      <w:r w:rsidRPr="008C572C">
        <w:rPr>
          <w:rtl/>
        </w:rPr>
        <w:t xml:space="preserve">איתיביה אביי: </w:t>
      </w:r>
    </w:p>
    <w:p w14:paraId="6888AAB8" w14:textId="0345779A" w:rsidR="00FF3740" w:rsidRPr="006F178A" w:rsidRDefault="00FF3740" w:rsidP="00FF3740">
      <w:pPr>
        <w:rPr>
          <w:rtl/>
        </w:rPr>
      </w:pPr>
      <w:r w:rsidRPr="006F178A">
        <w:rPr>
          <w:rtl/>
        </w:rPr>
        <w:t xml:space="preserve">כהן שהיה לו מת מונח על כתיפו, והושיטו לו מתו ומת אחר ונגע בו, </w:t>
      </w:r>
      <w:r w:rsidRPr="00A92F0A">
        <w:rPr>
          <w:rStyle w:val="afffffe"/>
          <w:rtl/>
        </w:rPr>
        <w:t>ולא יחלל,</w:t>
      </w:r>
      <w:r w:rsidRPr="006F178A">
        <w:rPr>
          <w:rtl/>
        </w:rPr>
        <w:t xml:space="preserve"> במי שאינו מחולל, יצא </w:t>
      </w:r>
      <w:r w:rsidR="00A92F0A">
        <w:rPr>
          <w:rFonts w:hint="cs"/>
          <w:rtl/>
        </w:rPr>
        <w:t>מי ש</w:t>
      </w:r>
      <w:r w:rsidRPr="006F178A">
        <w:rPr>
          <w:rtl/>
        </w:rPr>
        <w:t xml:space="preserve">מחולל ועומד! </w:t>
      </w:r>
    </w:p>
    <w:p w14:paraId="25200BEF" w14:textId="3441361E" w:rsidR="00415B29" w:rsidRDefault="00FF3740" w:rsidP="00A5184B">
      <w:pPr>
        <w:pStyle w:val="36"/>
        <w:framePr w:wrap="notBeside"/>
        <w:rPr>
          <w:rtl/>
        </w:rPr>
      </w:pPr>
      <w:r w:rsidRPr="00415B29">
        <w:rPr>
          <w:rtl/>
        </w:rPr>
        <w:t>א"ל</w:t>
      </w:r>
      <w:r w:rsidR="00415B29">
        <w:rPr>
          <w:rFonts w:hint="cs"/>
          <w:rtl/>
        </w:rPr>
        <w:t xml:space="preserve"> ר' יוסף</w:t>
      </w:r>
      <w:r w:rsidRPr="00415B29">
        <w:rPr>
          <w:rtl/>
        </w:rPr>
        <w:t>:</w:t>
      </w:r>
    </w:p>
    <w:p w14:paraId="5E0A349A" w14:textId="2B9F55B3" w:rsidR="00FF3740" w:rsidRPr="006F178A" w:rsidRDefault="00FF3740" w:rsidP="00B04CF8">
      <w:pPr>
        <w:spacing w:after="40"/>
        <w:rPr>
          <w:rtl/>
        </w:rPr>
      </w:pPr>
      <w:r w:rsidRPr="00415B29">
        <w:rPr>
          <w:rStyle w:val="a4"/>
          <w:rtl/>
        </w:rPr>
        <w:t>ותיקשי לך מתני',</w:t>
      </w:r>
      <w:r w:rsidR="00415B29">
        <w:rPr>
          <w:rFonts w:ascii="FontbitDavid" w:hAnsi="FontbitDavid" w:hint="cs"/>
          <w:rtl/>
        </w:rPr>
        <w:t xml:space="preserve"> ד</w:t>
      </w:r>
      <w:r w:rsidRPr="001E1EE3">
        <w:rPr>
          <w:rFonts w:ascii="FontbitDavid" w:hAnsi="FontbitDavid"/>
          <w:rtl/>
        </w:rPr>
        <w:t xml:space="preserve">היה מיטמא למתים כל היום חייב </w:t>
      </w:r>
      <w:r w:rsidR="00AA769C">
        <w:rPr>
          <w:rFonts w:ascii="FontbitDavid" w:hAnsi="FontbitDavid" w:hint="cs"/>
          <w:rtl/>
        </w:rPr>
        <w:t>רק</w:t>
      </w:r>
      <w:r w:rsidRPr="001E1EE3">
        <w:rPr>
          <w:rFonts w:ascii="FontbitDavid" w:hAnsi="FontbitDavid"/>
          <w:rtl/>
        </w:rPr>
        <w:t xml:space="preserve"> אחת, </w:t>
      </w:r>
      <w:r w:rsidR="00AA769C">
        <w:rPr>
          <w:rFonts w:ascii="FontbitDavid" w:hAnsi="FontbitDavid"/>
          <w:rtl/>
        </w:rPr>
        <w:br/>
      </w:r>
      <w:r w:rsidRPr="001E1EE3">
        <w:rPr>
          <w:rFonts w:ascii="FontbitDavid" w:hAnsi="FontbitDavid"/>
          <w:rtl/>
        </w:rPr>
        <w:t xml:space="preserve">אמרו לו אל תטמא אל תטמא חייב </w:t>
      </w:r>
      <w:r w:rsidRPr="001E1EE3">
        <w:rPr>
          <w:rFonts w:ascii="FontbitDavid" w:hAnsi="FontbitDavid" w:hint="cs"/>
          <w:rtl/>
        </w:rPr>
        <w:t>עכאו</w:t>
      </w:r>
      <w:r w:rsidRPr="001E1EE3">
        <w:rPr>
          <w:rFonts w:ascii="FontbitDavid" w:hAnsi="FontbitDavid"/>
          <w:rtl/>
        </w:rPr>
        <w:t>"</w:t>
      </w:r>
      <w:r w:rsidRPr="001E1EE3">
        <w:rPr>
          <w:rFonts w:ascii="FontbitDavid" w:hAnsi="FontbitDavid" w:hint="cs"/>
          <w:rtl/>
        </w:rPr>
        <w:t>א</w:t>
      </w:r>
      <w:r w:rsidR="001A7DD4" w:rsidRPr="001E1EE3">
        <w:rPr>
          <w:rFonts w:ascii="FontbitDavid" w:hAnsi="FontbitDavid"/>
          <w:rtl/>
        </w:rPr>
        <w:t>.</w:t>
      </w:r>
      <w:r w:rsidRPr="001E1EE3">
        <w:rPr>
          <w:rFonts w:ascii="FontbitDavid" w:hAnsi="FontbitDavid" w:hint="cs"/>
          <w:rtl/>
        </w:rPr>
        <w:t xml:space="preserve"> ואמאי הא כבר טמא</w:t>
      </w:r>
      <w:r w:rsidR="00AA769C">
        <w:rPr>
          <w:rFonts w:ascii="FontbitDavid" w:hAnsi="FontbitDavid" w:hint="cs"/>
          <w:rtl/>
        </w:rPr>
        <w:t>!</w:t>
      </w:r>
      <w:r w:rsidRPr="001E1EE3">
        <w:rPr>
          <w:rFonts w:ascii="FontbitDavid" w:hAnsi="FontbitDavid" w:hint="cs"/>
          <w:rtl/>
        </w:rPr>
        <w:t xml:space="preserve"> קשיא אהדדי</w:t>
      </w:r>
      <w:r w:rsidR="00E017E7">
        <w:rPr>
          <w:rFonts w:ascii="FontbitDavid" w:hAnsi="FontbitDavid" w:hint="cs"/>
          <w:rtl/>
        </w:rPr>
        <w:t>,</w:t>
      </w:r>
      <w:r w:rsidRPr="001E1EE3">
        <w:rPr>
          <w:rFonts w:ascii="FontbitDavid" w:hAnsi="FontbitDavid" w:hint="cs"/>
          <w:rtl/>
        </w:rPr>
        <w:t xml:space="preserve"> </w:t>
      </w:r>
      <w:r w:rsidRPr="00E017E7">
        <w:rPr>
          <w:rStyle w:val="a4"/>
          <w:rFonts w:hint="cs"/>
          <w:rtl/>
        </w:rPr>
        <w:t xml:space="preserve">אלא </w:t>
      </w:r>
      <w:r w:rsidRPr="001E1EE3">
        <w:rPr>
          <w:rFonts w:ascii="FontbitDavid" w:hAnsi="FontbitDavid" w:hint="cs"/>
          <w:rtl/>
        </w:rPr>
        <w:t>כאן בחיבורין וכאן שלא בחיבורין</w:t>
      </w:r>
      <w:r w:rsidR="00415B29">
        <w:rPr>
          <w:rFonts w:ascii="FontbitDavid" w:hAnsi="FontbitDavid" w:hint="cs"/>
          <w:rtl/>
        </w:rPr>
        <w:t>,</w:t>
      </w:r>
    </w:p>
    <w:p w14:paraId="2C5473A7" w14:textId="77777777" w:rsidR="006824CD" w:rsidRDefault="002C292F" w:rsidP="00A5184B">
      <w:pPr>
        <w:pStyle w:val="36"/>
        <w:framePr w:wrap="notBeside"/>
        <w:rPr>
          <w:rtl/>
        </w:rPr>
      </w:pPr>
      <w:r w:rsidRPr="006824CD">
        <w:rPr>
          <w:rFonts w:hint="cs"/>
          <w:rtl/>
        </w:rPr>
        <w:t>וקשה</w:t>
      </w:r>
      <w:r w:rsidR="006824CD" w:rsidRPr="006824CD">
        <w:rPr>
          <w:rFonts w:hint="cs"/>
          <w:rtl/>
        </w:rPr>
        <w:t xml:space="preserve">: </w:t>
      </w:r>
    </w:p>
    <w:p w14:paraId="4890D707" w14:textId="287570C3" w:rsidR="00FF3740" w:rsidRPr="00757D20" w:rsidRDefault="0010123A" w:rsidP="00FF3740">
      <w:pPr>
        <w:rPr>
          <w:rtl/>
        </w:rPr>
      </w:pPr>
      <w:r>
        <w:rPr>
          <w:rFonts w:hint="cs"/>
          <w:rtl/>
        </w:rPr>
        <w:t>ד</w:t>
      </w:r>
      <w:r w:rsidR="00FF3740" w:rsidRPr="00757D20">
        <w:rPr>
          <w:rtl/>
        </w:rPr>
        <w:t>טומאה בחיבורין</w:t>
      </w:r>
      <w:r>
        <w:rPr>
          <w:rFonts w:hint="cs"/>
          <w:rtl/>
        </w:rPr>
        <w:t xml:space="preserve"> הוא רק לענין </w:t>
      </w:r>
      <w:r w:rsidR="00FF3740" w:rsidRPr="00757D20">
        <w:rPr>
          <w:rtl/>
        </w:rPr>
        <w:t xml:space="preserve">תרומה וקדשים, </w:t>
      </w:r>
      <w:r w:rsidRPr="0010123A">
        <w:rPr>
          <w:rStyle w:val="a6"/>
          <w:rFonts w:hint="cs"/>
          <w:rtl/>
        </w:rPr>
        <w:t xml:space="preserve">ולא </w:t>
      </w:r>
      <w:r w:rsidR="00FF3740" w:rsidRPr="0010123A">
        <w:rPr>
          <w:rStyle w:val="a6"/>
          <w:rtl/>
        </w:rPr>
        <w:t>לנזיר ועושה פסח</w:t>
      </w:r>
      <w:r w:rsidR="001A7DD4">
        <w:rPr>
          <w:rtl/>
        </w:rPr>
        <w:t>.</w:t>
      </w:r>
    </w:p>
    <w:p w14:paraId="2A84D634" w14:textId="4835C201" w:rsidR="00631491" w:rsidRPr="006C6A80" w:rsidRDefault="009A1511" w:rsidP="00A5184B">
      <w:pPr>
        <w:pStyle w:val="36"/>
        <w:framePr w:wrap="notBeside"/>
        <w:rPr>
          <w:rtl/>
        </w:rPr>
      </w:pPr>
      <w:r>
        <w:rPr>
          <w:rFonts w:hint="cs"/>
          <w:rtl/>
        </w:rPr>
        <w:t xml:space="preserve">א. </w:t>
      </w:r>
      <w:r w:rsidR="00631491" w:rsidRPr="006C6A80">
        <w:rPr>
          <w:rFonts w:hint="cs"/>
          <w:rtl/>
        </w:rPr>
        <w:t>אלא:</w:t>
      </w:r>
      <w:r w:rsidR="00631491" w:rsidRPr="006C6A80">
        <w:rPr>
          <w:rFonts w:hint="cs"/>
        </w:rPr>
        <w:t xml:space="preserve"> </w:t>
      </w:r>
    </w:p>
    <w:p w14:paraId="779614A3" w14:textId="409CE0F7" w:rsidR="00FF3740" w:rsidRDefault="00FF3740" w:rsidP="008C7479">
      <w:pPr>
        <w:spacing w:after="60"/>
        <w:rPr>
          <w:rFonts w:ascii="FontbitDavid" w:hAnsi="FontbitDavid"/>
          <w:rtl/>
        </w:rPr>
      </w:pPr>
      <w:r w:rsidRPr="006F178A">
        <w:rPr>
          <w:rFonts w:ascii="FontbitDavid" w:hAnsi="FontbitDavid" w:hint="cs"/>
          <w:rtl/>
        </w:rPr>
        <w:t xml:space="preserve">כאן בחיבורי אדם באדם </w:t>
      </w:r>
      <w:r w:rsidRPr="00631491">
        <w:rPr>
          <w:rStyle w:val="a6"/>
          <w:rFonts w:hint="cs"/>
          <w:rtl/>
        </w:rPr>
        <w:t>ו</w:t>
      </w:r>
      <w:r w:rsidR="00CD6912" w:rsidRPr="00631491">
        <w:rPr>
          <w:rStyle w:val="a6"/>
          <w:rFonts w:hint="cs"/>
          <w:rtl/>
        </w:rPr>
        <w:t>ב</w:t>
      </w:r>
      <w:r w:rsidR="00CD6912" w:rsidRPr="00CD6912">
        <w:rPr>
          <w:rStyle w:val="a6"/>
          <w:rFonts w:hint="cs"/>
          <w:rtl/>
        </w:rPr>
        <w:t>משנ</w:t>
      </w:r>
      <w:r w:rsidR="00631491">
        <w:rPr>
          <w:rStyle w:val="a6"/>
          <w:rFonts w:hint="cs"/>
          <w:rtl/>
        </w:rPr>
        <w:t>תנו</w:t>
      </w:r>
      <w:r w:rsidR="00CD6912">
        <w:rPr>
          <w:rFonts w:ascii="FontbitDavid" w:hAnsi="FontbitDavid" w:hint="cs"/>
          <w:rtl/>
        </w:rPr>
        <w:t xml:space="preserve"> </w:t>
      </w:r>
      <w:r w:rsidRPr="006F178A">
        <w:rPr>
          <w:rFonts w:ascii="FontbitDavid" w:hAnsi="FontbitDavid" w:hint="cs"/>
          <w:rtl/>
        </w:rPr>
        <w:t>בחיבורי אדם</w:t>
      </w:r>
      <w:r w:rsidR="00CD6912">
        <w:rPr>
          <w:rFonts w:ascii="FontbitDavid" w:hAnsi="FontbitDavid" w:hint="cs"/>
          <w:rtl/>
        </w:rPr>
        <w:t xml:space="preserve"> במת. </w:t>
      </w:r>
      <w:r w:rsidRPr="006F178A">
        <w:rPr>
          <w:rFonts w:ascii="FontbitDavid" w:hAnsi="FontbitDavid" w:hint="cs"/>
          <w:rtl/>
        </w:rPr>
        <w:t xml:space="preserve"> </w:t>
      </w:r>
    </w:p>
    <w:p w14:paraId="61551C76" w14:textId="77777777" w:rsidR="008C7479" w:rsidRDefault="008C7479" w:rsidP="00A5184B">
      <w:pPr>
        <w:pStyle w:val="36"/>
        <w:framePr w:wrap="notBeside"/>
        <w:rPr>
          <w:rtl/>
        </w:rPr>
      </w:pPr>
      <w:r w:rsidRPr="008C7479">
        <w:rPr>
          <w:rFonts w:hint="cs"/>
          <w:rtl/>
        </w:rPr>
        <w:t xml:space="preserve">וקשה: </w:t>
      </w:r>
    </w:p>
    <w:p w14:paraId="2590C2AD" w14:textId="4D1C4EA6" w:rsidR="00303869" w:rsidRDefault="00FF3740" w:rsidP="008C7479">
      <w:pPr>
        <w:rPr>
          <w:rtl/>
        </w:rPr>
      </w:pPr>
      <w:r w:rsidRPr="006F178A">
        <w:rPr>
          <w:rtl/>
        </w:rPr>
        <w:t>אבל טומאה וטומאה מיטמא וקאים</w:t>
      </w:r>
      <w:r w:rsidR="008C7479">
        <w:rPr>
          <w:rFonts w:hint="cs"/>
          <w:rtl/>
        </w:rPr>
        <w:t>?</w:t>
      </w:r>
      <w:r w:rsidRPr="006F178A">
        <w:rPr>
          <w:rtl/>
        </w:rPr>
        <w:t xml:space="preserve">, </w:t>
      </w:r>
      <w:r w:rsidR="00303869">
        <w:rPr>
          <w:rFonts w:hint="cs"/>
          <w:rtl/>
        </w:rPr>
        <w:t xml:space="preserve">גם </w:t>
      </w:r>
      <w:r w:rsidRPr="006F178A">
        <w:rPr>
          <w:rtl/>
        </w:rPr>
        <w:t xml:space="preserve">טומאה וביאה מיטמא וקאי! </w:t>
      </w:r>
    </w:p>
    <w:p w14:paraId="5C70D844" w14:textId="134D9A02" w:rsidR="00303869" w:rsidRDefault="009A1511" w:rsidP="00A5184B">
      <w:pPr>
        <w:pStyle w:val="36"/>
        <w:framePr w:wrap="notBeside"/>
        <w:rPr>
          <w:rtl/>
        </w:rPr>
      </w:pPr>
      <w:r>
        <w:rPr>
          <w:rFonts w:hint="cs"/>
          <w:rtl/>
        </w:rPr>
        <w:t xml:space="preserve">ב. </w:t>
      </w:r>
      <w:r w:rsidR="00FF3740" w:rsidRPr="00303869">
        <w:rPr>
          <w:rFonts w:hint="cs"/>
          <w:rtl/>
        </w:rPr>
        <w:t>ארי</w:t>
      </w:r>
      <w:r w:rsidR="00FF3740" w:rsidRPr="00303869">
        <w:rPr>
          <w:rtl/>
        </w:rPr>
        <w:t>"</w:t>
      </w:r>
      <w:r w:rsidR="00FF3740" w:rsidRPr="00303869">
        <w:rPr>
          <w:rFonts w:hint="cs"/>
          <w:rtl/>
        </w:rPr>
        <w:t>ו</w:t>
      </w:r>
      <w:r w:rsidR="00FF3740" w:rsidRPr="00303869">
        <w:rPr>
          <w:rtl/>
        </w:rPr>
        <w:t xml:space="preserve">: </w:t>
      </w:r>
    </w:p>
    <w:p w14:paraId="53A29D09" w14:textId="7C68D2ED" w:rsidR="00FF3740" w:rsidRPr="006F178A" w:rsidRDefault="00FF3740" w:rsidP="00303869">
      <w:pPr>
        <w:spacing w:after="60"/>
        <w:rPr>
          <w:rtl/>
        </w:rPr>
      </w:pPr>
      <w:r w:rsidRPr="006F178A">
        <w:rPr>
          <w:rtl/>
        </w:rPr>
        <w:t>כאן בבית</w:t>
      </w:r>
      <w:r w:rsidR="00C0238A">
        <w:rPr>
          <w:rFonts w:hint="cs"/>
          <w:rtl/>
        </w:rPr>
        <w:t xml:space="preserve"> </w:t>
      </w:r>
      <w:r w:rsidR="00C0238A" w:rsidRPr="00C0238A">
        <w:rPr>
          <w:rStyle w:val="a6"/>
          <w:rFonts w:hint="cs"/>
          <w:rtl/>
        </w:rPr>
        <w:t>ונתחייב בב''א</w:t>
      </w:r>
      <w:r w:rsidRPr="006F178A">
        <w:rPr>
          <w:rtl/>
        </w:rPr>
        <w:t>, כאן בשדה.</w:t>
      </w:r>
    </w:p>
    <w:p w14:paraId="206F4ACC" w14:textId="77777777" w:rsidR="00FF3740" w:rsidRPr="006F178A" w:rsidRDefault="00FF3740" w:rsidP="00516202">
      <w:pPr>
        <w:pStyle w:val="affff5"/>
        <w:framePr w:wrap="around"/>
        <w:rPr>
          <w:rtl/>
        </w:rPr>
      </w:pPr>
      <w:r w:rsidRPr="006F178A">
        <w:rPr>
          <w:rFonts w:hint="cs"/>
          <w:rtl/>
        </w:rPr>
        <w:t>מג.</w:t>
      </w:r>
    </w:p>
    <w:p w14:paraId="4C755295" w14:textId="77777777" w:rsidR="00C766DC" w:rsidRDefault="00C766DC" w:rsidP="00A5184B">
      <w:pPr>
        <w:pStyle w:val="36"/>
        <w:framePr w:wrap="notBeside"/>
        <w:rPr>
          <w:rFonts w:ascii="FontbitDavid" w:hAnsi="FontbitDavid"/>
          <w:rtl/>
        </w:rPr>
      </w:pPr>
      <w:r w:rsidRPr="00C766DC">
        <w:rPr>
          <w:rFonts w:hint="cs"/>
          <w:rtl/>
        </w:rPr>
        <w:t>וקשה:</w:t>
      </w:r>
      <w:r w:rsidRPr="00C766DC">
        <w:rPr>
          <w:rFonts w:hint="cs"/>
        </w:rPr>
        <w:t xml:space="preserve"> </w:t>
      </w:r>
    </w:p>
    <w:p w14:paraId="6895367E" w14:textId="639988DF" w:rsidR="00FF3740" w:rsidRPr="00766B62" w:rsidRDefault="00062FC6" w:rsidP="00B04CF8">
      <w:pPr>
        <w:spacing w:after="40"/>
        <w:rPr>
          <w:rFonts w:cs="BA Vilna Bold"/>
          <w:rtl/>
        </w:rPr>
      </w:pPr>
      <w:r>
        <w:rPr>
          <w:rFonts w:ascii="FontbitDavid" w:hAnsi="FontbitDavid" w:hint="cs"/>
          <w:rtl/>
        </w:rPr>
        <w:t xml:space="preserve">גם </w:t>
      </w:r>
      <w:r w:rsidR="00FF3740" w:rsidRPr="006F178A">
        <w:rPr>
          <w:rFonts w:ascii="FontbitDavid" w:hAnsi="FontbitDavid"/>
          <w:rtl/>
        </w:rPr>
        <w:t>בבית כ</w:t>
      </w:r>
      <w:r w:rsidR="00C766DC">
        <w:rPr>
          <w:rFonts w:ascii="FontbitDavid" w:hAnsi="FontbitDavid" w:hint="cs"/>
          <w:rtl/>
        </w:rPr>
        <w:t>ש</w:t>
      </w:r>
      <w:r w:rsidR="00E62007">
        <w:rPr>
          <w:rFonts w:ascii="FontbitDavid" w:hAnsi="FontbitDavid" w:hint="cs"/>
          <w:rtl/>
        </w:rPr>
        <w:t>הכניס</w:t>
      </w:r>
      <w:r w:rsidR="00FF3740" w:rsidRPr="006F178A">
        <w:rPr>
          <w:rFonts w:ascii="FontbitDavid" w:hAnsi="FontbitDavid"/>
          <w:rtl/>
        </w:rPr>
        <w:t xml:space="preserve"> ידי</w:t>
      </w:r>
      <w:r w:rsidR="00E62007">
        <w:rPr>
          <w:rFonts w:ascii="FontbitDavid" w:hAnsi="FontbitDavid" w:hint="cs"/>
          <w:rtl/>
        </w:rPr>
        <w:t>ו</w:t>
      </w:r>
      <w:r w:rsidR="00FF3740" w:rsidRPr="006F178A">
        <w:rPr>
          <w:rFonts w:ascii="FontbitDavid" w:hAnsi="FontbitDavid"/>
          <w:rtl/>
        </w:rPr>
        <w:t xml:space="preserve"> </w:t>
      </w:r>
      <w:r w:rsidR="009D5CA3">
        <w:rPr>
          <w:rFonts w:ascii="FontbitDavid" w:hAnsi="FontbitDavid" w:hint="cs"/>
          <w:rtl/>
        </w:rPr>
        <w:t>נטמא,</w:t>
      </w:r>
      <w:r w:rsidR="00FF3740" w:rsidRPr="006F178A">
        <w:rPr>
          <w:rFonts w:ascii="FontbitDavid" w:hAnsi="FontbitDavid"/>
          <w:rtl/>
        </w:rPr>
        <w:t xml:space="preserve"> כ</w:t>
      </w:r>
      <w:r w:rsidR="009D5CA3">
        <w:rPr>
          <w:rFonts w:ascii="FontbitDavid" w:hAnsi="FontbitDavid" w:hint="cs"/>
          <w:rtl/>
        </w:rPr>
        <w:t>שנכנס כולו</w:t>
      </w:r>
      <w:r w:rsidR="00FF3740" w:rsidRPr="006F178A">
        <w:rPr>
          <w:rFonts w:ascii="FontbitDavid" w:hAnsi="FontbitDavid"/>
          <w:rtl/>
        </w:rPr>
        <w:t xml:space="preserve"> הא טמא הוא! </w:t>
      </w:r>
    </w:p>
    <w:p w14:paraId="3F587D6E" w14:textId="702FA49E" w:rsidR="00FF3740" w:rsidRPr="00497373" w:rsidRDefault="00FF3740" w:rsidP="000D6BEB">
      <w:pPr>
        <w:rPr>
          <w:rtl/>
        </w:rPr>
      </w:pPr>
      <w:r w:rsidRPr="000D6BEB">
        <w:rPr>
          <w:rStyle w:val="27"/>
          <w:rFonts w:hint="cs"/>
          <w:rtl/>
        </w:rPr>
        <w:t>א.</w:t>
      </w:r>
      <w:r w:rsidR="006A0DA5" w:rsidRPr="000D6BEB">
        <w:rPr>
          <w:rStyle w:val="27"/>
          <w:rFonts w:hint="cs"/>
          <w:rtl/>
        </w:rPr>
        <w:t xml:space="preserve"> א''א כר''א</w:t>
      </w:r>
      <w:r w:rsidR="009A1511" w:rsidRPr="000D6BEB">
        <w:rPr>
          <w:rStyle w:val="27"/>
          <w:rFonts w:hint="cs"/>
          <w:rtl/>
        </w:rPr>
        <w:t>:</w:t>
      </w:r>
      <w:r w:rsidR="000D6BEB">
        <w:rPr>
          <w:rFonts w:hint="cs"/>
          <w:rtl/>
        </w:rPr>
        <w:t xml:space="preserve"> </w:t>
      </w:r>
      <w:r w:rsidR="006A0DA5" w:rsidRPr="00497373">
        <w:rPr>
          <w:rFonts w:hint="cs"/>
          <w:rtl/>
        </w:rPr>
        <w:t>ש</w:t>
      </w:r>
      <w:r w:rsidRPr="00497373">
        <w:rPr>
          <w:rtl/>
        </w:rPr>
        <w:t xml:space="preserve">צירף ידו </w:t>
      </w:r>
      <w:r w:rsidR="008B2D8C" w:rsidRPr="00497373">
        <w:rPr>
          <w:rFonts w:hint="cs"/>
          <w:rtl/>
        </w:rPr>
        <w:t>לגופו ד</w:t>
      </w:r>
      <w:r w:rsidRPr="00497373">
        <w:rPr>
          <w:rtl/>
        </w:rPr>
        <w:t>טומאה וביאה בהדדי אתו</w:t>
      </w:r>
      <w:r w:rsidR="0051387F" w:rsidRPr="00497373">
        <w:rPr>
          <w:rFonts w:hint="cs"/>
          <w:rtl/>
        </w:rPr>
        <w:t>,</w:t>
      </w:r>
      <w:r w:rsidRPr="00497373">
        <w:rPr>
          <w:rtl/>
        </w:rPr>
        <w:t xml:space="preserve"> </w:t>
      </w:r>
    </w:p>
    <w:p w14:paraId="40D0AFE4" w14:textId="58A6DF9B" w:rsidR="00FF3740" w:rsidRPr="00766B62" w:rsidRDefault="000D6BEB" w:rsidP="000D6BEB">
      <w:pPr>
        <w:spacing w:after="40"/>
        <w:ind w:left="452" w:firstLine="113"/>
        <w:rPr>
          <w:rFonts w:cs="BA Vilna Bold"/>
          <w:rtl/>
        </w:rPr>
      </w:pPr>
      <w:r>
        <w:rPr>
          <w:rFonts w:hint="cs"/>
          <w:rtl/>
        </w:rPr>
        <w:t xml:space="preserve">- </w:t>
      </w:r>
      <w:r w:rsidR="006A0DA5">
        <w:rPr>
          <w:rFonts w:hint="cs"/>
          <w:rtl/>
        </w:rPr>
        <w:t>ד</w:t>
      </w:r>
      <w:r w:rsidR="00FF3740" w:rsidRPr="006F178A">
        <w:rPr>
          <w:rFonts w:hint="cs"/>
          <w:rtl/>
        </w:rPr>
        <w:t>א</w:t>
      </w:r>
      <w:r w:rsidR="00FF3740" w:rsidRPr="006F178A">
        <w:rPr>
          <w:rtl/>
        </w:rPr>
        <w:t>"</w:t>
      </w:r>
      <w:r w:rsidR="00FF3740" w:rsidRPr="006F178A">
        <w:rPr>
          <w:rFonts w:hint="cs"/>
          <w:rtl/>
        </w:rPr>
        <w:t>א שלא יכנס חוטמו קודם ונ</w:t>
      </w:r>
      <w:r w:rsidR="006A0DA5">
        <w:rPr>
          <w:rFonts w:hint="cs"/>
          <w:rtl/>
        </w:rPr>
        <w:t>טמא קודם ביאה.</w:t>
      </w:r>
      <w:r w:rsidR="00FF3740" w:rsidRPr="006F178A">
        <w:rPr>
          <w:rFonts w:hint="cs"/>
          <w:rtl/>
        </w:rPr>
        <w:t xml:space="preserve"> </w:t>
      </w:r>
    </w:p>
    <w:p w14:paraId="20F889E2" w14:textId="79126586" w:rsidR="00FF3740" w:rsidRPr="006F178A" w:rsidRDefault="00FF3740" w:rsidP="000D6BEB">
      <w:pPr>
        <w:rPr>
          <w:rtl/>
        </w:rPr>
      </w:pPr>
      <w:r w:rsidRPr="000D6BEB">
        <w:rPr>
          <w:rStyle w:val="27"/>
          <w:rFonts w:hint="cs"/>
          <w:rtl/>
        </w:rPr>
        <w:t>ב. וא</w:t>
      </w:r>
      <w:r w:rsidRPr="000D6BEB">
        <w:rPr>
          <w:rStyle w:val="27"/>
          <w:rtl/>
        </w:rPr>
        <w:t>"</w:t>
      </w:r>
      <w:r w:rsidRPr="000D6BEB">
        <w:rPr>
          <w:rStyle w:val="27"/>
          <w:rFonts w:hint="cs"/>
          <w:rtl/>
        </w:rPr>
        <w:t>א כרבא</w:t>
      </w:r>
      <w:r w:rsidR="00C45362" w:rsidRPr="000D6BEB">
        <w:rPr>
          <w:rStyle w:val="27"/>
          <w:rFonts w:hint="cs"/>
          <w:rtl/>
        </w:rPr>
        <w:t>:</w:t>
      </w:r>
      <w:r w:rsidRPr="000D6BEB">
        <w:rPr>
          <w:rStyle w:val="27"/>
          <w:rFonts w:hint="cs"/>
          <w:rtl/>
        </w:rPr>
        <w:t xml:space="preserve"> </w:t>
      </w:r>
      <w:r w:rsidR="006A0DA5">
        <w:rPr>
          <w:rFonts w:hint="cs"/>
          <w:rtl/>
        </w:rPr>
        <w:t>ש</w:t>
      </w:r>
      <w:r w:rsidRPr="006F178A">
        <w:rPr>
          <w:rFonts w:hint="cs"/>
          <w:rtl/>
        </w:rPr>
        <w:t xml:space="preserve">הכניס </w:t>
      </w:r>
      <w:r w:rsidR="003822B5">
        <w:rPr>
          <w:rFonts w:hint="cs"/>
          <w:rtl/>
        </w:rPr>
        <w:t>גופו קודם ראשו שטומאה וביאה בהדדי</w:t>
      </w:r>
      <w:r w:rsidR="0051387F">
        <w:rPr>
          <w:rFonts w:hint="cs"/>
          <w:rtl/>
        </w:rPr>
        <w:t>,</w:t>
      </w:r>
      <w:r w:rsidR="003822B5">
        <w:rPr>
          <w:rFonts w:hint="cs"/>
          <w:rtl/>
        </w:rPr>
        <w:t xml:space="preserve"> </w:t>
      </w:r>
    </w:p>
    <w:p w14:paraId="79CE6496" w14:textId="086D4A0D" w:rsidR="00FF3740" w:rsidRPr="006F178A" w:rsidRDefault="003822B5" w:rsidP="000D6BEB">
      <w:pPr>
        <w:spacing w:after="40"/>
        <w:ind w:left="339" w:firstLine="113"/>
        <w:rPr>
          <w:rtl/>
        </w:rPr>
      </w:pPr>
      <w:r>
        <w:rPr>
          <w:rFonts w:hint="cs"/>
          <w:rtl/>
        </w:rPr>
        <w:t xml:space="preserve">- </w:t>
      </w:r>
      <w:r w:rsidR="00FF3740" w:rsidRPr="006F178A">
        <w:rPr>
          <w:rFonts w:hint="cs"/>
          <w:rtl/>
        </w:rPr>
        <w:t>דא</w:t>
      </w:r>
      <w:r w:rsidR="00FF3740" w:rsidRPr="006F178A">
        <w:rPr>
          <w:rtl/>
        </w:rPr>
        <w:t>"</w:t>
      </w:r>
      <w:r w:rsidR="00FF3740" w:rsidRPr="006F178A">
        <w:rPr>
          <w:rFonts w:hint="cs"/>
          <w:rtl/>
        </w:rPr>
        <w:t>א שלא יכניס אצבע דר</w:t>
      </w:r>
      <w:r>
        <w:rPr>
          <w:rFonts w:hint="cs"/>
          <w:rtl/>
        </w:rPr>
        <w:t>ג</w:t>
      </w:r>
      <w:r w:rsidR="00FF3740" w:rsidRPr="006F178A">
        <w:rPr>
          <w:rFonts w:hint="cs"/>
          <w:rtl/>
        </w:rPr>
        <w:t>ל ברישא ונחית להו טומאה</w:t>
      </w:r>
      <w:r w:rsidR="0051387F">
        <w:rPr>
          <w:rFonts w:hint="cs"/>
          <w:rtl/>
        </w:rPr>
        <w:t>.</w:t>
      </w:r>
      <w:r w:rsidR="00FF3740" w:rsidRPr="006F178A">
        <w:rPr>
          <w:rFonts w:hint="cs"/>
          <w:rtl/>
        </w:rPr>
        <w:t xml:space="preserve"> </w:t>
      </w:r>
    </w:p>
    <w:p w14:paraId="5F468F30" w14:textId="2DEACE6D" w:rsidR="003822B5" w:rsidRDefault="00FF3740" w:rsidP="00A5184B">
      <w:pPr>
        <w:pStyle w:val="36"/>
        <w:framePr w:wrap="notBeside"/>
        <w:rPr>
          <w:rtl/>
        </w:rPr>
      </w:pPr>
      <w:r w:rsidRPr="003822B5">
        <w:rPr>
          <w:rFonts w:hint="cs"/>
          <w:rtl/>
        </w:rPr>
        <w:t>ג</w:t>
      </w:r>
      <w:r w:rsidR="003822B5">
        <w:rPr>
          <w:rFonts w:hint="cs"/>
          <w:rtl/>
        </w:rPr>
        <w:t>.</w:t>
      </w:r>
      <w:r w:rsidRPr="003822B5">
        <w:rPr>
          <w:rFonts w:hint="cs"/>
          <w:rtl/>
        </w:rPr>
        <w:t xml:space="preserve"> אלא ר</w:t>
      </w:r>
      <w:r w:rsidRPr="003822B5">
        <w:rPr>
          <w:rtl/>
        </w:rPr>
        <w:t>"</w:t>
      </w:r>
      <w:r w:rsidRPr="003822B5">
        <w:rPr>
          <w:rFonts w:hint="cs"/>
          <w:rtl/>
        </w:rPr>
        <w:t>פ</w:t>
      </w:r>
      <w:r w:rsidR="003822B5">
        <w:rPr>
          <w:rFonts w:hint="cs"/>
          <w:rtl/>
        </w:rPr>
        <w:t>:</w:t>
      </w:r>
      <w:r w:rsidRPr="003822B5">
        <w:rPr>
          <w:rFonts w:hint="cs"/>
          <w:rtl/>
        </w:rPr>
        <w:t xml:space="preserve"> </w:t>
      </w:r>
    </w:p>
    <w:p w14:paraId="7DF5C540" w14:textId="57F6E853" w:rsidR="00FF3740" w:rsidRPr="006F178A" w:rsidRDefault="00FF3740" w:rsidP="00B04CF8">
      <w:pPr>
        <w:spacing w:after="40"/>
        <w:rPr>
          <w:rtl/>
        </w:rPr>
      </w:pPr>
      <w:r w:rsidRPr="006F178A">
        <w:rPr>
          <w:rFonts w:hint="cs"/>
          <w:rtl/>
        </w:rPr>
        <w:t xml:space="preserve">כגון </w:t>
      </w:r>
      <w:r w:rsidRPr="006F178A">
        <w:rPr>
          <w:rtl/>
        </w:rPr>
        <w:t xml:space="preserve">שנכנס בשידה תיבה ומגדל, ובא חבירו ופרע עליו את המעזיבה, דטומאה וביאה </w:t>
      </w:r>
      <w:r w:rsidRPr="006F178A">
        <w:rPr>
          <w:rFonts w:hint="cs"/>
          <w:rtl/>
        </w:rPr>
        <w:t>ב</w:t>
      </w:r>
      <w:r w:rsidRPr="006F178A">
        <w:rPr>
          <w:rtl/>
        </w:rPr>
        <w:t>הדדי אתיין.</w:t>
      </w:r>
    </w:p>
    <w:p w14:paraId="02ADA83C" w14:textId="77777777" w:rsidR="00573C3D" w:rsidRDefault="00FF3740" w:rsidP="00A5184B">
      <w:pPr>
        <w:pStyle w:val="36"/>
        <w:framePr w:wrap="notBeside"/>
        <w:rPr>
          <w:rtl/>
        </w:rPr>
      </w:pPr>
      <w:r w:rsidRPr="00573C3D">
        <w:rPr>
          <w:rFonts w:hint="cs"/>
          <w:rtl/>
        </w:rPr>
        <w:lastRenderedPageBreak/>
        <w:t>ד</w:t>
      </w:r>
      <w:r w:rsidR="00573C3D" w:rsidRPr="00573C3D">
        <w:rPr>
          <w:rFonts w:hint="cs"/>
          <w:rtl/>
        </w:rPr>
        <w:t>.</w:t>
      </w:r>
      <w:r w:rsidRPr="00573C3D">
        <w:rPr>
          <w:rFonts w:hint="cs"/>
          <w:rtl/>
        </w:rPr>
        <w:t xml:space="preserve"> מבר</w:t>
      </w:r>
      <w:r w:rsidRPr="00573C3D">
        <w:rPr>
          <w:rtl/>
        </w:rPr>
        <w:t>"</w:t>
      </w:r>
      <w:r w:rsidRPr="00573C3D">
        <w:rPr>
          <w:rFonts w:hint="cs"/>
          <w:rtl/>
        </w:rPr>
        <w:t>א</w:t>
      </w:r>
      <w:r w:rsidRPr="00573C3D">
        <w:rPr>
          <w:rtl/>
        </w:rPr>
        <w:t>:</w:t>
      </w:r>
    </w:p>
    <w:p w14:paraId="46AC93A1" w14:textId="06EC6C1F" w:rsidR="00131B58" w:rsidRDefault="000F133C" w:rsidP="00A37F4E">
      <w:pPr>
        <w:rPr>
          <w:rFonts w:ascii="BA Esthetic Border" w:hAnsi="BA Esthetic Border" w:cs="BA Esthetic Border"/>
          <w:sz w:val="30"/>
          <w:szCs w:val="15"/>
          <w:rtl/>
        </w:rPr>
      </w:pPr>
      <w:r>
        <w:rPr>
          <w:rFonts w:hint="cs"/>
          <w:rtl/>
        </w:rPr>
        <w:t>שנכנס ג</w:t>
      </w:r>
      <w:r w:rsidR="00FF3740" w:rsidRPr="006F178A">
        <w:rPr>
          <w:rtl/>
        </w:rPr>
        <w:t>וסס ו</w:t>
      </w:r>
      <w:r>
        <w:rPr>
          <w:rFonts w:hint="cs"/>
          <w:rtl/>
        </w:rPr>
        <w:t>מת כהנזיר יושב בבית</w:t>
      </w:r>
      <w:r w:rsidR="00FF3740" w:rsidRPr="006F178A">
        <w:rPr>
          <w:rtl/>
        </w:rPr>
        <w:t>, דטומאה וביאה בהד</w:t>
      </w:r>
      <w:r>
        <w:rPr>
          <w:rFonts w:hint="cs"/>
          <w:rtl/>
        </w:rPr>
        <w:t>ד</w:t>
      </w:r>
      <w:r w:rsidR="00FF3740" w:rsidRPr="006F178A">
        <w:rPr>
          <w:rtl/>
        </w:rPr>
        <w:t>י.</w:t>
      </w:r>
    </w:p>
    <w:p w14:paraId="1F96025B" w14:textId="0D6A6B8C" w:rsidR="00FF3740" w:rsidRPr="006F178A" w:rsidRDefault="00381161" w:rsidP="00BA44EB">
      <w:pPr>
        <w:pStyle w:val="a7"/>
        <w:rPr>
          <w:rtl/>
        </w:rPr>
      </w:pPr>
      <w:r>
        <w:rPr>
          <w:rFonts w:hint="cs"/>
          <w:rtl/>
        </w:rPr>
        <w:t>אם ילפי מ'להחלו' או מ'במותם יטמא'</w:t>
      </w:r>
    </w:p>
    <w:p w14:paraId="3B25A41F" w14:textId="77777777" w:rsidR="00856EF2" w:rsidRDefault="00FF3740" w:rsidP="00A5184B">
      <w:pPr>
        <w:pStyle w:val="36"/>
        <w:framePr w:wrap="notBeside"/>
        <w:rPr>
          <w:rStyle w:val="afffffe"/>
          <w:rtl/>
        </w:rPr>
      </w:pPr>
      <w:r w:rsidRPr="00856EF2">
        <w:rPr>
          <w:rtl/>
        </w:rPr>
        <w:t xml:space="preserve">ת"ר: </w:t>
      </w:r>
    </w:p>
    <w:p w14:paraId="58E5254A" w14:textId="5D3C2C6D" w:rsidR="00FF3740" w:rsidRPr="006F178A" w:rsidRDefault="00FF3740" w:rsidP="00FF3740">
      <w:pPr>
        <w:rPr>
          <w:rtl/>
        </w:rPr>
      </w:pPr>
      <w:r w:rsidRPr="00AF76D0">
        <w:rPr>
          <w:rStyle w:val="afffffe"/>
          <w:rFonts w:hint="cs"/>
          <w:rtl/>
        </w:rPr>
        <w:t>'</w:t>
      </w:r>
      <w:r w:rsidRPr="00AF76D0">
        <w:rPr>
          <w:rStyle w:val="afffffe"/>
          <w:rtl/>
        </w:rPr>
        <w:t>להחלו</w:t>
      </w:r>
      <w:r w:rsidRPr="00AF76D0">
        <w:rPr>
          <w:rStyle w:val="afffffe"/>
          <w:rFonts w:hint="cs"/>
          <w:rtl/>
        </w:rPr>
        <w:t>'</w:t>
      </w:r>
      <w:r w:rsidRPr="00AF76D0">
        <w:rPr>
          <w:rStyle w:val="afffffe"/>
          <w:rtl/>
        </w:rPr>
        <w:t xml:space="preserve"> </w:t>
      </w:r>
      <w:r w:rsidRPr="006F178A">
        <w:rPr>
          <w:rtl/>
        </w:rPr>
        <w:t xml:space="preserve">- עד שעה שימות, </w:t>
      </w:r>
      <w:r w:rsidRPr="00856EF2">
        <w:rPr>
          <w:rStyle w:val="a4"/>
          <w:rtl/>
        </w:rPr>
        <w:t xml:space="preserve">רבי: </w:t>
      </w:r>
      <w:r w:rsidRPr="00AF76D0">
        <w:rPr>
          <w:rStyle w:val="afffffe"/>
          <w:rFonts w:hint="cs"/>
          <w:rtl/>
        </w:rPr>
        <w:t>'</w:t>
      </w:r>
      <w:r w:rsidRPr="00AF76D0">
        <w:rPr>
          <w:rStyle w:val="afffffe"/>
          <w:rtl/>
        </w:rPr>
        <w:t>במותם יטמא</w:t>
      </w:r>
      <w:r w:rsidRPr="00AF76D0">
        <w:rPr>
          <w:rStyle w:val="afffffe"/>
          <w:rFonts w:hint="cs"/>
          <w:rtl/>
        </w:rPr>
        <w:t>'</w:t>
      </w:r>
      <w:r w:rsidRPr="00AF76D0">
        <w:rPr>
          <w:rStyle w:val="afffffe"/>
          <w:rtl/>
        </w:rPr>
        <w:t xml:space="preserve"> </w:t>
      </w:r>
      <w:r w:rsidRPr="006F178A">
        <w:rPr>
          <w:rtl/>
        </w:rPr>
        <w:t>- עד שימות.</w:t>
      </w:r>
    </w:p>
    <w:p w14:paraId="3814DAFD" w14:textId="67C3295A" w:rsidR="00856EF2" w:rsidRDefault="00A862EC" w:rsidP="00A5184B">
      <w:pPr>
        <w:pStyle w:val="36"/>
        <w:framePr w:wrap="notBeside"/>
        <w:rPr>
          <w:rtl/>
        </w:rPr>
      </w:pPr>
      <w:r>
        <w:rPr>
          <w:rFonts w:hint="cs"/>
          <w:rtl/>
        </w:rPr>
        <w:t>נפק''מ</w:t>
      </w:r>
      <w:r w:rsidR="00FF3740" w:rsidRPr="00856EF2">
        <w:rPr>
          <w:rtl/>
        </w:rPr>
        <w:t>:</w:t>
      </w:r>
    </w:p>
    <w:p w14:paraId="69D4659E" w14:textId="574648C7" w:rsidR="00FF3740" w:rsidRPr="006F178A" w:rsidRDefault="00A862EC" w:rsidP="001C3A12">
      <w:pPr>
        <w:spacing w:after="60"/>
        <w:rPr>
          <w:rtl/>
        </w:rPr>
      </w:pPr>
      <w:r w:rsidRPr="00A862EC">
        <w:rPr>
          <w:rStyle w:val="a4"/>
          <w:rFonts w:hint="cs"/>
          <w:rtl/>
        </w:rPr>
        <w:t xml:space="preserve">רי''ו: </w:t>
      </w:r>
      <w:r w:rsidR="00FF3740" w:rsidRPr="006F178A">
        <w:rPr>
          <w:rtl/>
        </w:rPr>
        <w:t xml:space="preserve">משמעות דורשין, </w:t>
      </w:r>
      <w:r w:rsidR="00FF3740" w:rsidRPr="00A862EC">
        <w:rPr>
          <w:rStyle w:val="a4"/>
          <w:rtl/>
        </w:rPr>
        <w:t>ר"ל</w:t>
      </w:r>
      <w:r>
        <w:rPr>
          <w:rStyle w:val="a4"/>
          <w:rFonts w:hint="cs"/>
          <w:rtl/>
        </w:rPr>
        <w:t>:</w:t>
      </w:r>
      <w:r w:rsidR="00FF3740" w:rsidRPr="006F178A">
        <w:rPr>
          <w:rtl/>
        </w:rPr>
        <w:t xml:space="preserve"> גוסס </w:t>
      </w:r>
      <w:r w:rsidR="002974DF">
        <w:rPr>
          <w:rFonts w:hint="cs"/>
          <w:rtl/>
        </w:rPr>
        <w:t>-</w:t>
      </w:r>
    </w:p>
    <w:p w14:paraId="144B4128" w14:textId="727B4692" w:rsidR="00FF3740" w:rsidRPr="006F178A" w:rsidRDefault="00FF3740" w:rsidP="00A862EC">
      <w:pPr>
        <w:rPr>
          <w:rtl/>
        </w:rPr>
      </w:pPr>
      <w:r w:rsidRPr="00A862EC">
        <w:rPr>
          <w:rStyle w:val="a4"/>
          <w:rFonts w:hint="cs"/>
          <w:rtl/>
        </w:rPr>
        <w:t>למ</w:t>
      </w:r>
      <w:r w:rsidRPr="00A862EC">
        <w:rPr>
          <w:rStyle w:val="a4"/>
          <w:rtl/>
        </w:rPr>
        <w:t>"</w:t>
      </w:r>
      <w:r w:rsidRPr="00A862EC">
        <w:rPr>
          <w:rStyle w:val="a4"/>
          <w:rFonts w:hint="cs"/>
          <w:rtl/>
        </w:rPr>
        <w:t xml:space="preserve">ד </w:t>
      </w:r>
      <w:r w:rsidRPr="00A862EC">
        <w:rPr>
          <w:rStyle w:val="a4"/>
          <w:rtl/>
        </w:rPr>
        <w:t>מלהחלו</w:t>
      </w:r>
      <w:r w:rsidR="006639E3">
        <w:rPr>
          <w:rStyle w:val="a4"/>
          <w:rFonts w:hint="cs"/>
          <w:rtl/>
        </w:rPr>
        <w:t>:</w:t>
      </w:r>
      <w:r w:rsidRPr="006F178A">
        <w:rPr>
          <w:rtl/>
        </w:rPr>
        <w:t xml:space="preserve"> אפילו גוסס, </w:t>
      </w:r>
      <w:r w:rsidRPr="00A862EC">
        <w:rPr>
          <w:rStyle w:val="a4"/>
          <w:rtl/>
        </w:rPr>
        <w:t xml:space="preserve">למ"ד במותם </w:t>
      </w:r>
      <w:r w:rsidRPr="006F178A">
        <w:rPr>
          <w:rtl/>
        </w:rPr>
        <w:t>- עד שימות</w:t>
      </w:r>
    </w:p>
    <w:p w14:paraId="260F5E72" w14:textId="7A645BD3" w:rsidR="00FF3740" w:rsidRPr="006F178A" w:rsidRDefault="00FF3740" w:rsidP="00FF3740">
      <w:pPr>
        <w:rPr>
          <w:rtl/>
        </w:rPr>
      </w:pPr>
      <w:r w:rsidRPr="00A862EC">
        <w:rPr>
          <w:rStyle w:val="a4"/>
          <w:rtl/>
        </w:rPr>
        <w:t>ולמ"ד מלהחלו</w:t>
      </w:r>
      <w:r w:rsidR="006639E3">
        <w:rPr>
          <w:rFonts w:hint="cs"/>
          <w:rtl/>
        </w:rPr>
        <w:t>:</w:t>
      </w:r>
      <w:r w:rsidRPr="006F178A">
        <w:rPr>
          <w:rFonts w:hint="cs"/>
          <w:rtl/>
        </w:rPr>
        <w:t xml:space="preserve"> </w:t>
      </w:r>
      <w:r w:rsidRPr="00A862EC">
        <w:rPr>
          <w:rStyle w:val="afffffe"/>
          <w:rFonts w:hint="cs"/>
          <w:rtl/>
        </w:rPr>
        <w:t xml:space="preserve">במותם </w:t>
      </w:r>
      <w:r w:rsidRPr="00EE22C3">
        <w:rPr>
          <w:rFonts w:hint="cs"/>
          <w:rtl/>
        </w:rPr>
        <w:t>מיבעי</w:t>
      </w:r>
      <w:r w:rsidR="007B10D0">
        <w:rPr>
          <w:rStyle w:val="a4"/>
          <w:rFonts w:hint="cs"/>
          <w:rtl/>
        </w:rPr>
        <w:t xml:space="preserve">  </w:t>
      </w:r>
      <w:r w:rsidRPr="00A862EC">
        <w:rPr>
          <w:rStyle w:val="a4"/>
          <w:rFonts w:hint="cs"/>
          <w:rtl/>
        </w:rPr>
        <w:t>כרבי</w:t>
      </w:r>
      <w:r w:rsidR="00EE22C3">
        <w:rPr>
          <w:rStyle w:val="a4"/>
          <w:rFonts w:hint="cs"/>
          <w:rtl/>
        </w:rPr>
        <w:t>:</w:t>
      </w:r>
      <w:r w:rsidRPr="006F178A">
        <w:rPr>
          <w:rFonts w:hint="cs"/>
          <w:rtl/>
        </w:rPr>
        <w:t xml:space="preserve"> </w:t>
      </w:r>
      <w:r w:rsidR="006639E3">
        <w:rPr>
          <w:rFonts w:hint="cs"/>
          <w:rtl/>
        </w:rPr>
        <w:t>ד</w:t>
      </w:r>
      <w:r w:rsidRPr="006F178A">
        <w:rPr>
          <w:rFonts w:hint="cs"/>
          <w:rtl/>
        </w:rPr>
        <w:t xml:space="preserve">אבל מטמא בנגעתם </w:t>
      </w:r>
    </w:p>
    <w:p w14:paraId="36A6F6C2" w14:textId="7B137CFE" w:rsidR="00FF3740" w:rsidRPr="006F178A" w:rsidRDefault="00FF3740" w:rsidP="00FF3740">
      <w:pPr>
        <w:rPr>
          <w:rtl/>
        </w:rPr>
      </w:pPr>
      <w:r w:rsidRPr="006639E3">
        <w:rPr>
          <w:rStyle w:val="a4"/>
          <w:rFonts w:hint="cs"/>
          <w:rtl/>
        </w:rPr>
        <w:t>ולמ</w:t>
      </w:r>
      <w:r w:rsidRPr="006639E3">
        <w:rPr>
          <w:rStyle w:val="a4"/>
          <w:rtl/>
        </w:rPr>
        <w:t>"</w:t>
      </w:r>
      <w:r w:rsidRPr="006639E3">
        <w:rPr>
          <w:rStyle w:val="a4"/>
          <w:rFonts w:hint="cs"/>
          <w:rtl/>
        </w:rPr>
        <w:t>ד במותם</w:t>
      </w:r>
      <w:r w:rsidR="006639E3">
        <w:rPr>
          <w:rFonts w:hint="cs"/>
          <w:rtl/>
        </w:rPr>
        <w:t>:</w:t>
      </w:r>
      <w:r w:rsidRPr="006F178A">
        <w:rPr>
          <w:rFonts w:hint="cs"/>
          <w:rtl/>
        </w:rPr>
        <w:t xml:space="preserve"> </w:t>
      </w:r>
      <w:r w:rsidRPr="006639E3">
        <w:rPr>
          <w:rStyle w:val="afffffe"/>
          <w:rFonts w:hint="cs"/>
          <w:rtl/>
        </w:rPr>
        <w:t>במותם</w:t>
      </w:r>
      <w:r w:rsidRPr="006F178A">
        <w:rPr>
          <w:rFonts w:hint="cs"/>
          <w:rtl/>
        </w:rPr>
        <w:t xml:space="preserve"> משמע תרתי </w:t>
      </w:r>
    </w:p>
    <w:p w14:paraId="6841E068" w14:textId="11FA29B2" w:rsidR="00FF3740" w:rsidRPr="006F178A" w:rsidRDefault="00FF3740" w:rsidP="007B10D0">
      <w:pPr>
        <w:ind w:left="565" w:firstLine="113"/>
        <w:rPr>
          <w:rtl/>
        </w:rPr>
      </w:pPr>
      <w:r w:rsidRPr="00251417">
        <w:rPr>
          <w:rStyle w:val="afffffe"/>
          <w:rFonts w:hint="cs"/>
          <w:rtl/>
        </w:rPr>
        <w:t xml:space="preserve">להחלו </w:t>
      </w:r>
      <w:r w:rsidRPr="006F178A">
        <w:rPr>
          <w:rFonts w:hint="cs"/>
          <w:rtl/>
        </w:rPr>
        <w:t>במי שהוא מחולל</w:t>
      </w:r>
      <w:r w:rsidR="004B7158">
        <w:rPr>
          <w:rFonts w:hint="cs"/>
          <w:rtl/>
        </w:rPr>
        <w:t>,</w:t>
      </w:r>
      <w:r w:rsidRPr="006F178A">
        <w:rPr>
          <w:rFonts w:hint="cs"/>
          <w:rtl/>
        </w:rPr>
        <w:t xml:space="preserve"> יצא זה שמחולל ועומד</w:t>
      </w:r>
      <w:r w:rsidR="004B7158">
        <w:rPr>
          <w:rFonts w:hint="cs"/>
          <w:rtl/>
        </w:rPr>
        <w:t>.</w:t>
      </w:r>
    </w:p>
    <w:p w14:paraId="424AEB58" w14:textId="25927B54" w:rsidR="00FF3740" w:rsidRPr="006F178A" w:rsidRDefault="00252F39" w:rsidP="00E25205">
      <w:pPr>
        <w:spacing w:after="60"/>
        <w:rPr>
          <w:rtl/>
        </w:rPr>
      </w:pPr>
      <w:r w:rsidRPr="00252F39">
        <w:rPr>
          <w:rStyle w:val="a4"/>
          <w:rFonts w:hint="cs"/>
          <w:rtl/>
        </w:rPr>
        <w:t xml:space="preserve">ולמ''ד </w:t>
      </w:r>
      <w:r w:rsidR="00FF3740" w:rsidRPr="00252F39">
        <w:rPr>
          <w:rStyle w:val="a4"/>
          <w:rFonts w:hint="cs"/>
          <w:rtl/>
        </w:rPr>
        <w:t>מ</w:t>
      </w:r>
      <w:r w:rsidR="00FF3740" w:rsidRPr="00252F39">
        <w:rPr>
          <w:rStyle w:val="a4"/>
          <w:rtl/>
        </w:rPr>
        <w:t>להחלו</w:t>
      </w:r>
      <w:r>
        <w:rPr>
          <w:rStyle w:val="a4"/>
          <w:rFonts w:hint="cs"/>
          <w:rtl/>
        </w:rPr>
        <w:t>:</w:t>
      </w:r>
      <w:r w:rsidR="00FF3740" w:rsidRPr="006F178A">
        <w:rPr>
          <w:rtl/>
        </w:rPr>
        <w:t xml:space="preserve"> ש"</w:t>
      </w:r>
      <w:r w:rsidR="00FF3740" w:rsidRPr="006F178A">
        <w:rPr>
          <w:rFonts w:hint="cs"/>
          <w:rtl/>
        </w:rPr>
        <w:t>מ תרתי</w:t>
      </w:r>
      <w:r w:rsidR="00E25205">
        <w:rPr>
          <w:rFonts w:hint="cs"/>
          <w:rtl/>
        </w:rPr>
        <w:t>.</w:t>
      </w:r>
      <w:r w:rsidR="00FF3740" w:rsidRPr="006F178A">
        <w:rPr>
          <w:rFonts w:hint="cs"/>
          <w:rtl/>
        </w:rPr>
        <w:t xml:space="preserve"> </w:t>
      </w:r>
    </w:p>
    <w:p w14:paraId="198B7ED4" w14:textId="4F4673EA" w:rsidR="00132DA4" w:rsidRDefault="00FF3740" w:rsidP="00A5184B">
      <w:pPr>
        <w:pStyle w:val="36"/>
        <w:framePr w:wrap="notBeside"/>
        <w:rPr>
          <w:rtl/>
        </w:rPr>
      </w:pPr>
      <w:r w:rsidRPr="00132DA4">
        <w:rPr>
          <w:rFonts w:hint="cs"/>
          <w:rtl/>
        </w:rPr>
        <w:t>והך</w:t>
      </w:r>
      <w:r w:rsidR="00E25205">
        <w:rPr>
          <w:rFonts w:hint="cs"/>
          <w:rtl/>
        </w:rPr>
        <w:t>:</w:t>
      </w:r>
      <w:r w:rsidRPr="00132DA4">
        <w:rPr>
          <w:rFonts w:hint="cs"/>
          <w:rtl/>
        </w:rPr>
        <w:t xml:space="preserve"> </w:t>
      </w:r>
    </w:p>
    <w:p w14:paraId="4F336895" w14:textId="44970438" w:rsidR="00FF3740" w:rsidRPr="006F178A" w:rsidRDefault="00FF3740" w:rsidP="00FF3740">
      <w:pPr>
        <w:rPr>
          <w:rtl/>
        </w:rPr>
      </w:pPr>
      <w:r w:rsidRPr="006F178A">
        <w:rPr>
          <w:rFonts w:hint="cs"/>
          <w:rtl/>
        </w:rPr>
        <w:t>ד</w:t>
      </w:r>
      <w:r w:rsidRPr="006F178A">
        <w:rPr>
          <w:rtl/>
        </w:rPr>
        <w:t xml:space="preserve">מטמא </w:t>
      </w:r>
      <w:r w:rsidR="00A96384">
        <w:rPr>
          <w:rFonts w:hint="cs"/>
          <w:rtl/>
        </w:rPr>
        <w:t>רק מ</w:t>
      </w:r>
      <w:r w:rsidRPr="006F178A">
        <w:rPr>
          <w:rtl/>
        </w:rPr>
        <w:t>שתצא נפשו, ואפילו מגוייד, ואפילו גוסס</w:t>
      </w:r>
      <w:r w:rsidR="001A7DD4">
        <w:rPr>
          <w:rtl/>
        </w:rPr>
        <w:t>.</w:t>
      </w:r>
    </w:p>
    <w:p w14:paraId="023FFF43" w14:textId="15614E1C" w:rsidR="00FF3740" w:rsidRPr="006F178A" w:rsidRDefault="00FF3740" w:rsidP="00FF3740">
      <w:pPr>
        <w:rPr>
          <w:rtl/>
        </w:rPr>
      </w:pPr>
      <w:r w:rsidRPr="00132DA4">
        <w:rPr>
          <w:rStyle w:val="a4"/>
          <w:rtl/>
        </w:rPr>
        <w:t>ולמ"ד מלהחלו</w:t>
      </w:r>
      <w:r w:rsidR="00132DA4">
        <w:rPr>
          <w:rStyle w:val="a4"/>
          <w:rFonts w:hint="cs"/>
          <w:rtl/>
        </w:rPr>
        <w:t>:</w:t>
      </w:r>
      <w:r w:rsidRPr="006F178A">
        <w:rPr>
          <w:rtl/>
        </w:rPr>
        <w:t xml:space="preserve"> </w:t>
      </w:r>
      <w:r w:rsidR="00A96384">
        <w:rPr>
          <w:rFonts w:hint="cs"/>
          <w:rtl/>
        </w:rPr>
        <w:t xml:space="preserve">לטמא </w:t>
      </w:r>
      <w:r w:rsidRPr="006F178A">
        <w:rPr>
          <w:rtl/>
        </w:rPr>
        <w:t xml:space="preserve">עד </w:t>
      </w:r>
      <w:r w:rsidR="00A96384">
        <w:rPr>
          <w:rFonts w:hint="cs"/>
          <w:rtl/>
        </w:rPr>
        <w:t>שתצא נפשו</w:t>
      </w:r>
      <w:r w:rsidRPr="006F178A">
        <w:rPr>
          <w:rtl/>
        </w:rPr>
        <w:t xml:space="preserve">, לענין </w:t>
      </w:r>
      <w:r w:rsidR="00381161">
        <w:rPr>
          <w:rFonts w:hint="cs"/>
          <w:rtl/>
        </w:rPr>
        <w:t>חילול</w:t>
      </w:r>
      <w:r w:rsidRPr="006F178A">
        <w:rPr>
          <w:rtl/>
        </w:rPr>
        <w:t xml:space="preserve"> הא </w:t>
      </w:r>
      <w:r w:rsidR="00381161">
        <w:rPr>
          <w:rFonts w:hint="cs"/>
          <w:rtl/>
        </w:rPr>
        <w:t>נתחלל</w:t>
      </w:r>
      <w:r w:rsidRPr="006F178A">
        <w:rPr>
          <w:rtl/>
        </w:rPr>
        <w:t>.</w:t>
      </w:r>
    </w:p>
    <w:p w14:paraId="6C306CBA" w14:textId="01EB7711" w:rsidR="00FF3740" w:rsidRPr="006F178A" w:rsidRDefault="00E61796" w:rsidP="00BA44EB">
      <w:pPr>
        <w:pStyle w:val="a7"/>
        <w:rPr>
          <w:rtl/>
        </w:rPr>
      </w:pPr>
      <w:r>
        <w:rPr>
          <w:rFonts w:hint="cs"/>
          <w:rtl/>
        </w:rPr>
        <w:t>אם מטמא לאביו כשחסר</w:t>
      </w:r>
    </w:p>
    <w:p w14:paraId="18C80F0A" w14:textId="77777777" w:rsidR="00FF3740" w:rsidRPr="006F178A" w:rsidRDefault="00FF3740" w:rsidP="00516202">
      <w:pPr>
        <w:pStyle w:val="affff5"/>
        <w:framePr w:wrap="around"/>
        <w:rPr>
          <w:rtl/>
        </w:rPr>
      </w:pPr>
      <w:r w:rsidRPr="006F178A">
        <w:rPr>
          <w:rFonts w:hint="cs"/>
          <w:rtl/>
        </w:rPr>
        <w:t>מג:</w:t>
      </w:r>
    </w:p>
    <w:p w14:paraId="756761A9" w14:textId="77777777" w:rsidR="002974DF" w:rsidRDefault="00FF3740" w:rsidP="00A5184B">
      <w:pPr>
        <w:pStyle w:val="36"/>
        <w:framePr w:wrap="notBeside"/>
        <w:rPr>
          <w:rFonts w:ascii="FontbitDavid" w:hAnsi="FontbitDavid"/>
          <w:spacing w:val="-2"/>
          <w:rtl/>
        </w:rPr>
      </w:pPr>
      <w:r w:rsidRPr="002974DF">
        <w:rPr>
          <w:rFonts w:hint="cs"/>
          <w:rtl/>
        </w:rPr>
        <w:t>מ</w:t>
      </w:r>
      <w:r w:rsidRPr="002974DF">
        <w:rPr>
          <w:rtl/>
        </w:rPr>
        <w:t xml:space="preserve">רב: </w:t>
      </w:r>
    </w:p>
    <w:p w14:paraId="4DF5B997" w14:textId="5C44D511" w:rsidR="00FF3740" w:rsidRPr="00297246" w:rsidRDefault="00FF3740" w:rsidP="00FF3740">
      <w:pPr>
        <w:rPr>
          <w:spacing w:val="2"/>
          <w:rtl/>
        </w:rPr>
      </w:pPr>
      <w:r w:rsidRPr="00297246">
        <w:rPr>
          <w:rFonts w:ascii="FontbitDavid" w:hAnsi="FontbitDavid"/>
          <w:spacing w:val="2"/>
          <w:rtl/>
        </w:rPr>
        <w:t xml:space="preserve">נקטע ראשו של אביו אינו מטמא לו, </w:t>
      </w:r>
      <w:r w:rsidRPr="00297246">
        <w:rPr>
          <w:rStyle w:val="afffffe"/>
          <w:rFonts w:hint="cs"/>
          <w:spacing w:val="2"/>
          <w:rtl/>
        </w:rPr>
        <w:t>ד'</w:t>
      </w:r>
      <w:r w:rsidRPr="00297246">
        <w:rPr>
          <w:rStyle w:val="afffffe"/>
          <w:spacing w:val="2"/>
          <w:rtl/>
        </w:rPr>
        <w:t>לאביו',</w:t>
      </w:r>
      <w:r w:rsidRPr="00297246">
        <w:rPr>
          <w:rFonts w:ascii="FontbitDavid" w:hAnsi="FontbitDavid"/>
          <w:spacing w:val="2"/>
          <w:rtl/>
        </w:rPr>
        <w:t xml:space="preserve"> בזמן שהוא שלם ולא חסר.</w:t>
      </w:r>
    </w:p>
    <w:p w14:paraId="7AEA24BF" w14:textId="26D2D277" w:rsidR="008950B7" w:rsidRDefault="00FF3740" w:rsidP="00A5184B">
      <w:pPr>
        <w:pStyle w:val="36"/>
        <w:framePr w:wrap="notBeside"/>
        <w:rPr>
          <w:rtl/>
        </w:rPr>
      </w:pPr>
      <w:r w:rsidRPr="008950B7">
        <w:rPr>
          <w:rtl/>
        </w:rPr>
        <w:t>א"ל ר</w:t>
      </w:r>
      <w:r w:rsidR="008950B7">
        <w:rPr>
          <w:rFonts w:hint="cs"/>
          <w:rtl/>
        </w:rPr>
        <w:t>ה''מ</w:t>
      </w:r>
      <w:r w:rsidRPr="008950B7">
        <w:rPr>
          <w:rtl/>
        </w:rPr>
        <w:t>:</w:t>
      </w:r>
    </w:p>
    <w:p w14:paraId="66DDB038" w14:textId="4EA30D35" w:rsidR="00FF3740" w:rsidRPr="006F178A" w:rsidRDefault="00FF3740" w:rsidP="00FF3740">
      <w:pPr>
        <w:rPr>
          <w:rtl/>
        </w:rPr>
      </w:pPr>
      <w:r w:rsidRPr="006F178A">
        <w:rPr>
          <w:rtl/>
        </w:rPr>
        <w:t xml:space="preserve">מעתה, </w:t>
      </w:r>
      <w:r w:rsidR="008950B7">
        <w:rPr>
          <w:rFonts w:hint="cs"/>
          <w:rtl/>
        </w:rPr>
        <w:t>הלך עם אביו בערבות ופסקו ליסטים לראש אביו לא יטמא לו?</w:t>
      </w:r>
      <w:r w:rsidRPr="006F178A">
        <w:rPr>
          <w:rtl/>
        </w:rPr>
        <w:t xml:space="preserve"> </w:t>
      </w:r>
    </w:p>
    <w:p w14:paraId="7CC40EAF" w14:textId="6DDF3A35" w:rsidR="008950B7" w:rsidRDefault="00FF3740" w:rsidP="00A5184B">
      <w:pPr>
        <w:pStyle w:val="36"/>
        <w:framePr w:wrap="notBeside"/>
        <w:rPr>
          <w:rtl/>
        </w:rPr>
      </w:pPr>
      <w:r w:rsidRPr="008950B7">
        <w:rPr>
          <w:rFonts w:hint="cs"/>
          <w:rtl/>
        </w:rPr>
        <w:t>א</w:t>
      </w:r>
      <w:r w:rsidRPr="008950B7">
        <w:rPr>
          <w:rtl/>
        </w:rPr>
        <w:t>"</w:t>
      </w:r>
      <w:r w:rsidRPr="008950B7">
        <w:rPr>
          <w:rFonts w:hint="cs"/>
          <w:rtl/>
        </w:rPr>
        <w:t>ל</w:t>
      </w:r>
      <w:r w:rsidR="004572E7">
        <w:rPr>
          <w:rFonts w:hint="cs"/>
          <w:rtl/>
        </w:rPr>
        <w:t>:</w:t>
      </w:r>
      <w:r w:rsidRPr="008950B7">
        <w:rPr>
          <w:rFonts w:hint="cs"/>
          <w:rtl/>
        </w:rPr>
        <w:t xml:space="preserve"> </w:t>
      </w:r>
    </w:p>
    <w:p w14:paraId="7AA74099" w14:textId="4BB42ECD" w:rsidR="00FF3740" w:rsidRPr="006F178A" w:rsidRDefault="00FF3740" w:rsidP="00F21ED2">
      <w:pPr>
        <w:spacing w:after="40"/>
        <w:rPr>
          <w:rtl/>
        </w:rPr>
      </w:pPr>
      <w:r w:rsidRPr="006F178A">
        <w:rPr>
          <w:rFonts w:hint="cs"/>
          <w:rtl/>
        </w:rPr>
        <w:t>מת מצוה אמרת</w:t>
      </w:r>
      <w:r w:rsidR="00D8564A">
        <w:rPr>
          <w:rFonts w:hint="cs"/>
          <w:rtl/>
        </w:rPr>
        <w:t>,</w:t>
      </w:r>
      <w:r w:rsidRPr="006F178A">
        <w:rPr>
          <w:rFonts w:hint="cs"/>
          <w:rtl/>
        </w:rPr>
        <w:t xml:space="preserve"> הא באחריני מיחייב כ</w:t>
      </w:r>
      <w:r w:rsidRPr="006F178A">
        <w:rPr>
          <w:rtl/>
        </w:rPr>
        <w:t>"</w:t>
      </w:r>
      <w:r w:rsidRPr="006F178A">
        <w:rPr>
          <w:rFonts w:hint="cs"/>
          <w:rtl/>
        </w:rPr>
        <w:t>ש באביו</w:t>
      </w:r>
      <w:r w:rsidR="00D8564A">
        <w:rPr>
          <w:rFonts w:hint="cs"/>
          <w:rtl/>
        </w:rPr>
        <w:t>,</w:t>
      </w:r>
      <w:r w:rsidRPr="006F178A">
        <w:rPr>
          <w:rFonts w:hint="cs"/>
          <w:rtl/>
        </w:rPr>
        <w:t xml:space="preserve"> וקרי מצווה </w:t>
      </w:r>
      <w:r w:rsidR="00585A64">
        <w:rPr>
          <w:rFonts w:hint="cs"/>
          <w:rtl/>
        </w:rPr>
        <w:t>אף</w:t>
      </w:r>
      <w:r w:rsidRPr="006F178A">
        <w:rPr>
          <w:rFonts w:hint="cs"/>
          <w:rtl/>
        </w:rPr>
        <w:t xml:space="preserve"> דמת מצווה היינו כל שאין לו קוברין, אבל קורא ואחרים עונין אותו אי</w:t>
      </w:r>
      <w:r w:rsidRPr="006F178A">
        <w:rPr>
          <w:rtl/>
        </w:rPr>
        <w:t>"</w:t>
      </w:r>
      <w:r w:rsidRPr="006F178A">
        <w:rPr>
          <w:rFonts w:hint="cs"/>
          <w:rtl/>
        </w:rPr>
        <w:t>ז מת מצווה</w:t>
      </w:r>
      <w:r w:rsidR="00D8564A">
        <w:rPr>
          <w:rFonts w:hint="cs"/>
          <w:rtl/>
        </w:rPr>
        <w:t xml:space="preserve">, </w:t>
      </w:r>
      <w:r w:rsidR="00585A64">
        <w:rPr>
          <w:rFonts w:ascii="FontbitDavid" w:hAnsi="FontbitDavid" w:hint="cs"/>
          <w:rtl/>
        </w:rPr>
        <w:t>כאן</w:t>
      </w:r>
      <w:r w:rsidRPr="006F178A">
        <w:rPr>
          <w:rFonts w:ascii="FontbitDavid" w:hAnsi="FontbitDavid" w:hint="cs"/>
          <w:rtl/>
        </w:rPr>
        <w:t xml:space="preserve"> כיון דהולך בדרך כמי שאין לו קוברים דמי</w:t>
      </w:r>
      <w:r w:rsidR="00F21ED2">
        <w:rPr>
          <w:rFonts w:ascii="FontbitDavid" w:hAnsi="FontbitDavid" w:hint="cs"/>
          <w:rtl/>
        </w:rPr>
        <w:t>.</w:t>
      </w:r>
      <w:r w:rsidRPr="006F178A">
        <w:rPr>
          <w:rFonts w:ascii="FontbitDavid" w:hAnsi="FontbitDavid" w:hint="cs"/>
          <w:rtl/>
        </w:rPr>
        <w:t xml:space="preserve"> </w:t>
      </w:r>
    </w:p>
    <w:p w14:paraId="46A3FFB0" w14:textId="0F227EA8" w:rsidR="00820490" w:rsidRDefault="00FF3740" w:rsidP="00A5184B">
      <w:pPr>
        <w:pStyle w:val="36"/>
        <w:framePr w:wrap="notBeside"/>
        <w:rPr>
          <w:rtl/>
        </w:rPr>
      </w:pPr>
      <w:r w:rsidRPr="00820490">
        <w:rPr>
          <w:rFonts w:hint="cs"/>
          <w:rtl/>
        </w:rPr>
        <w:t>והך</w:t>
      </w:r>
      <w:r w:rsidR="00232519">
        <w:rPr>
          <w:rFonts w:hint="cs"/>
          <w:rtl/>
        </w:rPr>
        <w:t>:</w:t>
      </w:r>
      <w:r w:rsidRPr="00820490">
        <w:rPr>
          <w:rFonts w:hint="cs"/>
          <w:rtl/>
        </w:rPr>
        <w:t xml:space="preserve"> </w:t>
      </w:r>
    </w:p>
    <w:p w14:paraId="45073E6E" w14:textId="77777777" w:rsidR="004572E7" w:rsidRDefault="00FF3740" w:rsidP="00CB24B6">
      <w:pPr>
        <w:rPr>
          <w:rtl/>
        </w:rPr>
      </w:pPr>
      <w:r w:rsidRPr="00F34764">
        <w:rPr>
          <w:rStyle w:val="afffffe"/>
          <w:rFonts w:hint="cs"/>
          <w:rtl/>
        </w:rPr>
        <w:t>ד'</w:t>
      </w:r>
      <w:r w:rsidRPr="00F34764">
        <w:rPr>
          <w:rStyle w:val="afffffe"/>
          <w:rtl/>
        </w:rPr>
        <w:t>לה יטמא</w:t>
      </w:r>
      <w:r w:rsidRPr="00F34764">
        <w:rPr>
          <w:rStyle w:val="afffffe"/>
          <w:rFonts w:hint="cs"/>
          <w:rtl/>
        </w:rPr>
        <w:t>'</w:t>
      </w:r>
      <w:r w:rsidRPr="00F34764">
        <w:rPr>
          <w:rStyle w:val="afffffe"/>
          <w:rtl/>
        </w:rPr>
        <w:t xml:space="preserve"> </w:t>
      </w:r>
      <w:r w:rsidRPr="006F178A">
        <w:rPr>
          <w:rtl/>
        </w:rPr>
        <w:t xml:space="preserve">- </w:t>
      </w:r>
      <w:r w:rsidRPr="006F178A">
        <w:rPr>
          <w:rFonts w:hint="cs"/>
          <w:rtl/>
        </w:rPr>
        <w:t xml:space="preserve">ולא </w:t>
      </w:r>
      <w:r w:rsidRPr="006F178A">
        <w:rPr>
          <w:rtl/>
        </w:rPr>
        <w:t xml:space="preserve">לאיבריה, לפי שאינו מטמא לאבר מן החי של אביו, </w:t>
      </w:r>
    </w:p>
    <w:p w14:paraId="7FF892EC" w14:textId="7CE0580E" w:rsidR="00CB24B6" w:rsidRDefault="004572E7" w:rsidP="004572E7">
      <w:pPr>
        <w:ind w:left="339" w:firstLine="113"/>
        <w:rPr>
          <w:rtl/>
        </w:rPr>
      </w:pPr>
      <w:r>
        <w:rPr>
          <w:rFonts w:hint="cs"/>
          <w:rtl/>
        </w:rPr>
        <w:t xml:space="preserve">   </w:t>
      </w:r>
      <w:r w:rsidR="00FF3740" w:rsidRPr="006F178A">
        <w:rPr>
          <w:rtl/>
        </w:rPr>
        <w:t>אבל מחזיר הוא על עצם כשעורה</w:t>
      </w:r>
      <w:r w:rsidR="001A7DD4">
        <w:rPr>
          <w:rtl/>
        </w:rPr>
        <w:t>.</w:t>
      </w:r>
      <w:r w:rsidR="00CB24B6">
        <w:rPr>
          <w:rFonts w:hint="cs"/>
          <w:rtl/>
        </w:rPr>
        <w:t xml:space="preserve"> -והיינו </w:t>
      </w:r>
      <w:r w:rsidR="00FF3740" w:rsidRPr="006F178A">
        <w:rPr>
          <w:rFonts w:hint="cs"/>
          <w:rtl/>
        </w:rPr>
        <w:t>דאי מיחסר מעט</w:t>
      </w:r>
      <w:r w:rsidR="00CB24B6">
        <w:rPr>
          <w:rFonts w:hint="cs"/>
          <w:rtl/>
        </w:rPr>
        <w:t>.</w:t>
      </w:r>
    </w:p>
    <w:p w14:paraId="665989DB" w14:textId="75DAD21F" w:rsidR="00CB24B6" w:rsidRDefault="00CB24B6" w:rsidP="00A5184B">
      <w:pPr>
        <w:pStyle w:val="36"/>
        <w:framePr w:wrap="notBeside"/>
        <w:rPr>
          <w:rtl/>
        </w:rPr>
      </w:pPr>
      <w:r w:rsidRPr="00CB24B6">
        <w:rPr>
          <w:rFonts w:hint="cs"/>
          <w:rtl/>
        </w:rPr>
        <w:t>דחי'</w:t>
      </w:r>
      <w:r w:rsidR="00232519">
        <w:rPr>
          <w:rFonts w:hint="cs"/>
          <w:rtl/>
        </w:rPr>
        <w:t>:</w:t>
      </w:r>
    </w:p>
    <w:p w14:paraId="534511C9" w14:textId="6553B002" w:rsidR="00FF3740" w:rsidRPr="000C6C0C" w:rsidRDefault="00FF3740" w:rsidP="00232519">
      <w:pPr>
        <w:spacing w:after="60"/>
        <w:rPr>
          <w:rStyle w:val="afffffe"/>
          <w:rtl/>
        </w:rPr>
      </w:pPr>
      <w:r w:rsidRPr="000C6C0C">
        <w:rPr>
          <w:rFonts w:hint="cs"/>
          <w:rtl/>
        </w:rPr>
        <w:t>לא</w:t>
      </w:r>
      <w:r w:rsidRPr="000C6C0C">
        <w:rPr>
          <w:rStyle w:val="a4"/>
          <w:rFonts w:hint="cs"/>
          <w:rtl/>
        </w:rPr>
        <w:t xml:space="preserve"> דההיא כר</w:t>
      </w:r>
      <w:r w:rsidRPr="000C6C0C">
        <w:rPr>
          <w:rStyle w:val="a4"/>
          <w:rtl/>
        </w:rPr>
        <w:t>"</w:t>
      </w:r>
      <w:r w:rsidRPr="000C6C0C">
        <w:rPr>
          <w:rStyle w:val="a4"/>
          <w:rFonts w:hint="cs"/>
          <w:rtl/>
        </w:rPr>
        <w:t xml:space="preserve">י </w:t>
      </w:r>
      <w:r w:rsidRPr="000C6C0C">
        <w:rPr>
          <w:rFonts w:hint="cs"/>
          <w:rtl/>
        </w:rPr>
        <w:t>ד'</w:t>
      </w:r>
      <w:r w:rsidRPr="000C6C0C">
        <w:rPr>
          <w:rStyle w:val="afffffe"/>
          <w:rFonts w:hint="cs"/>
          <w:rtl/>
        </w:rPr>
        <w:t>לה</w:t>
      </w:r>
      <w:r w:rsidRPr="000C6C0C">
        <w:rPr>
          <w:rStyle w:val="afffffe"/>
          <w:rtl/>
        </w:rPr>
        <w:t>'</w:t>
      </w:r>
      <w:r w:rsidRPr="000C6C0C">
        <w:rPr>
          <w:rFonts w:hint="cs"/>
          <w:rtl/>
        </w:rPr>
        <w:t xml:space="preserve"> מיטמא ולא לא</w:t>
      </w:r>
      <w:r w:rsidR="00D8584C" w:rsidRPr="000C6C0C">
        <w:rPr>
          <w:rFonts w:hint="cs"/>
          <w:rtl/>
        </w:rPr>
        <w:t>בר מן החי של אביו</w:t>
      </w:r>
      <w:r w:rsidRPr="000C6C0C">
        <w:rPr>
          <w:rFonts w:hint="cs"/>
          <w:rtl/>
        </w:rPr>
        <w:t xml:space="preserve">, אבל מיטמא לאבר מן המת של </w:t>
      </w:r>
      <w:r w:rsidRPr="000C6C0C">
        <w:rPr>
          <w:rStyle w:val="afffffe"/>
          <w:rFonts w:hint="cs"/>
          <w:rtl/>
        </w:rPr>
        <w:t xml:space="preserve">אביו </w:t>
      </w:r>
    </w:p>
    <w:p w14:paraId="6A4B0C9E" w14:textId="42B7274B" w:rsidR="00961740" w:rsidRDefault="00FF3740" w:rsidP="00A5184B">
      <w:pPr>
        <w:pStyle w:val="36"/>
        <w:framePr w:wrap="notBeside"/>
        <w:rPr>
          <w:rtl/>
        </w:rPr>
      </w:pPr>
      <w:r w:rsidRPr="00961740">
        <w:rPr>
          <w:rFonts w:hint="cs"/>
          <w:rtl/>
        </w:rPr>
        <w:t>והך</w:t>
      </w:r>
      <w:r w:rsidR="00232519">
        <w:rPr>
          <w:rFonts w:hint="cs"/>
          <w:rtl/>
        </w:rPr>
        <w:t>:</w:t>
      </w:r>
      <w:r w:rsidRPr="00961740">
        <w:rPr>
          <w:rFonts w:hint="cs"/>
          <w:rtl/>
        </w:rPr>
        <w:t xml:space="preserve"> </w:t>
      </w:r>
    </w:p>
    <w:p w14:paraId="1BC81F6B" w14:textId="61E661BB" w:rsidR="00FF3740" w:rsidRPr="006F178A" w:rsidRDefault="00FF3740" w:rsidP="00FF3740">
      <w:pPr>
        <w:rPr>
          <w:rtl/>
        </w:rPr>
      </w:pPr>
      <w:r w:rsidRPr="00961740">
        <w:rPr>
          <w:rStyle w:val="a4"/>
          <w:rFonts w:hint="cs"/>
          <w:rtl/>
        </w:rPr>
        <w:t>דר</w:t>
      </w:r>
      <w:r w:rsidRPr="00961740">
        <w:rPr>
          <w:rStyle w:val="a4"/>
          <w:rtl/>
        </w:rPr>
        <w:t>"</w:t>
      </w:r>
      <w:r w:rsidRPr="00961740">
        <w:rPr>
          <w:rStyle w:val="a4"/>
          <w:rFonts w:hint="cs"/>
          <w:rtl/>
        </w:rPr>
        <w:t>כ בראב</w:t>
      </w:r>
      <w:r w:rsidRPr="00961740">
        <w:rPr>
          <w:rStyle w:val="a4"/>
          <w:rtl/>
        </w:rPr>
        <w:t>"</w:t>
      </w:r>
      <w:r w:rsidRPr="00961740">
        <w:rPr>
          <w:rStyle w:val="a4"/>
          <w:rFonts w:hint="cs"/>
          <w:rtl/>
        </w:rPr>
        <w:t>י</w:t>
      </w:r>
      <w:r w:rsidRPr="00961740">
        <w:rPr>
          <w:rStyle w:val="a4"/>
          <w:rtl/>
        </w:rPr>
        <w:t xml:space="preserve"> </w:t>
      </w:r>
      <w:r w:rsidRPr="003215F9">
        <w:rPr>
          <w:rStyle w:val="afffffe"/>
          <w:rFonts w:hint="cs"/>
          <w:rtl/>
        </w:rPr>
        <w:t>ד'</w:t>
      </w:r>
      <w:r w:rsidRPr="003215F9">
        <w:rPr>
          <w:rStyle w:val="afffffe"/>
          <w:rtl/>
        </w:rPr>
        <w:t xml:space="preserve">לה' </w:t>
      </w:r>
      <w:r w:rsidRPr="006F178A">
        <w:rPr>
          <w:rtl/>
        </w:rPr>
        <w:t>מיטמא ו</w:t>
      </w:r>
      <w:r w:rsidR="00961740">
        <w:rPr>
          <w:rFonts w:hint="cs"/>
          <w:rtl/>
        </w:rPr>
        <w:t xml:space="preserve">לא </w:t>
      </w:r>
      <w:r w:rsidRPr="006F178A">
        <w:rPr>
          <w:rtl/>
        </w:rPr>
        <w:t>לאברים, פרט לכזית מן המת, וכזית נצל</w:t>
      </w:r>
      <w:r w:rsidR="00C56FDD">
        <w:rPr>
          <w:rFonts w:hint="cs"/>
          <w:rtl/>
        </w:rPr>
        <w:t xml:space="preserve"> </w:t>
      </w:r>
      <w:r w:rsidR="00961740" w:rsidRPr="00961740">
        <w:rPr>
          <w:rStyle w:val="a6"/>
          <w:rFonts w:hint="cs"/>
          <w:rtl/>
        </w:rPr>
        <w:t>[בשר שנימוח</w:t>
      </w:r>
      <w:r w:rsidR="00961740">
        <w:rPr>
          <w:rStyle w:val="a6"/>
          <w:rFonts w:hint="cs"/>
          <w:rtl/>
        </w:rPr>
        <w:t>]</w:t>
      </w:r>
      <w:r w:rsidRPr="006F178A">
        <w:rPr>
          <w:rtl/>
        </w:rPr>
        <w:t>, ומלא תרווד</w:t>
      </w:r>
      <w:r w:rsidR="00A60D5B">
        <w:rPr>
          <w:rStyle w:val="a6"/>
          <w:rFonts w:hint="cs"/>
          <w:rtl/>
        </w:rPr>
        <w:t xml:space="preserve"> </w:t>
      </w:r>
      <w:r w:rsidR="00A60D5B" w:rsidRPr="00A60D5B">
        <w:rPr>
          <w:rStyle w:val="a6"/>
          <w:rFonts w:hint="cs"/>
          <w:rtl/>
        </w:rPr>
        <w:t>[מלא כף עפרורית]</w:t>
      </w:r>
      <w:r w:rsidRPr="006F178A">
        <w:rPr>
          <w:rtl/>
        </w:rPr>
        <w:t xml:space="preserve"> רקב</w:t>
      </w:r>
      <w:r w:rsidR="001A7DD4">
        <w:rPr>
          <w:rtl/>
        </w:rPr>
        <w:t>.</w:t>
      </w:r>
      <w:r w:rsidR="00C56FDD">
        <w:rPr>
          <w:rFonts w:hint="cs"/>
          <w:rtl/>
        </w:rPr>
        <w:t xml:space="preserve"> </w:t>
      </w:r>
    </w:p>
    <w:p w14:paraId="275AE776" w14:textId="0BF99299" w:rsidR="00FF3740" w:rsidRDefault="00FF3740" w:rsidP="00F63A51">
      <w:pPr>
        <w:rPr>
          <w:rtl/>
        </w:rPr>
      </w:pPr>
      <w:r w:rsidRPr="006F178A">
        <w:rPr>
          <w:rtl/>
        </w:rPr>
        <w:t>יכול לא יטמא לשדרה ולגולגולת, ולרוב בניינה ולרוב מניינה?</w:t>
      </w:r>
      <w:r w:rsidRPr="00AF76D0">
        <w:rPr>
          <w:rStyle w:val="afffffe"/>
          <w:rtl/>
        </w:rPr>
        <w:t xml:space="preserve"> </w:t>
      </w:r>
      <w:r w:rsidRPr="00AF76D0">
        <w:rPr>
          <w:rStyle w:val="afffffe"/>
          <w:rFonts w:hint="cs"/>
          <w:rtl/>
        </w:rPr>
        <w:t>'</w:t>
      </w:r>
      <w:r w:rsidRPr="00AF76D0">
        <w:rPr>
          <w:rStyle w:val="afffffe"/>
          <w:rtl/>
        </w:rPr>
        <w:t>ואמרת אליהם</w:t>
      </w:r>
      <w:r w:rsidRPr="00AF76D0">
        <w:rPr>
          <w:rStyle w:val="afffffe"/>
          <w:rFonts w:hint="cs"/>
          <w:rtl/>
        </w:rPr>
        <w:t>'</w:t>
      </w:r>
      <w:r w:rsidRPr="00AF76D0">
        <w:rPr>
          <w:rStyle w:val="afffffe"/>
          <w:rtl/>
        </w:rPr>
        <w:t>,</w:t>
      </w:r>
      <w:r w:rsidRPr="006F178A">
        <w:rPr>
          <w:rtl/>
        </w:rPr>
        <w:t xml:space="preserve"> הוסיף לך הכתוב טומאה אחרת</w:t>
      </w:r>
      <w:r w:rsidR="001A7DD4">
        <w:rPr>
          <w:rtl/>
        </w:rPr>
        <w:t>.</w:t>
      </w:r>
      <w:r w:rsidR="00382675">
        <w:rPr>
          <w:rFonts w:hint="cs"/>
          <w:rtl/>
        </w:rPr>
        <w:t xml:space="preserve"> </w:t>
      </w:r>
      <w:r w:rsidR="008239E7">
        <w:rPr>
          <w:rFonts w:ascii="FontbitDavid" w:hAnsi="FontbitDavid" w:hint="cs"/>
          <w:rtl/>
        </w:rPr>
        <w:t>ומ</w:t>
      </w:r>
      <w:r w:rsidRPr="006F178A">
        <w:rPr>
          <w:rFonts w:ascii="FontbitDavid" w:hAnsi="FontbitDavid"/>
          <w:rtl/>
        </w:rPr>
        <w:t xml:space="preserve">טמא </w:t>
      </w:r>
      <w:r w:rsidR="008239E7">
        <w:rPr>
          <w:rFonts w:ascii="FontbitDavid" w:hAnsi="FontbitDavid" w:hint="cs"/>
          <w:rtl/>
        </w:rPr>
        <w:t xml:space="preserve">גם </w:t>
      </w:r>
      <w:r w:rsidRPr="006F178A">
        <w:rPr>
          <w:rFonts w:ascii="FontbitDavid" w:hAnsi="FontbitDavid"/>
          <w:rtl/>
        </w:rPr>
        <w:t>לשדרה ולגולגולת, ולרוב בניינו ולרוב מניינו של אחרים?</w:t>
      </w:r>
      <w:r w:rsidR="008239E7">
        <w:rPr>
          <w:rFonts w:ascii="FontbitDavid" w:hAnsi="FontbitDavid" w:hint="cs"/>
          <w:rtl/>
        </w:rPr>
        <w:t xml:space="preserve"> כ</w:t>
      </w:r>
      <w:r w:rsidRPr="006F178A">
        <w:rPr>
          <w:rFonts w:ascii="FontbitDavid" w:hAnsi="FontbitDavid"/>
          <w:rtl/>
        </w:rPr>
        <w:t xml:space="preserve">אחותו </w:t>
      </w:r>
      <w:r w:rsidR="008239E7">
        <w:rPr>
          <w:rFonts w:ascii="FontbitDavid" w:hAnsi="FontbitDavid" w:hint="cs"/>
          <w:rtl/>
        </w:rPr>
        <w:t>ש</w:t>
      </w:r>
      <w:r w:rsidRPr="006F178A">
        <w:rPr>
          <w:rFonts w:ascii="FontbitDavid" w:hAnsi="FontbitDavid"/>
          <w:rtl/>
        </w:rPr>
        <w:t>מיוחדת שגופה תלוי בו</w:t>
      </w:r>
      <w:r w:rsidR="004A5CE2">
        <w:rPr>
          <w:rFonts w:ascii="FontbitDavid" w:hAnsi="FontbitDavid" w:hint="cs"/>
          <w:rtl/>
        </w:rPr>
        <w:t xml:space="preserve"> וכו'.</w:t>
      </w:r>
      <w:r w:rsidRPr="006F178A">
        <w:rPr>
          <w:rFonts w:ascii="FontbitDavid" w:hAnsi="FontbitDavid"/>
          <w:rtl/>
        </w:rPr>
        <w:t xml:space="preserve"> </w:t>
      </w:r>
    </w:p>
    <w:p w14:paraId="3652CEEF" w14:textId="4307C6F5" w:rsidR="00F63A51" w:rsidRPr="006F178A" w:rsidRDefault="00F63A51" w:rsidP="00516202">
      <w:pPr>
        <w:pStyle w:val="affff5"/>
        <w:framePr w:wrap="around"/>
        <w:rPr>
          <w:rtl/>
        </w:rPr>
      </w:pPr>
      <w:r>
        <w:rPr>
          <w:rFonts w:hint="cs"/>
          <w:rtl/>
        </w:rPr>
        <w:t>מד.</w:t>
      </w:r>
    </w:p>
    <w:p w14:paraId="16102839" w14:textId="1AF6C815" w:rsidR="004A5CE2" w:rsidRDefault="004A5CE2" w:rsidP="00A5184B">
      <w:pPr>
        <w:pStyle w:val="36"/>
        <w:framePr w:wrap="notBeside"/>
        <w:rPr>
          <w:rStyle w:val="a4"/>
          <w:rtl/>
        </w:rPr>
      </w:pPr>
      <w:r w:rsidRPr="004A5CE2">
        <w:rPr>
          <w:rFonts w:hint="cs"/>
          <w:rtl/>
        </w:rPr>
        <w:t>ותרצי</w:t>
      </w:r>
      <w:r w:rsidR="00F63A51">
        <w:rPr>
          <w:rStyle w:val="a4"/>
          <w:rFonts w:hint="cs"/>
          <w:rtl/>
        </w:rPr>
        <w:t>'</w:t>
      </w:r>
      <w:r>
        <w:rPr>
          <w:rStyle w:val="a4"/>
          <w:rFonts w:hint="cs"/>
          <w:rtl/>
        </w:rPr>
        <w:t>:</w:t>
      </w:r>
    </w:p>
    <w:p w14:paraId="59692072" w14:textId="77777777" w:rsidR="00F63A51" w:rsidRDefault="00FF3740" w:rsidP="00FF3740">
      <w:pPr>
        <w:rPr>
          <w:rFonts w:ascii="FontbitDavid" w:hAnsi="FontbitDavid"/>
          <w:rtl/>
        </w:rPr>
      </w:pPr>
      <w:r w:rsidRPr="00F63A51">
        <w:rPr>
          <w:rStyle w:val="27"/>
          <w:rFonts w:hint="cs"/>
          <w:rtl/>
        </w:rPr>
        <w:t xml:space="preserve">ההיא </w:t>
      </w:r>
      <w:r w:rsidR="00AC3FAF" w:rsidRPr="00F63A51">
        <w:rPr>
          <w:rStyle w:val="27"/>
          <w:rFonts w:hint="cs"/>
          <w:rtl/>
        </w:rPr>
        <w:t>כ</w:t>
      </w:r>
      <w:r w:rsidRPr="00F63A51">
        <w:rPr>
          <w:rStyle w:val="27"/>
          <w:rFonts w:hint="cs"/>
          <w:rtl/>
        </w:rPr>
        <w:t>ר</w:t>
      </w:r>
      <w:r w:rsidRPr="00F63A51">
        <w:rPr>
          <w:rStyle w:val="27"/>
          <w:rtl/>
        </w:rPr>
        <w:t>"</w:t>
      </w:r>
      <w:r w:rsidRPr="00F63A51">
        <w:rPr>
          <w:rStyle w:val="27"/>
          <w:rFonts w:hint="cs"/>
          <w:rtl/>
        </w:rPr>
        <w:t>י</w:t>
      </w:r>
      <w:r w:rsidR="00F21ED2" w:rsidRPr="00F63A51">
        <w:rPr>
          <w:rStyle w:val="27"/>
          <w:rFonts w:hint="cs"/>
          <w:rtl/>
        </w:rPr>
        <w:t>,</w:t>
      </w:r>
      <w:r w:rsidRPr="00F63A51">
        <w:rPr>
          <w:rStyle w:val="27"/>
          <w:rFonts w:hint="cs"/>
          <w:rtl/>
        </w:rPr>
        <w:t xml:space="preserve"> ורב </w:t>
      </w:r>
      <w:r w:rsidR="004A5CE2" w:rsidRPr="00F63A51">
        <w:rPr>
          <w:rStyle w:val="27"/>
          <w:rFonts w:hint="cs"/>
          <w:rtl/>
        </w:rPr>
        <w:t>כ</w:t>
      </w:r>
      <w:r w:rsidRPr="00F63A51">
        <w:rPr>
          <w:rStyle w:val="27"/>
          <w:rFonts w:hint="cs"/>
          <w:rtl/>
        </w:rPr>
        <w:t>ד</w:t>
      </w:r>
      <w:r w:rsidRPr="00F63A51">
        <w:rPr>
          <w:rStyle w:val="27"/>
          <w:rtl/>
        </w:rPr>
        <w:t xml:space="preserve">תניא: מעשה שמת אביו של רבי יצחק בגינזק, </w:t>
      </w:r>
    </w:p>
    <w:p w14:paraId="3987A46A" w14:textId="077CCA4A" w:rsidR="00F63A51" w:rsidRPr="008A1B98" w:rsidRDefault="00FF3740" w:rsidP="00FF3740">
      <w:pPr>
        <w:rPr>
          <w:rStyle w:val="27"/>
          <w:rtl/>
        </w:rPr>
      </w:pPr>
      <w:r w:rsidRPr="008A1B98">
        <w:rPr>
          <w:rStyle w:val="27"/>
          <w:rtl/>
        </w:rPr>
        <w:t>והודיעוהו לאחר שלש שנים, ושאל את ר</w:t>
      </w:r>
      <w:r w:rsidR="004A5CE2" w:rsidRPr="008A1B98">
        <w:rPr>
          <w:rStyle w:val="27"/>
          <w:rFonts w:hint="cs"/>
          <w:rtl/>
        </w:rPr>
        <w:t>יב''א</w:t>
      </w:r>
      <w:r w:rsidRPr="008A1B98">
        <w:rPr>
          <w:rStyle w:val="27"/>
          <w:rtl/>
        </w:rPr>
        <w:t xml:space="preserve"> וד' זקנים שעמו, </w:t>
      </w:r>
    </w:p>
    <w:p w14:paraId="656E6192" w14:textId="75BEF345" w:rsidR="00FF3740" w:rsidRPr="006F178A" w:rsidRDefault="00FF3740" w:rsidP="00FF3740">
      <w:pPr>
        <w:rPr>
          <w:rtl/>
        </w:rPr>
      </w:pPr>
      <w:r w:rsidRPr="00F63A51">
        <w:rPr>
          <w:rStyle w:val="27"/>
          <w:rtl/>
        </w:rPr>
        <w:t>ואמרו:</w:t>
      </w:r>
      <w:r w:rsidRPr="00AC3FAF">
        <w:rPr>
          <w:rFonts w:ascii="FontbitDavid" w:hAnsi="FontbitDavid"/>
          <w:rtl/>
        </w:rPr>
        <w:t xml:space="preserve"> לאביו בזמן שהוא שלם, ולא בזמן שהוא חסר.</w:t>
      </w:r>
    </w:p>
    <w:p w14:paraId="0E633487" w14:textId="37BF20C4" w:rsidR="00E25205" w:rsidRDefault="00FF3740" w:rsidP="00A37F4E">
      <w:pPr>
        <w:pStyle w:val="afffffb"/>
      </w:pPr>
      <w:r>
        <w:rPr>
          <w:rtl/>
        </w:rPr>
        <w:t>׹</w:t>
      </w:r>
    </w:p>
    <w:p>
      <w:pPr>
        <w:pStyle w:val="affffff2"/>
        <w:rPr>
          <w:ins w:id="20318" w:author="קלוד" w:date="2026-10-06T10:09:33Z"/>
        </w:rPr>
      </w:pPr>
      <w:ins w:id="20317" w:author="קלוד" w:date="2026-10-06T10:09:33Z">
        <w:r>
          <w:t xml:space="preserve">משנה ה</w:t>
        </w:r>
      </w:ins>
    </w:p>
    <w:p w14:paraId="57C61511" w14:textId="77777777" w:rsidR="00FF3740" w:rsidRPr="006F178A" w:rsidRDefault="00FF3740" w:rsidP="00D87AAF">
      <w:pPr>
        <w:pStyle w:val="affffb"/>
        <w:spacing w:after="60" w:before="120"/>
        <w:rPr>
          <w:rtl/>
        </w:rPr>
        <w:pPrChange w:id="90039" w:author="קלוד" w:date="2026-10-08T12:08:16Z">
          <w:pPr>
            <w:pStyle w:val="affffb"/>
            <w:spacing w:after="60"/>
          </w:pPr>
        </w:pPrChange>
      </w:pPr>
      <w:r w:rsidRPr="006F178A">
        <w:rPr>
          <w:rtl/>
        </w:rPr>
        <w:t>שלשה מינין אסורין בנזיר: הטומאה, והתגלחת, והיוצא מן הגפן.</w:t>
      </w:r>
    </w:p>
    <w:p w14:paraId="08F7526B" w14:textId="5BDB2643" w:rsidR="00E61796" w:rsidRPr="009C1DCF" w:rsidRDefault="00FF3740" w:rsidP="009C1DCF">
      <w:pPr>
        <w:pStyle w:val="affffb"/>
        <w:rPr>
          <w:rtl/>
        </w:rPr>
      </w:pPr>
      <w:r w:rsidRPr="009C1DCF">
        <w:rPr>
          <w:rtl/>
        </w:rPr>
        <w:t>חומר בטומאה ובתגלחת מביוצא מן הגפן,</w:t>
      </w:r>
    </w:p>
    <w:p w14:paraId="6523012B" w14:textId="7E7FD40F" w:rsidR="00FF3740" w:rsidRPr="009C1DCF" w:rsidRDefault="00FF3740" w:rsidP="009C1DCF">
      <w:pPr>
        <w:pStyle w:val="affffb"/>
        <w:rPr>
          <w:rtl/>
        </w:rPr>
      </w:pPr>
      <w:r w:rsidRPr="009C1DCF">
        <w:rPr>
          <w:rtl/>
        </w:rPr>
        <w:t>שהטומאה והתגלחת סותרין, והיוצא מן הגפן אינו סותר</w:t>
      </w:r>
      <w:r w:rsidR="001A7DD4" w:rsidRPr="009C1DCF">
        <w:rPr>
          <w:rtl/>
        </w:rPr>
        <w:t>.</w:t>
      </w:r>
    </w:p>
    <w:p w14:paraId="08CCDA80" w14:textId="5D50B648" w:rsidR="00DA5044" w:rsidRDefault="00FF3740" w:rsidP="00DA5044">
      <w:pPr>
        <w:pStyle w:val="affffb"/>
        <w:jc w:val="center"/>
        <w:rPr>
          <w:b/>
          <w:sz w:val="20"/>
          <w:rtl/>
        </w:rPr>
      </w:pPr>
      <w:r w:rsidRPr="006F178A">
        <w:rPr>
          <w:b/>
          <w:rtl/>
          <w:rPrChange w:id="40042" w:author="Claude" w:date="2026-10-06T13:34:43Z">
            <w:rPr>
              <w:b/>
              <w:sz w:val="20"/>
              <w:rtl/>
            </w:rPr>
          </w:rPrChange>
        </w:rPr>
        <w:t>חומר ביוצא מן הגפן מבטומאה ובתגלחת,</w:t>
      </w:r>
    </w:p>
    <w:p w14:paraId="0AF0C037" w14:textId="51E63D5C" w:rsidR="00FF3740" w:rsidRPr="006F178A" w:rsidRDefault="00FF3740" w:rsidP="00FF3740">
      <w:pPr>
        <w:pStyle w:val="affffb"/>
        <w:rPr>
          <w:rtl/>
        </w:rPr>
      </w:pPr>
      <w:r w:rsidRPr="006F178A">
        <w:rPr>
          <w:b/>
          <w:rtl/>
          <w:rPrChange w:id="40043" w:author="Claude" w:date="2026-10-06T13:34:43Z">
            <w:rPr>
              <w:b/>
              <w:sz w:val="20"/>
              <w:rtl/>
            </w:rPr>
          </w:rPrChange>
        </w:rPr>
        <w:t xml:space="preserve">שהיוצא מן הגפן לא הותר </w:t>
      </w:r>
      <w:r w:rsidRPr="00392931">
        <w:rPr>
          <w:b/>
          <w:rtl/>
          <w:rPrChange w:id="40044" w:author="Claude" w:date="2026-10-06T13:34:43Z">
            <w:rPr>
              <w:b/>
              <w:sz w:val="20"/>
              <w:rtl/>
            </w:rPr>
          </w:rPrChange>
        </w:rPr>
        <w:t>מכללו, וטומאה ותגלחת הותרו מכללן, בתגלחת מצוה ובמת מצוה</w:t>
      </w:r>
      <w:r w:rsidR="001A7DD4">
        <w:rPr>
          <w:b/>
          <w:rtl/>
          <w:rPrChange w:id="40045" w:author="Claude" w:date="2026-10-06T13:34:43Z">
            <w:rPr>
              <w:b/>
              <w:sz w:val="20"/>
              <w:rtl/>
            </w:rPr>
          </w:rPrChange>
        </w:rPr>
        <w:t>.</w:t>
      </w:r>
    </w:p>
    <w:p w14:paraId="2B91414D" w14:textId="3BE309F8" w:rsidR="00DA5044" w:rsidRDefault="00FF3740" w:rsidP="00DA5044">
      <w:pPr>
        <w:pStyle w:val="affffb"/>
        <w:jc w:val="center"/>
        <w:rPr>
          <w:rtl/>
        </w:rPr>
      </w:pPr>
      <w:r w:rsidRPr="006F178A">
        <w:rPr>
          <w:rtl/>
        </w:rPr>
        <w:t>וחומר בטומאה מבתגלחת,</w:t>
      </w:r>
    </w:p>
    <w:p w14:paraId="510ABF8B" w14:textId="715A2D85" w:rsidR="00FF3740" w:rsidRPr="006F178A" w:rsidRDefault="00FF3740" w:rsidP="00FF3740">
      <w:pPr>
        <w:pStyle w:val="affffb"/>
        <w:rPr>
          <w:rtl/>
        </w:rPr>
      </w:pPr>
      <w:r w:rsidRPr="006F178A">
        <w:rPr>
          <w:rtl/>
        </w:rPr>
        <w:t>שהטומאה סותרת את הכל, וחייבין עליה קרבן, ותגלחת אינה סותרת אלא שלשים, ואין חייבין עליה קרבן.</w:t>
      </w:r>
    </w:p>
    <w:p w14:paraId="24630EDD" w14:textId="77777777" w:rsidR="00FF3740" w:rsidRPr="006F178A" w:rsidRDefault="00FF3740" w:rsidP="000F6CD2">
      <w:pPr>
        <w:pStyle w:val="afffffb"/>
        <w:rPr>
          <w:rtl/>
        </w:rPr>
      </w:pPr>
      <w:r>
        <w:rPr>
          <w:rtl/>
        </w:rPr>
        <w:t>׹</w:t>
      </w:r>
    </w:p>
    <w:p w14:paraId="61D3454A" w14:textId="440D1FB0" w:rsidR="007D488C" w:rsidRDefault="005E2B07" w:rsidP="00A5184B">
      <w:pPr>
        <w:pStyle w:val="36"/>
        <w:framePr w:wrap="notBeside"/>
        <w:rPr>
          <w:rtl/>
        </w:rPr>
      </w:pPr>
      <w:r>
        <w:rPr>
          <w:rFonts w:hint="cs"/>
          <w:rtl/>
        </w:rPr>
        <w:t>א.</w:t>
      </w:r>
    </w:p>
    <w:p w14:paraId="073E0630" w14:textId="1821C019" w:rsidR="00FF3740" w:rsidRPr="00E21F0F" w:rsidRDefault="00FF3740" w:rsidP="00FF3740">
      <w:pPr>
        <w:rPr>
          <w:spacing w:val="0"/>
          <w:rtl/>
        </w:rPr>
      </w:pPr>
      <w:r w:rsidRPr="00E21F0F">
        <w:rPr>
          <w:spacing w:val="0"/>
          <w:rtl/>
        </w:rPr>
        <w:t>וטומאה</w:t>
      </w:r>
      <w:r w:rsidR="00410231" w:rsidRPr="00E21F0F">
        <w:rPr>
          <w:rFonts w:hint="cs"/>
          <w:spacing w:val="0"/>
          <w:rtl/>
        </w:rPr>
        <w:t xml:space="preserve"> שסותר</w:t>
      </w:r>
      <w:r w:rsidR="00E87CCF" w:rsidRPr="00E21F0F">
        <w:rPr>
          <w:rFonts w:hint="cs"/>
          <w:spacing w:val="0"/>
          <w:rtl/>
        </w:rPr>
        <w:t>ת</w:t>
      </w:r>
      <w:r w:rsidRPr="00E21F0F">
        <w:rPr>
          <w:spacing w:val="0"/>
          <w:rtl/>
        </w:rPr>
        <w:t xml:space="preserve"> לא תותר מכללה, </w:t>
      </w:r>
      <w:r w:rsidRPr="00DE58D1">
        <w:rPr>
          <w:rStyle w:val="27"/>
          <w:rtl/>
        </w:rPr>
        <w:t xml:space="preserve">ק"ו מיין: </w:t>
      </w:r>
      <w:r w:rsidRPr="00E21F0F">
        <w:rPr>
          <w:spacing w:val="0"/>
          <w:rtl/>
        </w:rPr>
        <w:t xml:space="preserve">שאינו סותר לא הותר מכללו, </w:t>
      </w:r>
    </w:p>
    <w:p w14:paraId="7D219372" w14:textId="77777777" w:rsidR="00E423DB" w:rsidRDefault="00FF3740" w:rsidP="00A5184B">
      <w:pPr>
        <w:pStyle w:val="36"/>
        <w:framePr w:wrap="notBeside"/>
        <w:rPr>
          <w:rStyle w:val="afffffe"/>
          <w:rtl/>
        </w:rPr>
      </w:pPr>
      <w:r w:rsidRPr="00E423DB">
        <w:rPr>
          <w:rtl/>
        </w:rPr>
        <w:t xml:space="preserve">ת"ל: </w:t>
      </w:r>
    </w:p>
    <w:p w14:paraId="71800101" w14:textId="417D4089" w:rsidR="00FF3740" w:rsidRPr="006F178A" w:rsidRDefault="00FF3740" w:rsidP="007A703A">
      <w:pPr>
        <w:spacing w:after="60"/>
        <w:rPr>
          <w:rtl/>
        </w:rPr>
      </w:pPr>
      <w:r w:rsidRPr="00AF76D0">
        <w:rPr>
          <w:rStyle w:val="afffffe"/>
          <w:rFonts w:hint="cs"/>
          <w:rtl/>
        </w:rPr>
        <w:t>'</w:t>
      </w:r>
      <w:r w:rsidRPr="00AF76D0">
        <w:rPr>
          <w:rStyle w:val="afffffe"/>
          <w:rtl/>
        </w:rPr>
        <w:t>לאביו ולאמו לא יטמא</w:t>
      </w:r>
      <w:r w:rsidRPr="00AF76D0">
        <w:rPr>
          <w:rStyle w:val="afffffe"/>
          <w:rFonts w:hint="cs"/>
          <w:rtl/>
        </w:rPr>
        <w:t>'</w:t>
      </w:r>
      <w:r w:rsidRPr="00AF76D0">
        <w:rPr>
          <w:rStyle w:val="afffffe"/>
          <w:rtl/>
        </w:rPr>
        <w:t>,</w:t>
      </w:r>
      <w:r w:rsidRPr="007A5A61">
        <w:rPr>
          <w:rFonts w:ascii="FontbitDavid" w:hAnsi="FontbitDavid"/>
          <w:rtl/>
        </w:rPr>
        <w:t xml:space="preserve"> אבל מיטמא למת מצוה.</w:t>
      </w:r>
    </w:p>
    <w:p w14:paraId="7C0323B1" w14:textId="574D9726" w:rsidR="004C52B5" w:rsidRDefault="001D3405" w:rsidP="00A5184B">
      <w:pPr>
        <w:pStyle w:val="36"/>
        <w:framePr w:wrap="notBeside"/>
        <w:rPr>
          <w:rFonts w:ascii="FontbitDavid" w:hAnsi="FontbitDavid"/>
          <w:spacing w:val="-2"/>
          <w:rtl/>
        </w:rPr>
      </w:pPr>
      <w:r>
        <w:rPr>
          <w:rFonts w:hint="cs"/>
          <w:rtl/>
        </w:rPr>
        <w:t>ב.</w:t>
      </w:r>
    </w:p>
    <w:p w14:paraId="78B64657" w14:textId="77777777" w:rsidR="00BF19B6" w:rsidRDefault="00FF3740" w:rsidP="00BF19B6">
      <w:pPr>
        <w:rPr>
          <w:rtl/>
        </w:rPr>
      </w:pPr>
      <w:r w:rsidRPr="00E21F0F">
        <w:rPr>
          <w:rtl/>
        </w:rPr>
        <w:t xml:space="preserve">ויין </w:t>
      </w:r>
      <w:r w:rsidR="00E87CCF" w:rsidRPr="00E21F0F">
        <w:rPr>
          <w:rFonts w:hint="cs"/>
          <w:rtl/>
        </w:rPr>
        <w:t xml:space="preserve">שאינו סותר </w:t>
      </w:r>
      <w:r w:rsidRPr="00E21F0F">
        <w:rPr>
          <w:rtl/>
        </w:rPr>
        <w:t xml:space="preserve">יותר מכללו, </w:t>
      </w:r>
      <w:r w:rsidRPr="00E21F0F">
        <w:rPr>
          <w:rStyle w:val="27"/>
          <w:rtl/>
        </w:rPr>
        <w:t xml:space="preserve">ק"ו מטומאה: </w:t>
      </w:r>
      <w:r w:rsidRPr="00E21F0F">
        <w:rPr>
          <w:rFonts w:hint="cs"/>
          <w:rtl/>
        </w:rPr>
        <w:t>ש</w:t>
      </w:r>
      <w:r w:rsidRPr="00E21F0F">
        <w:rPr>
          <w:rtl/>
        </w:rPr>
        <w:t>סותרת הותרה מכללה,</w:t>
      </w:r>
      <w:r w:rsidR="00E87CCF" w:rsidRPr="00E21F0F">
        <w:rPr>
          <w:rFonts w:hint="cs"/>
          <w:rtl/>
        </w:rPr>
        <w:t xml:space="preserve"> </w:t>
      </w:r>
    </w:p>
    <w:p w14:paraId="1043B950" w14:textId="77777777" w:rsidR="00E423DB" w:rsidRDefault="00BF19B6" w:rsidP="00A5184B">
      <w:pPr>
        <w:pStyle w:val="36"/>
        <w:framePr w:wrap="notBeside"/>
        <w:rPr>
          <w:rtl/>
        </w:rPr>
      </w:pPr>
      <w:r w:rsidRPr="00E423DB">
        <w:rPr>
          <w:rFonts w:hint="cs"/>
          <w:rtl/>
        </w:rPr>
        <w:t>ת''ל</w:t>
      </w:r>
    </w:p>
    <w:p w14:paraId="3C334CCF" w14:textId="1A8C37C1" w:rsidR="00FF3740" w:rsidRPr="00E21F0F" w:rsidRDefault="00BF19B6" w:rsidP="00E43EBA">
      <w:pPr>
        <w:spacing w:after="60"/>
        <w:rPr>
          <w:rtl/>
        </w:rPr>
      </w:pPr>
      <w:r>
        <w:rPr>
          <w:rFonts w:hint="cs"/>
          <w:rtl/>
        </w:rPr>
        <w:t xml:space="preserve"> </w:t>
      </w:r>
      <w:r w:rsidR="00FF3740" w:rsidRPr="007F13B9">
        <w:rPr>
          <w:rStyle w:val="afffffe"/>
          <w:rtl/>
        </w:rPr>
        <w:t xml:space="preserve">מיין ושכר יזיר, </w:t>
      </w:r>
      <w:r w:rsidR="00FF3740" w:rsidRPr="00E21F0F">
        <w:rPr>
          <w:rtl/>
        </w:rPr>
        <w:t>לאסור יין מצוה כיין רשות.</w:t>
      </w:r>
    </w:p>
    <w:p w14:paraId="721D7823" w14:textId="5EBECD95" w:rsidR="004C52B5" w:rsidRDefault="001D3405" w:rsidP="00A5184B">
      <w:pPr>
        <w:pStyle w:val="36"/>
        <w:framePr w:wrap="notBeside"/>
        <w:rPr>
          <w:rFonts w:ascii="FontbitDavid" w:hAnsi="FontbitDavid"/>
          <w:rtl/>
        </w:rPr>
      </w:pPr>
      <w:r>
        <w:rPr>
          <w:rFonts w:hint="cs"/>
          <w:rtl/>
        </w:rPr>
        <w:t>ג.</w:t>
      </w:r>
    </w:p>
    <w:p w14:paraId="0A960909" w14:textId="0C2155F6" w:rsidR="007F13B9" w:rsidRDefault="00FF3740" w:rsidP="000E2C15">
      <w:pPr>
        <w:rPr>
          <w:rFonts w:ascii="FontbitDavid" w:hAnsi="FontbitDavid"/>
          <w:rtl/>
        </w:rPr>
      </w:pPr>
      <w:r w:rsidRPr="006F178A">
        <w:rPr>
          <w:rFonts w:ascii="FontbitDavid" w:hAnsi="FontbitDavid"/>
          <w:rtl/>
        </w:rPr>
        <w:t xml:space="preserve">ויין </w:t>
      </w:r>
      <w:r w:rsidR="000E2C15">
        <w:rPr>
          <w:rFonts w:ascii="FontbitDavid" w:hAnsi="FontbitDavid" w:hint="cs"/>
          <w:rtl/>
        </w:rPr>
        <w:t xml:space="preserve">שלא הותר מכללו </w:t>
      </w:r>
      <w:r w:rsidRPr="006F178A">
        <w:rPr>
          <w:rFonts w:ascii="FontbitDavid" w:hAnsi="FontbitDavid"/>
          <w:rtl/>
        </w:rPr>
        <w:t xml:space="preserve">יסתור הכל, </w:t>
      </w:r>
      <w:r w:rsidRPr="00DE58D1">
        <w:rPr>
          <w:rStyle w:val="27"/>
          <w:rtl/>
        </w:rPr>
        <w:t xml:space="preserve">ק"ו מטומאה: </w:t>
      </w:r>
      <w:r w:rsidRPr="006F178A">
        <w:rPr>
          <w:rFonts w:ascii="FontbitDavid" w:hAnsi="FontbitDavid"/>
          <w:rtl/>
        </w:rPr>
        <w:t xml:space="preserve">שהותרה </w:t>
      </w:r>
      <w:r w:rsidR="000E2C15">
        <w:rPr>
          <w:rFonts w:ascii="FontbitDavid" w:hAnsi="FontbitDavid" w:hint="cs"/>
          <w:rtl/>
        </w:rPr>
        <w:t>ו</w:t>
      </w:r>
      <w:r w:rsidRPr="006F178A">
        <w:rPr>
          <w:rFonts w:ascii="FontbitDavid" w:hAnsi="FontbitDavid"/>
          <w:rtl/>
        </w:rPr>
        <w:t xml:space="preserve">סותרת הכל </w:t>
      </w:r>
    </w:p>
    <w:p w14:paraId="57AF3ABE" w14:textId="77777777" w:rsidR="00E423DB" w:rsidRDefault="00BF19B6" w:rsidP="00A5184B">
      <w:pPr>
        <w:pStyle w:val="36"/>
        <w:framePr w:wrap="notBeside"/>
        <w:rPr>
          <w:rStyle w:val="afffffe"/>
          <w:rtl/>
        </w:rPr>
      </w:pPr>
      <w:r w:rsidRPr="00E423DB">
        <w:rPr>
          <w:rFonts w:hint="cs"/>
          <w:rtl/>
        </w:rPr>
        <w:t xml:space="preserve">ת''ל </w:t>
      </w:r>
    </w:p>
    <w:p w14:paraId="51DD3E70" w14:textId="045BFAC0" w:rsidR="00FF3740" w:rsidRPr="006F178A" w:rsidRDefault="00FF3740" w:rsidP="003C6A63">
      <w:pPr>
        <w:spacing w:after="60"/>
        <w:rPr>
          <w:rtl/>
        </w:rPr>
      </w:pPr>
      <w:r w:rsidRPr="00AF76D0">
        <w:rPr>
          <w:rStyle w:val="afffffe"/>
          <w:rtl/>
        </w:rPr>
        <w:t>והימים הראשונים יפלו כי טמא נזרו</w:t>
      </w:r>
      <w:r w:rsidRPr="00AF76D0">
        <w:rPr>
          <w:rStyle w:val="afffffe"/>
          <w:rFonts w:hint="cs"/>
          <w:rtl/>
        </w:rPr>
        <w:t>'</w:t>
      </w:r>
      <w:r w:rsidRPr="00AF76D0">
        <w:rPr>
          <w:rStyle w:val="afffffe"/>
          <w:rtl/>
        </w:rPr>
        <w:t>,</w:t>
      </w:r>
      <w:r w:rsidRPr="008E49A1">
        <w:rPr>
          <w:rFonts w:ascii="FontbitDavid" w:hAnsi="FontbitDavid"/>
          <w:rtl/>
        </w:rPr>
        <w:t xml:space="preserve"> טומאה סותרת ואין היין סותר.</w:t>
      </w:r>
    </w:p>
    <w:p w14:paraId="70E5E4F8" w14:textId="7FB5B339" w:rsidR="004375EC" w:rsidRDefault="001D3405" w:rsidP="00A5184B">
      <w:pPr>
        <w:pStyle w:val="36"/>
        <w:framePr w:wrap="notBeside"/>
        <w:rPr>
          <w:rFonts w:ascii="FontbitDavid" w:hAnsi="FontbitDavid"/>
          <w:rtl/>
        </w:rPr>
      </w:pPr>
      <w:r>
        <w:rPr>
          <w:rFonts w:hint="cs"/>
          <w:rtl/>
        </w:rPr>
        <w:t>ד.</w:t>
      </w:r>
    </w:p>
    <w:p w14:paraId="2FB12934" w14:textId="6F26D3F1" w:rsidR="00FF3740" w:rsidRPr="006F178A" w:rsidRDefault="00FF3740" w:rsidP="004375EC">
      <w:pPr>
        <w:rPr>
          <w:rtl/>
        </w:rPr>
      </w:pPr>
      <w:r w:rsidRPr="006F178A">
        <w:rPr>
          <w:rFonts w:ascii="FontbitDavid" w:hAnsi="FontbitDavid"/>
          <w:rtl/>
        </w:rPr>
        <w:t xml:space="preserve">תגלחת </w:t>
      </w:r>
      <w:r w:rsidR="004375EC">
        <w:rPr>
          <w:rFonts w:ascii="FontbitDavid" w:hAnsi="FontbitDavid" w:hint="cs"/>
          <w:rtl/>
        </w:rPr>
        <w:t xml:space="preserve">שעשו בה מגלח כמתגלח </w:t>
      </w:r>
      <w:r w:rsidRPr="006F178A">
        <w:rPr>
          <w:rFonts w:ascii="FontbitDavid" w:hAnsi="FontbitDavid"/>
          <w:rtl/>
        </w:rPr>
        <w:t xml:space="preserve">תסתור את הכל, </w:t>
      </w:r>
      <w:r w:rsidRPr="00DE58D1">
        <w:rPr>
          <w:rStyle w:val="27"/>
          <w:rtl/>
        </w:rPr>
        <w:t xml:space="preserve">ק"ו מטומאה: </w:t>
      </w:r>
      <w:r w:rsidRPr="006F178A">
        <w:rPr>
          <w:rFonts w:ascii="FontbitDavid" w:hAnsi="FontbitDavid"/>
          <w:rtl/>
        </w:rPr>
        <w:t xml:space="preserve">שלא עשו בה מטמא כמיטמא </w:t>
      </w:r>
      <w:r w:rsidR="004375EC">
        <w:rPr>
          <w:rFonts w:ascii="FontbitDavid" w:hAnsi="FontbitDavid" w:hint="cs"/>
          <w:rtl/>
        </w:rPr>
        <w:t>ו</w:t>
      </w:r>
      <w:r w:rsidRPr="006F178A">
        <w:rPr>
          <w:rFonts w:ascii="FontbitDavid" w:hAnsi="FontbitDavid"/>
          <w:rtl/>
        </w:rPr>
        <w:t xml:space="preserve">סותרת הכל, </w:t>
      </w:r>
    </w:p>
    <w:p w14:paraId="0D84D8E6" w14:textId="77777777" w:rsidR="00E423DB" w:rsidRDefault="003C6A63" w:rsidP="00A5184B">
      <w:pPr>
        <w:pStyle w:val="36"/>
        <w:framePr w:wrap="notBeside"/>
        <w:rPr>
          <w:rFonts w:ascii="FontbitDavid" w:hAnsi="FontbitDavid"/>
          <w:spacing w:val="0"/>
          <w:rtl/>
        </w:rPr>
      </w:pPr>
      <w:r w:rsidRPr="00E423DB">
        <w:rPr>
          <w:rFonts w:hint="cs"/>
          <w:rtl/>
        </w:rPr>
        <w:t>ת''ל:</w:t>
      </w:r>
      <w:r w:rsidRPr="00E423DB">
        <w:rPr>
          <w:rFonts w:hint="cs"/>
        </w:rPr>
        <w:t xml:space="preserve"> </w:t>
      </w:r>
    </w:p>
    <w:p w14:paraId="3A86738D" w14:textId="3727D0DF" w:rsidR="00FF3740" w:rsidRPr="00E423DB" w:rsidRDefault="00FF3740" w:rsidP="00061AF9">
      <w:pPr>
        <w:spacing w:after="60"/>
        <w:rPr>
          <w:rtl/>
        </w:rPr>
      </w:pPr>
      <w:r w:rsidRPr="00E423DB">
        <w:rPr>
          <w:rFonts w:ascii="FontbitDavid" w:hAnsi="FontbitDavid" w:hint="cs"/>
          <w:rtl/>
        </w:rPr>
        <w:t>ד</w:t>
      </w:r>
      <w:r w:rsidRPr="00E423DB">
        <w:rPr>
          <w:rStyle w:val="afffffe"/>
          <w:rFonts w:hint="cs"/>
          <w:rtl/>
        </w:rPr>
        <w:t>'</w:t>
      </w:r>
      <w:r w:rsidRPr="00E423DB">
        <w:rPr>
          <w:rStyle w:val="afffffe"/>
          <w:rtl/>
        </w:rPr>
        <w:t xml:space="preserve">והימים הראשונים יפלו </w:t>
      </w:r>
      <w:r w:rsidRPr="00E423DB">
        <w:rPr>
          <w:rStyle w:val="afffffe"/>
          <w:b/>
          <w:bCs/>
          <w:rtl/>
        </w:rPr>
        <w:t xml:space="preserve">כי טמא </w:t>
      </w:r>
      <w:r w:rsidRPr="00E423DB">
        <w:rPr>
          <w:rStyle w:val="afffffe"/>
          <w:rtl/>
        </w:rPr>
        <w:t>נזרו</w:t>
      </w:r>
      <w:r w:rsidRPr="00E423DB">
        <w:rPr>
          <w:rStyle w:val="afffffe"/>
          <w:rFonts w:hint="cs"/>
          <w:rtl/>
        </w:rPr>
        <w:t>'</w:t>
      </w:r>
      <w:r w:rsidRPr="00E423DB">
        <w:rPr>
          <w:rStyle w:val="afffffe"/>
          <w:rtl/>
        </w:rPr>
        <w:t>,</w:t>
      </w:r>
      <w:r w:rsidRPr="00E423DB">
        <w:rPr>
          <w:rtl/>
        </w:rPr>
        <w:t xml:space="preserve"> </w:t>
      </w:r>
      <w:r w:rsidR="00061AF9" w:rsidRPr="00E423DB">
        <w:rPr>
          <w:rFonts w:hint="cs"/>
          <w:rtl/>
        </w:rPr>
        <w:t>-</w:t>
      </w:r>
      <w:r w:rsidRPr="00E423DB">
        <w:rPr>
          <w:rtl/>
        </w:rPr>
        <w:t>ואין תגלחת סותרת את הכל.</w:t>
      </w:r>
    </w:p>
    <w:p w14:paraId="2E2599B6" w14:textId="07C69169" w:rsidR="00502589" w:rsidRDefault="00C00134" w:rsidP="00A5184B">
      <w:pPr>
        <w:pStyle w:val="36"/>
        <w:framePr w:wrap="notBeside"/>
        <w:rPr>
          <w:rFonts w:ascii="FontbitDavid" w:hAnsi="FontbitDavid"/>
          <w:rtl/>
        </w:rPr>
      </w:pPr>
      <w:r>
        <w:rPr>
          <w:rFonts w:hint="cs"/>
          <w:rtl/>
        </w:rPr>
        <w:t>ה.</w:t>
      </w:r>
    </w:p>
    <w:p w14:paraId="530BC2E3" w14:textId="534996DD" w:rsidR="00FF3740" w:rsidRPr="006F178A" w:rsidRDefault="00FF3740" w:rsidP="006C0340">
      <w:pPr>
        <w:spacing w:after="60"/>
        <w:rPr>
          <w:rtl/>
        </w:rPr>
      </w:pPr>
      <w:r w:rsidRPr="006F178A">
        <w:rPr>
          <w:rFonts w:ascii="FontbitDavid" w:hAnsi="FontbitDavid"/>
          <w:rtl/>
        </w:rPr>
        <w:t xml:space="preserve">טומאה </w:t>
      </w:r>
      <w:r w:rsidR="00C27126">
        <w:rPr>
          <w:rFonts w:ascii="FontbitDavid" w:hAnsi="FontbitDavid" w:hint="cs"/>
          <w:rtl/>
        </w:rPr>
        <w:t xml:space="preserve">שסותרת הכל </w:t>
      </w:r>
      <w:r w:rsidRPr="006F178A">
        <w:rPr>
          <w:rFonts w:ascii="FontbitDavid" w:hAnsi="FontbitDavid"/>
          <w:rtl/>
        </w:rPr>
        <w:t xml:space="preserve">נעשה בה מטמא כמיטמא, </w:t>
      </w:r>
      <w:r w:rsidRPr="00DE58D1">
        <w:rPr>
          <w:rStyle w:val="27"/>
          <w:rtl/>
        </w:rPr>
        <w:t>ק"ו מתגלחת:</w:t>
      </w:r>
      <w:r w:rsidRPr="006F178A">
        <w:rPr>
          <w:rFonts w:ascii="FontbitDavid" w:hAnsi="FontbitDavid"/>
          <w:rtl/>
        </w:rPr>
        <w:t xml:space="preserve"> ש</w:t>
      </w:r>
      <w:r w:rsidR="006C0340">
        <w:rPr>
          <w:rFonts w:ascii="FontbitDavid" w:hAnsi="FontbitDavid" w:hint="cs"/>
          <w:rtl/>
        </w:rPr>
        <w:t xml:space="preserve">סותרת </w:t>
      </w:r>
      <w:r w:rsidR="006C0340" w:rsidRPr="006C0340">
        <w:rPr>
          <w:rFonts w:ascii="FontbitDavid" w:hAnsi="FontbitDavid" w:hint="cs"/>
          <w:spacing w:val="2"/>
          <w:rtl/>
        </w:rPr>
        <w:t xml:space="preserve">רק ל' </w:t>
      </w:r>
      <w:r w:rsidRPr="006C0340">
        <w:rPr>
          <w:rFonts w:ascii="FontbitDavid" w:hAnsi="FontbitDavid"/>
          <w:spacing w:val="2"/>
          <w:rtl/>
        </w:rPr>
        <w:t>עשה בה מגלח כמתגלח,</w:t>
      </w:r>
      <w:r w:rsidR="006C0340" w:rsidRPr="006C0340">
        <w:rPr>
          <w:rFonts w:ascii="FontbitDavid" w:hAnsi="FontbitDavid" w:hint="cs"/>
          <w:spacing w:val="2"/>
          <w:rtl/>
        </w:rPr>
        <w:t xml:space="preserve"> </w:t>
      </w:r>
      <w:r w:rsidR="006C0340" w:rsidRPr="006C0340">
        <w:rPr>
          <w:rStyle w:val="27"/>
          <w:rFonts w:hint="cs"/>
          <w:spacing w:val="2"/>
          <w:rtl/>
        </w:rPr>
        <w:t xml:space="preserve">ת''ל </w:t>
      </w:r>
      <w:r w:rsidRPr="006C0340">
        <w:rPr>
          <w:rStyle w:val="afffffe"/>
          <w:rFonts w:hint="cs"/>
          <w:spacing w:val="2"/>
          <w:rtl/>
        </w:rPr>
        <w:t>'</w:t>
      </w:r>
      <w:r w:rsidRPr="006C0340">
        <w:rPr>
          <w:rStyle w:val="afffffe"/>
          <w:spacing w:val="2"/>
          <w:rtl/>
        </w:rPr>
        <w:t>וטמא ראש נזרו</w:t>
      </w:r>
      <w:r w:rsidRPr="006C0340">
        <w:rPr>
          <w:rStyle w:val="afffffe"/>
          <w:rFonts w:hint="cs"/>
          <w:spacing w:val="2"/>
          <w:rtl/>
        </w:rPr>
        <w:t>'</w:t>
      </w:r>
      <w:r w:rsidRPr="006C0340">
        <w:rPr>
          <w:rStyle w:val="afffffe"/>
          <w:spacing w:val="2"/>
          <w:rtl/>
        </w:rPr>
        <w:t>,</w:t>
      </w:r>
      <w:r w:rsidRPr="006C0340">
        <w:rPr>
          <w:rFonts w:ascii="FontbitDavid" w:hAnsi="FontbitDavid"/>
          <w:spacing w:val="2"/>
          <w:rtl/>
        </w:rPr>
        <w:t xml:space="preserve"> למטמא ראש נזרו.</w:t>
      </w:r>
    </w:p>
    <w:p w14:paraId="2DBAF74A" w14:textId="1FF3FEBD" w:rsidR="00793043" w:rsidRDefault="00C00134" w:rsidP="00A5184B">
      <w:pPr>
        <w:pStyle w:val="36"/>
        <w:framePr w:wrap="notBeside"/>
        <w:rPr>
          <w:rtl/>
        </w:rPr>
      </w:pPr>
      <w:r>
        <w:rPr>
          <w:rFonts w:hint="cs"/>
          <w:rtl/>
        </w:rPr>
        <w:t>ו.</w:t>
      </w:r>
    </w:p>
    <w:p w14:paraId="798BDAA4" w14:textId="77777777" w:rsidR="00E958DF" w:rsidRDefault="00FF3740" w:rsidP="00793043">
      <w:pPr>
        <w:rPr>
          <w:rFonts w:ascii="FontbitDavid" w:hAnsi="FontbitDavid"/>
          <w:rtl/>
        </w:rPr>
      </w:pPr>
      <w:r w:rsidRPr="006F178A">
        <w:rPr>
          <w:rtl/>
        </w:rPr>
        <w:t xml:space="preserve">ותגלחת לא נעשה בה מגלח כמתגלח, </w:t>
      </w:r>
      <w:r w:rsidRPr="006C0340">
        <w:rPr>
          <w:rStyle w:val="27"/>
          <w:rtl/>
        </w:rPr>
        <w:t>ק"ו מטומאה</w:t>
      </w:r>
      <w:r w:rsidRPr="006F178A">
        <w:rPr>
          <w:rtl/>
        </w:rPr>
        <w:t xml:space="preserve"> </w:t>
      </w:r>
      <w:r w:rsidRPr="006F178A">
        <w:rPr>
          <w:rFonts w:hint="cs"/>
          <w:rtl/>
        </w:rPr>
        <w:t>ש</w:t>
      </w:r>
      <w:r w:rsidRPr="006F178A">
        <w:rPr>
          <w:rtl/>
        </w:rPr>
        <w:t>סותרת הכל</w:t>
      </w:r>
      <w:r w:rsidR="00502589">
        <w:rPr>
          <w:rFonts w:ascii="FontbitDavid" w:hAnsi="FontbitDavid" w:hint="cs"/>
          <w:rtl/>
        </w:rPr>
        <w:t xml:space="preserve"> </w:t>
      </w:r>
      <w:r w:rsidRPr="006F178A">
        <w:rPr>
          <w:rFonts w:ascii="FontbitDavid" w:hAnsi="FontbitDavid"/>
          <w:rtl/>
        </w:rPr>
        <w:t>לא עשו בה מטמא כמיטמא.</w:t>
      </w:r>
      <w:r w:rsidR="00793043">
        <w:rPr>
          <w:rFonts w:ascii="FontbitDavid" w:hAnsi="FontbitDavid" w:hint="cs"/>
          <w:rtl/>
        </w:rPr>
        <w:t xml:space="preserve"> </w:t>
      </w:r>
      <w:r w:rsidRPr="006F178A">
        <w:rPr>
          <w:rFonts w:ascii="FontbitDavid" w:hAnsi="FontbitDavid"/>
          <w:rtl/>
        </w:rPr>
        <w:t xml:space="preserve">תגלחת שסותרת </w:t>
      </w:r>
      <w:r w:rsidR="00E958DF">
        <w:rPr>
          <w:rFonts w:ascii="FontbitDavid" w:hAnsi="FontbitDavid" w:hint="cs"/>
          <w:rtl/>
        </w:rPr>
        <w:t>רק</w:t>
      </w:r>
      <w:r w:rsidRPr="006F178A">
        <w:rPr>
          <w:rFonts w:ascii="FontbitDavid" w:hAnsi="FontbitDavid"/>
          <w:rtl/>
        </w:rPr>
        <w:t xml:space="preserve"> </w:t>
      </w:r>
      <w:r w:rsidR="00E958DF">
        <w:rPr>
          <w:rFonts w:ascii="FontbitDavid" w:hAnsi="FontbitDavid" w:hint="cs"/>
          <w:rtl/>
        </w:rPr>
        <w:t>ל</w:t>
      </w:r>
      <w:r w:rsidRPr="006F178A">
        <w:rPr>
          <w:rFonts w:ascii="FontbitDavid" w:hAnsi="FontbitDavid"/>
          <w:rtl/>
        </w:rPr>
        <w:t xml:space="preserve"> יום </w:t>
      </w:r>
      <w:r w:rsidRPr="006F178A">
        <w:rPr>
          <w:rFonts w:ascii="FontbitDavid" w:hAnsi="FontbitDavid" w:hint="cs"/>
          <w:rtl/>
        </w:rPr>
        <w:t>כ</w:t>
      </w:r>
      <w:r w:rsidRPr="006F178A">
        <w:rPr>
          <w:rFonts w:ascii="FontbitDavid" w:hAnsi="FontbitDavid"/>
          <w:rtl/>
        </w:rPr>
        <w:t>"</w:t>
      </w:r>
      <w:r w:rsidRPr="006F178A">
        <w:rPr>
          <w:rFonts w:ascii="FontbitDavid" w:hAnsi="FontbitDavid" w:hint="cs"/>
          <w:rtl/>
        </w:rPr>
        <w:t>ש</w:t>
      </w:r>
      <w:r w:rsidRPr="006F178A">
        <w:rPr>
          <w:rFonts w:ascii="FontbitDavid" w:hAnsi="FontbitDavid"/>
          <w:rtl/>
        </w:rPr>
        <w:t xml:space="preserve"> שלא נעשה מגלח כמתגלח! </w:t>
      </w:r>
    </w:p>
    <w:p w14:paraId="353B62D8" w14:textId="77777777" w:rsidR="00FE3AD5" w:rsidRDefault="00E958DF" w:rsidP="00A5184B">
      <w:pPr>
        <w:pStyle w:val="36"/>
        <w:framePr w:wrap="notBeside"/>
        <w:rPr>
          <w:rStyle w:val="afffffe"/>
          <w:spacing w:val="2"/>
          <w:rtl/>
        </w:rPr>
      </w:pPr>
      <w:r w:rsidRPr="00FE3AD5">
        <w:rPr>
          <w:rFonts w:hint="cs"/>
          <w:rtl/>
        </w:rPr>
        <w:t>ת''ל</w:t>
      </w:r>
      <w:r w:rsidR="00793043" w:rsidRPr="00FE3AD5">
        <w:rPr>
          <w:rFonts w:hint="cs"/>
          <w:rtl/>
        </w:rPr>
        <w:t xml:space="preserve">- </w:t>
      </w:r>
    </w:p>
    <w:p w14:paraId="3AEB6ED2" w14:textId="1F19A0D2" w:rsidR="00FF3740" w:rsidRPr="00E423DB" w:rsidRDefault="00FF3740" w:rsidP="00FF22F2">
      <w:pPr>
        <w:spacing w:after="60"/>
        <w:rPr>
          <w:spacing w:val="2"/>
          <w:rtl/>
        </w:rPr>
      </w:pPr>
      <w:r w:rsidRPr="00E423DB">
        <w:rPr>
          <w:rStyle w:val="afffffe"/>
          <w:rFonts w:hint="cs"/>
          <w:spacing w:val="2"/>
          <w:rtl/>
        </w:rPr>
        <w:t>'</w:t>
      </w:r>
      <w:r w:rsidRPr="00E423DB">
        <w:rPr>
          <w:rStyle w:val="afffffe"/>
          <w:spacing w:val="2"/>
          <w:rtl/>
        </w:rPr>
        <w:t>תער לא יעבור על ראשו</w:t>
      </w:r>
      <w:r w:rsidRPr="00E423DB">
        <w:rPr>
          <w:rStyle w:val="afffffe"/>
          <w:rFonts w:hint="cs"/>
          <w:spacing w:val="2"/>
          <w:rtl/>
        </w:rPr>
        <w:t>'</w:t>
      </w:r>
      <w:r w:rsidRPr="00E423DB">
        <w:rPr>
          <w:rStyle w:val="afffffe"/>
          <w:spacing w:val="2"/>
          <w:rtl/>
        </w:rPr>
        <w:t xml:space="preserve">, </w:t>
      </w:r>
      <w:r w:rsidRPr="00E423DB">
        <w:rPr>
          <w:rStyle w:val="27"/>
          <w:spacing w:val="2"/>
          <w:rtl/>
        </w:rPr>
        <w:t>קרי ביה:</w:t>
      </w:r>
      <w:r w:rsidRPr="00E423DB">
        <w:rPr>
          <w:rFonts w:ascii="FontbitDavid" w:hAnsi="FontbitDavid"/>
          <w:spacing w:val="2"/>
          <w:rtl/>
        </w:rPr>
        <w:t xml:space="preserve"> לא יעבור הוא ולא יעבור לאחר.</w:t>
      </w:r>
    </w:p>
    <w:p w14:paraId="1308086C" w14:textId="77777777" w:rsidR="00FF22F2" w:rsidRDefault="00FF22F2" w:rsidP="00A5184B">
      <w:pPr>
        <w:pStyle w:val="36"/>
        <w:framePr w:wrap="notBeside"/>
        <w:rPr>
          <w:rFonts w:ascii="FontbitDavid" w:hAnsi="FontbitDavid"/>
          <w:rtl/>
        </w:rPr>
      </w:pPr>
      <w:r w:rsidRPr="00FF22F2">
        <w:rPr>
          <w:rFonts w:hint="cs"/>
          <w:rtl/>
        </w:rPr>
        <w:t>ז.</w:t>
      </w:r>
    </w:p>
    <w:p w14:paraId="51E27CA0" w14:textId="77777777" w:rsidR="003A23AA" w:rsidRDefault="00FF3740" w:rsidP="00E423DB">
      <w:pPr>
        <w:rPr>
          <w:rFonts w:ascii="FontbitDavid" w:hAnsi="FontbitDavid"/>
          <w:rtl/>
        </w:rPr>
      </w:pPr>
      <w:r w:rsidRPr="003A23AA">
        <w:rPr>
          <w:rFonts w:ascii="FontbitDavid" w:hAnsi="FontbitDavid"/>
          <w:spacing w:val="2"/>
          <w:rtl/>
        </w:rPr>
        <w:t xml:space="preserve">ותגלחת </w:t>
      </w:r>
      <w:r w:rsidR="00793043" w:rsidRPr="003A23AA">
        <w:rPr>
          <w:rFonts w:ascii="FontbitDavid" w:hAnsi="FontbitDavid" w:hint="cs"/>
          <w:spacing w:val="2"/>
          <w:rtl/>
        </w:rPr>
        <w:t xml:space="preserve">שסותרת </w:t>
      </w:r>
      <w:r w:rsidRPr="003A23AA">
        <w:rPr>
          <w:rFonts w:ascii="FontbitDavid" w:hAnsi="FontbitDavid"/>
          <w:spacing w:val="2"/>
          <w:rtl/>
        </w:rPr>
        <w:t xml:space="preserve">לא תותר מכללה, </w:t>
      </w:r>
      <w:r w:rsidRPr="003A23AA">
        <w:rPr>
          <w:rStyle w:val="27"/>
          <w:spacing w:val="2"/>
          <w:rtl/>
        </w:rPr>
        <w:t xml:space="preserve">ק"ו מיין </w:t>
      </w:r>
      <w:r w:rsidRPr="003A23AA">
        <w:rPr>
          <w:rFonts w:ascii="FontbitDavid" w:hAnsi="FontbitDavid"/>
          <w:spacing w:val="2"/>
          <w:rtl/>
        </w:rPr>
        <w:t>ש</w:t>
      </w:r>
      <w:r w:rsidR="0043644F" w:rsidRPr="003A23AA">
        <w:rPr>
          <w:rFonts w:ascii="FontbitDavid" w:hAnsi="FontbitDavid" w:hint="cs"/>
          <w:spacing w:val="2"/>
          <w:rtl/>
        </w:rPr>
        <w:t>לא</w:t>
      </w:r>
      <w:r w:rsidRPr="003A23AA">
        <w:rPr>
          <w:rFonts w:ascii="FontbitDavid" w:hAnsi="FontbitDavid"/>
          <w:spacing w:val="2"/>
          <w:rtl/>
        </w:rPr>
        <w:t xml:space="preserve"> סותר לא הותר מכללו,</w:t>
      </w:r>
      <w:r w:rsidRPr="00D454EC">
        <w:rPr>
          <w:rFonts w:ascii="FontbitDavid" w:hAnsi="FontbitDavid"/>
          <w:rtl/>
        </w:rPr>
        <w:t xml:space="preserve"> </w:t>
      </w:r>
    </w:p>
    <w:p w14:paraId="48AEC087" w14:textId="77777777" w:rsidR="00FE3AD5" w:rsidRDefault="00FE3AD5" w:rsidP="00A5184B">
      <w:pPr>
        <w:pStyle w:val="36"/>
        <w:framePr w:wrap="notBeside"/>
        <w:rPr>
          <w:rFonts w:ascii="FontbitDavid" w:hAnsi="FontbitDavid"/>
          <w:rtl/>
        </w:rPr>
      </w:pPr>
      <w:r w:rsidRPr="00FE3AD5">
        <w:rPr>
          <w:rFonts w:hint="cs"/>
          <w:rtl/>
        </w:rPr>
        <w:t>ת''ל</w:t>
      </w:r>
    </w:p>
    <w:p w14:paraId="31DFFD40" w14:textId="694BE91B" w:rsidR="00FF3740" w:rsidRPr="006F178A" w:rsidRDefault="00FF3740" w:rsidP="0043644F">
      <w:pPr>
        <w:spacing w:after="60"/>
        <w:rPr>
          <w:rtl/>
        </w:rPr>
      </w:pPr>
      <w:r w:rsidRPr="00793043">
        <w:rPr>
          <w:rStyle w:val="afffffe"/>
          <w:rtl/>
        </w:rPr>
        <w:t>ראשו,</w:t>
      </w:r>
      <w:r w:rsidRPr="006F178A">
        <w:rPr>
          <w:rFonts w:ascii="FontbitDavid" w:hAnsi="FontbitDavid"/>
          <w:rtl/>
        </w:rPr>
        <w:t xml:space="preserve"> </w:t>
      </w:r>
      <w:r w:rsidRPr="000456A6">
        <w:rPr>
          <w:rStyle w:val="a4"/>
          <w:rtl/>
        </w:rPr>
        <w:t>ואמר רחמנא:</w:t>
      </w:r>
      <w:r w:rsidRPr="006F178A">
        <w:rPr>
          <w:rFonts w:ascii="FontbitDavid" w:hAnsi="FontbitDavid"/>
          <w:rtl/>
        </w:rPr>
        <w:t xml:space="preserve"> </w:t>
      </w:r>
      <w:r w:rsidRPr="000456A6">
        <w:rPr>
          <w:rStyle w:val="afffffe"/>
          <w:rtl/>
        </w:rPr>
        <w:t>זקנו.</w:t>
      </w:r>
    </w:p>
    <w:p w14:paraId="51D19930" w14:textId="77777777" w:rsidR="00FF22F2" w:rsidRDefault="00FF22F2" w:rsidP="00A5184B">
      <w:pPr>
        <w:pStyle w:val="36"/>
        <w:framePr w:wrap="notBeside"/>
        <w:rPr>
          <w:rFonts w:ascii="FontbitDavid" w:hAnsi="FontbitDavid"/>
          <w:spacing w:val="-2"/>
          <w:rtl/>
        </w:rPr>
      </w:pPr>
      <w:r w:rsidRPr="00FF22F2">
        <w:rPr>
          <w:rFonts w:hint="cs"/>
          <w:rtl/>
        </w:rPr>
        <w:t xml:space="preserve">ח. </w:t>
      </w:r>
    </w:p>
    <w:p w14:paraId="3D121191" w14:textId="77777777" w:rsidR="00FE3AD5" w:rsidRDefault="00FF3740" w:rsidP="00FE3AD5">
      <w:pPr>
        <w:rPr>
          <w:rFonts w:ascii="FontbitDavid" w:hAnsi="FontbitDavid"/>
          <w:rtl/>
        </w:rPr>
      </w:pPr>
      <w:r w:rsidRPr="00DC65D9">
        <w:rPr>
          <w:rFonts w:ascii="FontbitDavid" w:hAnsi="FontbitDavid"/>
          <w:spacing w:val="-2"/>
          <w:rtl/>
        </w:rPr>
        <w:t xml:space="preserve">ותגלחת </w:t>
      </w:r>
      <w:r w:rsidR="000456A6" w:rsidRPr="00DC65D9">
        <w:rPr>
          <w:rFonts w:ascii="FontbitDavid" w:hAnsi="FontbitDavid" w:hint="cs"/>
          <w:spacing w:val="-2"/>
          <w:rtl/>
        </w:rPr>
        <w:t xml:space="preserve">שהותרה מכללה </w:t>
      </w:r>
      <w:r w:rsidRPr="00DC65D9">
        <w:rPr>
          <w:rFonts w:ascii="FontbitDavid" w:hAnsi="FontbitDavid"/>
          <w:spacing w:val="-2"/>
          <w:rtl/>
        </w:rPr>
        <w:t>לא תסתור כלל,</w:t>
      </w:r>
      <w:r w:rsidRPr="00DC65D9">
        <w:rPr>
          <w:rStyle w:val="27"/>
          <w:spacing w:val="-2"/>
          <w:rtl/>
        </w:rPr>
        <w:t xml:space="preserve"> </w:t>
      </w:r>
      <w:r w:rsidRPr="00DC65D9">
        <w:rPr>
          <w:rStyle w:val="27"/>
          <w:rFonts w:hint="cs"/>
          <w:spacing w:val="-2"/>
          <w:rtl/>
        </w:rPr>
        <w:t xml:space="preserve">ק'ו מיין </w:t>
      </w:r>
      <w:r w:rsidRPr="00DC65D9">
        <w:rPr>
          <w:rFonts w:ascii="FontbitDavid" w:hAnsi="FontbitDavid" w:hint="cs"/>
          <w:spacing w:val="-2"/>
          <w:rtl/>
        </w:rPr>
        <w:t>ש</w:t>
      </w:r>
      <w:r w:rsidRPr="00DC65D9">
        <w:rPr>
          <w:rFonts w:ascii="FontbitDavid" w:hAnsi="FontbitDavid"/>
          <w:spacing w:val="-2"/>
          <w:rtl/>
        </w:rPr>
        <w:t>לא הותר מכללו</w:t>
      </w:r>
      <w:r w:rsidR="00DC65D9" w:rsidRPr="00DC65D9">
        <w:rPr>
          <w:rFonts w:ascii="FontbitDavid" w:hAnsi="FontbitDavid" w:hint="cs"/>
          <w:spacing w:val="-2"/>
          <w:rtl/>
        </w:rPr>
        <w:t xml:space="preserve"> ולא סותר</w:t>
      </w:r>
    </w:p>
    <w:p w14:paraId="7F2F8015" w14:textId="77777777" w:rsidR="002175B9" w:rsidRDefault="000456A6" w:rsidP="00A5184B">
      <w:pPr>
        <w:pStyle w:val="36"/>
        <w:framePr w:wrap="notBeside"/>
        <w:rPr>
          <w:rtl/>
        </w:rPr>
      </w:pPr>
      <w:r w:rsidRPr="002175B9">
        <w:rPr>
          <w:rFonts w:hint="cs"/>
          <w:rtl/>
        </w:rPr>
        <w:t>-</w:t>
      </w:r>
      <w:r w:rsidR="00FF3740" w:rsidRPr="002175B9">
        <w:rPr>
          <w:rtl/>
        </w:rPr>
        <w:t xml:space="preserve"> </w:t>
      </w:r>
    </w:p>
    <w:p w14:paraId="0E59906A" w14:textId="32443EF1" w:rsidR="00FF3740" w:rsidRPr="006F178A" w:rsidRDefault="00FF3740" w:rsidP="0043644F">
      <w:pPr>
        <w:spacing w:after="60"/>
        <w:rPr>
          <w:rtl/>
        </w:rPr>
      </w:pPr>
      <w:r w:rsidRPr="000456A6">
        <w:rPr>
          <w:rtl/>
        </w:rPr>
        <w:t>בעינ</w:t>
      </w:r>
      <w:r w:rsidRPr="006F178A">
        <w:rPr>
          <w:rFonts w:ascii="FontbitDavid" w:hAnsi="FontbitDavid"/>
          <w:rtl/>
        </w:rPr>
        <w:t>ן גידול שער והא ליכא.</w:t>
      </w:r>
    </w:p>
    <w:p w14:paraId="2EDADA25" w14:textId="77777777" w:rsidR="002175B9" w:rsidRDefault="002175B9" w:rsidP="00A5184B">
      <w:pPr>
        <w:pStyle w:val="36"/>
        <w:framePr w:wrap="notBeside"/>
        <w:rPr>
          <w:rtl/>
        </w:rPr>
      </w:pPr>
      <w:r w:rsidRPr="002175B9">
        <w:rPr>
          <w:rFonts w:hint="cs"/>
          <w:rtl/>
        </w:rPr>
        <w:t>ט.</w:t>
      </w:r>
    </w:p>
    <w:p w14:paraId="3D9C6005" w14:textId="5A52A042" w:rsidR="0043644F" w:rsidRPr="00DC65D9" w:rsidRDefault="00FF3740" w:rsidP="000456A6">
      <w:pPr>
        <w:rPr>
          <w:spacing w:val="2"/>
          <w:rtl/>
        </w:rPr>
      </w:pPr>
      <w:r w:rsidRPr="00DC65D9">
        <w:rPr>
          <w:spacing w:val="2"/>
          <w:rtl/>
        </w:rPr>
        <w:t xml:space="preserve">ויין </w:t>
      </w:r>
      <w:r w:rsidR="000456A6" w:rsidRPr="00DC65D9">
        <w:rPr>
          <w:rFonts w:hint="cs"/>
          <w:spacing w:val="2"/>
          <w:rtl/>
        </w:rPr>
        <w:t xml:space="preserve">שלא הותר מכללו </w:t>
      </w:r>
      <w:r w:rsidRPr="00DC65D9">
        <w:rPr>
          <w:spacing w:val="2"/>
          <w:rtl/>
        </w:rPr>
        <w:t xml:space="preserve">יסתור </w:t>
      </w:r>
      <w:r w:rsidR="0043644F" w:rsidRPr="00DC65D9">
        <w:rPr>
          <w:rFonts w:hint="cs"/>
          <w:spacing w:val="2"/>
          <w:rtl/>
        </w:rPr>
        <w:t>ל'</w:t>
      </w:r>
      <w:r w:rsidRPr="00DC65D9">
        <w:rPr>
          <w:spacing w:val="2"/>
          <w:rtl/>
        </w:rPr>
        <w:t xml:space="preserve"> יום, ק"ו מתגלחת שהותרה מכללה סותרת,</w:t>
      </w:r>
    </w:p>
    <w:p w14:paraId="6DD11A45" w14:textId="77777777" w:rsidR="002175B9" w:rsidRDefault="000456A6" w:rsidP="00A5184B">
      <w:pPr>
        <w:pStyle w:val="36"/>
        <w:framePr w:wrap="notBeside"/>
        <w:rPr>
          <w:rtl/>
        </w:rPr>
      </w:pPr>
      <w:r w:rsidRPr="002175B9">
        <w:rPr>
          <w:rFonts w:hint="cs"/>
          <w:rtl/>
        </w:rPr>
        <w:t xml:space="preserve">- </w:t>
      </w:r>
    </w:p>
    <w:p w14:paraId="05CACC6E" w14:textId="4C90E5EA" w:rsidR="00FF3740" w:rsidRPr="00DC65D9" w:rsidRDefault="000456A6" w:rsidP="000456A6">
      <w:pPr>
        <w:rPr>
          <w:rtl/>
        </w:rPr>
      </w:pPr>
      <w:r w:rsidRPr="00DC65D9">
        <w:rPr>
          <w:rFonts w:hint="cs"/>
          <w:rtl/>
        </w:rPr>
        <w:t>הטעם</w:t>
      </w:r>
      <w:r w:rsidR="00FF3740" w:rsidRPr="00DC65D9">
        <w:rPr>
          <w:rtl/>
        </w:rPr>
        <w:t xml:space="preserve"> משום גידול שער, גבי יין הא קאים שערו.</w:t>
      </w:r>
    </w:p>
    <w:p w14:paraId="501150FB" w14:textId="0D85A084" w:rsidR="004A53C8" w:rsidRDefault="00FF3740" w:rsidP="000F6CD2">
      <w:pPr>
        <w:pStyle w:val="afffffb"/>
        <w:rPr>
          <w:rtl/>
        </w:rPr>
      </w:pPr>
      <w:r>
        <w:rPr>
          <w:rtl/>
        </w:rPr>
        <w:t>׹</w:t>
      </w:r>
      <w:r w:rsidR="004F1979">
        <w:rPr>
          <w:rtl/>
        </w:rPr>
        <w:br/>
      </w:r>
    </w:p>
    <w:p w14:paraId="5A6B9728" w14:textId="77777777" w:rsidR="004A53C8" w:rsidRDefault="004A53C8">
      <w:pPr>
        <w:bidi w:val="0"/>
        <w:spacing w:after="160" w:line="259" w:lineRule="auto"/>
        <w:jc w:val="left"/>
        <w:rPr>
          <w:rFonts w:ascii="BA חניכי הישיבות" w:hAnsi="BA חניכי הישיבות" w:cs="BA חניכי הישיבות"/>
          <w:color w:val="BF8F00" w:themeColor="accent4" w:themeShade="BF"/>
          <w:rtl/>
        </w:rPr>
      </w:pPr>
      <w:r>
        <w:rPr>
          <w:rtl/>
        </w:rPr>
        <w:br w:type="page"/>
      </w:r>
    </w:p>
    <w:p w14:paraId="435C8FCA" w14:textId="77777777" w:rsidR="00FF3740" w:rsidRPr="006F178A" w:rsidRDefault="00FF3740" w:rsidP="00516202">
      <w:pPr>
        <w:pStyle w:val="affff5"/>
        <w:framePr w:wrap="around"/>
        <w:rPr>
          <w:rtl/>
        </w:rPr>
      </w:pPr>
      <w:r w:rsidRPr="006F178A">
        <w:rPr>
          <w:rFonts w:hint="cs"/>
          <w:rtl/>
        </w:rPr>
        <w:lastRenderedPageBreak/>
        <w:t>מד:</w:t>
      </w:r>
    </w:p>
    <w:p w14:paraId="510513B8" w14:textId="01A2DDCC" w:rsidR="00FF3740" w:rsidRPr="006F178A" w:rsidRDefault="00FF3740" w:rsidP="004B1A9B">
      <w:pPr>
        <w:pStyle w:val="affffff2"/>
        <w:framePr w:wrap="around"/>
        <w:rPr>
          <w:rtl/>
        </w:rPr>
      </w:pPr>
      <w:del w:id="20199" w:author="קלוד" w:date="2026-10-06T10:09:33Z">
        <w:r>
          <w:rPr>
            <w:rtl/>
          </w:rPr>
          <w:delText xml:space="preserve"> מ</w:delText>
        </w:r>
      </w:del>
      <w:ins w:id="20200" w:author="קלוד" w:date="2026-10-06T10:09:33Z">
        <w:r>
          <w:rPr>
            <w:rtl/>
          </w:rPr>
          <w:t xml:space="preserve">משנה ו</w:t>
        </w:r>
      </w:ins>
      <w:del w:id="20201" w:author="קלוד" w:date="2026-10-06T10:09:33Z">
        <w:r>
          <w:rPr>
            <w:rFonts w:hint="cs"/>
            <w:rtl/>
          </w:rPr>
          <w:delText xml:space="preserve">שנה:</w:delText>
        </w:r>
      </w:del>
    </w:p>
    <w:p w14:paraId="18045BEA" w14:textId="283F6759" w:rsidR="00C9037A" w:rsidRDefault="00FF3740" w:rsidP="00C9037A">
      <w:pPr>
        <w:pStyle w:val="affffb"/>
        <w:spacing w:before="120"/>
        <w:jc w:val="center"/>
        <w:rPr>
          <w:rtl/>
        </w:rPr>
        <w:pPrChange w:id="90040" w:author="קלוד" w:date="2026-10-08T12:08:16Z">
          <w:pPr>
            <w:pStyle w:val="affffb"/>
            <w:jc w:val="center"/>
          </w:pPr>
        </w:pPrChange>
      </w:pPr>
      <w:r w:rsidRPr="006F178A">
        <w:rPr>
          <w:rtl/>
        </w:rPr>
        <w:t>תגלחת טומאה כיצד?</w:t>
      </w:r>
    </w:p>
    <w:p w14:paraId="5C1135E4" w14:textId="77777777" w:rsidR="00FD5DA5" w:rsidRPr="00FD5DA5" w:rsidRDefault="00C9037A" w:rsidP="00FF3740">
      <w:pPr>
        <w:pStyle w:val="affffb"/>
        <w:rPr>
          <w:spacing w:val="0"/>
          <w:rtl/>
        </w:rPr>
      </w:pPr>
      <w:r w:rsidRPr="00FD5DA5">
        <w:rPr>
          <w:rStyle w:val="TanaimMishna"/>
          <w:rFonts w:hint="cs"/>
          <w:spacing w:val="0"/>
          <w:rtl/>
          <w:rPrChange w:id="20120" w:author="קלוד" w:date="2026-10-06T10:09:33Z">
            <w:rPr>
              <w:rStyle w:val="a4"/>
              <w:rFonts w:hint="cs"/>
              <w:spacing w:val="0"/>
              <w:rtl/>
            </w:rPr>
          </w:rPrChange>
        </w:rPr>
        <w:t>ר''ע:</w:t>
      </w:r>
      <w:r w:rsidRPr="00FD5DA5">
        <w:rPr>
          <w:rStyle w:val="TanaimMishna"/>
          <w:rFonts w:hint="cs"/>
          <w:spacing w:val="0"/>
          <w:rPrChange w:id="20121" w:author="קלוד" w:date="2026-10-06T10:09:33Z">
            <w:rPr>
              <w:rStyle w:val="a4"/>
              <w:rFonts w:hint="cs"/>
              <w:spacing w:val="0"/>
            </w:rPr>
          </w:rPrChange>
        </w:rPr>
        <w:t xml:space="preserve"> </w:t>
      </w:r>
      <w:r w:rsidR="00FF3740" w:rsidRPr="00FD5DA5">
        <w:rPr>
          <w:spacing w:val="0"/>
          <w:rtl/>
        </w:rPr>
        <w:t xml:space="preserve">היה מזה בשלישי ובשביעי, ומגלח בשביעי ומביא קרבנותיו בשמיני, </w:t>
      </w:r>
    </w:p>
    <w:p w14:paraId="4AD263CB" w14:textId="172C2DCC" w:rsidR="00FF3740" w:rsidRPr="006F178A" w:rsidRDefault="00FD5DA5" w:rsidP="00FD5DA5">
      <w:pPr>
        <w:pStyle w:val="affffb"/>
        <w:ind w:firstLine="113"/>
        <w:rPr>
          <w:rtl/>
        </w:rPr>
      </w:pPr>
      <w:r>
        <w:rPr>
          <w:rFonts w:hint="cs"/>
          <w:rtl/>
        </w:rPr>
        <w:t xml:space="preserve"> </w:t>
      </w:r>
      <w:r>
        <w:rPr>
          <w:rtl/>
        </w:rPr>
        <w:tab/>
      </w:r>
      <w:r w:rsidR="00FF3740" w:rsidRPr="006F178A">
        <w:rPr>
          <w:rtl/>
        </w:rPr>
        <w:t>ואם גילח בשמיני - מביא קרבנותיו בו ביום,</w:t>
      </w:r>
    </w:p>
    <w:p w14:paraId="16BDD04E" w14:textId="77777777" w:rsidR="00BC71BB" w:rsidRDefault="00FF3740" w:rsidP="00FF3740">
      <w:pPr>
        <w:pStyle w:val="affffb"/>
        <w:rPr>
          <w:rStyle w:val="a4"/>
          <w:rtl/>
        </w:rPr>
      </w:pPr>
      <w:r w:rsidRPr="00C9037A">
        <w:rPr>
          <w:rStyle w:val="TanaimMishna"/>
          <w:rtl/>
          <w:rPrChange w:id="20122" w:author="קלוד" w:date="2026-10-06T10:09:33Z">
            <w:rPr>
              <w:rStyle w:val="a4"/>
              <w:rtl/>
            </w:rPr>
          </w:rPrChange>
        </w:rPr>
        <w:t>א"ל ר</w:t>
      </w:r>
      <w:r w:rsidR="00BC71BB">
        <w:rPr>
          <w:rStyle w:val="TanaimMishna"/>
          <w:rFonts w:hint="cs"/>
          <w:rtl/>
          <w:rPrChange w:id="20123" w:author="קלוד" w:date="2026-10-06T10:09:33Z">
            <w:rPr>
              <w:rStyle w:val="a4"/>
              <w:rFonts w:hint="cs"/>
              <w:rtl/>
            </w:rPr>
          </w:rPrChange>
        </w:rPr>
        <w:t>"ט</w:t>
      </w:r>
      <w:r w:rsidRPr="00C9037A">
        <w:rPr>
          <w:rStyle w:val="TanaimMishna"/>
          <w:rtl/>
          <w:rPrChange w:id="20124" w:author="קלוד" w:date="2026-10-06T10:09:33Z">
            <w:rPr>
              <w:rStyle w:val="a4"/>
              <w:rtl/>
            </w:rPr>
          </w:rPrChange>
        </w:rPr>
        <w:t xml:space="preserve">: </w:t>
      </w:r>
      <w:r w:rsidRPr="006F178A">
        <w:rPr>
          <w:rtl/>
        </w:rPr>
        <w:t xml:space="preserve">מה בין זה למצורע? </w:t>
      </w:r>
    </w:p>
    <w:p w14:paraId="044B3672" w14:textId="465A6B73" w:rsidR="00FF3740" w:rsidRPr="006F178A" w:rsidRDefault="00FF3740" w:rsidP="00FF3740">
      <w:pPr>
        <w:pStyle w:val="affffb"/>
        <w:rPr>
          <w:rtl/>
        </w:rPr>
      </w:pPr>
      <w:r w:rsidRPr="00BC71BB">
        <w:rPr>
          <w:rStyle w:val="TanaimMishna"/>
          <w:rtl/>
          <w:rPrChange w:id="20125" w:author="קלוד" w:date="2026-10-06T10:09:33Z">
            <w:rPr>
              <w:rStyle w:val="a4"/>
              <w:rtl/>
            </w:rPr>
          </w:rPrChange>
        </w:rPr>
        <w:t xml:space="preserve">א"ל: </w:t>
      </w:r>
      <w:r w:rsidR="00FD5DA5">
        <w:rPr>
          <w:rFonts w:hint="cs"/>
          <w:rtl/>
        </w:rPr>
        <w:t>נזיר</w:t>
      </w:r>
      <w:r w:rsidRPr="006F178A">
        <w:rPr>
          <w:rtl/>
        </w:rPr>
        <w:t xml:space="preserve"> טהרתו תלויה בימיו, ומצורע טהרתו תלויה בתגלחתו</w:t>
      </w:r>
      <w:r w:rsidR="001A7DD4">
        <w:rPr>
          <w:rtl/>
        </w:rPr>
        <w:t>.</w:t>
      </w:r>
    </w:p>
    <w:p w14:paraId="547462C5" w14:textId="15AD77F5" w:rsidR="00FF3740" w:rsidRPr="006F178A" w:rsidRDefault="0084539D" w:rsidP="00FF3740">
      <w:pPr>
        <w:pStyle w:val="affffb"/>
        <w:rPr>
          <w:rtl/>
        </w:rPr>
      </w:pPr>
      <w:r>
        <w:rPr>
          <w:rFonts w:hint="cs"/>
          <w:rtl/>
        </w:rPr>
        <w:t xml:space="preserve"> </w:t>
      </w:r>
      <w:r>
        <w:rPr>
          <w:rtl/>
        </w:rPr>
        <w:tab/>
      </w:r>
      <w:r>
        <w:rPr>
          <w:rtl/>
        </w:rPr>
        <w:tab/>
      </w:r>
      <w:r w:rsidR="00FF3740" w:rsidRPr="006F178A">
        <w:rPr>
          <w:rtl/>
        </w:rPr>
        <w:t>ואינו מביא קרבן אא"כ היה מעורב שמש.</w:t>
      </w:r>
    </w:p>
    <w:p w14:paraId="188342E4" w14:textId="7C05C063" w:rsidR="00BC71BB" w:rsidRDefault="00FF3740" w:rsidP="00BA44EB">
      <w:pPr>
        <w:pStyle w:val="a7"/>
        <w:rPr>
          <w:rtl/>
        </w:rPr>
      </w:pPr>
      <w:r w:rsidRPr="006F178A">
        <w:rPr>
          <w:rtl/>
        </w:rPr>
        <w:t xml:space="preserve">קיבלה </w:t>
      </w:r>
      <w:r w:rsidR="00FD5DA5">
        <w:rPr>
          <w:rFonts w:hint="cs"/>
          <w:rtl/>
        </w:rPr>
        <w:t xml:space="preserve">ר''ט </w:t>
      </w:r>
      <w:r w:rsidRPr="006F178A">
        <w:rPr>
          <w:rtl/>
        </w:rPr>
        <w:t xml:space="preserve">מיניה או לא? </w:t>
      </w:r>
    </w:p>
    <w:p w14:paraId="074794E4" w14:textId="1991AAD0" w:rsidR="00BC71BB" w:rsidRDefault="00FF3740" w:rsidP="00A5184B">
      <w:pPr>
        <w:pStyle w:val="36"/>
        <w:framePr w:wrap="notBeside"/>
        <w:rPr>
          <w:rtl/>
        </w:rPr>
      </w:pPr>
      <w:r w:rsidRPr="00BC71BB">
        <w:rPr>
          <w:rtl/>
        </w:rPr>
        <w:t>ת"ש</w:t>
      </w:r>
      <w:r w:rsidR="00C754A9">
        <w:rPr>
          <w:rFonts w:hint="cs"/>
          <w:rtl/>
        </w:rPr>
        <w:t>:</w:t>
      </w:r>
      <w:r w:rsidRPr="00BC71BB">
        <w:rPr>
          <w:rtl/>
        </w:rPr>
        <w:t xml:space="preserve"> </w:t>
      </w:r>
    </w:p>
    <w:p w14:paraId="1C2AE9E8" w14:textId="6F54121B" w:rsidR="00FF3740" w:rsidRPr="006F178A" w:rsidRDefault="00FF3740" w:rsidP="00FF3740">
      <w:pPr>
        <w:rPr>
          <w:rtl/>
        </w:rPr>
      </w:pPr>
      <w:r w:rsidRPr="00C754A9">
        <w:rPr>
          <w:rStyle w:val="a4"/>
          <w:rtl/>
        </w:rPr>
        <w:t xml:space="preserve">דתני הלל: </w:t>
      </w:r>
      <w:r w:rsidRPr="006F178A">
        <w:rPr>
          <w:rtl/>
        </w:rPr>
        <w:t>גילח בשמיני - מביא קרבנותיו בתשיעי</w:t>
      </w:r>
      <w:r w:rsidR="001A7DD4">
        <w:rPr>
          <w:rtl/>
        </w:rPr>
        <w:t>.</w:t>
      </w:r>
    </w:p>
    <w:p w14:paraId="355C22E7" w14:textId="740AF378" w:rsidR="00FF3740" w:rsidRPr="006F178A" w:rsidRDefault="00FF3740" w:rsidP="00FF3740">
      <w:pPr>
        <w:rPr>
          <w:rtl/>
        </w:rPr>
      </w:pPr>
      <w:r w:rsidRPr="006F178A">
        <w:rPr>
          <w:rtl/>
        </w:rPr>
        <w:t xml:space="preserve">ואי קיבלה </w:t>
      </w:r>
      <w:r w:rsidR="00702867">
        <w:rPr>
          <w:rFonts w:hint="cs"/>
          <w:rtl/>
        </w:rPr>
        <w:t>ר''ט מר''ע</w:t>
      </w:r>
      <w:r w:rsidRPr="006F178A">
        <w:rPr>
          <w:rtl/>
        </w:rPr>
        <w:t xml:space="preserve">, </w:t>
      </w:r>
      <w:r w:rsidR="00702867">
        <w:rPr>
          <w:rFonts w:hint="cs"/>
          <w:rtl/>
        </w:rPr>
        <w:t>יביא</w:t>
      </w:r>
      <w:r w:rsidRPr="006F178A">
        <w:rPr>
          <w:rtl/>
        </w:rPr>
        <w:t xml:space="preserve"> קרבנותיו בשמיני! </w:t>
      </w:r>
    </w:p>
    <w:p w14:paraId="499C3D3C" w14:textId="6430256C" w:rsidR="00C754A9" w:rsidRDefault="00702867" w:rsidP="00A5184B">
      <w:pPr>
        <w:pStyle w:val="36"/>
        <w:framePr w:wrap="notBeside"/>
        <w:rPr>
          <w:rtl/>
        </w:rPr>
      </w:pPr>
      <w:r>
        <w:rPr>
          <w:rFonts w:hint="cs"/>
          <w:rtl/>
        </w:rPr>
        <w:t xml:space="preserve">דחה </w:t>
      </w:r>
      <w:r w:rsidR="00FF3740" w:rsidRPr="00C754A9">
        <w:rPr>
          <w:rFonts w:hint="cs"/>
          <w:rtl/>
        </w:rPr>
        <w:t>רבא</w:t>
      </w:r>
      <w:r w:rsidR="00FF3740" w:rsidRPr="00C754A9">
        <w:rPr>
          <w:rtl/>
        </w:rPr>
        <w:t>:</w:t>
      </w:r>
      <w:r w:rsidR="00FF3740" w:rsidRPr="00C754A9">
        <w:rPr>
          <w:rFonts w:hint="cs"/>
          <w:rtl/>
        </w:rPr>
        <w:t xml:space="preserve"> </w:t>
      </w:r>
    </w:p>
    <w:p w14:paraId="2AB3C58C" w14:textId="4B34F4B2" w:rsidR="00FF3740" w:rsidRPr="006F178A" w:rsidRDefault="00FF3740" w:rsidP="00702867">
      <w:pPr>
        <w:spacing w:after="60"/>
        <w:rPr>
          <w:rtl/>
        </w:rPr>
      </w:pPr>
      <w:r w:rsidRPr="00C754A9">
        <w:rPr>
          <w:rFonts w:ascii="FontbitDavid" w:hAnsi="FontbitDavid" w:hint="cs"/>
          <w:rtl/>
        </w:rPr>
        <w:t>ל</w:t>
      </w:r>
      <w:r w:rsidRPr="00C754A9">
        <w:rPr>
          <w:rFonts w:ascii="FontbitDavid" w:hAnsi="FontbitDavid"/>
          <w:rtl/>
        </w:rPr>
        <w:t>"</w:t>
      </w:r>
      <w:r w:rsidRPr="00C754A9">
        <w:rPr>
          <w:rFonts w:ascii="FontbitDavid" w:hAnsi="FontbitDavid" w:hint="cs"/>
          <w:rtl/>
        </w:rPr>
        <w:t>ק</w:t>
      </w:r>
      <w:r w:rsidRPr="00C754A9">
        <w:rPr>
          <w:rFonts w:ascii="FontbitDavid" w:hAnsi="FontbitDavid"/>
          <w:rtl/>
        </w:rPr>
        <w:t xml:space="preserve"> הא דטבל בשביעי, הא דלא טבל בשביעי.</w:t>
      </w:r>
    </w:p>
    <w:p w14:paraId="4A971BFA" w14:textId="6069F1C5" w:rsidR="00C754A9" w:rsidRDefault="008344E6" w:rsidP="00A5184B">
      <w:pPr>
        <w:pStyle w:val="36"/>
        <w:framePr w:wrap="notBeside"/>
        <w:rPr>
          <w:rFonts w:ascii="FontbitDavid" w:hAnsi="FontbitDavid"/>
          <w:rtl/>
        </w:rPr>
      </w:pPr>
      <w:r>
        <w:rPr>
          <w:rFonts w:hint="cs"/>
          <w:rtl/>
        </w:rPr>
        <w:t>חבריה דרנב''ה:</w:t>
      </w:r>
    </w:p>
    <w:p w14:paraId="4DAE463A" w14:textId="7D402600" w:rsidR="00FF3740" w:rsidRDefault="00FF3740" w:rsidP="00FF3740">
      <w:pPr>
        <w:rPr>
          <w:rFonts w:ascii="FontbitDavid" w:hAnsi="FontbitDavid"/>
          <w:rtl/>
        </w:rPr>
      </w:pPr>
      <w:r w:rsidRPr="00791AD0">
        <w:rPr>
          <w:rStyle w:val="afffffe"/>
          <w:rFonts w:hint="cs"/>
          <w:b/>
          <w:bCs/>
          <w:spacing w:val="0"/>
          <w:rtl/>
        </w:rPr>
        <w:t>'</w:t>
      </w:r>
      <w:r w:rsidRPr="00791AD0">
        <w:rPr>
          <w:rStyle w:val="afffffe"/>
          <w:b/>
          <w:bCs/>
          <w:spacing w:val="0"/>
          <w:rtl/>
        </w:rPr>
        <w:t>ובא לפני ה' אל פתח אהל מועד</w:t>
      </w:r>
      <w:r w:rsidR="00BB7070" w:rsidRPr="00791AD0">
        <w:rPr>
          <w:rStyle w:val="afffffe"/>
          <w:rFonts w:hint="cs"/>
          <w:b/>
          <w:bCs/>
          <w:spacing w:val="0"/>
          <w:rtl/>
        </w:rPr>
        <w:t xml:space="preserve"> </w:t>
      </w:r>
      <w:r w:rsidRPr="00791AD0">
        <w:rPr>
          <w:rFonts w:ascii="FontbitDavid" w:hAnsi="FontbitDavid"/>
          <w:spacing w:val="0"/>
          <w:rtl/>
        </w:rPr>
        <w:t xml:space="preserve">- </w:t>
      </w:r>
      <w:r w:rsidR="007C318D" w:rsidRPr="00791AD0">
        <w:rPr>
          <w:rFonts w:ascii="FontbitDavid" w:hAnsi="FontbitDavid" w:hint="cs"/>
          <w:spacing w:val="0"/>
          <w:rtl/>
        </w:rPr>
        <w:t>ש</w:t>
      </w:r>
      <w:r w:rsidRPr="00791AD0">
        <w:rPr>
          <w:rFonts w:ascii="FontbitDavid" w:hAnsi="FontbitDavid"/>
          <w:spacing w:val="0"/>
          <w:rtl/>
        </w:rPr>
        <w:t xml:space="preserve">בא </w:t>
      </w:r>
      <w:r w:rsidR="00785800" w:rsidRPr="00791AD0">
        <w:rPr>
          <w:rFonts w:ascii="FontbitDavid" w:hAnsi="FontbitDavid" w:hint="cs"/>
          <w:spacing w:val="0"/>
          <w:rtl/>
        </w:rPr>
        <w:t xml:space="preserve">רק </w:t>
      </w:r>
      <w:r w:rsidRPr="00791AD0">
        <w:rPr>
          <w:rFonts w:ascii="FontbitDavid" w:hAnsi="FontbitDavid"/>
          <w:spacing w:val="0"/>
          <w:rtl/>
        </w:rPr>
        <w:t>בזמן שטבל ועשה הערב שמש</w:t>
      </w:r>
      <w:r w:rsidRPr="006F178A">
        <w:rPr>
          <w:rFonts w:ascii="FontbitDavid" w:hAnsi="FontbitDavid"/>
          <w:rtl/>
        </w:rPr>
        <w:t xml:space="preserve"> </w:t>
      </w:r>
      <w:r w:rsidR="008344E6">
        <w:rPr>
          <w:rStyle w:val="27"/>
          <w:rtl/>
        </w:rPr>
        <w:t>–</w:t>
      </w:r>
      <w:r w:rsidR="008344E6">
        <w:rPr>
          <w:rStyle w:val="27"/>
          <w:rFonts w:hint="cs"/>
          <w:rtl/>
        </w:rPr>
        <w:t>דס''ל:</w:t>
      </w:r>
      <w:r w:rsidRPr="007C318D">
        <w:rPr>
          <w:rStyle w:val="27"/>
          <w:rtl/>
        </w:rPr>
        <w:t xml:space="preserve"> </w:t>
      </w:r>
      <w:r w:rsidRPr="006F178A">
        <w:rPr>
          <w:rFonts w:ascii="FontbitDavid" w:hAnsi="FontbitDavid"/>
          <w:rtl/>
        </w:rPr>
        <w:t xml:space="preserve">טבול יום </w:t>
      </w:r>
      <w:r w:rsidR="00656733">
        <w:rPr>
          <w:rFonts w:ascii="FontbitDavid" w:hAnsi="FontbitDavid" w:hint="cs"/>
          <w:rtl/>
        </w:rPr>
        <w:t>ד</w:t>
      </w:r>
      <w:r w:rsidRPr="006F178A">
        <w:rPr>
          <w:rFonts w:ascii="FontbitDavid" w:hAnsi="FontbitDavid"/>
          <w:rtl/>
        </w:rPr>
        <w:t>זב כזב</w:t>
      </w:r>
      <w:r w:rsidR="00656733">
        <w:rPr>
          <w:rFonts w:ascii="FontbitDavid" w:hAnsi="FontbitDavid" w:hint="cs"/>
          <w:rtl/>
        </w:rPr>
        <w:t>.</w:t>
      </w:r>
    </w:p>
    <w:p w14:paraId="35CBB39F" w14:textId="48097644" w:rsidR="0058440E" w:rsidRPr="006F178A" w:rsidRDefault="0058440E" w:rsidP="00516202">
      <w:pPr>
        <w:pStyle w:val="affff5"/>
        <w:framePr w:wrap="around"/>
        <w:rPr>
          <w:rtl/>
        </w:rPr>
      </w:pPr>
      <w:r>
        <w:rPr>
          <w:rFonts w:hint="cs"/>
          <w:rtl/>
        </w:rPr>
        <w:t>מה:</w:t>
      </w:r>
    </w:p>
    <w:p w14:paraId="75BC5F46" w14:textId="57009364" w:rsidR="00785800" w:rsidRDefault="00FF3740" w:rsidP="00A5184B">
      <w:pPr>
        <w:pStyle w:val="36"/>
        <w:framePr w:wrap="notBeside"/>
        <w:rPr>
          <w:rFonts w:ascii="FontbitDavid" w:hAnsi="FontbitDavid"/>
          <w:rtl/>
        </w:rPr>
      </w:pPr>
      <w:r w:rsidRPr="00785800">
        <w:rPr>
          <w:rtl/>
        </w:rPr>
        <w:t>א</w:t>
      </w:r>
      <w:r w:rsidR="008344E6">
        <w:rPr>
          <w:rFonts w:hint="cs"/>
          <w:rtl/>
        </w:rPr>
        <w:t>"ל אביי</w:t>
      </w:r>
      <w:r w:rsidRPr="00785800">
        <w:rPr>
          <w:rtl/>
        </w:rPr>
        <w:t xml:space="preserve">: </w:t>
      </w:r>
    </w:p>
    <w:p w14:paraId="675E7AEF" w14:textId="4E1335AB" w:rsidR="00FF3740" w:rsidRPr="006F178A" w:rsidRDefault="00FF3740" w:rsidP="0058440E">
      <w:r w:rsidRPr="003B4FB6">
        <w:rPr>
          <w:rFonts w:ascii="FontbitDavid" w:hAnsi="FontbitDavid"/>
          <w:spacing w:val="2"/>
          <w:rtl/>
        </w:rPr>
        <w:t xml:space="preserve">מעתה, </w:t>
      </w:r>
      <w:r w:rsidR="002B0743">
        <w:rPr>
          <w:rFonts w:ascii="FontbitDavid" w:hAnsi="FontbitDavid" w:hint="cs"/>
          <w:spacing w:val="2"/>
          <w:rtl/>
        </w:rPr>
        <w:t xml:space="preserve">גם </w:t>
      </w:r>
      <w:r w:rsidR="002B0743" w:rsidRPr="003960FA">
        <w:rPr>
          <w:rFonts w:ascii="FontbitDavid" w:hAnsi="FontbitDavid" w:cs="BA Vilna Bold" w:hint="cs"/>
          <w:spacing w:val="2"/>
          <w:rtl/>
        </w:rPr>
        <w:t>נזיר טמא</w:t>
      </w:r>
      <w:r w:rsidR="002B0743">
        <w:rPr>
          <w:rFonts w:ascii="FontbitDavid" w:hAnsi="FontbitDavid" w:hint="cs"/>
          <w:spacing w:val="2"/>
          <w:rtl/>
        </w:rPr>
        <w:t xml:space="preserve"> </w:t>
      </w:r>
      <w:r w:rsidR="009A4C49">
        <w:rPr>
          <w:rFonts w:ascii="FontbitDavid" w:hAnsi="FontbitDavid" w:hint="cs"/>
          <w:spacing w:val="2"/>
          <w:rtl/>
        </w:rPr>
        <w:t xml:space="preserve">יוכל לבוא רק בזמן שטבל ועשה הערב שמש, והא שערי ניקנור כשערי לוויה, </w:t>
      </w:r>
      <w:r w:rsidR="0058440E">
        <w:rPr>
          <w:rFonts w:hint="cs"/>
          <w:rtl/>
        </w:rPr>
        <w:t xml:space="preserve">וטמא מת </w:t>
      </w:r>
      <w:r w:rsidR="009A4C49">
        <w:rPr>
          <w:rFonts w:hint="cs"/>
          <w:rtl/>
        </w:rPr>
        <w:t xml:space="preserve">ואף מת עצמו </w:t>
      </w:r>
      <w:r w:rsidR="0058440E">
        <w:rPr>
          <w:rFonts w:hint="cs"/>
          <w:rtl/>
        </w:rPr>
        <w:t>מותר ליכנס במחנה לויה ד</w:t>
      </w:r>
      <w:r w:rsidR="00C754A9">
        <w:rPr>
          <w:rStyle w:val="afffffe"/>
          <w:rFonts w:hint="cs"/>
          <w:rtl/>
        </w:rPr>
        <w:t>ד</w:t>
      </w:r>
      <w:r w:rsidRPr="00AF76D0">
        <w:rPr>
          <w:rStyle w:val="afffffe"/>
          <w:rFonts w:hint="cs"/>
          <w:rtl/>
        </w:rPr>
        <w:t>'</w:t>
      </w:r>
      <w:r w:rsidRPr="00AF76D0">
        <w:rPr>
          <w:rStyle w:val="afffffe"/>
          <w:rtl/>
        </w:rPr>
        <w:t>ויקח משה את עצמות יוסף עמו</w:t>
      </w:r>
      <w:r w:rsidRPr="00AF76D0">
        <w:rPr>
          <w:rStyle w:val="afffffe"/>
          <w:rFonts w:hint="cs"/>
          <w:rtl/>
        </w:rPr>
        <w:t>'</w:t>
      </w:r>
      <w:r w:rsidR="000A16A6">
        <w:rPr>
          <w:rStyle w:val="afffffe"/>
          <w:rFonts w:hint="cs"/>
          <w:rtl/>
        </w:rPr>
        <w:t>-</w:t>
      </w:r>
      <w:r w:rsidRPr="00C754A9">
        <w:rPr>
          <w:rFonts w:ascii="FontbitDavid" w:hAnsi="FontbitDavid"/>
          <w:rtl/>
        </w:rPr>
        <w:t xml:space="preserve"> במחיצתו, במחנה לוייה! </w:t>
      </w:r>
    </w:p>
    <w:p w14:paraId="195DB157" w14:textId="750D91CD" w:rsidR="00FD4B97" w:rsidRDefault="0020651E" w:rsidP="00A5184B">
      <w:pPr>
        <w:pStyle w:val="36"/>
        <w:framePr w:wrap="notBeside"/>
        <w:rPr>
          <w:rtl/>
        </w:rPr>
      </w:pPr>
      <w:r w:rsidRPr="00FD4B97">
        <w:rPr>
          <w:rFonts w:hint="cs"/>
          <w:rtl/>
        </w:rPr>
        <w:t>ובהכרח</w:t>
      </w:r>
      <w:r w:rsidR="00FD4B97">
        <w:rPr>
          <w:rFonts w:hint="cs"/>
          <w:rtl/>
        </w:rPr>
        <w:t>:</w:t>
      </w:r>
      <w:r w:rsidRPr="00FD4B97">
        <w:rPr>
          <w:rFonts w:hint="cs"/>
          <w:rtl/>
        </w:rPr>
        <w:t xml:space="preserve"> </w:t>
      </w:r>
    </w:p>
    <w:p w14:paraId="467C6064" w14:textId="77777777" w:rsidR="00231042" w:rsidRDefault="0020651E" w:rsidP="000A16A6">
      <w:pPr>
        <w:rPr>
          <w:rtl/>
        </w:rPr>
      </w:pPr>
      <w:r>
        <w:rPr>
          <w:rFonts w:hint="cs"/>
          <w:rtl/>
        </w:rPr>
        <w:t>ד</w:t>
      </w:r>
      <w:r w:rsidR="00FF3740" w:rsidRPr="006F178A">
        <w:rPr>
          <w:rtl/>
        </w:rPr>
        <w:t xml:space="preserve">טבול יום </w:t>
      </w:r>
      <w:r>
        <w:rPr>
          <w:rFonts w:hint="cs"/>
          <w:rtl/>
        </w:rPr>
        <w:t>ד</w:t>
      </w:r>
      <w:r w:rsidR="00FF3740" w:rsidRPr="006F178A">
        <w:rPr>
          <w:rtl/>
        </w:rPr>
        <w:t xml:space="preserve">זב </w:t>
      </w:r>
      <w:r w:rsidR="00F8502D" w:rsidRPr="003960FA">
        <w:rPr>
          <w:rFonts w:cs="BA Vilna Bold" w:hint="cs"/>
          <w:rtl/>
        </w:rPr>
        <w:t>לאו</w:t>
      </w:r>
      <w:r w:rsidR="00F8502D">
        <w:rPr>
          <w:rFonts w:hint="cs"/>
          <w:rtl/>
        </w:rPr>
        <w:t xml:space="preserve"> </w:t>
      </w:r>
      <w:r w:rsidR="00FF3740" w:rsidRPr="006F178A">
        <w:rPr>
          <w:rtl/>
        </w:rPr>
        <w:t xml:space="preserve">כזב, ואפ"ה כיון דמחוסר כפרה לא </w:t>
      </w:r>
      <w:r>
        <w:rPr>
          <w:rFonts w:hint="cs"/>
          <w:rtl/>
        </w:rPr>
        <w:t>נכנס</w:t>
      </w:r>
      <w:r w:rsidR="00FF3740" w:rsidRPr="006F178A">
        <w:rPr>
          <w:rtl/>
        </w:rPr>
        <w:t>.</w:t>
      </w:r>
      <w:r w:rsidR="000A16A6">
        <w:rPr>
          <w:rFonts w:hint="cs"/>
          <w:rtl/>
        </w:rPr>
        <w:t xml:space="preserve"> </w:t>
      </w:r>
    </w:p>
    <w:p w14:paraId="2563CB04" w14:textId="17052578" w:rsidR="00FF3740" w:rsidRPr="00BB7070" w:rsidRDefault="00231042" w:rsidP="000A16A6">
      <w:pPr>
        <w:rPr>
          <w:spacing w:val="0"/>
          <w:rtl/>
        </w:rPr>
      </w:pPr>
      <w:r w:rsidRPr="00BB7070">
        <w:rPr>
          <w:rFonts w:hint="cs"/>
          <w:spacing w:val="0"/>
          <w:rtl/>
        </w:rPr>
        <w:t>ושערי ניקנור</w:t>
      </w:r>
      <w:r w:rsidRPr="00BB7070">
        <w:rPr>
          <w:rStyle w:val="a6"/>
          <w:rFonts w:hint="cs"/>
          <w:spacing w:val="0"/>
          <w:rtl/>
        </w:rPr>
        <w:t xml:space="preserve"> </w:t>
      </w:r>
      <w:r w:rsidR="00996826" w:rsidRPr="00BB7070">
        <w:rPr>
          <w:rStyle w:val="a6"/>
          <w:rFonts w:hint="cs"/>
          <w:spacing w:val="0"/>
          <w:rtl/>
        </w:rPr>
        <w:t>מחנה לוייה</w:t>
      </w:r>
      <w:r w:rsidR="00996826" w:rsidRPr="00BB7070">
        <w:rPr>
          <w:rFonts w:hint="cs"/>
          <w:spacing w:val="0"/>
          <w:rtl/>
        </w:rPr>
        <w:t xml:space="preserve"> </w:t>
      </w:r>
      <w:r w:rsidRPr="00BB7070">
        <w:rPr>
          <w:rFonts w:hint="cs"/>
          <w:spacing w:val="0"/>
          <w:rtl/>
        </w:rPr>
        <w:t>נקרא</w:t>
      </w:r>
      <w:r w:rsidR="00BB7070" w:rsidRPr="00BB7070">
        <w:rPr>
          <w:rFonts w:hint="cs"/>
          <w:spacing w:val="0"/>
          <w:rtl/>
        </w:rPr>
        <w:t>ו</w:t>
      </w:r>
      <w:r w:rsidRPr="00BB7070">
        <w:rPr>
          <w:rFonts w:hint="cs"/>
          <w:spacing w:val="0"/>
          <w:rtl/>
        </w:rPr>
        <w:t xml:space="preserve"> </w:t>
      </w:r>
      <w:r w:rsidRPr="00BB7070">
        <w:rPr>
          <w:rStyle w:val="afffffe"/>
          <w:rFonts w:hint="cs"/>
          <w:b/>
          <w:bCs/>
          <w:spacing w:val="0"/>
          <w:rtl/>
        </w:rPr>
        <w:t>אוהל מועד</w:t>
      </w:r>
      <w:r w:rsidR="00996826" w:rsidRPr="00BB7070">
        <w:rPr>
          <w:rStyle w:val="afffffe"/>
          <w:rFonts w:hint="cs"/>
          <w:b/>
          <w:bCs/>
          <w:spacing w:val="0"/>
          <w:rtl/>
        </w:rPr>
        <w:t>+</w:t>
      </w:r>
      <w:r w:rsidRPr="003960FA">
        <w:rPr>
          <w:rFonts w:cs="BA Vilna Bold" w:hint="cs"/>
          <w:spacing w:val="0"/>
          <w:rtl/>
        </w:rPr>
        <w:t xml:space="preserve"> </w:t>
      </w:r>
      <w:r w:rsidRPr="00BB7070">
        <w:rPr>
          <w:rFonts w:hint="cs"/>
          <w:spacing w:val="0"/>
          <w:rtl/>
        </w:rPr>
        <w:t>לענין שמחוסר כפרה לא נכנס</w:t>
      </w:r>
    </w:p>
    <w:p w14:paraId="20972325" w14:textId="77777777" w:rsidR="00785800" w:rsidRDefault="00FF3740" w:rsidP="00A5184B">
      <w:pPr>
        <w:pStyle w:val="36"/>
        <w:framePr w:wrap="notBeside"/>
        <w:rPr>
          <w:rtl/>
        </w:rPr>
      </w:pPr>
      <w:r w:rsidRPr="00785800">
        <w:rPr>
          <w:rtl/>
        </w:rPr>
        <w:t>ו</w:t>
      </w:r>
      <w:r w:rsidR="00585A64" w:rsidRPr="00785800">
        <w:rPr>
          <w:rtl/>
        </w:rPr>
        <w:t>שם</w:t>
      </w:r>
      <w:r w:rsidRPr="00785800">
        <w:rPr>
          <w:rtl/>
        </w:rPr>
        <w:t xml:space="preserve"> מ</w:t>
      </w:r>
      <w:r w:rsidRPr="00785800">
        <w:rPr>
          <w:rFonts w:hint="cs"/>
          <w:rtl/>
        </w:rPr>
        <w:t>ד</w:t>
      </w:r>
      <w:r w:rsidRPr="00785800">
        <w:rPr>
          <w:rtl/>
        </w:rPr>
        <w:t>תניא:</w:t>
      </w:r>
    </w:p>
    <w:p w14:paraId="007025DC" w14:textId="761C5C87" w:rsidR="00FF3740" w:rsidRPr="006F178A" w:rsidRDefault="00FF3740" w:rsidP="00FF3740">
      <w:pPr>
        <w:rPr>
          <w:rtl/>
        </w:rPr>
      </w:pPr>
      <w:r w:rsidRPr="00BB7070">
        <w:rPr>
          <w:rStyle w:val="afffffe"/>
          <w:rFonts w:hint="cs"/>
          <w:b/>
          <w:bCs/>
          <w:rtl/>
        </w:rPr>
        <w:t>'</w:t>
      </w:r>
      <w:r w:rsidRPr="00BB7070">
        <w:rPr>
          <w:rStyle w:val="afffffe"/>
          <w:b/>
          <w:bCs/>
          <w:rtl/>
        </w:rPr>
        <w:t>טמא יהיה'</w:t>
      </w:r>
      <w:r w:rsidRPr="00AF76D0">
        <w:rPr>
          <w:rStyle w:val="afffffe"/>
          <w:rtl/>
        </w:rPr>
        <w:t xml:space="preserve"> </w:t>
      </w:r>
      <w:r w:rsidRPr="006F178A">
        <w:rPr>
          <w:rtl/>
        </w:rPr>
        <w:t>לרבות טבול יום,</w:t>
      </w:r>
      <w:r w:rsidRPr="00AF76D0">
        <w:rPr>
          <w:rStyle w:val="afffffe"/>
          <w:rtl/>
        </w:rPr>
        <w:t xml:space="preserve"> </w:t>
      </w:r>
      <w:r w:rsidRPr="00BB7070">
        <w:rPr>
          <w:rStyle w:val="afffffe"/>
          <w:rFonts w:hint="cs"/>
          <w:b/>
          <w:bCs/>
          <w:rtl/>
        </w:rPr>
        <w:t>'</w:t>
      </w:r>
      <w:r w:rsidRPr="00BB7070">
        <w:rPr>
          <w:rStyle w:val="afffffe"/>
          <w:b/>
          <w:bCs/>
          <w:rtl/>
        </w:rPr>
        <w:t>עוד טומאתו בו</w:t>
      </w:r>
      <w:r w:rsidRPr="00BB7070">
        <w:rPr>
          <w:rStyle w:val="afffffe"/>
          <w:rFonts w:hint="cs"/>
          <w:b/>
          <w:bCs/>
          <w:rtl/>
        </w:rPr>
        <w:t>'</w:t>
      </w:r>
      <w:r w:rsidRPr="00AF76D0">
        <w:rPr>
          <w:rStyle w:val="afffffe"/>
          <w:rtl/>
        </w:rPr>
        <w:t xml:space="preserve"> </w:t>
      </w:r>
      <w:r w:rsidRPr="006F178A">
        <w:rPr>
          <w:rtl/>
        </w:rPr>
        <w:t>- לרבות מחוסר כפרה.</w:t>
      </w:r>
    </w:p>
    <w:p w14:paraId="6E51643F" w14:textId="50B013A2" w:rsidR="004917D2" w:rsidRDefault="00FF3740" w:rsidP="00C674A3">
      <w:pPr>
        <w:pStyle w:val="afffffb"/>
      </w:pPr>
      <w:r>
        <w:rPr>
          <w:rtl/>
        </w:rPr>
        <w:t>׹</w:t>
      </w:r>
    </w:p>
    <w:p w14:paraId="7E59BEE8" w14:textId="77E3E66D" w:rsidR="00FF3740" w:rsidRPr="00023785" w:rsidRDefault="00FF3740" w:rsidP="004B1A9B">
      <w:pPr>
        <w:pStyle w:val="affffff2"/>
        <w:framePr w:wrap="around"/>
        <w:rPr>
          <w:rtl/>
        </w:rPr>
      </w:pPr>
      <w:del w:id="20202" w:author="קלוד" w:date="2026-10-06T10:09:33Z">
        <w:r>
          <w:rPr>
            <w:rtl/>
          </w:rPr>
          <w:delText xml:space="preserve">מ</w:delText>
        </w:r>
      </w:del>
      <w:ins w:id="20203" w:author="קלוד" w:date="2026-10-06T10:09:33Z">
        <w:r>
          <w:rPr>
            <w:rtl/>
          </w:rPr>
          <w:t xml:space="preserve">משנה ז</w:t>
        </w:r>
      </w:ins>
      <w:del w:id="20204" w:author="קלוד" w:date="2026-10-06T10:09:33Z">
        <w:r>
          <w:rPr>
            <w:rFonts w:hint="cs"/>
            <w:rtl/>
          </w:rPr>
          <w:delText xml:space="preserve">שנה:</w:delText>
        </w:r>
      </w:del>
    </w:p>
    <w:p w14:paraId="53FDD8DE" w14:textId="77777777" w:rsidR="00FF3740" w:rsidRPr="006F178A" w:rsidRDefault="00FF3740" w:rsidP="00FF3740">
      <w:pPr>
        <w:pStyle w:val="affffb"/>
        <w:spacing w:before="120"/>
        <w:rPr>
          <w:rtl/>
        </w:rPr>
        <w:pPrChange w:id="90041" w:author="קלוד" w:date="2026-10-08T12:08:16Z">
          <w:pPr>
            <w:pStyle w:val="affffb"/>
          </w:pPr>
        </w:pPrChange>
      </w:pPr>
      <w:r w:rsidRPr="006F178A">
        <w:rPr>
          <w:rtl/>
        </w:rPr>
        <w:t xml:space="preserve">תגלחת הטהרה כיצד, היה מביא ג' בהמות: חטאת, עולה, ושלמים, </w:t>
      </w:r>
    </w:p>
    <w:p w14:paraId="4C75AFF6" w14:textId="24BF51C2" w:rsidR="00FF3740" w:rsidRPr="006F178A" w:rsidRDefault="00061CA4" w:rsidP="00FF3740">
      <w:pPr>
        <w:pStyle w:val="affffb"/>
        <w:rPr>
          <w:rtl/>
        </w:rPr>
      </w:pPr>
      <w:r w:rsidRPr="00061CA4">
        <w:rPr>
          <w:rStyle w:val="TanaimMishna"/>
          <w:rFonts w:hint="cs"/>
          <w:rtl/>
          <w:rPrChange w:id="20126" w:author="קלוד" w:date="2026-10-06T10:09:33Z">
            <w:rPr>
              <w:rStyle w:val="a4"/>
              <w:rFonts w:hint="cs"/>
              <w:rtl/>
            </w:rPr>
          </w:rPrChange>
        </w:rPr>
        <w:t>ו</w:t>
      </w:r>
      <w:r w:rsidR="00FF3740" w:rsidRPr="00061CA4">
        <w:rPr>
          <w:rStyle w:val="TanaimMishna"/>
          <w:rFonts w:hint="cs"/>
          <w:rtl/>
          <w:rPrChange w:id="20127" w:author="קלוד" w:date="2026-10-06T10:09:33Z">
            <w:rPr>
              <w:rStyle w:val="a4"/>
              <w:rFonts w:hint="cs"/>
              <w:rtl/>
            </w:rPr>
          </w:rPrChange>
        </w:rPr>
        <w:t xml:space="preserve">לר'י: </w:t>
      </w:r>
      <w:r w:rsidR="00FF3740" w:rsidRPr="006F178A">
        <w:rPr>
          <w:rtl/>
        </w:rPr>
        <w:t xml:space="preserve">ושוחט את השלמים ומגלח עליהם, </w:t>
      </w:r>
    </w:p>
    <w:p w14:paraId="59EC5F1C" w14:textId="7FE64FD6" w:rsidR="00FF3740" w:rsidRPr="006F178A" w:rsidRDefault="00FF3740" w:rsidP="00FF3740">
      <w:pPr>
        <w:pStyle w:val="affffb"/>
        <w:rPr>
          <w:rtl/>
        </w:rPr>
      </w:pPr>
      <w:r w:rsidRPr="00061CA4">
        <w:rPr>
          <w:rStyle w:val="TanaimMishna"/>
          <w:rtl/>
          <w:rPrChange w:id="20128" w:author="קלוד" w:date="2026-10-06T10:09:33Z">
            <w:rPr>
              <w:rStyle w:val="a4"/>
              <w:rtl/>
            </w:rPr>
          </w:rPrChange>
        </w:rPr>
        <w:t>ר</w:t>
      </w:r>
      <w:r w:rsidR="00061CA4">
        <w:rPr>
          <w:rStyle w:val="TanaimMishna"/>
          <w:rFonts w:hint="cs"/>
          <w:rtl/>
          <w:rPrChange w:id="20129" w:author="קלוד" w:date="2026-10-06T10:09:33Z">
            <w:rPr>
              <w:rStyle w:val="a4"/>
              <w:rFonts w:hint="cs"/>
              <w:rtl/>
            </w:rPr>
          </w:rPrChange>
        </w:rPr>
        <w:t>"א</w:t>
      </w:r>
      <w:r>
        <w:rPr>
          <w:rStyle w:val="TanaimMishna"/>
          <w:rtl/>
          <w:rPrChange w:id="41086" w:author="Claude" w:date="2026-10-07T09:25:01Z">
            <w:rPr>
              <w:rtl/>
            </w:rPr>
          </w:rPrChange>
        </w:rPr>
        <w:t xml:space="preserve">:</w:t>
      </w:r>
      <w:r>
        <w:rPr>
          <w:rtl/>
        </w:rPr>
        <w:t xml:space="preserve"> לא היה מגלח אלא על החטאת, שהחטאת קודמת בכל מקום,</w:t>
      </w:r>
    </w:p>
    <w:p w14:paraId="5C09A0D8" w14:textId="77777777" w:rsidR="00FF3740" w:rsidRPr="006F178A" w:rsidRDefault="00FF3740" w:rsidP="00FF3740">
      <w:pPr>
        <w:pStyle w:val="affffb"/>
        <w:rPr>
          <w:rtl/>
        </w:rPr>
      </w:pPr>
      <w:r w:rsidRPr="006F178A">
        <w:rPr>
          <w:rFonts w:hint="cs"/>
          <w:rtl/>
        </w:rPr>
        <w:t xml:space="preserve"> </w:t>
      </w:r>
      <w:r w:rsidRPr="006F178A">
        <w:rPr>
          <w:rtl/>
        </w:rPr>
        <w:tab/>
      </w:r>
      <w:r w:rsidRPr="006F178A">
        <w:rPr>
          <w:rtl/>
        </w:rPr>
        <w:tab/>
      </w:r>
      <w:r w:rsidRPr="006F178A">
        <w:rPr>
          <w:rtl/>
        </w:rPr>
        <w:tab/>
        <w:t>ואם גלח על אחת משלשתן - יצא.</w:t>
      </w:r>
    </w:p>
    <w:p w14:paraId="1ED7C99E" w14:textId="77777777" w:rsidR="006374D8" w:rsidRDefault="00FF3740" w:rsidP="00FF3740">
      <w:pPr>
        <w:pStyle w:val="affffb"/>
        <w:rPr>
          <w:rtl/>
        </w:rPr>
      </w:pPr>
      <w:r w:rsidRPr="00061CA4">
        <w:rPr>
          <w:rStyle w:val="TanaimMishna"/>
          <w:rtl/>
          <w:rPrChange w:id="20130" w:author="קלוד" w:date="2026-10-06T10:09:33Z">
            <w:rPr>
              <w:rStyle w:val="a4"/>
              <w:rtl/>
            </w:rPr>
          </w:rPrChange>
        </w:rPr>
        <w:t>רשב"ג:</w:t>
      </w:r>
      <w:r w:rsidRPr="006F178A">
        <w:rPr>
          <w:rtl/>
        </w:rPr>
        <w:t xml:space="preserve"> הביא ג' בהמות ולא פירש, הראויה לחטאת תקרב חטאת,</w:t>
      </w:r>
    </w:p>
    <w:p w14:paraId="786C58FB" w14:textId="4564E898" w:rsidR="00FF3740" w:rsidRPr="006F178A" w:rsidRDefault="00FF3740" w:rsidP="00FF3740">
      <w:pPr>
        <w:pStyle w:val="affffb"/>
        <w:rPr>
          <w:rtl/>
        </w:rPr>
      </w:pPr>
      <w:r w:rsidRPr="006F178A">
        <w:rPr>
          <w:rtl/>
        </w:rPr>
        <w:t xml:space="preserve"> </w:t>
      </w:r>
      <w:r w:rsidR="006374D8">
        <w:rPr>
          <w:rtl/>
        </w:rPr>
        <w:tab/>
      </w:r>
      <w:r w:rsidR="006374D8">
        <w:rPr>
          <w:rtl/>
        </w:rPr>
        <w:tab/>
      </w:r>
      <w:r w:rsidR="006374D8">
        <w:rPr>
          <w:rtl/>
        </w:rPr>
        <w:tab/>
      </w:r>
      <w:r w:rsidRPr="006F178A">
        <w:rPr>
          <w:rtl/>
        </w:rPr>
        <w:t>לעולה - תקרב עולה, לשלמים - תקרב שלמים.</w:t>
      </w:r>
    </w:p>
    <w:p w14:paraId="160AFF2B" w14:textId="718873E3" w:rsidR="000E38CC" w:rsidRPr="006F178A" w:rsidRDefault="000E38CC" w:rsidP="009059AF">
      <w:pPr>
        <w:pStyle w:val="afffff3"/>
        <w:ind w:end="0"/>
        <w:rPr>
          <w:rtl/>
        </w:rPr>
      </w:pPr>
      <w:r w:rsidRPr="00061CA4">
        <w:rPr>
          <w:rStyle w:val="a4"/>
          <w:rFonts w:hint="cs"/>
          <w:rtl/>
        </w:rPr>
        <w:t>ר</w:t>
      </w:r>
      <w:r w:rsidR="00B67BCE">
        <w:rPr>
          <w:rStyle w:val="a4"/>
          <w:rFonts w:hint="cs"/>
          <w:rtl/>
        </w:rPr>
        <w:t>"</w:t>
      </w:r>
      <w:r w:rsidRPr="00061CA4">
        <w:rPr>
          <w:rStyle w:val="a4"/>
          <w:rFonts w:hint="cs"/>
          <w:rtl/>
        </w:rPr>
        <w:t xml:space="preserve">י: </w:t>
      </w:r>
      <w:r w:rsidRPr="006F178A">
        <w:rPr>
          <w:rtl/>
        </w:rPr>
        <w:t xml:space="preserve">שוחט את השלמים ומגלח עליהם, </w:t>
      </w:r>
    </w:p>
    <w:p w14:paraId="5AAF80B3" w14:textId="77777777" w:rsidR="00061CA4" w:rsidRDefault="00FF3740" w:rsidP="00A5184B">
      <w:pPr>
        <w:pStyle w:val="36"/>
        <w:framePr w:wrap="notBeside"/>
        <w:rPr>
          <w:rtl/>
        </w:rPr>
      </w:pPr>
      <w:r w:rsidRPr="00061CA4">
        <w:rPr>
          <w:rtl/>
        </w:rPr>
        <w:t xml:space="preserve">ת"ר: </w:t>
      </w:r>
    </w:p>
    <w:p w14:paraId="2E82EEFE" w14:textId="49CB2CB7" w:rsidR="00FF3740" w:rsidRPr="00171D94" w:rsidRDefault="00FF3740" w:rsidP="00FF3740">
      <w:pPr>
        <w:rPr>
          <w:spacing w:val="0"/>
          <w:rtl/>
        </w:rPr>
      </w:pPr>
      <w:r w:rsidRPr="00171D94">
        <w:rPr>
          <w:rStyle w:val="afffffe"/>
          <w:spacing w:val="0"/>
          <w:rtl/>
        </w:rPr>
        <w:t>וגלח הנזיר פתח אהל מועד וגו'</w:t>
      </w:r>
      <w:r w:rsidRPr="00171D94">
        <w:rPr>
          <w:rStyle w:val="afffffe"/>
          <w:rFonts w:hint="cs"/>
          <w:spacing w:val="0"/>
          <w:rtl/>
        </w:rPr>
        <w:t xml:space="preserve"> </w:t>
      </w:r>
      <w:r w:rsidR="00171D94">
        <w:rPr>
          <w:rStyle w:val="afffffe"/>
          <w:rFonts w:hint="cs"/>
          <w:spacing w:val="0"/>
          <w:rtl/>
        </w:rPr>
        <w:t>ו</w:t>
      </w:r>
      <w:r w:rsidR="00061CA4" w:rsidRPr="00171D94">
        <w:rPr>
          <w:rFonts w:hint="cs"/>
          <w:spacing w:val="0"/>
          <w:rtl/>
        </w:rPr>
        <w:t xml:space="preserve">מיירי </w:t>
      </w:r>
      <w:r w:rsidRPr="00171D94">
        <w:rPr>
          <w:spacing w:val="0"/>
          <w:rtl/>
        </w:rPr>
        <w:t xml:space="preserve">בשלמים </w:t>
      </w:r>
      <w:r w:rsidR="00061CA4" w:rsidRPr="00171D94">
        <w:rPr>
          <w:rFonts w:hint="cs"/>
          <w:spacing w:val="0"/>
          <w:rtl/>
        </w:rPr>
        <w:t>ד</w:t>
      </w:r>
      <w:r w:rsidRPr="00171D94">
        <w:rPr>
          <w:rStyle w:val="afffffe"/>
          <w:spacing w:val="0"/>
          <w:rtl/>
        </w:rPr>
        <w:t>ושחטו פתח אהל מועד</w:t>
      </w:r>
      <w:r w:rsidRPr="00171D94">
        <w:rPr>
          <w:rStyle w:val="afffffe"/>
          <w:rFonts w:hint="cs"/>
          <w:spacing w:val="0"/>
          <w:rtl/>
        </w:rPr>
        <w:t>'</w:t>
      </w:r>
      <w:r w:rsidR="001A7DD4" w:rsidRPr="00171D94">
        <w:rPr>
          <w:rStyle w:val="afffffe"/>
          <w:spacing w:val="0"/>
          <w:rtl/>
        </w:rPr>
        <w:t>.</w:t>
      </w:r>
    </w:p>
    <w:p w14:paraId="54CE322D" w14:textId="65939226" w:rsidR="003D0334" w:rsidRDefault="00FF3740" w:rsidP="00BA44EB">
      <w:pPr>
        <w:pStyle w:val="a7"/>
        <w:rPr>
          <w:rtl/>
        </w:rPr>
      </w:pPr>
      <w:r w:rsidRPr="006F178A">
        <w:rPr>
          <w:rFonts w:hint="cs"/>
          <w:rtl/>
        </w:rPr>
        <w:t>ולא פתח אוה</w:t>
      </w:r>
      <w:r w:rsidR="00AB5CFD">
        <w:rPr>
          <w:rFonts w:hint="cs"/>
          <w:rtl/>
        </w:rPr>
        <w:t>ל מועד</w:t>
      </w:r>
      <w:r w:rsidRPr="006F178A">
        <w:rPr>
          <w:rFonts w:hint="cs"/>
          <w:rtl/>
        </w:rPr>
        <w:t xml:space="preserve"> ממש </w:t>
      </w:r>
    </w:p>
    <w:p w14:paraId="46BC6E1D" w14:textId="77777777" w:rsidR="003D0334" w:rsidRDefault="003D0334" w:rsidP="00A5184B">
      <w:pPr>
        <w:pStyle w:val="36"/>
        <w:framePr w:wrap="notBeside"/>
        <w:rPr>
          <w:rtl/>
        </w:rPr>
      </w:pPr>
      <w:r w:rsidRPr="003D0334">
        <w:rPr>
          <w:rFonts w:hint="cs"/>
          <w:rtl/>
        </w:rPr>
        <w:t>א.</w:t>
      </w:r>
    </w:p>
    <w:p w14:paraId="70175EE9" w14:textId="0F85DEA1" w:rsidR="00FF3740" w:rsidRPr="006F178A" w:rsidRDefault="00FF3740" w:rsidP="00FF3740">
      <w:pPr>
        <w:rPr>
          <w:rtl/>
        </w:rPr>
      </w:pPr>
      <w:r w:rsidRPr="006F178A">
        <w:rPr>
          <w:rFonts w:hint="cs"/>
          <w:rtl/>
        </w:rPr>
        <w:t xml:space="preserve">דבזיון הוא </w:t>
      </w:r>
    </w:p>
    <w:p w14:paraId="56518A56" w14:textId="3DE699A1" w:rsidR="00005A0E" w:rsidRDefault="008C161B" w:rsidP="00A5184B">
      <w:pPr>
        <w:pStyle w:val="36"/>
        <w:framePr w:wrap="notBeside"/>
        <w:rPr>
          <w:rtl/>
        </w:rPr>
      </w:pPr>
      <w:r>
        <w:rPr>
          <w:rFonts w:hint="cs"/>
          <w:rtl/>
        </w:rPr>
        <w:t xml:space="preserve">ב. </w:t>
      </w:r>
      <w:r w:rsidR="00FF3740" w:rsidRPr="00005A0E">
        <w:rPr>
          <w:rtl/>
        </w:rPr>
        <w:t>ר</w:t>
      </w:r>
      <w:r w:rsidR="003D0334">
        <w:rPr>
          <w:rFonts w:hint="cs"/>
          <w:rtl/>
        </w:rPr>
        <w:t>י"א</w:t>
      </w:r>
      <w:r w:rsidR="00FF3740" w:rsidRPr="00005A0E">
        <w:rPr>
          <w:rtl/>
        </w:rPr>
        <w:t xml:space="preserve">: </w:t>
      </w:r>
    </w:p>
    <w:p w14:paraId="4BA10C47" w14:textId="70AB4235" w:rsidR="00FF3740" w:rsidRPr="006F178A" w:rsidRDefault="00FF3740" w:rsidP="00FF3740">
      <w:pPr>
        <w:rPr>
          <w:rtl/>
        </w:rPr>
      </w:pPr>
      <w:r w:rsidRPr="00005A0E">
        <w:rPr>
          <w:rStyle w:val="afffffe"/>
          <w:rtl/>
        </w:rPr>
        <w:t>לא תעלה במעלות על מזבחי,</w:t>
      </w:r>
      <w:r w:rsidRPr="006F178A">
        <w:rPr>
          <w:rtl/>
        </w:rPr>
        <w:t xml:space="preserve"> ק"ו לדרך בזיון</w:t>
      </w:r>
      <w:r w:rsidR="001A7DD4">
        <w:rPr>
          <w:rtl/>
        </w:rPr>
        <w:t>.</w:t>
      </w:r>
    </w:p>
    <w:p w14:paraId="72C84932" w14:textId="62F04DF5" w:rsidR="00005A0E" w:rsidRDefault="008C161B" w:rsidP="00A5184B">
      <w:pPr>
        <w:pStyle w:val="36"/>
        <w:framePr w:wrap="notBeside"/>
        <w:rPr>
          <w:rtl/>
        </w:rPr>
      </w:pPr>
      <w:r>
        <w:rPr>
          <w:rFonts w:hint="cs"/>
          <w:rtl/>
        </w:rPr>
        <w:t xml:space="preserve">ג. </w:t>
      </w:r>
      <w:r w:rsidR="00FF3740" w:rsidRPr="00005A0E">
        <w:rPr>
          <w:rtl/>
        </w:rPr>
        <w:t>ר</w:t>
      </w:r>
      <w:r w:rsidR="003D0334">
        <w:rPr>
          <w:rFonts w:hint="cs"/>
          <w:rtl/>
        </w:rPr>
        <w:t>י''צ</w:t>
      </w:r>
      <w:r w:rsidR="00FF3740" w:rsidRPr="00005A0E">
        <w:rPr>
          <w:rtl/>
        </w:rPr>
        <w:t xml:space="preserve">: </w:t>
      </w:r>
    </w:p>
    <w:p w14:paraId="4B8FC03E" w14:textId="77777777" w:rsidR="007F3ED2" w:rsidRDefault="00FF3740" w:rsidP="00FF3740">
      <w:pPr>
        <w:rPr>
          <w:rtl/>
        </w:rPr>
      </w:pPr>
      <w:r w:rsidRPr="00AF76D0">
        <w:rPr>
          <w:rStyle w:val="afffffe"/>
          <w:rFonts w:hint="cs"/>
          <w:rtl/>
        </w:rPr>
        <w:t>'</w:t>
      </w:r>
      <w:r w:rsidRPr="00AF76D0">
        <w:rPr>
          <w:rStyle w:val="afffffe"/>
          <w:rtl/>
        </w:rPr>
        <w:t>ולקח את שער ראש נזרו ונתן על האש וגו',</w:t>
      </w:r>
      <w:r w:rsidRPr="006F178A">
        <w:rPr>
          <w:rtl/>
        </w:rPr>
        <w:t xml:space="preserve"> מחוסר </w:t>
      </w:r>
      <w:r w:rsidR="0037387C">
        <w:rPr>
          <w:rFonts w:hint="cs"/>
          <w:rtl/>
        </w:rPr>
        <w:t>רק</w:t>
      </w:r>
      <w:r w:rsidRPr="006F178A">
        <w:rPr>
          <w:rtl/>
        </w:rPr>
        <w:t xml:space="preserve"> לקיחה ונתינה,</w:t>
      </w:r>
    </w:p>
    <w:p w14:paraId="7C60CE8A" w14:textId="467E2718" w:rsidR="00FF3740" w:rsidRPr="006F178A" w:rsidRDefault="00FF3740" w:rsidP="00FF3740">
      <w:pPr>
        <w:rPr>
          <w:rtl/>
        </w:rPr>
      </w:pPr>
      <w:r w:rsidRPr="006F178A">
        <w:rPr>
          <w:rtl/>
        </w:rPr>
        <w:t xml:space="preserve"> יצא </w:t>
      </w:r>
      <w:r w:rsidR="0037387C">
        <w:rPr>
          <w:rFonts w:hint="cs"/>
          <w:rtl/>
        </w:rPr>
        <w:t>מי</w:t>
      </w:r>
      <w:r w:rsidRPr="006F178A">
        <w:rPr>
          <w:rtl/>
        </w:rPr>
        <w:t xml:space="preserve"> </w:t>
      </w:r>
      <w:r w:rsidR="0037387C">
        <w:rPr>
          <w:rFonts w:hint="cs"/>
          <w:rtl/>
        </w:rPr>
        <w:t>ש</w:t>
      </w:r>
      <w:r w:rsidRPr="006F178A">
        <w:rPr>
          <w:rtl/>
        </w:rPr>
        <w:t>מחוסר לקיחה הבאה ונתינה.</w:t>
      </w:r>
    </w:p>
    <w:p w14:paraId="781F3BFC" w14:textId="4DB0800E" w:rsidR="00005A0E" w:rsidRDefault="008C161B" w:rsidP="00A5184B">
      <w:pPr>
        <w:pStyle w:val="36"/>
        <w:framePr w:wrap="notBeside"/>
        <w:rPr>
          <w:rtl/>
        </w:rPr>
      </w:pPr>
      <w:r>
        <w:rPr>
          <w:rFonts w:hint="cs"/>
          <w:rtl/>
        </w:rPr>
        <w:t xml:space="preserve">ד. </w:t>
      </w:r>
      <w:r w:rsidR="00FF3740" w:rsidRPr="00005A0E">
        <w:rPr>
          <w:rFonts w:hint="cs"/>
          <w:rtl/>
        </w:rPr>
        <w:t>א</w:t>
      </w:r>
      <w:r w:rsidR="00FF3740" w:rsidRPr="00005A0E">
        <w:rPr>
          <w:rtl/>
        </w:rPr>
        <w:t>"</w:t>
      </w:r>
      <w:r w:rsidR="00FF3740" w:rsidRPr="00005A0E">
        <w:rPr>
          <w:rFonts w:hint="cs"/>
          <w:rtl/>
        </w:rPr>
        <w:t>ד</w:t>
      </w:r>
      <w:r w:rsidR="00FF3740" w:rsidRPr="00005A0E">
        <w:rPr>
          <w:rtl/>
        </w:rPr>
        <w:t xml:space="preserve"> ר</w:t>
      </w:r>
      <w:r w:rsidR="00B072B0">
        <w:rPr>
          <w:rFonts w:hint="cs"/>
          <w:rtl/>
        </w:rPr>
        <w:t>"יצ</w:t>
      </w:r>
      <w:r w:rsidR="00FF3740" w:rsidRPr="00005A0E">
        <w:rPr>
          <w:rtl/>
        </w:rPr>
        <w:t xml:space="preserve"> </w:t>
      </w:r>
    </w:p>
    <w:p w14:paraId="28E080AA" w14:textId="4E37A77F" w:rsidR="00FF3740" w:rsidRPr="006F178A" w:rsidRDefault="00FF3740" w:rsidP="00171D94">
      <w:pPr>
        <w:spacing w:after="60"/>
        <w:rPr>
          <w:rtl/>
        </w:rPr>
      </w:pPr>
      <w:r w:rsidRPr="003215F9">
        <w:rPr>
          <w:rStyle w:val="afffffe"/>
          <w:rFonts w:hint="cs"/>
          <w:rtl/>
        </w:rPr>
        <w:t>'</w:t>
      </w:r>
      <w:r w:rsidRPr="003215F9">
        <w:rPr>
          <w:rStyle w:val="afffffe"/>
          <w:rtl/>
        </w:rPr>
        <w:t>ולקח את שער ראש נזרו</w:t>
      </w:r>
      <w:r w:rsidRPr="003215F9">
        <w:rPr>
          <w:rStyle w:val="afffffe"/>
          <w:rFonts w:hint="cs"/>
          <w:rtl/>
        </w:rPr>
        <w:t>'</w:t>
      </w:r>
      <w:r w:rsidRPr="003215F9">
        <w:rPr>
          <w:rStyle w:val="afffffe"/>
          <w:rtl/>
        </w:rPr>
        <w:t>,</w:t>
      </w:r>
      <w:r w:rsidRPr="006F178A">
        <w:rPr>
          <w:rtl/>
        </w:rPr>
        <w:t xml:space="preserve"> מקום שהיה מבשל שם היה מגלח.</w:t>
      </w:r>
    </w:p>
    <w:p w14:paraId="65CC4EA8" w14:textId="727DCE5A" w:rsidR="0037387C" w:rsidRDefault="00FF3740" w:rsidP="00A5184B">
      <w:pPr>
        <w:pStyle w:val="36"/>
        <w:framePr w:wrap="notBeside"/>
        <w:rPr>
          <w:rStyle w:val="afffffe"/>
          <w:spacing w:val="-2"/>
          <w:rtl/>
        </w:rPr>
      </w:pPr>
      <w:r w:rsidRPr="0037387C">
        <w:rPr>
          <w:rtl/>
        </w:rPr>
        <w:t>מ</w:t>
      </w:r>
      <w:r w:rsidRPr="0037387C">
        <w:rPr>
          <w:rFonts w:hint="cs"/>
          <w:rtl/>
        </w:rPr>
        <w:t>ר</w:t>
      </w:r>
      <w:r w:rsidRPr="0037387C">
        <w:rPr>
          <w:rtl/>
        </w:rPr>
        <w:t>"</w:t>
      </w:r>
      <w:r w:rsidRPr="0037387C">
        <w:rPr>
          <w:rFonts w:hint="cs"/>
          <w:rtl/>
        </w:rPr>
        <w:t>א</w:t>
      </w:r>
      <w:r w:rsidRPr="0037387C">
        <w:rPr>
          <w:rtl/>
        </w:rPr>
        <w:t xml:space="preserve">: </w:t>
      </w:r>
    </w:p>
    <w:p w14:paraId="47B4CF67" w14:textId="1E471DC9" w:rsidR="00FF3740" w:rsidRPr="00B072B0" w:rsidRDefault="00FF3740" w:rsidP="00FF3740">
      <w:pPr>
        <w:rPr>
          <w:spacing w:val="2"/>
          <w:rtl/>
        </w:rPr>
      </w:pPr>
      <w:r w:rsidRPr="00B072B0">
        <w:rPr>
          <w:rStyle w:val="afffffe"/>
          <w:rFonts w:hint="cs"/>
          <w:spacing w:val="2"/>
          <w:rtl/>
        </w:rPr>
        <w:t>'</w:t>
      </w:r>
      <w:r w:rsidRPr="00B072B0">
        <w:rPr>
          <w:rStyle w:val="afffffe"/>
          <w:spacing w:val="2"/>
          <w:rtl/>
        </w:rPr>
        <w:t xml:space="preserve">וגלח הנזיר פתח אהל מועד' </w:t>
      </w:r>
      <w:r w:rsidR="00870A20" w:rsidRPr="00B072B0">
        <w:rPr>
          <w:rFonts w:hint="cs"/>
          <w:spacing w:val="2"/>
          <w:rtl/>
        </w:rPr>
        <w:t>כ"ז</w:t>
      </w:r>
      <w:r w:rsidRPr="00B072B0">
        <w:rPr>
          <w:spacing w:val="2"/>
          <w:rtl/>
        </w:rPr>
        <w:t xml:space="preserve"> שאין פתח אהל מועד פתוח אינו מגלח.</w:t>
      </w:r>
    </w:p>
    <w:p w14:paraId="68C13A2B" w14:textId="77777777" w:rsidR="0037387C" w:rsidRDefault="00FF3740" w:rsidP="00A5184B">
      <w:pPr>
        <w:pStyle w:val="36"/>
        <w:framePr w:wrap="notBeside"/>
        <w:rPr>
          <w:rtl/>
        </w:rPr>
      </w:pPr>
      <w:r w:rsidRPr="0037387C">
        <w:rPr>
          <w:rtl/>
        </w:rPr>
        <w:t xml:space="preserve">ר"ש שזורי </w:t>
      </w:r>
    </w:p>
    <w:p w14:paraId="7E856D7E" w14:textId="05D8A6A8" w:rsidR="00FF3740" w:rsidRPr="006F178A" w:rsidRDefault="00FF3740" w:rsidP="00FF3740">
      <w:pPr>
        <w:rPr>
          <w:rtl/>
        </w:rPr>
      </w:pPr>
      <w:r w:rsidRPr="00AF76D0">
        <w:rPr>
          <w:rStyle w:val="afffffe"/>
          <w:rFonts w:hint="cs"/>
          <w:rtl/>
        </w:rPr>
        <w:t>'</w:t>
      </w:r>
      <w:r w:rsidRPr="00AF76D0">
        <w:rPr>
          <w:rStyle w:val="afffffe"/>
          <w:rtl/>
        </w:rPr>
        <w:t>וגלח הנזיר פתח אהל מועד</w:t>
      </w:r>
      <w:r w:rsidRPr="00AF76D0">
        <w:rPr>
          <w:rStyle w:val="afffffe"/>
          <w:rFonts w:hint="cs"/>
          <w:rtl/>
        </w:rPr>
        <w:t>'</w:t>
      </w:r>
      <w:r w:rsidRPr="00AF76D0">
        <w:rPr>
          <w:rStyle w:val="afffffe"/>
          <w:rtl/>
        </w:rPr>
        <w:t xml:space="preserve"> </w:t>
      </w:r>
      <w:r w:rsidRPr="006F178A">
        <w:rPr>
          <w:rtl/>
        </w:rPr>
        <w:t>ולא נזירה</w:t>
      </w:r>
      <w:r w:rsidRPr="006F178A">
        <w:rPr>
          <w:rFonts w:hint="cs"/>
          <w:rtl/>
        </w:rPr>
        <w:t>.</w:t>
      </w:r>
      <w:r w:rsidRPr="006F178A">
        <w:rPr>
          <w:rtl/>
        </w:rPr>
        <w:t xml:space="preserve"> שמא יתגרו בה פרחי כהונה</w:t>
      </w:r>
      <w:r w:rsidR="001A7DD4">
        <w:rPr>
          <w:rtl/>
        </w:rPr>
        <w:t>.</w:t>
      </w:r>
    </w:p>
    <w:p w14:paraId="5FC67B20" w14:textId="77777777" w:rsidR="00FF3740" w:rsidRPr="006F178A" w:rsidRDefault="00FF3740" w:rsidP="00516202">
      <w:pPr>
        <w:pStyle w:val="affff5"/>
        <w:framePr w:wrap="around"/>
        <w:rPr>
          <w:rtl/>
        </w:rPr>
      </w:pPr>
      <w:r w:rsidRPr="006F178A">
        <w:rPr>
          <w:rFonts w:hint="cs"/>
          <w:rtl/>
        </w:rPr>
        <w:t>מה:</w:t>
      </w:r>
    </w:p>
    <w:p w14:paraId="5C6E5A4F" w14:textId="1FEC7B37" w:rsidR="00FF3740" w:rsidRPr="00D51432" w:rsidRDefault="00FF3740" w:rsidP="00FF3740">
      <w:pPr>
        <w:rPr>
          <w:spacing w:val="0"/>
          <w:rtl/>
        </w:rPr>
      </w:pPr>
      <w:r w:rsidRPr="00D51432">
        <w:rPr>
          <w:rFonts w:ascii="FontbitDavid" w:hAnsi="FontbitDavid" w:hint="cs"/>
          <w:spacing w:val="0"/>
          <w:rtl/>
        </w:rPr>
        <w:t>ושאני מסוטה דלא כוחלת ופוקסת</w:t>
      </w:r>
      <w:r w:rsidR="00870A20" w:rsidRPr="00D51432">
        <w:rPr>
          <w:rFonts w:ascii="FontbitDavid" w:hAnsi="FontbitDavid" w:hint="cs"/>
          <w:spacing w:val="0"/>
          <w:rtl/>
        </w:rPr>
        <w:t>,</w:t>
      </w:r>
      <w:r w:rsidRPr="00D51432">
        <w:rPr>
          <w:rFonts w:ascii="FontbitDavid" w:hAnsi="FontbitDavid" w:hint="cs"/>
          <w:spacing w:val="0"/>
          <w:rtl/>
        </w:rPr>
        <w:t xml:space="preserve"> ולכן לא חיישי' שיתגרו בה פרחי כהונה</w:t>
      </w:r>
    </w:p>
    <w:p w14:paraId="108B60D1" w14:textId="77777777" w:rsidR="00FF3740" w:rsidRPr="006F178A" w:rsidRDefault="00FF3740" w:rsidP="000F6CD2">
      <w:pPr>
        <w:pStyle w:val="afffffb"/>
        <w:rPr>
          <w:rtl/>
        </w:rPr>
      </w:pPr>
      <w:r>
        <w:rPr>
          <w:rtl/>
        </w:rPr>
        <w:t>׹</w:t>
      </w:r>
    </w:p>
    <w:p w14:paraId="4E0DFCC7" w14:textId="71B26F0E" w:rsidR="00FF3740" w:rsidRPr="00E45C1D" w:rsidRDefault="00FF3740" w:rsidP="004B1A9B">
      <w:pPr>
        <w:pStyle w:val="affffff2"/>
        <w:framePr w:wrap="around"/>
        <w:rPr>
          <w:rtl/>
        </w:rPr>
      </w:pPr>
      <w:del w:id="20205" w:author="קלוד" w:date="2026-10-06T10:09:33Z">
        <w:r>
          <w:rPr>
            <w:rtl/>
          </w:rPr>
          <w:delText xml:space="preserve">מ</w:delText>
        </w:r>
      </w:del>
      <w:ins w:id="20206" w:author="קלוד" w:date="2026-10-06T10:09:33Z">
        <w:r>
          <w:rPr>
            <w:rtl/>
          </w:rPr>
          <w:t xml:space="preserve">משנה ח</w:t>
        </w:r>
      </w:ins>
      <w:del w:id="20207" w:author="קלוד" w:date="2026-10-06T10:09:33Z">
        <w:r>
          <w:rPr>
            <w:rFonts w:hint="cs"/>
            <w:rtl/>
          </w:rPr>
          <w:delText xml:space="preserve">שנה</w:delText>
        </w:r>
      </w:del>
      <w:del w:id="20208" w:author="קלוד" w:date="2026-10-06T10:09:33Z">
        <w:r>
          <w:rPr>
            <w:rFonts w:hint="cs"/>
            <w:rtl/>
          </w:rPr>
          <w:delText xml:space="preserve">:</w:delText>
        </w:r>
      </w:del>
    </w:p>
    <w:p w14:paraId="54E7B73E" w14:textId="77777777" w:rsidR="0060312B" w:rsidRDefault="00FF3740" w:rsidP="00FF3740">
      <w:pPr>
        <w:pStyle w:val="affffb"/>
        <w:spacing w:before="120"/>
        <w:rPr>
          <w:rtl/>
        </w:rPr>
        <w:pPrChange w:id="90042" w:author="קלוד" w:date="2026-10-08T12:08:16Z">
          <w:pPr>
            <w:pStyle w:val="affffb"/>
          </w:pPr>
        </w:pPrChange>
      </w:pPr>
      <w:r w:rsidRPr="006F178A">
        <w:rPr>
          <w:rtl/>
        </w:rPr>
        <w:t xml:space="preserve">היה נוטל שער ראש נזרו ומשלח תחת הדוד, </w:t>
      </w:r>
    </w:p>
    <w:p w14:paraId="09A749BE" w14:textId="1ADABF40" w:rsidR="00FF3740" w:rsidRPr="006F178A" w:rsidRDefault="00FF3740" w:rsidP="00FF3740">
      <w:pPr>
        <w:pStyle w:val="affffb"/>
        <w:rPr>
          <w:rtl/>
        </w:rPr>
      </w:pPr>
      <w:r w:rsidRPr="006F178A">
        <w:rPr>
          <w:rtl/>
        </w:rPr>
        <w:t>ואם גילח במדינה - לא היה משלח תחת הדוד.</w:t>
      </w:r>
    </w:p>
    <w:p w14:paraId="71C4C3A1" w14:textId="4F4B1FD4" w:rsidR="00FF3740" w:rsidRPr="006F178A" w:rsidRDefault="0060312B" w:rsidP="00FF3740">
      <w:pPr>
        <w:pStyle w:val="affffb"/>
        <w:rPr>
          <w:rtl/>
        </w:rPr>
      </w:pPr>
      <w:r w:rsidRPr="0060312B">
        <w:rPr>
          <w:rStyle w:val="TanaimMishna"/>
          <w:rFonts w:hint="cs"/>
          <w:rtl/>
          <w:rPrChange w:id="20131" w:author="קלוד" w:date="2026-10-06T10:09:33Z">
            <w:rPr>
              <w:rStyle w:val="a4"/>
              <w:rFonts w:hint="cs"/>
              <w:rtl/>
            </w:rPr>
          </w:rPrChange>
        </w:rPr>
        <w:t>ת''ק:</w:t>
      </w:r>
      <w:r w:rsidRPr="0060312B">
        <w:rPr>
          <w:rStyle w:val="TanaimMishna"/>
          <w:rFonts w:hint="cs"/>
          <w:rPrChange w:id="20132" w:author="קלוד" w:date="2026-10-06T10:09:33Z">
            <w:rPr>
              <w:rStyle w:val="a4"/>
              <w:rFonts w:hint="cs"/>
            </w:rPr>
          </w:rPrChange>
        </w:rPr>
        <w:t xml:space="preserve"> </w:t>
      </w:r>
      <w:r w:rsidR="00FF3740" w:rsidRPr="006F178A">
        <w:rPr>
          <w:rtl/>
        </w:rPr>
        <w:t>בתגלחת הטהרה, אבל בתגלחת הטומאה לא</w:t>
      </w:r>
      <w:r w:rsidR="002F68EB">
        <w:rPr>
          <w:rFonts w:hint="cs"/>
          <w:rtl/>
        </w:rPr>
        <w:t xml:space="preserve"> </w:t>
      </w:r>
      <w:r w:rsidR="00FF3740" w:rsidRPr="006F178A">
        <w:rPr>
          <w:rtl/>
        </w:rPr>
        <w:t>משלח תחת הדוד</w:t>
      </w:r>
      <w:r w:rsidR="001A7DD4">
        <w:rPr>
          <w:rtl/>
        </w:rPr>
        <w:t>.</w:t>
      </w:r>
    </w:p>
    <w:p w14:paraId="2491EDE1" w14:textId="3643BB9F" w:rsidR="00FF3740" w:rsidRPr="006F178A" w:rsidRDefault="00FF3740" w:rsidP="00FF3740">
      <w:pPr>
        <w:pStyle w:val="affffb"/>
        <w:rPr>
          <w:rtl/>
        </w:rPr>
      </w:pPr>
      <w:r w:rsidRPr="001249E3">
        <w:rPr>
          <w:rStyle w:val="TanaimMishna"/>
          <w:rtl/>
          <w:rPrChange w:id="20133" w:author="קלוד" w:date="2026-10-06T10:09:33Z">
            <w:rPr>
              <w:rStyle w:val="a4"/>
              <w:rtl/>
            </w:rPr>
          </w:rPrChange>
        </w:rPr>
        <w:t>ר"מ</w:t>
      </w:r>
      <w:r>
        <w:rPr>
          <w:rStyle w:val="TanaimMishna"/>
          <w:rtl/>
          <w:rPrChange w:id="41087" w:author="Claude" w:date="2026-10-07T09:25:01Z">
            <w:rPr>
              <w:rtl/>
            </w:rPr>
          </w:rPrChange>
        </w:rPr>
        <w:t xml:space="preserve">:</w:t>
      </w:r>
      <w:r>
        <w:rPr>
          <w:rtl/>
        </w:rPr>
        <w:t xml:space="preserve"> הכל משלחין תחת הדוד, חוץ מן הטמא שבמדינה בלבד.</w:t>
      </w:r>
    </w:p>
    <w:p w14:paraId="2454842C" w14:textId="77777777" w:rsidR="00FF3740" w:rsidRPr="006F178A" w:rsidRDefault="00FF3740" w:rsidP="00FF3740">
      <w:pPr>
        <w:pStyle w:val="afffff3"/>
        <w:rPr>
          <w:b/>
          <w:sz w:val="20"/>
          <w:rtl/>
        </w:rPr>
      </w:pPr>
      <w:ins w:id="9859" w:author="מספור קטעי משנה" w:date="2026-10-06T06:45:37Z">
        <w:r>
          <w:rPr>
            <w:rStyle w:val="MisparKeta"/>
          </w:rPr>
          <w:t xml:space="preserve">א. </w:t>
        </w:r>
      </w:ins>
      <w:r w:rsidRPr="006F178A">
        <w:rPr>
          <w:b/>
          <w:rtl/>
          <w:rPrChange w:id="40046" w:author="Claude" w:date="2026-10-06T13:34:43Z">
            <w:rPr>
              <w:b/>
              <w:sz w:val="20"/>
              <w:rtl/>
            </w:rPr>
          </w:rPrChange>
        </w:rPr>
        <w:t>נוטל שער ראש נזרו.</w:t>
      </w:r>
    </w:p>
    <w:p w14:paraId="43C5681C" w14:textId="77777777" w:rsidR="00EA3E7C" w:rsidRDefault="00FF3740" w:rsidP="00A5184B">
      <w:pPr>
        <w:pStyle w:val="36"/>
        <w:framePr w:wrap="notBeside"/>
        <w:rPr>
          <w:rFonts w:ascii="FontbitDavid" w:hAnsi="FontbitDavid"/>
          <w:rtl/>
        </w:rPr>
      </w:pPr>
      <w:r w:rsidRPr="00EA3E7C">
        <w:rPr>
          <w:rtl/>
        </w:rPr>
        <w:t xml:space="preserve">ת"ר: </w:t>
      </w:r>
    </w:p>
    <w:p w14:paraId="2A7177EC" w14:textId="13983698" w:rsidR="0046044C" w:rsidRPr="009D2F57" w:rsidRDefault="00FF3740" w:rsidP="00FF3740">
      <w:pPr>
        <w:rPr>
          <w:rFonts w:ascii="FontbitDavid" w:hAnsi="FontbitDavid"/>
          <w:spacing w:val="0"/>
          <w:rtl/>
        </w:rPr>
      </w:pPr>
      <w:r w:rsidRPr="009D2F57">
        <w:rPr>
          <w:rFonts w:ascii="FontbitDavid" w:hAnsi="FontbitDavid"/>
          <w:spacing w:val="0"/>
          <w:rtl/>
        </w:rPr>
        <w:t>ואח"כ נוטל הרוטב ונותן על שער ראש נזרו, ומשלח תחת הדוד של שלמי</w:t>
      </w:r>
      <w:r w:rsidR="0046044C" w:rsidRPr="009D2F57">
        <w:rPr>
          <w:rFonts w:ascii="FontbitDavid" w:hAnsi="FontbitDavid" w:hint="cs"/>
          <w:spacing w:val="0"/>
          <w:rtl/>
        </w:rPr>
        <w:t>ם</w:t>
      </w:r>
      <w:r w:rsidRPr="009D2F57">
        <w:rPr>
          <w:rFonts w:ascii="FontbitDavid" w:hAnsi="FontbitDavid"/>
          <w:spacing w:val="0"/>
          <w:rtl/>
        </w:rPr>
        <w:t xml:space="preserve"> </w:t>
      </w:r>
    </w:p>
    <w:p w14:paraId="595F4F7E" w14:textId="17F1986E" w:rsidR="00FF3740" w:rsidRPr="006F178A" w:rsidRDefault="00FF3740" w:rsidP="00FF3740">
      <w:pPr>
        <w:rPr>
          <w:rtl/>
        </w:rPr>
      </w:pPr>
      <w:r w:rsidRPr="006F178A">
        <w:rPr>
          <w:rFonts w:ascii="FontbitDavid" w:hAnsi="FontbitDavid"/>
          <w:rtl/>
        </w:rPr>
        <w:t xml:space="preserve">ואם </w:t>
      </w:r>
      <w:r w:rsidR="0046044C">
        <w:rPr>
          <w:rFonts w:ascii="FontbitDavid" w:hAnsi="FontbitDavid" w:hint="cs"/>
          <w:rtl/>
        </w:rPr>
        <w:t>נזיר טמא מ</w:t>
      </w:r>
      <w:r w:rsidRPr="006F178A">
        <w:rPr>
          <w:rFonts w:ascii="FontbitDavid" w:hAnsi="FontbitDavid"/>
          <w:rtl/>
        </w:rPr>
        <w:t>שלח תחת הדוד של חטאת ואשם - יצא.</w:t>
      </w:r>
    </w:p>
    <w:p w14:paraId="387987DD" w14:textId="3918C724" w:rsidR="00FF3740" w:rsidRPr="006F178A" w:rsidRDefault="00A02672" w:rsidP="00FF3740">
      <w:pPr>
        <w:rPr>
          <w:rtl/>
        </w:rPr>
      </w:pPr>
      <w:r>
        <w:rPr>
          <w:rStyle w:val="afffffe"/>
          <w:rFonts w:hint="cs"/>
          <w:rtl/>
        </w:rPr>
        <w:t>ד</w:t>
      </w:r>
      <w:r w:rsidR="00FF3740" w:rsidRPr="009C2527">
        <w:rPr>
          <w:rStyle w:val="afffffe"/>
          <w:rFonts w:hint="cs"/>
          <w:rtl/>
        </w:rPr>
        <w:t>'</w:t>
      </w:r>
      <w:r w:rsidR="00FF3740" w:rsidRPr="009C2527">
        <w:rPr>
          <w:rStyle w:val="afffffe"/>
          <w:rtl/>
        </w:rPr>
        <w:t>אשר תחת זבח השלמים</w:t>
      </w:r>
      <w:r w:rsidR="00FF3740" w:rsidRPr="009C2527">
        <w:rPr>
          <w:rStyle w:val="afffffe"/>
          <w:rFonts w:hint="cs"/>
          <w:rtl/>
        </w:rPr>
        <w:t>'</w:t>
      </w:r>
      <w:r w:rsidR="00FF3740" w:rsidRPr="009C2527">
        <w:rPr>
          <w:rStyle w:val="afffffe"/>
          <w:rtl/>
        </w:rPr>
        <w:t>,</w:t>
      </w:r>
      <w:r w:rsidR="00FF3740" w:rsidRPr="006F178A">
        <w:rPr>
          <w:rtl/>
        </w:rPr>
        <w:t xml:space="preserve"> מזבחו יהא תחתיו</w:t>
      </w:r>
      <w:r w:rsidR="0019724F">
        <w:rPr>
          <w:rFonts w:hint="cs"/>
          <w:rtl/>
        </w:rPr>
        <w:t>.</w:t>
      </w:r>
      <w:r>
        <w:rPr>
          <w:rFonts w:hint="cs"/>
          <w:rtl/>
        </w:rPr>
        <w:t xml:space="preserve"> </w:t>
      </w:r>
      <w:r w:rsidRPr="00A02672">
        <w:rPr>
          <w:rStyle w:val="a6"/>
          <w:rFonts w:hint="cs"/>
          <w:rtl/>
        </w:rPr>
        <w:t>והיינו הרוטב</w:t>
      </w:r>
    </w:p>
    <w:p w14:paraId="15B75B95" w14:textId="3BEBD856" w:rsidR="0019724F" w:rsidRDefault="00A02672" w:rsidP="00BA44EB">
      <w:pPr>
        <w:pStyle w:val="a7"/>
        <w:rPr>
          <w:rtl/>
        </w:rPr>
      </w:pPr>
      <w:r>
        <w:rPr>
          <w:rFonts w:hint="cs"/>
          <w:rtl/>
        </w:rPr>
        <w:t>טעם ש</w:t>
      </w:r>
      <w:r w:rsidR="00FF3740" w:rsidRPr="006F178A">
        <w:rPr>
          <w:rtl/>
        </w:rPr>
        <w:t>אם שילח תחת הדוד של חטאת - יצא</w:t>
      </w:r>
      <w:r w:rsidR="00FF3740" w:rsidRPr="006F178A">
        <w:rPr>
          <w:rFonts w:hint="cs"/>
          <w:rtl/>
        </w:rPr>
        <w:t xml:space="preserve"> </w:t>
      </w:r>
    </w:p>
    <w:p w14:paraId="295E0320" w14:textId="6ADACB10" w:rsidR="00FF3740" w:rsidRPr="006F178A" w:rsidRDefault="00FF3740" w:rsidP="00C20B8C">
      <w:pPr>
        <w:spacing w:after="60"/>
        <w:rPr>
          <w:rtl/>
        </w:rPr>
      </w:pPr>
      <w:r w:rsidRPr="003215F9">
        <w:rPr>
          <w:rStyle w:val="afffffe"/>
          <w:rFonts w:hint="cs"/>
          <w:rtl/>
        </w:rPr>
        <w:t>ד'</w:t>
      </w:r>
      <w:r w:rsidRPr="003215F9">
        <w:rPr>
          <w:rStyle w:val="afffffe"/>
          <w:rtl/>
        </w:rPr>
        <w:t>זבח</w:t>
      </w:r>
      <w:r w:rsidRPr="003215F9">
        <w:rPr>
          <w:rStyle w:val="afffffe"/>
          <w:rFonts w:hint="cs"/>
          <w:rtl/>
        </w:rPr>
        <w:t>'</w:t>
      </w:r>
      <w:r w:rsidRPr="003215F9">
        <w:rPr>
          <w:rStyle w:val="afffffe"/>
          <w:rtl/>
        </w:rPr>
        <w:t xml:space="preserve"> </w:t>
      </w:r>
      <w:r w:rsidRPr="006F178A">
        <w:rPr>
          <w:rtl/>
        </w:rPr>
        <w:t>- לרבות חטאת ואשם.</w:t>
      </w:r>
      <w:r w:rsidRPr="006F178A">
        <w:rPr>
          <w:rFonts w:hint="cs"/>
          <w:rtl/>
        </w:rPr>
        <w:t xml:space="preserve"> והיינו </w:t>
      </w:r>
      <w:r w:rsidRPr="00C147DE">
        <w:rPr>
          <w:rStyle w:val="afffffe"/>
          <w:rFonts w:hint="cs"/>
          <w:rtl/>
        </w:rPr>
        <w:t>מזבח השלמים</w:t>
      </w:r>
      <w:r w:rsidRPr="006F178A">
        <w:rPr>
          <w:rFonts w:hint="cs"/>
          <w:rtl/>
        </w:rPr>
        <w:t xml:space="preserve"> תרתי ש</w:t>
      </w:r>
      <w:r w:rsidRPr="006F178A">
        <w:rPr>
          <w:rtl/>
        </w:rPr>
        <w:t>"</w:t>
      </w:r>
      <w:r w:rsidRPr="006F178A">
        <w:rPr>
          <w:rFonts w:hint="cs"/>
          <w:rtl/>
        </w:rPr>
        <w:t>מ</w:t>
      </w:r>
      <w:r w:rsidR="00C147DE">
        <w:rPr>
          <w:rFonts w:hint="cs"/>
          <w:rtl/>
        </w:rPr>
        <w:t>.</w:t>
      </w:r>
    </w:p>
    <w:p w14:paraId="533E63A8" w14:textId="77777777" w:rsidR="0019724F" w:rsidRDefault="0019724F" w:rsidP="00A5184B">
      <w:pPr>
        <w:pStyle w:val="36"/>
        <w:framePr w:wrap="notBeside"/>
        <w:rPr>
          <w:spacing w:val="-2"/>
          <w:rtl/>
        </w:rPr>
      </w:pPr>
      <w:r w:rsidRPr="0019724F">
        <w:rPr>
          <w:rFonts w:hint="cs"/>
          <w:rtl/>
        </w:rPr>
        <w:t>ת''ר</w:t>
      </w:r>
      <w:r w:rsidR="00FF3740" w:rsidRPr="0019724F">
        <w:rPr>
          <w:rtl/>
        </w:rPr>
        <w:t xml:space="preserve">: </w:t>
      </w:r>
    </w:p>
    <w:p w14:paraId="5593CF17" w14:textId="25375740" w:rsidR="00C147DE" w:rsidRPr="00913CEB" w:rsidRDefault="00FF3740" w:rsidP="00913CEB">
      <w:pPr>
        <w:jc w:val="center"/>
        <w:rPr>
          <w:rtl/>
        </w:rPr>
      </w:pPr>
      <w:r w:rsidRPr="00913CEB">
        <w:rPr>
          <w:rtl/>
        </w:rPr>
        <w:t>הכל היו משלחין תחת הדוד,</w:t>
      </w:r>
    </w:p>
    <w:p w14:paraId="30E50C00" w14:textId="77777777" w:rsidR="00C20B8C" w:rsidRDefault="00FF3740" w:rsidP="00A5184B">
      <w:pPr>
        <w:pStyle w:val="36"/>
        <w:framePr w:wrap="notBeside"/>
        <w:rPr>
          <w:rtl/>
        </w:rPr>
      </w:pPr>
      <w:r w:rsidRPr="00C20B8C">
        <w:rPr>
          <w:rFonts w:hint="cs"/>
          <w:rtl/>
        </w:rPr>
        <w:t>ר</w:t>
      </w:r>
      <w:r w:rsidRPr="00C20B8C">
        <w:rPr>
          <w:rtl/>
        </w:rPr>
        <w:t>"</w:t>
      </w:r>
      <w:r w:rsidRPr="00C20B8C">
        <w:rPr>
          <w:rFonts w:hint="eastAsia"/>
          <w:rtl/>
        </w:rPr>
        <w:t>מ</w:t>
      </w:r>
      <w:r w:rsidRPr="00C20B8C">
        <w:rPr>
          <w:rtl/>
        </w:rPr>
        <w:t xml:space="preserve">: </w:t>
      </w:r>
    </w:p>
    <w:p w14:paraId="16AAB44D" w14:textId="682D6769" w:rsidR="00FF3740" w:rsidRPr="00913CEB" w:rsidRDefault="00FF3740" w:rsidP="00FF3740">
      <w:pPr>
        <w:rPr>
          <w:rtl/>
        </w:rPr>
      </w:pPr>
      <w:r w:rsidRPr="00913CEB">
        <w:rPr>
          <w:rtl/>
        </w:rPr>
        <w:t xml:space="preserve">חוץ מטמא שגילח במדינה, מפני ששערו נקבר, </w:t>
      </w:r>
    </w:p>
    <w:p w14:paraId="74606F77" w14:textId="77777777" w:rsidR="00C20B8C" w:rsidRDefault="00FF3740" w:rsidP="00A5184B">
      <w:pPr>
        <w:pStyle w:val="36"/>
        <w:framePr w:wrap="notBeside"/>
        <w:rPr>
          <w:rtl/>
        </w:rPr>
      </w:pPr>
      <w:r w:rsidRPr="00C20B8C">
        <w:rPr>
          <w:rFonts w:hint="cs"/>
          <w:rtl/>
        </w:rPr>
        <w:t>ר</w:t>
      </w:r>
      <w:r w:rsidRPr="00C20B8C">
        <w:rPr>
          <w:rtl/>
        </w:rPr>
        <w:t>"</w:t>
      </w:r>
      <w:r w:rsidRPr="00C20B8C">
        <w:rPr>
          <w:rFonts w:hint="cs"/>
          <w:rtl/>
        </w:rPr>
        <w:t>י</w:t>
      </w:r>
      <w:r w:rsidRPr="00C20B8C">
        <w:rPr>
          <w:rtl/>
        </w:rPr>
        <w:t xml:space="preserve">: </w:t>
      </w:r>
    </w:p>
    <w:p w14:paraId="2DD3A100" w14:textId="26826B70" w:rsidR="00FF3740" w:rsidRPr="006F178A" w:rsidRDefault="00FF3740" w:rsidP="00FF3740">
      <w:pPr>
        <w:rPr>
          <w:rtl/>
        </w:rPr>
      </w:pPr>
      <w:r w:rsidRPr="006F178A">
        <w:rPr>
          <w:rtl/>
        </w:rPr>
        <w:t xml:space="preserve">טהורים </w:t>
      </w:r>
      <w:r w:rsidR="00C147DE">
        <w:rPr>
          <w:rFonts w:hint="cs"/>
          <w:rtl/>
        </w:rPr>
        <w:t xml:space="preserve">בשניהם </w:t>
      </w:r>
      <w:r w:rsidRPr="006F178A">
        <w:rPr>
          <w:rtl/>
        </w:rPr>
        <w:t xml:space="preserve">היו משלחין, טמאים </w:t>
      </w:r>
      <w:r w:rsidR="00C147DE">
        <w:rPr>
          <w:rFonts w:hint="cs"/>
          <w:rtl/>
        </w:rPr>
        <w:t xml:space="preserve">בשניהם </w:t>
      </w:r>
      <w:r w:rsidRPr="006F178A">
        <w:rPr>
          <w:rtl/>
        </w:rPr>
        <w:t>לא היו משלחין</w:t>
      </w:r>
      <w:r w:rsidR="001A7DD4">
        <w:rPr>
          <w:rtl/>
        </w:rPr>
        <w:t>.</w:t>
      </w:r>
    </w:p>
    <w:p w14:paraId="436CF90D" w14:textId="77777777" w:rsidR="005663C7" w:rsidRDefault="00FF3740" w:rsidP="00A5184B">
      <w:pPr>
        <w:pStyle w:val="36"/>
        <w:framePr w:wrap="notBeside"/>
        <w:rPr>
          <w:rStyle w:val="a4"/>
          <w:rtl/>
        </w:rPr>
      </w:pPr>
      <w:r w:rsidRPr="005663C7">
        <w:rPr>
          <w:rtl/>
        </w:rPr>
        <w:t>וחכ"א:</w:t>
      </w:r>
    </w:p>
    <w:p w14:paraId="2AD44B3A" w14:textId="694A6B53" w:rsidR="00FF3740" w:rsidRPr="00896C59" w:rsidRDefault="00896C59" w:rsidP="00FF3740">
      <w:pPr>
        <w:rPr>
          <w:spacing w:val="2"/>
          <w:rtl/>
        </w:rPr>
      </w:pPr>
      <w:r w:rsidRPr="00896C59">
        <w:rPr>
          <w:rFonts w:hint="cs"/>
          <w:spacing w:val="2"/>
          <w:rtl/>
        </w:rPr>
        <w:t xml:space="preserve">הכל </w:t>
      </w:r>
      <w:r w:rsidR="005663C7" w:rsidRPr="00896C59">
        <w:rPr>
          <w:rFonts w:hint="cs"/>
          <w:spacing w:val="2"/>
          <w:rtl/>
        </w:rPr>
        <w:t xml:space="preserve">לא </w:t>
      </w:r>
      <w:r w:rsidR="00FF3740" w:rsidRPr="00896C59">
        <w:rPr>
          <w:spacing w:val="2"/>
          <w:rtl/>
        </w:rPr>
        <w:t>משלחין תחת הדוד, חוץ מטהור שבמקדש מפני שנעשה כמצותו.</w:t>
      </w:r>
    </w:p>
    <w:p w14:paraId="067200E0" w14:textId="521A0982" w:rsidR="0019249F" w:rsidRDefault="00FF3740" w:rsidP="0019249F">
      <w:pPr>
        <w:pStyle w:val="afffffb"/>
        <w:rPr>
          <w:rtl/>
        </w:rPr>
      </w:pPr>
      <w:r>
        <w:rPr>
          <w:rtl/>
        </w:rPr>
        <w:t>׹</w:t>
      </w:r>
    </w:p>
    <w:p w14:paraId="737059A0" w14:textId="4A8537D2" w:rsidR="00FF3740" w:rsidRPr="00A6281C" w:rsidRDefault="00FF3740" w:rsidP="004B1A9B">
      <w:pPr>
        <w:pStyle w:val="affffff2"/>
        <w:framePr w:wrap="around"/>
        <w:rPr>
          <w:rtl/>
        </w:rPr>
      </w:pPr>
      <w:del w:id="20209" w:author="קלוד" w:date="2026-10-06T10:09:33Z">
        <w:r>
          <w:rPr>
            <w:rtl/>
          </w:rPr>
          <w:delText xml:space="preserve">מ</w:delText>
        </w:r>
      </w:del>
      <w:ins w:id="20210" w:author="קלוד" w:date="2026-10-06T10:09:33Z">
        <w:r>
          <w:rPr>
            <w:rtl/>
          </w:rPr>
          <w:t xml:space="preserve">משנה ט</w:t>
        </w:r>
      </w:ins>
      <w:del w:id="20211" w:author="קלוד" w:date="2026-10-06T10:09:33Z">
        <w:r>
          <w:rPr>
            <w:rFonts w:hint="cs"/>
            <w:rtl/>
          </w:rPr>
          <w:delText xml:space="preserve">שנה:</w:delText>
        </w:r>
      </w:del>
    </w:p>
    <w:p w14:paraId="3091B302" w14:textId="77777777" w:rsidR="00D06AF4" w:rsidRPr="009C1DCF" w:rsidRDefault="00FF3740" w:rsidP="009C1DCF">
      <w:pPr>
        <w:pStyle w:val="affffb"/>
        <w:spacing w:before="120"/>
        <w:rPr>
          <w:rtl/>
        </w:rPr>
        <w:pPrChange w:id="90043" w:author="קלוד" w:date="2026-10-08T12:08:16Z">
          <w:pPr>
            <w:pStyle w:val="affffb"/>
          </w:pPr>
        </w:pPrChange>
      </w:pPr>
      <w:r w:rsidRPr="009C1DCF">
        <w:rPr>
          <w:rtl/>
        </w:rPr>
        <w:t xml:space="preserve">היה מבשל את השלמים או שולקן, </w:t>
      </w:r>
    </w:p>
    <w:p w14:paraId="382B565F" w14:textId="1FFFBA10" w:rsidR="00FF3740" w:rsidRPr="009C1DCF" w:rsidRDefault="00FF3740" w:rsidP="009C1DCF">
      <w:pPr>
        <w:pStyle w:val="affffb"/>
        <w:rPr>
          <w:rtl/>
        </w:rPr>
      </w:pPr>
      <w:r w:rsidRPr="009C1DCF">
        <w:rPr>
          <w:rtl/>
        </w:rPr>
        <w:t>הכהן נוטל את הזרוע בשלה מן האיל וחלה מצה אחת מן הסל ורקיק מצה אחת ונותן על כפי הנזיר ומניפן, ואחר כך הותר הנזיר לשתות יין ולהטמא למתים</w:t>
      </w:r>
      <w:r w:rsidR="001A7DD4" w:rsidRPr="009C1DCF">
        <w:rPr>
          <w:rtl/>
        </w:rPr>
        <w:t>.</w:t>
      </w:r>
    </w:p>
    <w:p w14:paraId="3AF09B6C" w14:textId="733CF10B" w:rsidR="00FF3740" w:rsidRPr="006F178A" w:rsidRDefault="00D06AF4" w:rsidP="00D06AF4">
      <w:pPr>
        <w:pStyle w:val="affffb"/>
        <w:rPr>
          <w:rtl/>
        </w:rPr>
      </w:pPr>
      <w:r>
        <w:rPr>
          <w:rStyle w:val="TanaimMishna"/>
          <w:rFonts w:hint="cs"/>
          <w:rtl/>
          <w:rPrChange w:id="20134" w:author="קלוד" w:date="2026-10-06T10:09:33Z">
            <w:rPr>
              <w:rStyle w:val="a4"/>
              <w:rFonts w:hint="cs"/>
              <w:rtl/>
            </w:rPr>
          </w:rPrChange>
        </w:rPr>
        <w:t>ר"ש</w:t>
      </w:r>
      <w:r w:rsidR="00FF3740" w:rsidRPr="00D06AF4">
        <w:rPr>
          <w:rStyle w:val="TanaimMishna"/>
          <w:rtl/>
          <w:rPrChange w:id="20135" w:author="קלוד" w:date="2026-10-06T10:09:33Z">
            <w:rPr>
              <w:rStyle w:val="a4"/>
              <w:rtl/>
            </w:rPr>
          </w:rPrChange>
        </w:rPr>
        <w:t>:</w:t>
      </w:r>
      <w:r w:rsidR="00FF3740" w:rsidRPr="006F178A">
        <w:rPr>
          <w:b/>
          <w:rtl/>
          <w:rPrChange w:id="40047" w:author="Claude" w:date="2026-10-06T13:34:43Z">
            <w:rPr>
              <w:b/>
              <w:sz w:val="20"/>
              <w:rtl/>
            </w:rPr>
          </w:rPrChange>
        </w:rPr>
        <w:t xml:space="preserve"> כיון שנזרק עליו אחד מן הדמים, הותר הנזיר לשתות ביין ולהיטמא למתים.</w:t>
      </w:r>
    </w:p>
    <w:p w14:paraId="3B874531" w14:textId="77777777" w:rsidR="00FF3740" w:rsidRPr="006F178A" w:rsidRDefault="00FF3740" w:rsidP="00516202">
      <w:pPr>
        <w:pStyle w:val="affff5"/>
        <w:framePr w:wrap="around"/>
        <w:rPr>
          <w:rtl/>
        </w:rPr>
      </w:pPr>
      <w:r w:rsidRPr="006F178A">
        <w:rPr>
          <w:rFonts w:hint="cs"/>
          <w:rtl/>
        </w:rPr>
        <w:t>מו.</w:t>
      </w:r>
    </w:p>
    <w:p w14:paraId="378D9C98" w14:textId="406F89FC" w:rsidR="00D06AF4" w:rsidRDefault="00FF3740" w:rsidP="00BA44EB">
      <w:pPr>
        <w:pStyle w:val="a7"/>
        <w:rPr>
          <w:rtl/>
        </w:rPr>
      </w:pPr>
      <w:r w:rsidRPr="006F178A">
        <w:rPr>
          <w:b/>
          <w:bCs/>
          <w:rtl/>
        </w:rPr>
        <w:t xml:space="preserve"> ת"ר</w:t>
      </w:r>
      <w:r w:rsidRPr="006F178A">
        <w:rPr>
          <w:rtl/>
        </w:rPr>
        <w:t>: ואחר ישתה הנזיר יין</w:t>
      </w:r>
    </w:p>
    <w:p w14:paraId="06FB7E59" w14:textId="74B0E16D" w:rsidR="00FF3740" w:rsidRPr="006F178A" w:rsidRDefault="00FF3740" w:rsidP="00D06AF4">
      <w:pPr>
        <w:rPr>
          <w:rtl/>
        </w:rPr>
      </w:pPr>
      <w:r w:rsidRPr="00D06AF4">
        <w:rPr>
          <w:rStyle w:val="a4"/>
          <w:rFonts w:hint="cs"/>
          <w:rtl/>
        </w:rPr>
        <w:t>ר</w:t>
      </w:r>
      <w:r w:rsidRPr="00D06AF4">
        <w:rPr>
          <w:rStyle w:val="a4"/>
          <w:rtl/>
        </w:rPr>
        <w:t>"</w:t>
      </w:r>
      <w:r w:rsidRPr="00D06AF4">
        <w:rPr>
          <w:rStyle w:val="a4"/>
          <w:rFonts w:hint="cs"/>
          <w:rtl/>
        </w:rPr>
        <w:t xml:space="preserve">א: </w:t>
      </w:r>
      <w:r w:rsidRPr="006F178A">
        <w:rPr>
          <w:rFonts w:ascii="FontbitDavid" w:hAnsi="FontbitDavid"/>
          <w:rtl/>
        </w:rPr>
        <w:t xml:space="preserve">אחר המעשים כולן, </w:t>
      </w:r>
      <w:r w:rsidRPr="00D06AF4">
        <w:rPr>
          <w:rStyle w:val="a4"/>
          <w:rtl/>
        </w:rPr>
        <w:t xml:space="preserve">וחכמים אומרים: </w:t>
      </w:r>
      <w:r w:rsidRPr="006F178A">
        <w:rPr>
          <w:rtl/>
        </w:rPr>
        <w:t>אחר מעשה יחידי.</w:t>
      </w:r>
    </w:p>
    <w:p w14:paraId="1AD43819" w14:textId="3DC46BBB" w:rsidR="00D06AF4" w:rsidRDefault="00FF3740" w:rsidP="00A5184B">
      <w:pPr>
        <w:pStyle w:val="36"/>
        <w:framePr w:wrap="notBeside"/>
        <w:rPr>
          <w:rStyle w:val="afffffe"/>
          <w:rtl/>
        </w:rPr>
      </w:pPr>
      <w:r w:rsidRPr="00D06AF4">
        <w:rPr>
          <w:rFonts w:hint="cs"/>
          <w:rtl/>
        </w:rPr>
        <w:t>טעם רבנן</w:t>
      </w:r>
      <w:r w:rsidRPr="00D06AF4">
        <w:rPr>
          <w:rtl/>
        </w:rPr>
        <w:t xml:space="preserve">: </w:t>
      </w:r>
    </w:p>
    <w:p w14:paraId="7BCEDA38" w14:textId="701FF341" w:rsidR="00FF3740" w:rsidRPr="006F178A" w:rsidRDefault="00FF3740" w:rsidP="00D06AF4">
      <w:pPr>
        <w:rPr>
          <w:rtl/>
        </w:rPr>
      </w:pPr>
      <w:r w:rsidRPr="00AF76D0">
        <w:rPr>
          <w:rStyle w:val="afffffe"/>
          <w:rFonts w:hint="cs"/>
          <w:rtl/>
        </w:rPr>
        <w:t>'</w:t>
      </w:r>
      <w:r w:rsidRPr="00AF76D0">
        <w:rPr>
          <w:rStyle w:val="afffffe"/>
          <w:rtl/>
        </w:rPr>
        <w:t>ואחר ישתה הנזיר יין</w:t>
      </w:r>
      <w:r w:rsidRPr="00AF76D0">
        <w:rPr>
          <w:rStyle w:val="afffffe"/>
          <w:rFonts w:hint="cs"/>
          <w:rtl/>
        </w:rPr>
        <w:t>'</w:t>
      </w:r>
      <w:r w:rsidRPr="00AF76D0">
        <w:rPr>
          <w:rStyle w:val="afffffe"/>
          <w:rtl/>
        </w:rPr>
        <w:t>,</w:t>
      </w:r>
      <w:r w:rsidRPr="006F178A">
        <w:rPr>
          <w:rtl/>
        </w:rPr>
        <w:t xml:space="preserve"> </w:t>
      </w:r>
      <w:r w:rsidRPr="0096092D">
        <w:rPr>
          <w:rStyle w:val="27"/>
          <w:rtl/>
        </w:rPr>
        <w:t xml:space="preserve">וכתיב: </w:t>
      </w:r>
      <w:r w:rsidRPr="00AF76D0">
        <w:rPr>
          <w:rStyle w:val="afffffe"/>
          <w:rFonts w:hint="cs"/>
          <w:rtl/>
        </w:rPr>
        <w:t>'</w:t>
      </w:r>
      <w:r w:rsidRPr="00AF76D0">
        <w:rPr>
          <w:rStyle w:val="afffffe"/>
          <w:rtl/>
        </w:rPr>
        <w:t>אחר התגלחו את נזרו</w:t>
      </w:r>
      <w:r w:rsidRPr="00AF76D0">
        <w:rPr>
          <w:rStyle w:val="afffffe"/>
          <w:rFonts w:hint="cs"/>
          <w:rtl/>
        </w:rPr>
        <w:t>'</w:t>
      </w:r>
      <w:r w:rsidRPr="00AF76D0">
        <w:rPr>
          <w:rStyle w:val="afffffe"/>
          <w:rtl/>
        </w:rPr>
        <w:t>,</w:t>
      </w:r>
      <w:r w:rsidRPr="006F178A">
        <w:rPr>
          <w:rtl/>
        </w:rPr>
        <w:t xml:space="preserve"> מה </w:t>
      </w:r>
      <w:r w:rsidR="00585A64">
        <w:rPr>
          <w:rtl/>
        </w:rPr>
        <w:t>שם</w:t>
      </w:r>
      <w:r w:rsidRPr="006F178A">
        <w:rPr>
          <w:rtl/>
        </w:rPr>
        <w:t xml:space="preserve"> </w:t>
      </w:r>
      <w:r w:rsidRPr="006F178A">
        <w:rPr>
          <w:rFonts w:hint="cs"/>
          <w:rtl/>
        </w:rPr>
        <w:t xml:space="preserve">אף כאן </w:t>
      </w:r>
      <w:r w:rsidRPr="006F178A">
        <w:rPr>
          <w:rtl/>
        </w:rPr>
        <w:t xml:space="preserve">אחר מעשה יחידי, </w:t>
      </w:r>
      <w:r w:rsidRPr="006F178A">
        <w:rPr>
          <w:rFonts w:hint="cs"/>
          <w:rtl/>
        </w:rPr>
        <w:t>ולא אמרי' דעד דאיכא תרוויהו דא</w:t>
      </w:r>
      <w:r w:rsidRPr="006F178A">
        <w:rPr>
          <w:rtl/>
        </w:rPr>
        <w:t>"</w:t>
      </w:r>
      <w:r w:rsidRPr="006F178A">
        <w:rPr>
          <w:rFonts w:hint="cs"/>
          <w:rtl/>
        </w:rPr>
        <w:t>ה ל</w:t>
      </w:r>
      <w:r w:rsidRPr="006F178A">
        <w:rPr>
          <w:rtl/>
        </w:rPr>
        <w:t>"</w:t>
      </w:r>
      <w:r w:rsidRPr="006F178A">
        <w:rPr>
          <w:rFonts w:hint="cs"/>
          <w:rtl/>
        </w:rPr>
        <w:t>ל גז</w:t>
      </w:r>
      <w:r w:rsidRPr="006F178A">
        <w:rPr>
          <w:rtl/>
        </w:rPr>
        <w:t>"</w:t>
      </w:r>
      <w:r w:rsidRPr="006F178A">
        <w:rPr>
          <w:rFonts w:hint="cs"/>
          <w:rtl/>
        </w:rPr>
        <w:t>ש</w:t>
      </w:r>
      <w:r w:rsidRPr="006F178A">
        <w:rPr>
          <w:rtl/>
        </w:rPr>
        <w:t>.</w:t>
      </w:r>
    </w:p>
    <w:p w14:paraId="310ECB20" w14:textId="19630C94" w:rsidR="00FF3740" w:rsidRPr="006F178A" w:rsidRDefault="00FF3740" w:rsidP="00BA44EB">
      <w:pPr>
        <w:pStyle w:val="a7"/>
        <w:rPr>
          <w:rtl/>
        </w:rPr>
      </w:pPr>
      <w:r w:rsidRPr="006F178A">
        <w:rPr>
          <w:rtl/>
        </w:rPr>
        <w:t>רב: תנופה בנזיר מעכבת.</w:t>
      </w:r>
    </w:p>
    <w:p w14:paraId="1F93551B" w14:textId="1EB81F84" w:rsidR="00FF3740" w:rsidRPr="006F178A" w:rsidRDefault="00B71FCA" w:rsidP="00FF3740">
      <w:pPr>
        <w:rPr>
          <w:rtl/>
        </w:rPr>
      </w:pPr>
      <w:r>
        <w:rPr>
          <w:rStyle w:val="27"/>
          <w:rFonts w:hint="cs"/>
          <w:rtl/>
        </w:rPr>
        <w:t>לא</w:t>
      </w:r>
      <w:r w:rsidR="00FF3740" w:rsidRPr="00B71FCA">
        <w:rPr>
          <w:rStyle w:val="27"/>
          <w:rtl/>
        </w:rPr>
        <w:t xml:space="preserve"> אליבא דרבנן,</w:t>
      </w:r>
      <w:r w:rsidR="00FF3740" w:rsidRPr="006F178A">
        <w:rPr>
          <w:rtl/>
        </w:rPr>
        <w:t xml:space="preserve"> </w:t>
      </w:r>
      <w:r w:rsidR="00FF3740" w:rsidRPr="006F178A">
        <w:rPr>
          <w:rFonts w:hint="cs"/>
          <w:rtl/>
        </w:rPr>
        <w:t>אמאי תגלחת לא מעכב</w:t>
      </w:r>
      <w:r w:rsidR="008F3778">
        <w:rPr>
          <w:rFonts w:hint="cs"/>
          <w:rtl/>
        </w:rPr>
        <w:t>ת</w:t>
      </w:r>
      <w:r w:rsidR="00FF3740" w:rsidRPr="006F178A">
        <w:rPr>
          <w:rFonts w:hint="cs"/>
          <w:rtl/>
        </w:rPr>
        <w:t xml:space="preserve"> הא מיבעי תנופה </w:t>
      </w:r>
    </w:p>
    <w:p w14:paraId="03556674" w14:textId="348E581D" w:rsidR="008F3778" w:rsidRDefault="00B71FCA" w:rsidP="00FF3740">
      <w:pPr>
        <w:rPr>
          <w:rtl/>
        </w:rPr>
      </w:pPr>
      <w:r>
        <w:rPr>
          <w:rStyle w:val="27"/>
          <w:rFonts w:hint="cs"/>
          <w:rtl/>
        </w:rPr>
        <w:t xml:space="preserve">אלא </w:t>
      </w:r>
      <w:r w:rsidR="00FF3740" w:rsidRPr="00B71FCA">
        <w:rPr>
          <w:rStyle w:val="27"/>
          <w:rFonts w:hint="cs"/>
          <w:rtl/>
        </w:rPr>
        <w:t>אליבא דר</w:t>
      </w:r>
      <w:r w:rsidR="00FF3740" w:rsidRPr="00B71FCA">
        <w:rPr>
          <w:rStyle w:val="27"/>
          <w:rtl/>
        </w:rPr>
        <w:t>"</w:t>
      </w:r>
      <w:r w:rsidR="00FF3740" w:rsidRPr="00B71FCA">
        <w:rPr>
          <w:rStyle w:val="27"/>
          <w:rFonts w:hint="cs"/>
          <w:rtl/>
        </w:rPr>
        <w:t>א</w:t>
      </w:r>
      <w:r w:rsidR="00FD4E93">
        <w:rPr>
          <w:rStyle w:val="27"/>
          <w:rFonts w:hint="cs"/>
          <w:rtl/>
        </w:rPr>
        <w:t xml:space="preserve"> ואף שכבר אמר </w:t>
      </w:r>
      <w:r w:rsidR="00FF3740" w:rsidRPr="008F3778">
        <w:rPr>
          <w:rStyle w:val="27"/>
          <w:rFonts w:hint="cs"/>
          <w:rtl/>
        </w:rPr>
        <w:t>ר</w:t>
      </w:r>
      <w:r w:rsidR="00FF3740" w:rsidRPr="008F3778">
        <w:rPr>
          <w:rStyle w:val="27"/>
          <w:rtl/>
        </w:rPr>
        <w:t>"</w:t>
      </w:r>
      <w:r w:rsidR="00FF3740" w:rsidRPr="008F3778">
        <w:rPr>
          <w:rStyle w:val="27"/>
          <w:rFonts w:hint="cs"/>
          <w:rtl/>
        </w:rPr>
        <w:t>א</w:t>
      </w:r>
      <w:r w:rsidR="008F3778">
        <w:rPr>
          <w:rStyle w:val="27"/>
          <w:rFonts w:hint="cs"/>
          <w:rtl/>
        </w:rPr>
        <w:t>:</w:t>
      </w:r>
      <w:r w:rsidR="00FF3740" w:rsidRPr="006F178A">
        <w:rPr>
          <w:rFonts w:hint="cs"/>
          <w:rtl/>
        </w:rPr>
        <w:t xml:space="preserve"> אחר מעשים כולם</w:t>
      </w:r>
      <w:r>
        <w:rPr>
          <w:rFonts w:hint="cs"/>
          <w:rtl/>
        </w:rPr>
        <w:t>.</w:t>
      </w:r>
      <w:r w:rsidR="00FF3740" w:rsidRPr="006F178A">
        <w:rPr>
          <w:rFonts w:hint="cs"/>
          <w:rtl/>
        </w:rPr>
        <w:t xml:space="preserve"> </w:t>
      </w:r>
    </w:p>
    <w:p w14:paraId="2ED89E61" w14:textId="77777777" w:rsidR="008F3778" w:rsidRDefault="008F3778" w:rsidP="00A5184B">
      <w:pPr>
        <w:pStyle w:val="36"/>
        <w:framePr w:wrap="notBeside"/>
        <w:rPr>
          <w:rtl/>
        </w:rPr>
      </w:pPr>
      <w:r w:rsidRPr="008F3778">
        <w:rPr>
          <w:rFonts w:hint="cs"/>
          <w:rtl/>
        </w:rPr>
        <w:t xml:space="preserve">- </w:t>
      </w:r>
    </w:p>
    <w:p w14:paraId="7234B569" w14:textId="232CF23E" w:rsidR="00FF3740" w:rsidRPr="006F178A" w:rsidRDefault="00B71FCA" w:rsidP="00FD4E93">
      <w:pPr>
        <w:spacing w:after="60"/>
        <w:rPr>
          <w:rtl/>
        </w:rPr>
      </w:pPr>
      <w:r>
        <w:rPr>
          <w:rFonts w:hint="cs"/>
          <w:rtl/>
        </w:rPr>
        <w:t xml:space="preserve">ס''ד </w:t>
      </w:r>
      <w:r w:rsidR="00FF3740" w:rsidRPr="006F178A">
        <w:rPr>
          <w:rtl/>
        </w:rPr>
        <w:t>כיון דלענין כפרה שירי מצוה היא, ה"</w:t>
      </w:r>
      <w:r w:rsidR="00FF3740" w:rsidRPr="006F178A">
        <w:rPr>
          <w:rFonts w:hint="cs"/>
          <w:rtl/>
        </w:rPr>
        <w:t>נ לא תעכב קמ</w:t>
      </w:r>
      <w:r w:rsidR="00FF3740" w:rsidRPr="006F178A">
        <w:rPr>
          <w:rtl/>
        </w:rPr>
        <w:t>"</w:t>
      </w:r>
      <w:r w:rsidR="00FF3740" w:rsidRPr="006F178A">
        <w:rPr>
          <w:rFonts w:hint="cs"/>
          <w:rtl/>
        </w:rPr>
        <w:t>ל</w:t>
      </w:r>
      <w:r w:rsidR="00FF3740" w:rsidRPr="006F178A">
        <w:rPr>
          <w:rtl/>
        </w:rPr>
        <w:t>.</w:t>
      </w:r>
    </w:p>
    <w:p w14:paraId="6B207DB8" w14:textId="77777777" w:rsidR="00FF3740" w:rsidRPr="006F178A" w:rsidRDefault="00FF3740" w:rsidP="00516202">
      <w:pPr>
        <w:pStyle w:val="affff5"/>
        <w:framePr w:wrap="around"/>
        <w:rPr>
          <w:rtl/>
        </w:rPr>
      </w:pPr>
      <w:r w:rsidRPr="006F178A">
        <w:rPr>
          <w:rFonts w:hint="cs"/>
          <w:rtl/>
        </w:rPr>
        <w:t>מו:</w:t>
      </w:r>
    </w:p>
    <w:p w14:paraId="7832135D" w14:textId="77777777" w:rsidR="00EF6E93" w:rsidRDefault="00FF3740" w:rsidP="00A5184B">
      <w:pPr>
        <w:pStyle w:val="36"/>
        <w:framePr w:wrap="notBeside"/>
        <w:rPr>
          <w:rFonts w:ascii="FontbitDavid" w:hAnsi="FontbitDavid"/>
          <w:rtl/>
        </w:rPr>
      </w:pPr>
      <w:r w:rsidRPr="00EF6E93">
        <w:rPr>
          <w:rtl/>
        </w:rPr>
        <w:t xml:space="preserve">ומי מעכבא? </w:t>
      </w:r>
    </w:p>
    <w:p w14:paraId="5883F05B" w14:textId="47E00524" w:rsidR="00FF3740" w:rsidRPr="006F178A" w:rsidRDefault="00FF3740" w:rsidP="00FF3740">
      <w:pPr>
        <w:rPr>
          <w:rtl/>
        </w:rPr>
      </w:pPr>
      <w:r w:rsidRPr="00EF6E93">
        <w:rPr>
          <w:rStyle w:val="a4"/>
          <w:rtl/>
        </w:rPr>
        <w:t xml:space="preserve">והתניא: </w:t>
      </w:r>
      <w:r w:rsidRPr="00AF76D0">
        <w:rPr>
          <w:rStyle w:val="afffffe"/>
          <w:rFonts w:hint="cs"/>
          <w:rtl/>
        </w:rPr>
        <w:t>'</w:t>
      </w:r>
      <w:r w:rsidRPr="00AF76D0">
        <w:rPr>
          <w:rStyle w:val="afffffe"/>
          <w:rtl/>
        </w:rPr>
        <w:t>זאת תורת הנזיר</w:t>
      </w:r>
      <w:r w:rsidRPr="00AF76D0">
        <w:rPr>
          <w:rStyle w:val="afffffe"/>
          <w:rFonts w:hint="cs"/>
          <w:rtl/>
        </w:rPr>
        <w:t>'</w:t>
      </w:r>
      <w:r w:rsidRPr="00AF76D0">
        <w:rPr>
          <w:rStyle w:val="afffffe"/>
          <w:rtl/>
        </w:rPr>
        <w:t xml:space="preserve"> </w:t>
      </w:r>
      <w:r w:rsidRPr="006F178A">
        <w:rPr>
          <w:rFonts w:ascii="FontbitDavid" w:hAnsi="FontbitDavid"/>
          <w:rtl/>
        </w:rPr>
        <w:t>- בין שיש לו כפים, בין שאין לו כפים!</w:t>
      </w:r>
    </w:p>
    <w:p w14:paraId="58A8BE48" w14:textId="0966F9EA" w:rsidR="00FF3740" w:rsidRPr="006F178A" w:rsidRDefault="00FF3740" w:rsidP="00FF3740">
      <w:pPr>
        <w:rPr>
          <w:rtl/>
        </w:rPr>
      </w:pPr>
      <w:r w:rsidRPr="00AF76D0">
        <w:rPr>
          <w:rStyle w:val="afffffe"/>
          <w:rtl/>
        </w:rPr>
        <w:t>זאת תורת הנזיר</w:t>
      </w:r>
      <w:r w:rsidRPr="00AF76D0">
        <w:rPr>
          <w:rStyle w:val="afffffe"/>
          <w:rFonts w:hint="cs"/>
          <w:rtl/>
        </w:rPr>
        <w:t>'</w:t>
      </w:r>
      <w:r w:rsidRPr="00AF76D0">
        <w:rPr>
          <w:rStyle w:val="afffffe"/>
          <w:rtl/>
        </w:rPr>
        <w:t xml:space="preserve"> </w:t>
      </w:r>
      <w:r w:rsidRPr="006F178A">
        <w:rPr>
          <w:rtl/>
        </w:rPr>
        <w:t xml:space="preserve">- בין שיש לו בין שאין לו שער, </w:t>
      </w:r>
      <w:r w:rsidR="00173E06">
        <w:rPr>
          <w:rFonts w:hint="cs"/>
          <w:rtl/>
        </w:rPr>
        <w:t xml:space="preserve">- </w:t>
      </w:r>
      <w:r w:rsidRPr="006F178A">
        <w:rPr>
          <w:rFonts w:hint="cs"/>
          <w:rtl/>
        </w:rPr>
        <w:t>ה</w:t>
      </w:r>
      <w:r w:rsidRPr="006F178A">
        <w:rPr>
          <w:rtl/>
        </w:rPr>
        <w:t>"</w:t>
      </w:r>
      <w:r w:rsidRPr="006F178A">
        <w:rPr>
          <w:rFonts w:hint="cs"/>
          <w:rtl/>
        </w:rPr>
        <w:t>נ</w:t>
      </w:r>
      <w:r w:rsidRPr="006F178A">
        <w:rPr>
          <w:rtl/>
        </w:rPr>
        <w:t xml:space="preserve"> דלא מעכבא! </w:t>
      </w:r>
    </w:p>
    <w:p w14:paraId="12037FDE" w14:textId="77777777" w:rsidR="00173E06" w:rsidRDefault="00173E06" w:rsidP="00A5184B">
      <w:pPr>
        <w:pStyle w:val="36"/>
        <w:framePr w:wrap="notBeside"/>
        <w:rPr>
          <w:rtl/>
        </w:rPr>
      </w:pPr>
      <w:r w:rsidRPr="00173E06">
        <w:rPr>
          <w:rFonts w:hint="cs"/>
          <w:rtl/>
        </w:rPr>
        <w:t xml:space="preserve">והך </w:t>
      </w:r>
    </w:p>
    <w:p w14:paraId="5C98A739" w14:textId="071BE622" w:rsidR="00FF3740" w:rsidRPr="006F178A" w:rsidRDefault="00FF3740" w:rsidP="00173E06">
      <w:pPr>
        <w:rPr>
          <w:rtl/>
        </w:rPr>
      </w:pPr>
      <w:r w:rsidRPr="006F178A">
        <w:rPr>
          <w:rtl/>
        </w:rPr>
        <w:lastRenderedPageBreak/>
        <w:t xml:space="preserve">נזיר ממורט </w:t>
      </w:r>
      <w:r w:rsidR="00C80AAA" w:rsidRPr="00C80AAA">
        <w:rPr>
          <w:rStyle w:val="a6"/>
          <w:rFonts w:hint="cs"/>
          <w:rtl/>
        </w:rPr>
        <w:t>קרח</w:t>
      </w:r>
      <w:r w:rsidR="00173E06">
        <w:rPr>
          <w:rtl/>
        </w:rPr>
        <w:t>–</w:t>
      </w:r>
      <w:r w:rsidRPr="006F178A">
        <w:rPr>
          <w:rtl/>
        </w:rPr>
        <w:t xml:space="preserve"> </w:t>
      </w:r>
      <w:r w:rsidR="00173E06">
        <w:rPr>
          <w:rStyle w:val="a4"/>
          <w:rFonts w:hint="cs"/>
          <w:rtl/>
        </w:rPr>
        <w:t>דלב"ש</w:t>
      </w:r>
      <w:r w:rsidRPr="00EF6E93">
        <w:rPr>
          <w:rStyle w:val="a4"/>
          <w:rtl/>
        </w:rPr>
        <w:t xml:space="preserve">: </w:t>
      </w:r>
      <w:r w:rsidR="00EF6E93">
        <w:rPr>
          <w:rFonts w:hint="cs"/>
          <w:rtl/>
        </w:rPr>
        <w:t>א"צ</w:t>
      </w:r>
      <w:r w:rsidRPr="006F178A">
        <w:rPr>
          <w:rtl/>
        </w:rPr>
        <w:t xml:space="preserve"> להעביר תער על ראשו,</w:t>
      </w:r>
      <w:r w:rsidR="00173E06">
        <w:rPr>
          <w:rFonts w:hint="cs"/>
          <w:rtl/>
        </w:rPr>
        <w:t xml:space="preserve"> </w:t>
      </w:r>
      <w:r w:rsidR="00173E06" w:rsidRPr="00173E06">
        <w:rPr>
          <w:rStyle w:val="27"/>
          <w:rFonts w:hint="cs"/>
          <w:rtl/>
        </w:rPr>
        <w:t>ולב''ה</w:t>
      </w:r>
      <w:r w:rsidR="00173E06">
        <w:rPr>
          <w:rFonts w:hint="cs"/>
          <w:rtl/>
        </w:rPr>
        <w:t xml:space="preserve"> צריך,</w:t>
      </w:r>
    </w:p>
    <w:p w14:paraId="53006E15" w14:textId="77777777" w:rsidR="00782B17" w:rsidRDefault="00782B17" w:rsidP="00A5184B">
      <w:pPr>
        <w:pStyle w:val="36"/>
        <w:framePr w:wrap="notBeside"/>
        <w:rPr>
          <w:rStyle w:val="a4"/>
          <w:rtl/>
        </w:rPr>
      </w:pPr>
      <w:r w:rsidRPr="00782B17">
        <w:rPr>
          <w:rFonts w:hint="cs"/>
          <w:rtl/>
        </w:rPr>
        <w:t xml:space="preserve">ודחה </w:t>
      </w:r>
      <w:r w:rsidR="00FF3740" w:rsidRPr="00782B17">
        <w:rPr>
          <w:rtl/>
        </w:rPr>
        <w:t>רבינא:</w:t>
      </w:r>
    </w:p>
    <w:p w14:paraId="67541217" w14:textId="46956140" w:rsidR="00FF3740" w:rsidRPr="006F178A" w:rsidRDefault="003C11F4" w:rsidP="00FF3740">
      <w:pPr>
        <w:rPr>
          <w:rtl/>
        </w:rPr>
      </w:pPr>
      <w:r>
        <w:rPr>
          <w:rFonts w:hint="cs"/>
          <w:rtl/>
        </w:rPr>
        <w:t>'</w:t>
      </w:r>
      <w:r w:rsidR="00FF3740" w:rsidRPr="006F178A">
        <w:rPr>
          <w:rtl/>
        </w:rPr>
        <w:t>אינו צריך</w:t>
      </w:r>
      <w:r>
        <w:rPr>
          <w:rFonts w:hint="cs"/>
          <w:rtl/>
        </w:rPr>
        <w:t>'</w:t>
      </w:r>
      <w:r w:rsidR="00FF3740" w:rsidRPr="006F178A">
        <w:rPr>
          <w:rtl/>
        </w:rPr>
        <w:t xml:space="preserve"> </w:t>
      </w:r>
      <w:r w:rsidR="00FF3740" w:rsidRPr="003C11F4">
        <w:rPr>
          <w:rStyle w:val="27"/>
          <w:rtl/>
        </w:rPr>
        <w:t>לב"ש</w:t>
      </w:r>
      <w:r w:rsidR="00FF3740" w:rsidRPr="006F178A">
        <w:rPr>
          <w:rtl/>
        </w:rPr>
        <w:t xml:space="preserve">? </w:t>
      </w:r>
      <w:r w:rsidR="00EF6E93">
        <w:rPr>
          <w:rFonts w:hint="cs"/>
          <w:rtl/>
        </w:rPr>
        <w:t>ש</w:t>
      </w:r>
      <w:r w:rsidR="00FF3740" w:rsidRPr="006F178A">
        <w:rPr>
          <w:rtl/>
        </w:rPr>
        <w:t xml:space="preserve">אין לו תקנה, </w:t>
      </w:r>
      <w:r w:rsidR="00EF6E93" w:rsidRPr="003C11F4">
        <w:rPr>
          <w:rStyle w:val="27"/>
          <w:rFonts w:hint="cs"/>
          <w:rtl/>
        </w:rPr>
        <w:t>ו</w:t>
      </w:r>
      <w:r w:rsidR="00FF3740" w:rsidRPr="003C11F4">
        <w:rPr>
          <w:rStyle w:val="27"/>
          <w:rtl/>
        </w:rPr>
        <w:t>לב"ה</w:t>
      </w:r>
      <w:r>
        <w:rPr>
          <w:rStyle w:val="27"/>
          <w:rFonts w:hint="cs"/>
          <w:rtl/>
        </w:rPr>
        <w:t>:</w:t>
      </w:r>
      <w:r w:rsidR="00FF3740" w:rsidRPr="003C11F4">
        <w:rPr>
          <w:rStyle w:val="27"/>
          <w:rtl/>
        </w:rPr>
        <w:t xml:space="preserve"> </w:t>
      </w:r>
      <w:r>
        <w:rPr>
          <w:rFonts w:hint="cs"/>
          <w:rtl/>
        </w:rPr>
        <w:t>ש</w:t>
      </w:r>
      <w:r w:rsidR="00FF3740" w:rsidRPr="006F178A">
        <w:rPr>
          <w:rtl/>
        </w:rPr>
        <w:t>יש לו תקנה.</w:t>
      </w:r>
    </w:p>
    <w:p w14:paraId="011D2E15" w14:textId="0B7CF199" w:rsidR="00FF3740" w:rsidRPr="006F178A" w:rsidRDefault="00181CFA" w:rsidP="00187F69">
      <w:pPr>
        <w:spacing w:after="60"/>
        <w:rPr>
          <w:rtl/>
        </w:rPr>
      </w:pPr>
      <w:r w:rsidRPr="00181CFA">
        <w:rPr>
          <w:rStyle w:val="27"/>
          <w:rFonts w:hint="cs"/>
          <w:rtl/>
        </w:rPr>
        <w:t>וכר''פ</w:t>
      </w:r>
      <w:r w:rsidR="00FF3740" w:rsidRPr="00181CFA">
        <w:rPr>
          <w:rStyle w:val="27"/>
          <w:rtl/>
        </w:rPr>
        <w:t>:</w:t>
      </w:r>
      <w:r w:rsidR="00FF3740" w:rsidRPr="00EF6E93">
        <w:rPr>
          <w:rStyle w:val="a4"/>
          <w:rtl/>
        </w:rPr>
        <w:t xml:space="preserve"> </w:t>
      </w:r>
      <w:r w:rsidR="00FF3740" w:rsidRPr="006F178A">
        <w:rPr>
          <w:rFonts w:hint="cs"/>
          <w:rtl/>
        </w:rPr>
        <w:t>ד</w:t>
      </w:r>
      <w:r w:rsidR="00FF3740" w:rsidRPr="006F178A">
        <w:rPr>
          <w:rtl/>
        </w:rPr>
        <w:t xml:space="preserve">ב"ש </w:t>
      </w:r>
      <w:r w:rsidR="00526BFD" w:rsidRPr="00526BFD">
        <w:rPr>
          <w:rStyle w:val="a6"/>
          <w:rFonts w:hint="cs"/>
          <w:rtl/>
        </w:rPr>
        <w:t>בנזיר</w:t>
      </w:r>
      <w:r w:rsidR="00526BFD">
        <w:rPr>
          <w:rFonts w:hint="cs"/>
          <w:rtl/>
        </w:rPr>
        <w:t xml:space="preserve"> </w:t>
      </w:r>
      <w:r w:rsidR="00FF3740" w:rsidRPr="006F178A">
        <w:rPr>
          <w:rtl/>
        </w:rPr>
        <w:t xml:space="preserve">ורבי אליעזר </w:t>
      </w:r>
      <w:r w:rsidR="00526BFD" w:rsidRPr="00526BFD">
        <w:rPr>
          <w:rStyle w:val="a6"/>
          <w:rFonts w:hint="cs"/>
          <w:rtl/>
        </w:rPr>
        <w:t>במצורע</w:t>
      </w:r>
      <w:r w:rsidR="00526BFD">
        <w:rPr>
          <w:rFonts w:hint="cs"/>
          <w:rtl/>
        </w:rPr>
        <w:t xml:space="preserve"> </w:t>
      </w:r>
      <w:r w:rsidR="00FF3740" w:rsidRPr="006F178A">
        <w:rPr>
          <w:rtl/>
        </w:rPr>
        <w:t>אמרו דבר אחד.</w:t>
      </w:r>
    </w:p>
    <w:p w14:paraId="5903F628" w14:textId="0A6B75A2" w:rsidR="00DE1191" w:rsidRDefault="00187F69" w:rsidP="00A5184B">
      <w:pPr>
        <w:pStyle w:val="36"/>
        <w:framePr w:wrap="notBeside"/>
        <w:rPr>
          <w:rtl/>
        </w:rPr>
      </w:pPr>
      <w:r>
        <w:rPr>
          <w:rFonts w:hint="cs"/>
          <w:rtl/>
        </w:rPr>
        <w:t>דתניא:</w:t>
      </w:r>
      <w:r w:rsidR="00FF3740" w:rsidRPr="00DE1191">
        <w:rPr>
          <w:rtl/>
        </w:rPr>
        <w:t xml:space="preserve"> </w:t>
      </w:r>
    </w:p>
    <w:p w14:paraId="577D903A" w14:textId="16241227" w:rsidR="00FF3740" w:rsidRPr="006F178A" w:rsidRDefault="00FF3740" w:rsidP="00FF3740">
      <w:pPr>
        <w:rPr>
          <w:rtl/>
        </w:rPr>
      </w:pPr>
      <w:r w:rsidRPr="006F178A">
        <w:rPr>
          <w:rtl/>
        </w:rPr>
        <w:t xml:space="preserve">אין לו </w:t>
      </w:r>
      <w:r w:rsidR="00187F69" w:rsidRPr="00187F69">
        <w:rPr>
          <w:rStyle w:val="a6"/>
          <w:rFonts w:hint="cs"/>
          <w:rtl/>
        </w:rPr>
        <w:t>למצורע</w:t>
      </w:r>
      <w:r w:rsidR="00187F69">
        <w:rPr>
          <w:rStyle w:val="a6"/>
          <w:rFonts w:hint="cs"/>
          <w:rtl/>
        </w:rPr>
        <w:t xml:space="preserve"> </w:t>
      </w:r>
      <w:r w:rsidRPr="006F178A">
        <w:rPr>
          <w:rtl/>
        </w:rPr>
        <w:t xml:space="preserve">בהן יד ורגל </w:t>
      </w:r>
      <w:r w:rsidRPr="00DE1191">
        <w:rPr>
          <w:rStyle w:val="a4"/>
          <w:rtl/>
        </w:rPr>
        <w:t>–</w:t>
      </w:r>
      <w:r w:rsidRPr="00DE1191">
        <w:rPr>
          <w:rStyle w:val="a4"/>
          <w:rFonts w:hint="cs"/>
          <w:rtl/>
        </w:rPr>
        <w:t>לר</w:t>
      </w:r>
      <w:r w:rsidRPr="00DE1191">
        <w:rPr>
          <w:rStyle w:val="a4"/>
          <w:rtl/>
        </w:rPr>
        <w:t>"</w:t>
      </w:r>
      <w:r w:rsidRPr="00DE1191">
        <w:rPr>
          <w:rStyle w:val="a4"/>
          <w:rFonts w:hint="cs"/>
          <w:rtl/>
        </w:rPr>
        <w:t>א</w:t>
      </w:r>
      <w:r w:rsidR="00187F69">
        <w:rPr>
          <w:rStyle w:val="a4"/>
          <w:rFonts w:hint="cs"/>
          <w:rtl/>
        </w:rPr>
        <w:t>:</w:t>
      </w:r>
      <w:r w:rsidRPr="00DE1191">
        <w:rPr>
          <w:rStyle w:val="a4"/>
          <w:rtl/>
        </w:rPr>
        <w:t xml:space="preserve"> </w:t>
      </w:r>
      <w:r w:rsidRPr="006F178A">
        <w:rPr>
          <w:rtl/>
        </w:rPr>
        <w:t xml:space="preserve">אין לו טהרה עולמית, </w:t>
      </w:r>
    </w:p>
    <w:p w14:paraId="0712EE8C" w14:textId="77777777" w:rsidR="00FF3740" w:rsidRPr="006F178A" w:rsidRDefault="00FF3740" w:rsidP="000E6BF9">
      <w:pPr>
        <w:spacing w:after="40"/>
        <w:rPr>
          <w:rtl/>
        </w:rPr>
      </w:pPr>
      <w:r w:rsidRPr="00DE1191">
        <w:rPr>
          <w:rStyle w:val="a4"/>
          <w:rFonts w:hint="cs"/>
          <w:rtl/>
        </w:rPr>
        <w:t>לר</w:t>
      </w:r>
      <w:r w:rsidRPr="00DE1191">
        <w:rPr>
          <w:rStyle w:val="a4"/>
          <w:rtl/>
        </w:rPr>
        <w:t>"</w:t>
      </w:r>
      <w:r w:rsidRPr="00DE1191">
        <w:rPr>
          <w:rStyle w:val="a4"/>
          <w:rFonts w:hint="cs"/>
          <w:rtl/>
        </w:rPr>
        <w:t>ש</w:t>
      </w:r>
      <w:r w:rsidRPr="00DE1191">
        <w:rPr>
          <w:rStyle w:val="a4"/>
          <w:rtl/>
        </w:rPr>
        <w:t xml:space="preserve">: </w:t>
      </w:r>
      <w:r w:rsidRPr="006F178A">
        <w:rPr>
          <w:rtl/>
        </w:rPr>
        <w:t xml:space="preserve">יניחנו על מקומו ויצא, </w:t>
      </w:r>
      <w:r w:rsidRPr="00DE1191">
        <w:rPr>
          <w:rStyle w:val="a4"/>
          <w:rtl/>
        </w:rPr>
        <w:t xml:space="preserve">וחכ"א: </w:t>
      </w:r>
      <w:r w:rsidRPr="006F178A">
        <w:rPr>
          <w:rtl/>
        </w:rPr>
        <w:t>יניח על של שמאל ויצא.</w:t>
      </w:r>
    </w:p>
    <w:p w14:paraId="7C5617E5" w14:textId="6764928D" w:rsidR="00FF3740" w:rsidRPr="006F178A" w:rsidRDefault="00845A93" w:rsidP="00BA44EB">
      <w:pPr>
        <w:pStyle w:val="a7"/>
        <w:rPr>
          <w:rtl/>
        </w:rPr>
      </w:pPr>
      <w:r>
        <w:rPr>
          <w:rStyle w:val="a4"/>
          <w:rFonts w:hint="cs"/>
          <w:rtl/>
        </w:rPr>
        <w:t>ל"א:</w:t>
      </w:r>
      <w:r>
        <w:rPr>
          <w:rStyle w:val="a4"/>
          <w:rFonts w:hint="cs"/>
        </w:rPr>
        <w:t xml:space="preserve"> </w:t>
      </w:r>
      <w:r w:rsidR="00FF3740" w:rsidRPr="00DE1191">
        <w:rPr>
          <w:rStyle w:val="a4"/>
          <w:rtl/>
        </w:rPr>
        <w:t xml:space="preserve">רב: </w:t>
      </w:r>
      <w:r w:rsidR="00FF3740" w:rsidRPr="006F178A">
        <w:rPr>
          <w:rtl/>
        </w:rPr>
        <w:t>תנופה בנזיר מעכבת.</w:t>
      </w:r>
    </w:p>
    <w:p w14:paraId="1E431C21" w14:textId="658E3B0B" w:rsidR="00B962E7" w:rsidRDefault="00845A93" w:rsidP="00A5184B">
      <w:pPr>
        <w:pStyle w:val="36"/>
        <w:framePr w:wrap="notBeside"/>
        <w:rPr>
          <w:rtl/>
        </w:rPr>
      </w:pPr>
      <w:r>
        <w:rPr>
          <w:rFonts w:hint="cs"/>
          <w:rtl/>
        </w:rPr>
        <w:t>ל</w:t>
      </w:r>
      <w:r w:rsidR="00FF3740" w:rsidRPr="00B962E7">
        <w:rPr>
          <w:rFonts w:hint="cs"/>
          <w:rtl/>
        </w:rPr>
        <w:t>ר</w:t>
      </w:r>
      <w:r w:rsidR="00FF3740" w:rsidRPr="00B962E7">
        <w:rPr>
          <w:rtl/>
        </w:rPr>
        <w:t>"</w:t>
      </w:r>
      <w:r w:rsidR="00FF3740" w:rsidRPr="00B962E7">
        <w:rPr>
          <w:rFonts w:hint="cs"/>
          <w:rtl/>
        </w:rPr>
        <w:t xml:space="preserve">א </w:t>
      </w:r>
    </w:p>
    <w:p w14:paraId="4C0A2294" w14:textId="36156E6C" w:rsidR="00DE1191" w:rsidRDefault="00FF3740" w:rsidP="00FF3740">
      <w:pPr>
        <w:rPr>
          <w:rtl/>
        </w:rPr>
      </w:pPr>
      <w:r w:rsidRPr="006F178A">
        <w:rPr>
          <w:rtl/>
        </w:rPr>
        <w:t xml:space="preserve">פשיטא, </w:t>
      </w:r>
      <w:r w:rsidR="00845A93">
        <w:rPr>
          <w:rStyle w:val="a4"/>
          <w:rFonts w:hint="cs"/>
          <w:rtl/>
        </w:rPr>
        <w:t>שאמר</w:t>
      </w:r>
      <w:r w:rsidRPr="00DE1191">
        <w:rPr>
          <w:rStyle w:val="a4"/>
          <w:rtl/>
        </w:rPr>
        <w:t xml:space="preserve">: </w:t>
      </w:r>
      <w:r w:rsidRPr="006F178A">
        <w:rPr>
          <w:rtl/>
        </w:rPr>
        <w:t xml:space="preserve">אחר מעשים כולם! </w:t>
      </w:r>
    </w:p>
    <w:p w14:paraId="5EC4A3A1" w14:textId="30A01931" w:rsidR="00B962E7" w:rsidRDefault="00845A93" w:rsidP="00A5184B">
      <w:pPr>
        <w:pStyle w:val="36"/>
        <w:framePr w:wrap="notBeside"/>
        <w:rPr>
          <w:rtl/>
        </w:rPr>
      </w:pPr>
      <w:r>
        <w:rPr>
          <w:rFonts w:hint="cs"/>
          <w:rtl/>
        </w:rPr>
        <w:t>ל</w:t>
      </w:r>
      <w:r w:rsidR="00FF3740" w:rsidRPr="00B962E7">
        <w:rPr>
          <w:rtl/>
        </w:rPr>
        <w:t>רבנן,</w:t>
      </w:r>
    </w:p>
    <w:p w14:paraId="0DDF9E63" w14:textId="21A086E2" w:rsidR="00FF3740" w:rsidRPr="006F178A" w:rsidRDefault="00845A93" w:rsidP="00B962E7">
      <w:pPr>
        <w:spacing w:after="40"/>
        <w:rPr>
          <w:rtl/>
        </w:rPr>
      </w:pPr>
      <w:r>
        <w:rPr>
          <w:rFonts w:hint="cs"/>
          <w:rtl/>
        </w:rPr>
        <w:t xml:space="preserve">אם </w:t>
      </w:r>
      <w:r w:rsidR="00FF3740" w:rsidRPr="006F178A">
        <w:rPr>
          <w:rtl/>
        </w:rPr>
        <w:t xml:space="preserve">תגלחת </w:t>
      </w:r>
      <w:r w:rsidR="00FF3740" w:rsidRPr="006F178A">
        <w:rPr>
          <w:rFonts w:hint="cs"/>
          <w:rtl/>
        </w:rPr>
        <w:t xml:space="preserve">לרבנן </w:t>
      </w:r>
      <w:r w:rsidR="00FF3740" w:rsidRPr="006F178A">
        <w:rPr>
          <w:rtl/>
        </w:rPr>
        <w:t xml:space="preserve">לא מעכבא, </w:t>
      </w:r>
      <w:r w:rsidR="00FF3740" w:rsidRPr="006F178A">
        <w:rPr>
          <w:rFonts w:hint="cs"/>
          <w:rtl/>
        </w:rPr>
        <w:t>כ</w:t>
      </w:r>
      <w:r w:rsidR="00FF3740" w:rsidRPr="006F178A">
        <w:rPr>
          <w:rtl/>
        </w:rPr>
        <w:t>"</w:t>
      </w:r>
      <w:r w:rsidR="00FF3740" w:rsidRPr="006F178A">
        <w:rPr>
          <w:rFonts w:hint="cs"/>
          <w:rtl/>
        </w:rPr>
        <w:t xml:space="preserve">ש </w:t>
      </w:r>
      <w:r w:rsidR="00FF3740" w:rsidRPr="006F178A">
        <w:rPr>
          <w:rtl/>
        </w:rPr>
        <w:t>תנופה</w:t>
      </w:r>
      <w:r w:rsidR="00181CFA">
        <w:rPr>
          <w:rFonts w:hint="cs"/>
          <w:rtl/>
        </w:rPr>
        <w:t>.</w:t>
      </w:r>
      <w:r w:rsidR="00FF3740" w:rsidRPr="006F178A">
        <w:rPr>
          <w:rtl/>
        </w:rPr>
        <w:t xml:space="preserve"> </w:t>
      </w:r>
    </w:p>
    <w:p w14:paraId="645C60D9" w14:textId="77777777" w:rsidR="00B962E7" w:rsidRDefault="00FF3740" w:rsidP="00A5184B">
      <w:pPr>
        <w:pStyle w:val="36"/>
        <w:framePr w:wrap="notBeside"/>
        <w:rPr>
          <w:rStyle w:val="afffffe"/>
          <w:rtl/>
        </w:rPr>
      </w:pPr>
      <w:r w:rsidRPr="00B962E7">
        <w:rPr>
          <w:rFonts w:hint="cs"/>
          <w:rtl/>
        </w:rPr>
        <w:t xml:space="preserve">והך </w:t>
      </w:r>
    </w:p>
    <w:p w14:paraId="56CBE88C" w14:textId="67415A4A" w:rsidR="00FF3740" w:rsidRPr="00E95579" w:rsidRDefault="00FF3740" w:rsidP="00FF3740">
      <w:pPr>
        <w:rPr>
          <w:spacing w:val="0"/>
          <w:rtl/>
        </w:rPr>
      </w:pPr>
      <w:r w:rsidRPr="00E95579">
        <w:rPr>
          <w:rStyle w:val="afffffe"/>
          <w:rFonts w:hint="cs"/>
          <w:spacing w:val="0"/>
          <w:rtl/>
        </w:rPr>
        <w:t>ד'</w:t>
      </w:r>
      <w:r w:rsidRPr="00E95579">
        <w:rPr>
          <w:rStyle w:val="afffffe"/>
          <w:spacing w:val="0"/>
          <w:rtl/>
        </w:rPr>
        <w:t>זאת תורת הנזיר</w:t>
      </w:r>
      <w:r w:rsidRPr="00E95579">
        <w:rPr>
          <w:rStyle w:val="afffffe"/>
          <w:rFonts w:hint="cs"/>
          <w:spacing w:val="0"/>
          <w:rtl/>
        </w:rPr>
        <w:t>'</w:t>
      </w:r>
      <w:r w:rsidRPr="00E95579">
        <w:rPr>
          <w:rStyle w:val="afffffe"/>
          <w:spacing w:val="0"/>
          <w:rtl/>
        </w:rPr>
        <w:t xml:space="preserve"> </w:t>
      </w:r>
      <w:r w:rsidRPr="00E95579">
        <w:rPr>
          <w:spacing w:val="0"/>
          <w:rtl/>
        </w:rPr>
        <w:t xml:space="preserve">- בין שיש לו כפים </w:t>
      </w:r>
      <w:r w:rsidR="00E95579" w:rsidRPr="00E95579">
        <w:rPr>
          <w:rFonts w:hint="cs"/>
          <w:spacing w:val="0"/>
          <w:rtl/>
        </w:rPr>
        <w:t xml:space="preserve">או שיער </w:t>
      </w:r>
      <w:r w:rsidRPr="00E95579">
        <w:rPr>
          <w:spacing w:val="0"/>
          <w:rtl/>
        </w:rPr>
        <w:t xml:space="preserve">ובין שאין לו </w:t>
      </w:r>
      <w:r w:rsidRPr="00E95579">
        <w:rPr>
          <w:rFonts w:hint="cs"/>
          <w:spacing w:val="0"/>
          <w:rtl/>
        </w:rPr>
        <w:t>ה</w:t>
      </w:r>
      <w:r w:rsidRPr="00E95579">
        <w:rPr>
          <w:spacing w:val="0"/>
          <w:rtl/>
        </w:rPr>
        <w:t>"</w:t>
      </w:r>
      <w:r w:rsidRPr="00E95579">
        <w:rPr>
          <w:rFonts w:hint="cs"/>
          <w:spacing w:val="0"/>
          <w:rtl/>
        </w:rPr>
        <w:t>נ דמעכבא</w:t>
      </w:r>
      <w:r w:rsidR="00DE1191" w:rsidRPr="00E95579">
        <w:rPr>
          <w:rFonts w:hint="cs"/>
          <w:spacing w:val="0"/>
          <w:rtl/>
        </w:rPr>
        <w:t>.</w:t>
      </w:r>
    </w:p>
    <w:p w14:paraId="67A51F9E" w14:textId="1ECB2092" w:rsidR="00FF3740" w:rsidRPr="006F178A" w:rsidRDefault="00FF3740" w:rsidP="00FF3740">
      <w:pPr>
        <w:rPr>
          <w:rtl/>
        </w:rPr>
      </w:pPr>
      <w:r w:rsidRPr="006F178A">
        <w:rPr>
          <w:rFonts w:hint="cs"/>
          <w:rtl/>
        </w:rPr>
        <w:t xml:space="preserve">והא </w:t>
      </w:r>
      <w:r w:rsidRPr="006F178A">
        <w:rPr>
          <w:rtl/>
        </w:rPr>
        <w:t xml:space="preserve">נזיר ממורט </w:t>
      </w:r>
      <w:r w:rsidR="00DE1191">
        <w:rPr>
          <w:rStyle w:val="a4"/>
          <w:rFonts w:hint="cs"/>
          <w:rtl/>
        </w:rPr>
        <w:t>ל</w:t>
      </w:r>
      <w:r w:rsidRPr="00DE1191">
        <w:rPr>
          <w:rStyle w:val="a4"/>
          <w:rtl/>
        </w:rPr>
        <w:t>ב</w:t>
      </w:r>
      <w:r w:rsidR="00DE1191">
        <w:rPr>
          <w:rStyle w:val="a4"/>
          <w:rFonts w:hint="cs"/>
          <w:rtl/>
        </w:rPr>
        <w:t>"</w:t>
      </w:r>
      <w:r w:rsidRPr="00DE1191">
        <w:rPr>
          <w:rStyle w:val="a4"/>
          <w:rtl/>
        </w:rPr>
        <w:t xml:space="preserve">ש: </w:t>
      </w:r>
      <w:r w:rsidR="00DE1191">
        <w:rPr>
          <w:rFonts w:hint="cs"/>
          <w:rtl/>
        </w:rPr>
        <w:t>א"צ</w:t>
      </w:r>
      <w:r w:rsidRPr="006F178A">
        <w:rPr>
          <w:rtl/>
        </w:rPr>
        <w:t xml:space="preserve"> להעביר תער על ראשו, </w:t>
      </w:r>
      <w:r w:rsidRPr="00DE1191">
        <w:rPr>
          <w:rStyle w:val="a4"/>
          <w:rtl/>
        </w:rPr>
        <w:t>ו</w:t>
      </w:r>
      <w:r w:rsidR="00DE1191" w:rsidRPr="00DE1191">
        <w:rPr>
          <w:rStyle w:val="a4"/>
          <w:rFonts w:hint="cs"/>
          <w:rtl/>
        </w:rPr>
        <w:t>ל</w:t>
      </w:r>
      <w:r w:rsidRPr="00DE1191">
        <w:rPr>
          <w:rStyle w:val="a4"/>
          <w:rtl/>
        </w:rPr>
        <w:t>ב"ה</w:t>
      </w:r>
      <w:r w:rsidRPr="006F178A">
        <w:rPr>
          <w:rtl/>
        </w:rPr>
        <w:t xml:space="preserve"> צריך! </w:t>
      </w:r>
    </w:p>
    <w:p w14:paraId="7FB61A44" w14:textId="58852909" w:rsidR="00DE1191" w:rsidRDefault="00B962E7" w:rsidP="00A5184B">
      <w:pPr>
        <w:pStyle w:val="36"/>
        <w:framePr w:wrap="notBeside"/>
        <w:rPr>
          <w:rFonts w:ascii="FontbitDavid" w:hAnsi="FontbitDavid"/>
          <w:rtl/>
        </w:rPr>
      </w:pPr>
      <w:r>
        <w:rPr>
          <w:rFonts w:hint="cs"/>
          <w:rtl/>
        </w:rPr>
        <w:t xml:space="preserve">ודחי' </w:t>
      </w:r>
      <w:r w:rsidR="00DE1191" w:rsidRPr="00DE1191">
        <w:rPr>
          <w:rFonts w:hint="cs"/>
          <w:rtl/>
        </w:rPr>
        <w:t>ר''א</w:t>
      </w:r>
      <w:r w:rsidR="00FF3740" w:rsidRPr="00DE1191">
        <w:rPr>
          <w:rtl/>
        </w:rPr>
        <w:t xml:space="preserve">: </w:t>
      </w:r>
    </w:p>
    <w:p w14:paraId="51EF5E27" w14:textId="713D72D7" w:rsidR="00FF3740" w:rsidRPr="00D41159" w:rsidRDefault="00FF3740" w:rsidP="00181CFA">
      <w:pPr>
        <w:rPr>
          <w:spacing w:val="2"/>
          <w:rtl/>
        </w:rPr>
      </w:pPr>
      <w:r w:rsidRPr="00D41159">
        <w:rPr>
          <w:rFonts w:ascii="FontbitDavid" w:hAnsi="FontbitDavid"/>
          <w:spacing w:val="2"/>
          <w:rtl/>
        </w:rPr>
        <w:t xml:space="preserve">צריך </w:t>
      </w:r>
      <w:r w:rsidRPr="00D41159">
        <w:rPr>
          <w:rStyle w:val="a4"/>
          <w:spacing w:val="2"/>
          <w:rtl/>
        </w:rPr>
        <w:t>ל</w:t>
      </w:r>
      <w:r w:rsidR="00DE1191" w:rsidRPr="00D41159">
        <w:rPr>
          <w:rStyle w:val="a4"/>
          <w:rFonts w:hint="cs"/>
          <w:spacing w:val="2"/>
          <w:rtl/>
        </w:rPr>
        <w:t>ב''ה</w:t>
      </w:r>
      <w:r w:rsidR="00DE1191" w:rsidRPr="00D41159">
        <w:rPr>
          <w:rFonts w:ascii="FontbitDavid" w:hAnsi="FontbitDavid" w:hint="cs"/>
          <w:spacing w:val="2"/>
          <w:rtl/>
        </w:rPr>
        <w:t xml:space="preserve"> היינו צריך</w:t>
      </w:r>
      <w:r w:rsidRPr="00D41159">
        <w:rPr>
          <w:rFonts w:ascii="FontbitDavid" w:hAnsi="FontbitDavid"/>
          <w:spacing w:val="2"/>
          <w:rtl/>
        </w:rPr>
        <w:t xml:space="preserve"> ואין לו תקנה, </w:t>
      </w:r>
      <w:r w:rsidRPr="00D41159">
        <w:rPr>
          <w:rStyle w:val="a4"/>
          <w:spacing w:val="2"/>
          <w:rtl/>
        </w:rPr>
        <w:t xml:space="preserve">לב"ש </w:t>
      </w:r>
      <w:r w:rsidRPr="00D41159">
        <w:rPr>
          <w:rFonts w:ascii="FontbitDavid" w:hAnsi="FontbitDavid"/>
          <w:spacing w:val="2"/>
          <w:rtl/>
        </w:rPr>
        <w:t>יש לו תקנה.</w:t>
      </w:r>
      <w:r w:rsidR="00DE1191" w:rsidRPr="00D41159">
        <w:rPr>
          <w:rFonts w:hint="cs"/>
          <w:spacing w:val="2"/>
          <w:rtl/>
        </w:rPr>
        <w:t xml:space="preserve"> </w:t>
      </w:r>
      <w:r w:rsidRPr="00D41159">
        <w:rPr>
          <w:rStyle w:val="27"/>
          <w:spacing w:val="2"/>
          <w:rtl/>
        </w:rPr>
        <w:t>ופליגא דרבי פדת.</w:t>
      </w:r>
    </w:p>
    <w:p w14:paraId="66FBDB01" w14:textId="77777777" w:rsidR="00FF3740" w:rsidRPr="006F178A" w:rsidRDefault="00FF3740" w:rsidP="000F6CD2">
      <w:pPr>
        <w:pStyle w:val="afffffb"/>
        <w:rPr>
          <w:rtl/>
        </w:rPr>
      </w:pPr>
      <w:r>
        <w:rPr>
          <w:rtl/>
        </w:rPr>
        <w:t>׹</w:t>
      </w:r>
    </w:p>
    <w:p w14:paraId="670D9139" w14:textId="0B37BEBF" w:rsidR="00FF3740" w:rsidRPr="006F178A" w:rsidRDefault="00E45C1D" w:rsidP="004B1A9B">
      <w:pPr>
        <w:pStyle w:val="affffff2"/>
        <w:framePr w:wrap="around"/>
        <w:rPr>
          <w:rtl/>
        </w:rPr>
      </w:pPr>
      <w:del w:id="20212" w:author="קלוד" w:date="2026-10-06T10:09:33Z">
        <w:r>
          <w:rPr>
            <w:rFonts w:hint="cs"/>
            <w:rtl/>
          </w:rPr>
          <w:delText xml:space="preserve">משנה:</w:delText>
        </w:r>
      </w:del>
      <w:ins w:id="20213" w:author="קלוד" w:date="2026-10-06T10:09:33Z">
        <w:r>
          <w:rPr>
            <w:rFonts w:hint="cs"/>
            <w:rtl/>
          </w:rPr>
          <w:t xml:space="preserve">משנה י</w:t>
        </w:r>
      </w:ins>
    </w:p>
    <w:p w14:paraId="0E892C13" w14:textId="77777777" w:rsidR="00FF3740" w:rsidRPr="006F178A" w:rsidRDefault="00FF3740" w:rsidP="00FF3740">
      <w:pPr>
        <w:pStyle w:val="affffb"/>
        <w:spacing w:before="120"/>
        <w:rPr>
          <w:rtl/>
        </w:rPr>
        <w:pPrChange w:id="90044" w:author="קלוד" w:date="2026-10-08T12:08:16Z">
          <w:pPr>
            <w:pStyle w:val="affffb"/>
          </w:pPr>
        </w:pPrChange>
      </w:pPr>
      <w:r w:rsidRPr="006F178A">
        <w:rPr>
          <w:rtl/>
        </w:rPr>
        <w:t xml:space="preserve">גילח על הזבח ונמצא פסול - תגלחתו פסולה וזבחיו לא עלו לו, </w:t>
      </w:r>
    </w:p>
    <w:p w14:paraId="04C1B6DB" w14:textId="77777777" w:rsidR="00B908CC" w:rsidRDefault="00FF3740" w:rsidP="00FF3740">
      <w:pPr>
        <w:pStyle w:val="affffb"/>
        <w:rPr>
          <w:rtl/>
        </w:rPr>
      </w:pPr>
      <w:r w:rsidRPr="006F178A">
        <w:rPr>
          <w:rtl/>
        </w:rPr>
        <w:t xml:space="preserve">גילח על החטאת שלא לשמה ואח"כ הביא קרבנותיו לשמן </w:t>
      </w:r>
    </w:p>
    <w:p w14:paraId="3F6C8BC0" w14:textId="63711865" w:rsidR="00FF3740" w:rsidRPr="006F178A" w:rsidRDefault="00FF3740" w:rsidP="00FF3740">
      <w:pPr>
        <w:pStyle w:val="affffb"/>
        <w:rPr>
          <w:rtl/>
        </w:rPr>
      </w:pPr>
      <w:r w:rsidRPr="006F178A">
        <w:rPr>
          <w:rtl/>
        </w:rPr>
        <w:t xml:space="preserve">- תגלחתו פסולה וזבחיו לא עלו לו, </w:t>
      </w:r>
    </w:p>
    <w:p w14:paraId="1F336C64" w14:textId="77777777" w:rsidR="005148BE" w:rsidRPr="005148BE" w:rsidRDefault="00FF3740" w:rsidP="00FF3740">
      <w:pPr>
        <w:pStyle w:val="affffb"/>
        <w:rPr>
          <w:spacing w:val="2"/>
          <w:rtl/>
        </w:rPr>
      </w:pPr>
      <w:r w:rsidRPr="005148BE">
        <w:rPr>
          <w:spacing w:val="2"/>
          <w:rtl/>
        </w:rPr>
        <w:t xml:space="preserve">גילח על העולה או על השלמים שלא לשמן ואח"כ הביא קרבנותיו לשמן </w:t>
      </w:r>
    </w:p>
    <w:p w14:paraId="423A1D17" w14:textId="3D875545" w:rsidR="00FF3740" w:rsidRPr="006F178A" w:rsidRDefault="005148BE" w:rsidP="00FF3740">
      <w:pPr>
        <w:pStyle w:val="affffb"/>
        <w:rPr>
          <w:rtl/>
        </w:rPr>
      </w:pPr>
      <w:r w:rsidRPr="005148BE">
        <w:rPr>
          <w:rStyle w:val="TanaimMishna"/>
          <w:rFonts w:hint="cs"/>
          <w:rtl/>
          <w:rPrChange w:id="20136" w:author="קלוד" w:date="2026-10-06T10:09:33Z">
            <w:rPr>
              <w:rStyle w:val="27"/>
              <w:rFonts w:hint="cs"/>
              <w:rtl/>
            </w:rPr>
          </w:rPrChange>
        </w:rPr>
        <w:t>ת''ק:</w:t>
      </w:r>
      <w:r w:rsidR="00FF3740" w:rsidRPr="005148BE">
        <w:rPr>
          <w:rStyle w:val="TanaimMishna"/>
          <w:rtl/>
          <w:rPrChange w:id="20137" w:author="קלוד" w:date="2026-10-06T10:09:33Z">
            <w:rPr>
              <w:rStyle w:val="27"/>
              <w:rtl/>
            </w:rPr>
          </w:rPrChange>
        </w:rPr>
        <w:t>-</w:t>
      </w:r>
      <w:r w:rsidR="00FF3740" w:rsidRPr="006F178A">
        <w:rPr>
          <w:rtl/>
        </w:rPr>
        <w:t xml:space="preserve"> תגלחתו פסולה וזבחיו לא עלו לו</w:t>
      </w:r>
      <w:r w:rsidR="001A7DD4">
        <w:rPr>
          <w:rtl/>
        </w:rPr>
        <w:t>.</w:t>
      </w:r>
    </w:p>
    <w:p w14:paraId="4A7ADB1D" w14:textId="3C84093E" w:rsidR="00FF3740" w:rsidRPr="006F178A" w:rsidRDefault="00C771C6" w:rsidP="00FF3740">
      <w:pPr>
        <w:pStyle w:val="affffb"/>
        <w:rPr>
          <w:rtl/>
        </w:rPr>
      </w:pPr>
      <w:r w:rsidRPr="00C771C6">
        <w:rPr>
          <w:rStyle w:val="TanaimMishna"/>
          <w:rFonts w:hint="cs"/>
          <w:rtl/>
          <w:rPrChange w:id="20138" w:author="קלוד" w:date="2026-10-06T10:09:33Z">
            <w:rPr>
              <w:rStyle w:val="a4"/>
              <w:rFonts w:hint="cs"/>
              <w:rtl/>
            </w:rPr>
          </w:rPrChange>
        </w:rPr>
        <w:t>ר''ש</w:t>
      </w:r>
      <w:r w:rsidR="00FF3740" w:rsidRPr="00C771C6">
        <w:rPr>
          <w:rStyle w:val="TanaimMishna"/>
          <w:rtl/>
          <w:rPrChange w:id="20139" w:author="קלוד" w:date="2026-10-06T10:09:33Z">
            <w:rPr>
              <w:rStyle w:val="a4"/>
              <w:rtl/>
            </w:rPr>
          </w:rPrChange>
        </w:rPr>
        <w:t xml:space="preserve">: </w:t>
      </w:r>
      <w:r w:rsidR="00FF3740" w:rsidRPr="006F178A">
        <w:rPr>
          <w:rtl/>
        </w:rPr>
        <w:t>אותו הזבח לא עלה לו, אבל שאר זבחים עלו.</w:t>
      </w:r>
    </w:p>
    <w:p w14:paraId="6634C69E" w14:textId="32CEC5B7" w:rsidR="00FF3740" w:rsidRPr="007E2187" w:rsidRDefault="00FF3740" w:rsidP="00FF3740">
      <w:pPr>
        <w:pStyle w:val="affffb"/>
        <w:rPr>
          <w:spacing w:val="0"/>
          <w:rtl/>
        </w:rPr>
      </w:pPr>
      <w:r w:rsidRPr="007E2187">
        <w:rPr>
          <w:spacing w:val="0"/>
          <w:rtl/>
        </w:rPr>
        <w:t>גילח על שלשתן ונמצא אחד מהן כשר -תגלחתו כשרה ויביא שאר זבחים.</w:t>
      </w:r>
    </w:p>
    <w:p w14:paraId="11B4887F" w14:textId="77777777" w:rsidR="00FF3740" w:rsidRPr="006F178A" w:rsidRDefault="00FF3740" w:rsidP="000F6CD2">
      <w:pPr>
        <w:pStyle w:val="afffffb"/>
        <w:rPr>
          <w:rtl/>
        </w:rPr>
      </w:pPr>
      <w:r>
        <w:rPr>
          <w:rtl/>
        </w:rPr>
        <w:t>׹</w:t>
      </w:r>
    </w:p>
    <w:p w14:paraId="59983190" w14:textId="77777777" w:rsidR="00897A86" w:rsidRDefault="00897A86" w:rsidP="00A5184B">
      <w:pPr>
        <w:pStyle w:val="36"/>
        <w:framePr w:wrap="notBeside"/>
        <w:rPr>
          <w:rtl/>
        </w:rPr>
      </w:pPr>
      <w:r w:rsidRPr="00897A86">
        <w:rPr>
          <w:rFonts w:hint="cs"/>
          <w:rtl/>
        </w:rPr>
        <w:t>טעם דר''ש</w:t>
      </w:r>
      <w:r w:rsidR="00FF3740" w:rsidRPr="00897A86">
        <w:rPr>
          <w:rtl/>
        </w:rPr>
        <w:t>:</w:t>
      </w:r>
    </w:p>
    <w:p w14:paraId="29DCA2A0" w14:textId="77777777" w:rsidR="0019249F" w:rsidRDefault="00897A86" w:rsidP="00FF3740">
      <w:pPr>
        <w:rPr>
          <w:rtl/>
        </w:rPr>
      </w:pPr>
      <w:r>
        <w:rPr>
          <w:rFonts w:hint="cs"/>
          <w:rtl/>
        </w:rPr>
        <w:t>ד</w:t>
      </w:r>
      <w:r w:rsidR="00FF3740" w:rsidRPr="006F178A">
        <w:rPr>
          <w:rtl/>
        </w:rPr>
        <w:t>נזיר שגילח על שלמי נדבה יצא</w:t>
      </w:r>
      <w:r w:rsidR="001A7DD4">
        <w:rPr>
          <w:rtl/>
        </w:rPr>
        <w:t>.</w:t>
      </w:r>
      <w:r w:rsidR="00FF3740" w:rsidRPr="006F178A">
        <w:rPr>
          <w:rFonts w:hint="cs"/>
          <w:rtl/>
        </w:rPr>
        <w:t xml:space="preserve"> </w:t>
      </w:r>
    </w:p>
    <w:p w14:paraId="55E53598" w14:textId="2DF4F80C" w:rsidR="00FF3740" w:rsidRPr="006F178A" w:rsidRDefault="00FF3740" w:rsidP="00FF3740">
      <w:pPr>
        <w:rPr>
          <w:rtl/>
        </w:rPr>
      </w:pPr>
      <w:r w:rsidRPr="003215F9">
        <w:rPr>
          <w:rStyle w:val="afffffe"/>
          <w:rFonts w:hint="cs"/>
          <w:rtl/>
        </w:rPr>
        <w:t>ד'</w:t>
      </w:r>
      <w:r w:rsidRPr="003215F9">
        <w:rPr>
          <w:rStyle w:val="afffffe"/>
          <w:rtl/>
        </w:rPr>
        <w:t>נתן על האש אשר תחת זבח השלמים</w:t>
      </w:r>
      <w:r w:rsidRPr="003215F9">
        <w:rPr>
          <w:rStyle w:val="afffffe"/>
          <w:rFonts w:hint="cs"/>
          <w:rtl/>
        </w:rPr>
        <w:t>'</w:t>
      </w:r>
      <w:r w:rsidRPr="003215F9">
        <w:rPr>
          <w:rStyle w:val="afffffe"/>
          <w:rtl/>
        </w:rPr>
        <w:t>,</w:t>
      </w:r>
      <w:r w:rsidRPr="006F178A">
        <w:rPr>
          <w:rtl/>
        </w:rPr>
        <w:t xml:space="preserve"> ולא כתב על שלמיו.</w:t>
      </w:r>
    </w:p>
    <w:p w14:paraId="5545F0AB" w14:textId="4498E354" w:rsidR="00D41159" w:rsidRDefault="00FF3740" w:rsidP="000F6CD2">
      <w:pPr>
        <w:pStyle w:val="afffffb"/>
        <w:rPr>
          <w:rtl/>
        </w:rPr>
      </w:pPr>
      <w:r>
        <w:rPr>
          <w:rtl/>
        </w:rPr>
        <w:t>׹</w:t>
      </w:r>
    </w:p>
    <w:p w14:paraId="772EB1E6" w14:textId="77777777" w:rsidR="00FF3740" w:rsidRPr="006F178A" w:rsidRDefault="00FF3740" w:rsidP="00516202">
      <w:pPr>
        <w:pStyle w:val="affff5"/>
        <w:framePr w:wrap="around"/>
        <w:rPr>
          <w:rFonts w:cs="FontbitDavid"/>
          <w:rtl/>
        </w:rPr>
      </w:pPr>
      <w:r w:rsidRPr="006F178A">
        <w:rPr>
          <w:rFonts w:hint="cs"/>
          <w:rtl/>
        </w:rPr>
        <w:t>מז</w:t>
      </w:r>
      <w:r w:rsidRPr="006F178A">
        <w:rPr>
          <w:rFonts w:cs="FontbitDavid" w:hint="cs"/>
          <w:rtl/>
        </w:rPr>
        <w:t>.</w:t>
      </w:r>
    </w:p>
    <w:p w14:paraId="556BC654" w14:textId="2640A927" w:rsidR="00FF3740" w:rsidRPr="002C692F" w:rsidRDefault="00FF3740" w:rsidP="004B1A9B">
      <w:pPr>
        <w:pStyle w:val="affffff2"/>
        <w:framePr w:wrap="around"/>
        <w:rPr>
          <w:rtl/>
        </w:rPr>
      </w:pPr>
      <w:del w:id="20214" w:author="קלוד" w:date="2026-10-06T10:09:33Z">
        <w:r>
          <w:rPr>
            <w:rtl/>
          </w:rPr>
          <w:delText xml:space="preserve">מתני'</w:delText>
        </w:r>
      </w:del>
      <w:ins w:id="20215" w:author="קלוד" w:date="2026-10-06T10:09:33Z">
        <w:r>
          <w:rPr>
            <w:rtl/>
          </w:rPr>
          <w:t xml:space="preserve">משנה יא</w:t>
        </w:r>
      </w:ins>
    </w:p>
    <w:p w14:paraId="3491DCE2" w14:textId="72C354F7" w:rsidR="00E17B5E" w:rsidRDefault="00FF3740" w:rsidP="003D41D2">
      <w:pPr>
        <w:pStyle w:val="affffb"/>
        <w:spacing w:before="120"/>
        <w:jc w:val="center"/>
        <w:rPr>
          <w:rStyle w:val="a4"/>
          <w:rtl/>
        </w:rPr>
        <w:pPrChange w:id="90045" w:author="קלוד" w:date="2026-10-08T12:08:16Z">
          <w:pPr>
            <w:pStyle w:val="affffb"/>
            <w:jc w:val="center"/>
          </w:pPr>
        </w:pPrChange>
      </w:pPr>
      <w:r w:rsidRPr="006F178A">
        <w:rPr>
          <w:rtl/>
        </w:rPr>
        <w:t>מי שנזרק עליו אחד מן הדמים ונטמא,</w:t>
      </w:r>
    </w:p>
    <w:p w14:paraId="22A4756F" w14:textId="49A2BE8E" w:rsidR="00FF3740" w:rsidRPr="006F178A" w:rsidRDefault="00FF3740" w:rsidP="00FF3740">
      <w:pPr>
        <w:pStyle w:val="affffb"/>
        <w:rPr>
          <w:rtl/>
        </w:rPr>
      </w:pPr>
      <w:r w:rsidRPr="00E17B5E">
        <w:rPr>
          <w:rStyle w:val="TanaimMishna"/>
          <w:rtl/>
          <w:rPrChange w:id="20140" w:author="קלוד" w:date="2026-10-06T10:09:33Z">
            <w:rPr>
              <w:rStyle w:val="a4"/>
              <w:rtl/>
            </w:rPr>
          </w:rPrChange>
        </w:rPr>
        <w:t>ר</w:t>
      </w:r>
      <w:r w:rsidR="00897A86">
        <w:rPr>
          <w:rStyle w:val="TanaimMishna"/>
          <w:rFonts w:hint="cs"/>
          <w:rtl/>
          <w:rPrChange w:id="20141" w:author="קלוד" w:date="2026-10-06T10:09:33Z">
            <w:rPr>
              <w:rStyle w:val="a4"/>
              <w:rFonts w:hint="cs"/>
              <w:rtl/>
            </w:rPr>
          </w:rPrChange>
        </w:rPr>
        <w:t>"א:</w:t>
      </w:r>
      <w:r w:rsidRPr="006F178A">
        <w:rPr>
          <w:rtl/>
        </w:rPr>
        <w:t xml:space="preserve"> סותר את הכל, </w:t>
      </w:r>
    </w:p>
    <w:p w14:paraId="1A39F2E7" w14:textId="7FD10C7A" w:rsidR="00FF3740" w:rsidRPr="006F178A" w:rsidRDefault="00FF3740" w:rsidP="00FF3740">
      <w:pPr>
        <w:pStyle w:val="affffb"/>
        <w:rPr>
          <w:rtl/>
        </w:rPr>
      </w:pPr>
      <w:r w:rsidRPr="00E17B5E">
        <w:rPr>
          <w:rStyle w:val="TanaimMishna"/>
          <w:rtl/>
          <w:rPrChange w:id="20142" w:author="קלוד" w:date="2026-10-06T10:09:33Z">
            <w:rPr>
              <w:rStyle w:val="a4"/>
              <w:rtl/>
            </w:rPr>
          </w:rPrChange>
        </w:rPr>
        <w:t xml:space="preserve">וחכ"א: </w:t>
      </w:r>
      <w:r w:rsidRPr="006F178A">
        <w:rPr>
          <w:rtl/>
        </w:rPr>
        <w:t>יביא שאר קרבנותיו ויטהר.</w:t>
      </w:r>
    </w:p>
    <w:p w14:paraId="7171B471" w14:textId="77777777" w:rsidR="0014609A" w:rsidRDefault="00FF3740" w:rsidP="00FF3740">
      <w:pPr>
        <w:pStyle w:val="affffb"/>
        <w:rPr>
          <w:rtl/>
        </w:rPr>
      </w:pPr>
      <w:r w:rsidRPr="00897A86">
        <w:rPr>
          <w:rStyle w:val="TanaimMishna"/>
          <w:rtl/>
          <w:rPrChange w:id="20143" w:author="קלוד" w:date="2026-10-06T10:09:33Z">
            <w:rPr>
              <w:rStyle w:val="a4"/>
              <w:rtl/>
            </w:rPr>
          </w:rPrChange>
        </w:rPr>
        <w:t xml:space="preserve">אמרו לו: </w:t>
      </w:r>
      <w:r w:rsidRPr="006F178A">
        <w:rPr>
          <w:rtl/>
        </w:rPr>
        <w:t xml:space="preserve">מעשה במרים התרמודית שנזרק עליה אחד מן הדמים, </w:t>
      </w:r>
    </w:p>
    <w:p w14:paraId="685B152B" w14:textId="591E0B61" w:rsidR="0014609A" w:rsidRPr="0014609A" w:rsidRDefault="0014609A" w:rsidP="00FF3740">
      <w:pPr>
        <w:pStyle w:val="affffb"/>
        <w:rPr>
          <w:spacing w:val="2"/>
          <w:rtl/>
        </w:rPr>
      </w:pPr>
      <w:r>
        <w:rPr>
          <w:rFonts w:hint="cs"/>
          <w:rtl/>
        </w:rPr>
        <w:t xml:space="preserve"> </w:t>
      </w:r>
      <w:r>
        <w:rPr>
          <w:rtl/>
        </w:rPr>
        <w:tab/>
      </w:r>
      <w:r>
        <w:rPr>
          <w:rtl/>
        </w:rPr>
        <w:tab/>
      </w:r>
      <w:r>
        <w:rPr>
          <w:rtl/>
        </w:rPr>
        <w:tab/>
      </w:r>
      <w:r w:rsidR="00FF3740" w:rsidRPr="0014609A">
        <w:rPr>
          <w:spacing w:val="2"/>
          <w:rtl/>
        </w:rPr>
        <w:t xml:space="preserve">ובאו ואמרו לה על בתה שהיתה מסוכנת, והלכה ומצאה שמתה, </w:t>
      </w:r>
    </w:p>
    <w:p w14:paraId="3C2837A6" w14:textId="4DC70D6E" w:rsidR="00FF3740" w:rsidRPr="006F178A" w:rsidRDefault="00FF3740" w:rsidP="00FF3740">
      <w:pPr>
        <w:pStyle w:val="affffb"/>
        <w:rPr>
          <w:rtl/>
        </w:rPr>
      </w:pPr>
      <w:r w:rsidRPr="00F3040E">
        <w:rPr>
          <w:rStyle w:val="TanaimMishna"/>
          <w:rtl/>
          <w:rPrChange w:id="20144" w:author="קלוד" w:date="2026-10-06T10:09:33Z">
            <w:rPr>
              <w:rStyle w:val="a4"/>
              <w:rtl/>
            </w:rPr>
          </w:rPrChange>
        </w:rPr>
        <w:t xml:space="preserve">ואמרו חכמים: </w:t>
      </w:r>
      <w:r w:rsidRPr="006F178A">
        <w:rPr>
          <w:rtl/>
        </w:rPr>
        <w:t>תביא שאר קרבנותיה ותטהר.</w:t>
      </w:r>
    </w:p>
    <w:p w14:paraId="61E7ED16" w14:textId="77777777" w:rsidR="00F3040E" w:rsidRDefault="00FF3740" w:rsidP="00FF3740">
      <w:pPr>
        <w:rPr>
          <w:rtl/>
        </w:rPr>
      </w:pPr>
      <w:r>
        <w:rPr>
          <w:rFonts w:cs="BA Vilna Bold" w:hint="cs"/>
          <w:rtl/>
        </w:rPr>
        <w:t xml:space="preserve">סותר </w:t>
      </w:r>
      <w:r>
        <w:rPr>
          <w:rStyle w:val="a4"/>
          <w:rFonts w:cs="BA Vilna Bold" w:hint="cs"/>
          <w:rtl/>
          <w:rPrChange w:id="9054" w:author="מנוע אמוראים" w:date="2026-10-05T16:41:46Z">
            <w:rPr>
              <w:rFonts w:cs="BA Vilna Bold" w:hint="cs"/>
              <w:rtl/>
            </w:rPr>
          </w:rPrChange>
        </w:rPr>
        <w:t xml:space="preserve">דר</w:t>
      </w:r>
      <w:r>
        <w:rPr>
          <w:rStyle w:val="a4"/>
          <w:rFonts w:cs="BA Vilna Bold"/>
          <w:rtl/>
          <w:rPrChange w:id="9055" w:author="מנוע אמוראים" w:date="2026-10-05T16:41:46Z">
            <w:rPr>
              <w:rFonts w:cs="BA Vilna Bold"/>
              <w:rtl/>
            </w:rPr>
          </w:rPrChange>
        </w:rPr>
        <w:t xml:space="preserve">"</w:t>
      </w:r>
      <w:r>
        <w:rPr>
          <w:rStyle w:val="a4"/>
          <w:rFonts w:cs="BA Vilna Bold" w:hint="eastAsia"/>
          <w:rtl/>
          <w:rPrChange w:id="9056" w:author="מנוע אמוראים" w:date="2026-10-05T16:41:46Z">
            <w:rPr>
              <w:rFonts w:cs="BA Vilna Bold" w:hint="eastAsia"/>
              <w:rtl/>
            </w:rPr>
          </w:rPrChange>
        </w:rPr>
        <w:t xml:space="preserve">א</w:t>
      </w:r>
      <w:r w:rsidRPr="00766B62">
        <w:rPr>
          <w:rFonts w:cs="BA Vilna Bold"/>
          <w:rtl/>
        </w:rPr>
        <w:t xml:space="preserve"> </w:t>
      </w:r>
      <w:r w:rsidRPr="00D454EC">
        <w:rPr>
          <w:rFonts w:hint="eastAsia"/>
          <w:rtl/>
        </w:rPr>
        <w:t>היינו</w:t>
      </w:r>
      <w:r w:rsidRPr="00D454EC">
        <w:rPr>
          <w:rtl/>
        </w:rPr>
        <w:t xml:space="preserve"> </w:t>
      </w:r>
      <w:r w:rsidRPr="00D454EC">
        <w:rPr>
          <w:rFonts w:hint="eastAsia"/>
          <w:rtl/>
        </w:rPr>
        <w:t>סותר</w:t>
      </w:r>
      <w:r w:rsidRPr="00D454EC">
        <w:rPr>
          <w:rtl/>
        </w:rPr>
        <w:t xml:space="preserve"> </w:t>
      </w:r>
      <w:r w:rsidRPr="00D454EC">
        <w:rPr>
          <w:rFonts w:hint="eastAsia"/>
          <w:rtl/>
        </w:rPr>
        <w:t>קרבנותיו</w:t>
      </w:r>
      <w:r w:rsidRPr="00D454EC">
        <w:rPr>
          <w:rtl/>
        </w:rPr>
        <w:t xml:space="preserve"> </w:t>
      </w:r>
    </w:p>
    <w:p w14:paraId="1921C75F" w14:textId="77777777" w:rsidR="00463B70" w:rsidRDefault="00463B70" w:rsidP="00A5184B">
      <w:pPr>
        <w:pStyle w:val="36"/>
        <w:framePr w:wrap="notBeside"/>
        <w:rPr>
          <w:rStyle w:val="a4"/>
          <w:rtl/>
        </w:rPr>
      </w:pPr>
      <w:r w:rsidRPr="00463B70">
        <w:rPr>
          <w:rFonts w:hint="cs"/>
          <w:rtl/>
        </w:rPr>
        <w:t>ו</w:t>
      </w:r>
      <w:r w:rsidR="00FF3740" w:rsidRPr="00463B70">
        <w:rPr>
          <w:rFonts w:hint="eastAsia"/>
          <w:rtl/>
        </w:rPr>
        <w:t>מסתבר</w:t>
      </w:r>
      <w:r w:rsidR="00FF3740" w:rsidRPr="00463B70">
        <w:rPr>
          <w:rtl/>
        </w:rPr>
        <w:t xml:space="preserve"> </w:t>
      </w:r>
    </w:p>
    <w:p w14:paraId="04DF11A5" w14:textId="4079BBAE" w:rsidR="00FF3740" w:rsidRPr="00D454EC" w:rsidRDefault="00FF3740" w:rsidP="00FF3740">
      <w:pPr>
        <w:rPr>
          <w:rtl/>
        </w:rPr>
      </w:pPr>
      <w:r w:rsidRPr="00F3040E">
        <w:rPr>
          <w:rStyle w:val="a4"/>
          <w:rFonts w:hint="eastAsia"/>
          <w:rtl/>
        </w:rPr>
        <w:t>ד</w:t>
      </w:r>
      <w:r w:rsidRPr="00F3040E">
        <w:rPr>
          <w:rStyle w:val="a4"/>
          <w:rtl/>
        </w:rPr>
        <w:t>תני וחכ"א:</w:t>
      </w:r>
      <w:r w:rsidRPr="00D454EC">
        <w:rPr>
          <w:rtl/>
        </w:rPr>
        <w:t xml:space="preserve"> תביא שאר קרבנותיה ותטהר, ש"מ</w:t>
      </w:r>
      <w:r w:rsidR="001A7DD4">
        <w:rPr>
          <w:rtl/>
        </w:rPr>
        <w:t>.</w:t>
      </w:r>
    </w:p>
    <w:p w14:paraId="7CB4A282" w14:textId="77777777" w:rsidR="00FF3740" w:rsidRPr="006F178A" w:rsidRDefault="00FF3740" w:rsidP="00FF3740">
      <w:pPr>
        <w:rPr>
          <w:rtl/>
        </w:rPr>
      </w:pPr>
      <w:r w:rsidRPr="006F178A">
        <w:rPr>
          <w:rtl/>
        </w:rPr>
        <w:t>ומעשה נמי במרים התרמודית שנזרק עליה אחד מן הדמים, ובאו והודיעוה על בתה שהיתה מסוכנת, והלכה ומצאה שמתה, ואמרו חכמים: תביא שאר קרבנותיה ותטהר, ש"מ.</w:t>
      </w:r>
    </w:p>
    <w:p w14:paraId="38CB3E94" w14:textId="77777777" w:rsidR="00FF3740" w:rsidRPr="00766B62" w:rsidRDefault="00FF3740" w:rsidP="00FF3740">
      <w:pPr>
        <w:pStyle w:val="afffff1"/>
        <w:rPr>
          <w:rFonts w:cs="BA Vilna Bold"/>
          <w:bCs w:val="0"/>
          <w:sz w:val="20"/>
          <w:rtl/>
        </w:rPr>
        <w:sectPr w:rsidR="00FF3740" w:rsidRPr="00766B62" w:rsidSect="008450B4">
          <w:type w:val="continuous"/>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284"/>
          <w:titlePg/>
          <w:bidi/>
          <w:rtlGutter/>
          <w:docGrid w:linePitch="360"/>
        </w:sectPr>
      </w:pPr>
    </w:p>
    <w:p w14:paraId="0CC06D55" w14:textId="5DAADC49" w:rsidR="00FF3740" w:rsidRPr="00766B62" w:rsidRDefault="00FF3740" w:rsidP="001D6D2F">
      <w:pPr>
        <w:pStyle w:val="Hadran"/>
        <w:rPr>
          <w:rFonts w:cs="BA Vilna Bold"/>
          <w:bCs w:val="0"/>
          <w:sz w:val="20"/>
          <w:rtl/>
        </w:rPr>
        <w:pPrChange w:id="91046" w:author="Claude" w:date="2026-10-08T08:35:28Z">
          <w:pPr>
            <w:pStyle w:val="afffff1"/>
            <w:rPr>
              <w:rFonts w:cs="BA Vilna Bold"/>
              <w:bCs w:val="0"/>
              <w:sz w:val="20"/>
              <w:rtl/>
            </w:rPr>
          </w:pPr>
        </w:pPrChange>
      </w:pPr>
      <w:r w:rsidRPr="00766B62">
        <w:rPr>
          <w:rFonts w:cs="BA Vilna Bold"/>
          <w:bCs w:val="0"/>
          <w:sz w:val="20"/>
          <w:rtl/>
        </w:rPr>
        <w:t>הדרן עלך שלשה מינין</w:t>
      </w:r>
    </w:p>
    <w:p w14:paraId="0EBF5513" w14:textId="5F8B7EFB" w:rsidR="001D6D2F" w:rsidRDefault="00FF3740" w:rsidP="00E24698">
      <w:pPr>
        <w:pStyle w:val="afffffb"/>
        <w:rPr>
          <w:del w:id="90013" w:author="מנוע עיצוב" w:date="2026-10-08T11:01:28Z"/>
          <w:rFonts w:ascii="FontbitDavid" w:hAnsi="FontbitDavid"/>
          <w:rtl/>
        </w:rPr>
      </w:pPr>
      <w:del w:id="90011" w:author="מנוע עיצוב" w:date="2026-10-08T11:01:28Z">
        <w:r>
          <w:rPr>
            <w:rtl/>
          </w:rPr>
          <w:delText xml:space="preserve">׹</w:delText>
        </w:r>
      </w:del>
      <w:del w:id="90012" w:author="מנוע עיצוב" w:date="2026-10-08T11:01:28Z">
        <w:r w:rsidR="001D6D2F">
          <w:rPr>
            <w:rFonts w:ascii="FontbitDavid" w:hAnsi="FontbitDavid" w:hint="cs"/>
            <w:rtl/>
          </w:rPr>
          <w:delText xml:space="preserve"> </w:delText>
        </w:r>
      </w:del>
    </w:p>
    <w:p w14:paraId="3A6472DD" w14:textId="77777777" w:rsidR="001D6D2F" w:rsidRPr="006F178A" w:rsidRDefault="001D6D2F" w:rsidP="000F6CD2">
      <w:pPr>
        <w:pStyle w:val="afffffb"/>
        <w:rPr>
          <w:rtl/>
        </w:rPr>
      </w:pPr>
    </w:p>
    <w:p w14:paraId="236C585E" w14:textId="77777777" w:rsidR="00FF3740" w:rsidRPr="006F178A" w:rsidRDefault="00FF3740" w:rsidP="00FF3740">
      <w:r w:rsidRPr="006F178A">
        <w:br w:type="page"/>
      </w:r>
    </w:p>
    <w:p w14:paraId="0E86CC1E" w14:textId="77777777" w:rsidR="00FF3740" w:rsidRPr="006F178A" w:rsidRDefault="00FF3740" w:rsidP="00FF3740">
      <w:pPr>
        <w:pStyle w:val="affff8"/>
        <w:framePr w:wrap="around"/>
        <w:spacing w:line="276" w:lineRule="auto"/>
        <w:rPr>
          <w:del w:id="41131" w:author="Claude" w:date="2026-10-07T09:25:01Z"/>
          <w:sz w:val="20"/>
          <w:rtl/>
        </w:rPr>
      </w:pPr>
      <w:del w:id="41130" w:author="Claude" w:date="2026-10-07T09:25:01Z">
        <w:r w:rsidRPr="006F178A">
          <w:rPr>
            <w:rFonts w:hint="cs"/>
            <w:sz w:val="20"/>
            <w:rtl/>
          </w:rPr>
          <w:lastRenderedPageBreak/>
          <w:delText xml:space="preserve">פרק שביעי </w:delText>
        </w:r>
      </w:del>
    </w:p>
    <w:p w14:paraId="645156B0" w14:textId="77777777" w:rsidR="00FF3740" w:rsidRPr="006F178A" w:rsidRDefault="00FF3740" w:rsidP="00FF3740">
      <w:pPr>
        <w:pStyle w:val="affff9"/>
        <w:framePr w:wrap="around"/>
        <w:spacing w:line="276" w:lineRule="auto"/>
        <w:rPr>
          <w:del w:id="41133" w:author="Claude" w:date="2026-10-07T09:25:01Z"/>
          <w:sz w:val="20"/>
          <w:rtl/>
        </w:rPr>
      </w:pPr>
      <w:del w:id="41132" w:author="Claude" w:date="2026-10-07T09:25:01Z">
        <w:r w:rsidRPr="006F178A">
          <w:rPr>
            <w:rFonts w:hint="cs"/>
            <w:sz w:val="20"/>
            <w:rtl/>
          </w:rPr>
          <w:delText xml:space="preserve">כהן גדול </w:delText>
        </w:r>
      </w:del>
    </w:p>
    <w:p>
      <w:pPr>
        <w:pStyle w:val="PetichatPerek"/>
        <w:rPr>
          <w:ins w:id="41129" w:author="Claude" w:date="2026-10-07T09:25:01Z"/>
        </w:rPr>
      </w:pPr>
      <w:ins w:id="41128" w:author="Claude" w:date="2026-10-07T09:25:01Z">
        <w:r>
          <w:rPr>
            <w:rFonts w:hint="cs"/>
            <w:sz w:val="20"/>
            <w:rtl/>
          </w:rPr>
          <w:t xml:space="preserve">פרק שביעי</w:t>
        </w:r>
        <w:r>
          <w:rPr>
            <w:rFonts w:hint="cs"/>
            <w:sz w:val="20"/>
            <w:rtl/>
          </w:rPr>
          <w:t xml:space="preserve"> - </w:t>
        </w:r>
        <w:r>
          <w:rPr>
            <w:rFonts w:hint="cs"/>
            <w:sz w:val="20"/>
            <w:rtl/>
          </w:rPr>
          <w:t xml:space="preserve">כהן גדול</w:t>
        </w:r>
      </w:ins>
    </w:p>
    <w:p w14:paraId="1F779C32" w14:textId="77777777" w:rsidR="00FF3740" w:rsidRPr="006F178A" w:rsidRDefault="00FF3740" w:rsidP="004B1A9B">
      <w:pPr>
        <w:pStyle w:val="affffff2"/>
        <w:framePr w:wrap="around"/>
        <w:rPr>
          <w:rtl/>
        </w:rPr>
      </w:pPr>
      <w:del w:id="20216" w:author="קלוד" w:date="2026-10-06T10:09:33Z">
        <w:r>
          <w:rPr>
            <w:rtl/>
          </w:rPr>
          <w:delText xml:space="preserve">מתני'</w:delText>
        </w:r>
      </w:del>
      <w:ins w:id="20217" w:author="קלוד" w:date="2026-10-06T10:09:33Z">
        <w:r>
          <w:rPr>
            <w:rtl/>
          </w:rPr>
          <w:t xml:space="preserve">משנה א</w:t>
        </w:r>
      </w:ins>
      <w:del w:id="20218" w:author="קלוד" w:date="2026-10-06T10:09:33Z">
        <w:r>
          <w:rPr>
            <w:rtl/>
          </w:rPr>
          <w:delText xml:space="preserve">.</w:delText>
        </w:r>
      </w:del>
    </w:p>
    <w:p w14:paraId="4AAFE01D" w14:textId="77777777" w:rsidR="00FF3740" w:rsidRPr="006F178A" w:rsidRDefault="00FF3740" w:rsidP="00FF3740">
      <w:pPr>
        <w:pStyle w:val="affffb"/>
        <w:spacing w:before="120"/>
        <w:rPr>
          <w:rtl/>
        </w:rPr>
        <w:pPrChange w:id="90046" w:author="קלוד" w:date="2026-10-08T12:08:16Z">
          <w:pPr>
            <w:pStyle w:val="affffb"/>
          </w:pPr>
        </w:pPrChange>
      </w:pPr>
      <w:r w:rsidRPr="006F178A">
        <w:rPr>
          <w:rtl/>
        </w:rPr>
        <w:t>כהן גדול ונזיר אין מיטמאין לקרוביהן, אבל מיטמאין למת מצוה.</w:t>
      </w:r>
    </w:p>
    <w:p w14:paraId="77B26186" w14:textId="300E73F6" w:rsidR="00A0015C" w:rsidRDefault="00FF3740" w:rsidP="00A0015C">
      <w:pPr>
        <w:pStyle w:val="affffb"/>
        <w:jc w:val="center"/>
        <w:rPr>
          <w:rtl/>
        </w:rPr>
      </w:pPr>
      <w:r w:rsidRPr="00B15076">
        <w:rPr>
          <w:rtl/>
        </w:rPr>
        <w:t>היו מהלכין בדרך ומצאו מת מצוה,</w:t>
      </w:r>
    </w:p>
    <w:p w14:paraId="583589FB" w14:textId="0391B7FA" w:rsidR="00FF3740" w:rsidRPr="00B15076" w:rsidRDefault="00A0015C" w:rsidP="00FF3740">
      <w:pPr>
        <w:pStyle w:val="affffb"/>
        <w:rPr>
          <w:rtl/>
        </w:rPr>
      </w:pPr>
      <w:r w:rsidRPr="00A0015C">
        <w:rPr>
          <w:rStyle w:val="TanaimMishna"/>
          <w:rFonts w:hint="cs"/>
          <w:rtl/>
          <w:rPrChange w:id="20145" w:author="קלוד" w:date="2026-10-06T10:09:33Z">
            <w:rPr>
              <w:rStyle w:val="27"/>
              <w:rFonts w:hint="cs"/>
              <w:rtl/>
            </w:rPr>
          </w:rPrChange>
        </w:rPr>
        <w:t>ר"א</w:t>
      </w:r>
      <w:r w:rsidR="00FF3740" w:rsidRPr="00A0015C">
        <w:rPr>
          <w:rStyle w:val="TanaimMishna"/>
          <w:rtl/>
          <w:rPrChange w:id="20146" w:author="קלוד" w:date="2026-10-06T10:09:33Z">
            <w:rPr>
              <w:rStyle w:val="27"/>
              <w:rtl/>
            </w:rPr>
          </w:rPrChange>
        </w:rPr>
        <w:t xml:space="preserve">: </w:t>
      </w:r>
      <w:r w:rsidR="00932616">
        <w:rPr>
          <w:rStyle w:val="TanaimMishna"/>
          <w:rtl/>
          <w:rPrChange w:id="20147" w:author="קלוד" w:date="2026-10-06T10:09:33Z">
            <w:rPr>
              <w:rStyle w:val="27"/>
              <w:rtl/>
            </w:rPr>
          </w:rPrChange>
        </w:rPr>
        <w:tab/>
      </w:r>
      <w:r w:rsidR="00932616">
        <w:rPr>
          <w:rStyle w:val="TanaimMishna"/>
          <w:rtl/>
          <w:rPrChange w:id="20148" w:author="קלוד" w:date="2026-10-06T10:09:33Z">
            <w:rPr>
              <w:rStyle w:val="27"/>
              <w:rtl/>
            </w:rPr>
          </w:rPrChange>
        </w:rPr>
        <w:tab/>
      </w:r>
      <w:r w:rsidR="00D93803">
        <w:rPr>
          <w:rtl/>
        </w:rPr>
        <w:tab/>
      </w:r>
      <w:r w:rsidR="00FF3740" w:rsidRPr="00B15076">
        <w:rPr>
          <w:rtl/>
        </w:rPr>
        <w:t xml:space="preserve">יטמא כהן גדול ואל יטמא נזיר, </w:t>
      </w:r>
    </w:p>
    <w:p w14:paraId="18FB4D09" w14:textId="3D0BDC86" w:rsidR="00FF3740" w:rsidRPr="006F178A" w:rsidRDefault="00A0015C" w:rsidP="00FF3740">
      <w:pPr>
        <w:pStyle w:val="affffb"/>
        <w:rPr>
          <w:rtl/>
        </w:rPr>
      </w:pPr>
      <w:r w:rsidRPr="00A0015C">
        <w:rPr>
          <w:rStyle w:val="TanaimMishna"/>
          <w:rFonts w:hint="cs"/>
          <w:rtl/>
          <w:rPrChange w:id="20149" w:author="קלוד" w:date="2026-10-06T10:09:33Z">
            <w:rPr>
              <w:rStyle w:val="27"/>
              <w:rFonts w:hint="cs"/>
              <w:rtl/>
            </w:rPr>
          </w:rPrChange>
        </w:rPr>
        <w:t>וחכ''א:</w:t>
      </w:r>
      <w:r w:rsidR="00FF3740" w:rsidRPr="006F178A">
        <w:rPr>
          <w:rtl/>
        </w:rPr>
        <w:t xml:space="preserve"> </w:t>
      </w:r>
      <w:r w:rsidR="00D93803">
        <w:rPr>
          <w:rtl/>
        </w:rPr>
        <w:tab/>
      </w:r>
      <w:r w:rsidR="00D93803">
        <w:rPr>
          <w:rtl/>
        </w:rPr>
        <w:tab/>
      </w:r>
      <w:r w:rsidR="00FF3740" w:rsidRPr="006F178A">
        <w:rPr>
          <w:rtl/>
        </w:rPr>
        <w:t>יטמא נזיר ואל יטמא כהן הדיוט.</w:t>
      </w:r>
    </w:p>
    <w:p w14:paraId="3A10F8F7" w14:textId="588BA7FE" w:rsidR="00A0015C" w:rsidRDefault="004E61BF" w:rsidP="00FF3740">
      <w:pPr>
        <w:pStyle w:val="affffb"/>
        <w:rPr>
          <w:rtl/>
        </w:rPr>
      </w:pPr>
      <w:r>
        <w:rPr>
          <w:rStyle w:val="TanaimMishna"/>
          <w:rFonts w:hint="cs"/>
          <w:rtl/>
          <w:rPrChange w:id="20150" w:author="קלוד" w:date="2026-10-06T10:09:33Z">
            <w:rPr>
              <w:rStyle w:val="27"/>
              <w:rFonts w:hint="cs"/>
              <w:rtl/>
            </w:rPr>
          </w:rPrChange>
        </w:rPr>
        <w:t>א''ל ר''א</w:t>
      </w:r>
      <w:r w:rsidR="00FF3740" w:rsidRPr="004E61BF">
        <w:rPr>
          <w:rStyle w:val="TanaimMishna"/>
          <w:rtl/>
          <w:rPrChange w:id="20151" w:author="קלוד" w:date="2026-10-06T10:09:33Z">
            <w:rPr>
              <w:rStyle w:val="27"/>
              <w:rtl/>
            </w:rPr>
          </w:rPrChange>
        </w:rPr>
        <w:t xml:space="preserve">: </w:t>
      </w:r>
      <w:r w:rsidR="003C71EC">
        <w:rPr>
          <w:rtl/>
        </w:rPr>
        <w:tab/>
      </w:r>
      <w:r w:rsidR="00FF3740" w:rsidRPr="006F178A">
        <w:rPr>
          <w:rtl/>
        </w:rPr>
        <w:t xml:space="preserve">יטמא כהן שאינו מביא קרבן על טומאתו, </w:t>
      </w:r>
    </w:p>
    <w:p w14:paraId="7BC7067E" w14:textId="4C6858FF" w:rsidR="00FF3740" w:rsidRPr="006F178A" w:rsidRDefault="00A0015C" w:rsidP="00FF3740">
      <w:pPr>
        <w:pStyle w:val="affffb"/>
        <w:rPr>
          <w:rtl/>
        </w:rPr>
      </w:pPr>
      <w:r>
        <w:rPr>
          <w:rFonts w:hint="cs"/>
          <w:rtl/>
        </w:rPr>
        <w:t xml:space="preserve"> </w:t>
      </w:r>
      <w:r>
        <w:rPr>
          <w:rtl/>
        </w:rPr>
        <w:tab/>
      </w:r>
      <w:r>
        <w:rPr>
          <w:rtl/>
        </w:rPr>
        <w:tab/>
      </w:r>
      <w:r>
        <w:rPr>
          <w:rtl/>
        </w:rPr>
        <w:tab/>
      </w:r>
      <w:r>
        <w:rPr>
          <w:rtl/>
        </w:rPr>
        <w:tab/>
      </w:r>
      <w:r w:rsidR="00FF3740" w:rsidRPr="006F178A">
        <w:rPr>
          <w:rtl/>
        </w:rPr>
        <w:t xml:space="preserve">ואל יטמא נזיר שהוא מביא קרבן על טומאתו! </w:t>
      </w:r>
    </w:p>
    <w:p w14:paraId="6747A33A" w14:textId="27F89454" w:rsidR="00A0015C" w:rsidRDefault="00FF3740" w:rsidP="00FF3740">
      <w:pPr>
        <w:pStyle w:val="affffb"/>
        <w:rPr>
          <w:rtl/>
        </w:rPr>
      </w:pPr>
      <w:r w:rsidRPr="003C71EC">
        <w:rPr>
          <w:rStyle w:val="TanaimMishna"/>
          <w:rtl/>
          <w:rPrChange w:id="20152" w:author="קלוד" w:date="2026-10-06T10:09:33Z">
            <w:rPr>
              <w:rStyle w:val="27"/>
              <w:rtl/>
            </w:rPr>
          </w:rPrChange>
        </w:rPr>
        <w:t>אמרו לו:</w:t>
      </w:r>
      <w:r w:rsidRPr="004E61BF">
        <w:rPr>
          <w:rtl/>
        </w:rPr>
        <w:t xml:space="preserve"> </w:t>
      </w:r>
      <w:r w:rsidR="003C71EC">
        <w:rPr>
          <w:rtl/>
        </w:rPr>
        <w:tab/>
      </w:r>
      <w:r w:rsidRPr="004E61BF">
        <w:rPr>
          <w:rtl/>
        </w:rPr>
        <w:t xml:space="preserve">יטמא נזיר שאין קדושתו קדושת עולם, </w:t>
      </w:r>
    </w:p>
    <w:p w14:paraId="1D5100C5" w14:textId="355275AD" w:rsidR="00FF3740" w:rsidRPr="00625DCC" w:rsidRDefault="00A0015C" w:rsidP="00FF3740">
      <w:pPr>
        <w:pStyle w:val="affffb"/>
        <w:rPr>
          <w:spacing w:val="0"/>
          <w:rtl/>
        </w:rPr>
      </w:pPr>
      <w:r>
        <w:rPr>
          <w:rFonts w:hint="cs"/>
          <w:rtl/>
        </w:rPr>
        <w:t xml:space="preserve"> </w:t>
      </w:r>
      <w:r>
        <w:rPr>
          <w:rtl/>
        </w:rPr>
        <w:tab/>
      </w:r>
      <w:r>
        <w:rPr>
          <w:rtl/>
        </w:rPr>
        <w:tab/>
      </w:r>
      <w:r>
        <w:rPr>
          <w:rtl/>
        </w:rPr>
        <w:tab/>
      </w:r>
      <w:r w:rsidR="003C71EC">
        <w:rPr>
          <w:rtl/>
        </w:rPr>
        <w:tab/>
      </w:r>
      <w:r w:rsidR="00FF3740" w:rsidRPr="004E61BF">
        <w:rPr>
          <w:rtl/>
        </w:rPr>
        <w:t>ואל יטמא כהן שקדושתו קדושת עולם</w:t>
      </w:r>
      <w:r w:rsidR="00FF3740" w:rsidRPr="00625DCC">
        <w:rPr>
          <w:spacing w:val="0"/>
          <w:rtl/>
        </w:rPr>
        <w:t>.</w:t>
      </w:r>
    </w:p>
    <w:p w14:paraId="479735BF" w14:textId="545B8291" w:rsidR="00FF3740" w:rsidRPr="006F178A" w:rsidRDefault="00D93803" w:rsidP="00D93803">
      <w:pPr>
        <w:pStyle w:val="afffff3"/>
        <w:rPr>
          <w:rtl/>
        </w:rPr>
      </w:pPr>
      <w:ins w:id="9864" w:author="מספור קטעי משנה" w:date="2026-10-06T06:45:37Z">
        <w:r>
          <w:rPr>
            <w:rStyle w:val="MisparKeta"/>
          </w:rPr>
          <w:t xml:space="preserve">א. </w:t>
        </w:r>
      </w:ins>
      <w:r>
        <w:rPr>
          <w:rFonts w:hint="cs"/>
          <w:rtl/>
        </w:rPr>
        <w:t>כהן גדול ונזיר</w:t>
      </w:r>
    </w:p>
    <w:p w14:paraId="0EF5B25D" w14:textId="511123DE" w:rsidR="00FF3740" w:rsidRPr="00B764B6" w:rsidRDefault="00D93803" w:rsidP="00BA44EB">
      <w:pPr>
        <w:pStyle w:val="a7"/>
        <w:rPr>
          <w:rtl/>
        </w:rPr>
      </w:pPr>
      <w:r w:rsidRPr="00B764B6">
        <w:rPr>
          <w:rFonts w:hint="cs"/>
          <w:rtl/>
        </w:rPr>
        <w:t xml:space="preserve">חלקו </w:t>
      </w:r>
      <w:r w:rsidR="00E60506" w:rsidRPr="00B764B6">
        <w:rPr>
          <w:rFonts w:hint="cs"/>
          <w:rtl/>
        </w:rPr>
        <w:t>מי עדיף כה''ג או נזיר</w:t>
      </w:r>
      <w:r w:rsidRPr="00B764B6">
        <w:rPr>
          <w:rFonts w:hint="cs"/>
          <w:rtl/>
        </w:rPr>
        <w:t xml:space="preserve"> </w:t>
      </w:r>
    </w:p>
    <w:p w14:paraId="02C84253" w14:textId="77777777" w:rsidR="00FF3740" w:rsidRPr="006F178A" w:rsidRDefault="00FF3740" w:rsidP="00516202">
      <w:pPr>
        <w:pStyle w:val="affff5"/>
        <w:framePr w:wrap="around"/>
        <w:rPr>
          <w:rtl/>
        </w:rPr>
      </w:pPr>
      <w:r w:rsidRPr="006F178A">
        <w:rPr>
          <w:rFonts w:hint="cs"/>
          <w:rtl/>
        </w:rPr>
        <w:t>מז:</w:t>
      </w:r>
    </w:p>
    <w:p w14:paraId="57A527E4" w14:textId="46CAA253" w:rsidR="00FF3740" w:rsidRPr="006F178A" w:rsidRDefault="00FF3740" w:rsidP="00FF3740">
      <w:pPr>
        <w:rPr>
          <w:rtl/>
        </w:rPr>
      </w:pPr>
      <w:r w:rsidRPr="006F178A">
        <w:rPr>
          <w:rtl/>
        </w:rPr>
        <w:t xml:space="preserve">משוח בשמן המשחה </w:t>
      </w:r>
      <w:r w:rsidR="00D93803">
        <w:rPr>
          <w:rFonts w:hint="cs"/>
          <w:rtl/>
        </w:rPr>
        <w:t xml:space="preserve">עדיף על </w:t>
      </w:r>
      <w:r w:rsidRPr="006F178A">
        <w:rPr>
          <w:rtl/>
        </w:rPr>
        <w:t>מרובה בגדים</w:t>
      </w:r>
      <w:r w:rsidRPr="006F178A">
        <w:rPr>
          <w:rFonts w:hint="cs"/>
          <w:rtl/>
        </w:rPr>
        <w:t>-</w:t>
      </w:r>
      <w:r w:rsidRPr="006F178A">
        <w:rPr>
          <w:rtl/>
        </w:rPr>
        <w:t xml:space="preserve"> </w:t>
      </w:r>
      <w:r w:rsidRPr="006F178A">
        <w:rPr>
          <w:rFonts w:hint="cs"/>
          <w:rtl/>
        </w:rPr>
        <w:t>שמב</w:t>
      </w:r>
      <w:r w:rsidRPr="006F178A">
        <w:rPr>
          <w:rtl/>
        </w:rPr>
        <w:t xml:space="preserve">יא פר הבא על כל המצות, </w:t>
      </w:r>
      <w:r w:rsidRPr="006F178A">
        <w:rPr>
          <w:rFonts w:hint="cs"/>
          <w:rtl/>
        </w:rPr>
        <w:t>משא'כ מרובה בגדים</w:t>
      </w:r>
    </w:p>
    <w:p w14:paraId="75F84971" w14:textId="2ED88D7D" w:rsidR="00FF3740" w:rsidRPr="00614FD5" w:rsidRDefault="00FF3740" w:rsidP="00FF3740">
      <w:pPr>
        <w:rPr>
          <w:rFonts w:ascii="FontbitDavid" w:hAnsi="FontbitDavid"/>
          <w:spacing w:val="2"/>
          <w:rtl/>
        </w:rPr>
      </w:pPr>
      <w:r w:rsidRPr="00614FD5">
        <w:rPr>
          <w:rFonts w:ascii="FontbitDavid" w:hAnsi="FontbitDavid"/>
          <w:spacing w:val="2"/>
          <w:rtl/>
        </w:rPr>
        <w:t>מרובה בגדים עדיף</w:t>
      </w:r>
      <w:r w:rsidR="00A6448A" w:rsidRPr="00614FD5">
        <w:rPr>
          <w:rFonts w:ascii="FontbitDavid" w:hAnsi="FontbitDavid" w:hint="cs"/>
          <w:spacing w:val="2"/>
          <w:rtl/>
        </w:rPr>
        <w:t xml:space="preserve"> ממשוח שעבר</w:t>
      </w:r>
      <w:r w:rsidRPr="00614FD5">
        <w:rPr>
          <w:rFonts w:ascii="FontbitDavid" w:hAnsi="FontbitDavid"/>
          <w:spacing w:val="2"/>
          <w:rtl/>
        </w:rPr>
        <w:t xml:space="preserve">, </w:t>
      </w:r>
      <w:r w:rsidRPr="00614FD5">
        <w:rPr>
          <w:rFonts w:ascii="FontbitDavid" w:hAnsi="FontbitDavid" w:hint="cs"/>
          <w:spacing w:val="2"/>
          <w:rtl/>
        </w:rPr>
        <w:t>ד</w:t>
      </w:r>
      <w:r w:rsidRPr="00614FD5">
        <w:rPr>
          <w:rFonts w:ascii="FontbitDavid" w:hAnsi="FontbitDavid"/>
          <w:spacing w:val="2"/>
          <w:rtl/>
        </w:rPr>
        <w:t xml:space="preserve">עביד עבודה, </w:t>
      </w:r>
      <w:r w:rsidR="00B81783" w:rsidRPr="00614FD5">
        <w:rPr>
          <w:rFonts w:ascii="FontbitDavid" w:hAnsi="FontbitDavid" w:hint="cs"/>
          <w:spacing w:val="2"/>
          <w:rtl/>
        </w:rPr>
        <w:t xml:space="preserve">משא''כ </w:t>
      </w:r>
      <w:r w:rsidRPr="00614FD5">
        <w:rPr>
          <w:rFonts w:ascii="FontbitDavid" w:hAnsi="FontbitDavid"/>
          <w:spacing w:val="2"/>
          <w:rtl/>
        </w:rPr>
        <w:t>משוח שעבר</w:t>
      </w:r>
      <w:r w:rsidR="00B81783" w:rsidRPr="00614FD5">
        <w:rPr>
          <w:rFonts w:ascii="FontbitDavid" w:hAnsi="FontbitDavid" w:hint="cs"/>
          <w:spacing w:val="2"/>
          <w:rtl/>
        </w:rPr>
        <w:t>.</w:t>
      </w:r>
    </w:p>
    <w:p w14:paraId="4A88FBE5" w14:textId="5975BDEA" w:rsidR="00FF3740" w:rsidRDefault="00FF3740" w:rsidP="00614FD5">
      <w:pPr>
        <w:rPr>
          <w:rFonts w:ascii="FontbitDavid" w:hAnsi="FontbitDavid"/>
          <w:rtl/>
        </w:rPr>
      </w:pPr>
      <w:r w:rsidRPr="006F178A">
        <w:rPr>
          <w:rFonts w:ascii="FontbitDavid" w:hAnsi="FontbitDavid"/>
          <w:rtl/>
        </w:rPr>
        <w:t>עבר מחמת קירויו עדיף</w:t>
      </w:r>
      <w:r w:rsidR="00B81783">
        <w:rPr>
          <w:rFonts w:ascii="FontbitDavid" w:hAnsi="FontbitDavid" w:hint="cs"/>
          <w:rtl/>
        </w:rPr>
        <w:t xml:space="preserve"> מעביד מחמת מומו</w:t>
      </w:r>
      <w:r w:rsidRPr="006F178A">
        <w:rPr>
          <w:rFonts w:ascii="FontbitDavid" w:hAnsi="FontbitDavid"/>
          <w:rtl/>
        </w:rPr>
        <w:t xml:space="preserve">, </w:t>
      </w:r>
      <w:r w:rsidRPr="006F178A">
        <w:rPr>
          <w:rFonts w:ascii="FontbitDavid" w:hAnsi="FontbitDavid" w:hint="cs"/>
          <w:rtl/>
        </w:rPr>
        <w:t>ד</w:t>
      </w:r>
      <w:r w:rsidRPr="006F178A">
        <w:rPr>
          <w:rFonts w:ascii="FontbitDavid" w:hAnsi="FontbitDavid"/>
          <w:rtl/>
        </w:rPr>
        <w:t>חזי לעבודה למחר,</w:t>
      </w:r>
      <w:r w:rsidRPr="006F178A">
        <w:rPr>
          <w:rFonts w:ascii="FontbitDavid" w:hAnsi="FontbitDavid" w:hint="cs"/>
          <w:rtl/>
        </w:rPr>
        <w:t xml:space="preserve"> משא</w:t>
      </w:r>
      <w:r w:rsidRPr="006F178A">
        <w:rPr>
          <w:rFonts w:ascii="FontbitDavid" w:hAnsi="FontbitDavid"/>
          <w:rtl/>
        </w:rPr>
        <w:t>"</w:t>
      </w:r>
      <w:r w:rsidRPr="006F178A">
        <w:rPr>
          <w:rFonts w:ascii="FontbitDavid" w:hAnsi="FontbitDavid" w:hint="cs"/>
          <w:rtl/>
        </w:rPr>
        <w:t>כ</w:t>
      </w:r>
      <w:r w:rsidRPr="006F178A">
        <w:rPr>
          <w:rFonts w:ascii="FontbitDavid" w:hAnsi="FontbitDavid"/>
          <w:rtl/>
        </w:rPr>
        <w:t xml:space="preserve"> עבר מחמת מומ</w:t>
      </w:r>
      <w:r w:rsidRPr="006F178A">
        <w:rPr>
          <w:rFonts w:ascii="FontbitDavid" w:hAnsi="FontbitDavid" w:hint="cs"/>
          <w:rtl/>
        </w:rPr>
        <w:t>ו.</w:t>
      </w:r>
    </w:p>
    <w:p w14:paraId="1C50230C" w14:textId="223B6D65" w:rsidR="00614FD5" w:rsidRPr="00614FD5" w:rsidRDefault="00614FD5" w:rsidP="00614FD5">
      <w:pPr>
        <w:jc w:val="center"/>
        <w:rPr>
          <w:rFonts w:ascii="BA • Vilna Light" w:hAnsi="BA • Vilna Light" w:cs="BA • Vilna Light"/>
          <w:color w:val="BF8F00" w:themeColor="accent4" w:themeShade="BF"/>
          <w:rtl/>
        </w:rPr>
      </w:pPr>
      <w:r w:rsidRPr="005C4253">
        <w:rPr>
          <w:rFonts w:ascii="BA • Vilna Light" w:hAnsi="BA • Vilna Light" w:cs="BA • Vilna Light" w:hint="cs"/>
          <w:color w:val="BF8F00" w:themeColor="accent4" w:themeShade="BF"/>
          <w:rtl/>
        </w:rPr>
        <w:t>***</w:t>
      </w:r>
    </w:p>
    <w:p w14:paraId="7AABB9E4" w14:textId="77777777" w:rsidR="00614FD5" w:rsidRDefault="00FF3740" w:rsidP="00614FD5">
      <w:pPr>
        <w:pStyle w:val="36"/>
        <w:framePr w:wrap="notBeside"/>
        <w:rPr>
          <w:rFonts w:ascii="FontbitDavid" w:hAnsi="FontbitDavid"/>
          <w:rtl/>
        </w:rPr>
      </w:pPr>
      <w:r w:rsidRPr="00614FD5">
        <w:rPr>
          <w:rtl/>
        </w:rPr>
        <w:t xml:space="preserve">• איבעיא: </w:t>
      </w:r>
    </w:p>
    <w:p w14:paraId="04346400" w14:textId="28FFDC1B" w:rsidR="00FF3740" w:rsidRPr="00766B62" w:rsidRDefault="00FF3740" w:rsidP="00614FD5">
      <w:pPr>
        <w:pStyle w:val="a7"/>
        <w:rPr>
          <w:rFonts w:cs="BA Vilna Bold"/>
          <w:rtl/>
        </w:rPr>
      </w:pPr>
      <w:r w:rsidRPr="006F178A">
        <w:rPr>
          <w:rtl/>
        </w:rPr>
        <w:t xml:space="preserve">משוח מלחמה </w:t>
      </w:r>
      <w:r w:rsidR="00F30386">
        <w:rPr>
          <w:rFonts w:hint="cs"/>
          <w:rtl/>
        </w:rPr>
        <w:t xml:space="preserve">עדיף מסגן דחזי למלחמה </w:t>
      </w:r>
      <w:r w:rsidR="00F30386" w:rsidRPr="00F30386">
        <w:rPr>
          <w:rStyle w:val="27"/>
          <w:rFonts w:hint="cs"/>
          <w:rtl/>
        </w:rPr>
        <w:t xml:space="preserve">או </w:t>
      </w:r>
      <w:r w:rsidR="00F30386">
        <w:rPr>
          <w:rFonts w:hint="cs"/>
          <w:rtl/>
        </w:rPr>
        <w:t>סגן עדיף דחזי לעבודה</w:t>
      </w:r>
    </w:p>
    <w:p w14:paraId="17D094CA" w14:textId="77777777" w:rsidR="00614FD5" w:rsidRDefault="00FF3740" w:rsidP="00614FD5">
      <w:pPr>
        <w:pStyle w:val="36"/>
        <w:framePr w:wrap="notBeside"/>
        <w:rPr>
          <w:rtl/>
        </w:rPr>
      </w:pPr>
      <w:r w:rsidRPr="00614FD5">
        <w:rPr>
          <w:rtl/>
        </w:rPr>
        <w:t xml:space="preserve">ת"ש, </w:t>
      </w:r>
    </w:p>
    <w:p w14:paraId="68ED0560" w14:textId="623B4B9C" w:rsidR="00FF3740" w:rsidRPr="006F178A" w:rsidRDefault="00FF3740" w:rsidP="00FF3740">
      <w:pPr>
        <w:rPr>
          <w:rFonts w:ascii="FontbitDavid" w:hAnsi="FontbitDavid"/>
          <w:rtl/>
        </w:rPr>
      </w:pPr>
      <w:r w:rsidRPr="00F30386">
        <w:rPr>
          <w:rStyle w:val="27"/>
          <w:rtl/>
        </w:rPr>
        <w:t xml:space="preserve">דתניא: </w:t>
      </w:r>
      <w:r w:rsidRPr="006F178A">
        <w:rPr>
          <w:rFonts w:ascii="FontbitDavid" w:hAnsi="FontbitDavid"/>
          <w:rtl/>
        </w:rPr>
        <w:t>אין בין משוח מלחמה לסגן, אלא שאם היו מהלכין בדרך ומצאו מת מצוה יטמא משוח מלחמה ואל יטמא הסגן.</w:t>
      </w:r>
    </w:p>
    <w:p w14:paraId="147C64ED" w14:textId="77777777" w:rsidR="00F30386" w:rsidRDefault="00FF3740" w:rsidP="00A5184B">
      <w:pPr>
        <w:pStyle w:val="36"/>
        <w:framePr w:wrap="notBeside"/>
        <w:rPr>
          <w:rtl/>
        </w:rPr>
      </w:pPr>
      <w:r w:rsidRPr="00F30386">
        <w:rPr>
          <w:rtl/>
        </w:rPr>
        <w:t>ו</w:t>
      </w:r>
      <w:r w:rsidRPr="00F30386">
        <w:rPr>
          <w:rFonts w:hint="cs"/>
          <w:rtl/>
        </w:rPr>
        <w:t xml:space="preserve">הך </w:t>
      </w:r>
    </w:p>
    <w:p w14:paraId="67F4289C" w14:textId="37F38685" w:rsidR="00FF3740" w:rsidRPr="006F178A" w:rsidRDefault="00FF3740" w:rsidP="00FF3740">
      <w:pPr>
        <w:rPr>
          <w:rFonts w:ascii="FontbitDavid" w:hAnsi="FontbitDavid"/>
          <w:rtl/>
        </w:rPr>
      </w:pPr>
      <w:r w:rsidRPr="006F178A">
        <w:rPr>
          <w:rFonts w:ascii="FontbitDavid" w:hAnsi="FontbitDavid" w:hint="cs"/>
          <w:rtl/>
        </w:rPr>
        <w:t>ד</w:t>
      </w:r>
      <w:r w:rsidRPr="006F178A">
        <w:rPr>
          <w:rFonts w:ascii="FontbitDavid" w:hAnsi="FontbitDavid"/>
          <w:rtl/>
        </w:rPr>
        <w:t>משוח מלחמה קודם לסגן!</w:t>
      </w:r>
      <w:r w:rsidRPr="006F178A">
        <w:rPr>
          <w:rFonts w:ascii="FontbitDavid" w:hAnsi="FontbitDavid" w:hint="cs"/>
          <w:rtl/>
        </w:rPr>
        <w:t>-</w:t>
      </w:r>
      <w:r w:rsidRPr="006F178A">
        <w:rPr>
          <w:rFonts w:ascii="FontbitDavid" w:hAnsi="FontbitDavid"/>
          <w:rtl/>
        </w:rPr>
        <w:t xml:space="preserve"> </w:t>
      </w:r>
      <w:r w:rsidRPr="006F178A">
        <w:rPr>
          <w:rFonts w:ascii="FontbitDavid" w:hAnsi="FontbitDavid" w:hint="cs"/>
          <w:rtl/>
        </w:rPr>
        <w:t xml:space="preserve">לענין החיותו דתלו בו רבים </w:t>
      </w:r>
    </w:p>
    <w:p w14:paraId="40845597" w14:textId="2D42878A" w:rsidR="00C65DD5" w:rsidRDefault="00FF3740" w:rsidP="006A6F83">
      <w:pPr>
        <w:rPr>
          <w:rFonts w:ascii="FontbitDavid" w:hAnsi="FontbitDavid"/>
        </w:rPr>
      </w:pPr>
      <w:r w:rsidRPr="00D454EC">
        <w:rPr>
          <w:rFonts w:ascii="FontbitDavid" w:hAnsi="FontbitDavid" w:hint="cs"/>
          <w:rtl/>
        </w:rPr>
        <w:t xml:space="preserve">אבל לענין טומאה סגן עדיף </w:t>
      </w:r>
      <w:r w:rsidRPr="00F30386">
        <w:rPr>
          <w:rStyle w:val="27"/>
          <w:rFonts w:hint="cs"/>
          <w:rtl/>
        </w:rPr>
        <w:t>כרחב</w:t>
      </w:r>
      <w:r w:rsidRPr="00F30386">
        <w:rPr>
          <w:rStyle w:val="27"/>
          <w:rtl/>
        </w:rPr>
        <w:t>"</w:t>
      </w:r>
      <w:r w:rsidRPr="00F30386">
        <w:rPr>
          <w:rStyle w:val="27"/>
          <w:rFonts w:hint="eastAsia"/>
          <w:rtl/>
        </w:rPr>
        <w:t>א</w:t>
      </w:r>
      <w:r w:rsidRPr="00F30386">
        <w:rPr>
          <w:rStyle w:val="27"/>
          <w:rtl/>
        </w:rPr>
        <w:t xml:space="preserve"> </w:t>
      </w:r>
      <w:r w:rsidRPr="00D454EC">
        <w:rPr>
          <w:rFonts w:ascii="FontbitDavid" w:hAnsi="FontbitDavid" w:hint="eastAsia"/>
          <w:rtl/>
        </w:rPr>
        <w:t>דתקנו</w:t>
      </w:r>
      <w:r w:rsidRPr="00D454EC">
        <w:rPr>
          <w:rFonts w:ascii="FontbitDavid" w:hAnsi="FontbitDavid"/>
          <w:rtl/>
        </w:rPr>
        <w:t xml:space="preserve"> </w:t>
      </w:r>
      <w:r w:rsidRPr="00D454EC">
        <w:rPr>
          <w:rFonts w:ascii="FontbitDavid" w:hAnsi="FontbitDavid" w:hint="eastAsia"/>
          <w:rtl/>
        </w:rPr>
        <w:t>סגן</w:t>
      </w:r>
      <w:r w:rsidRPr="00D454EC">
        <w:rPr>
          <w:rFonts w:ascii="FontbitDavid" w:hAnsi="FontbitDavid"/>
          <w:rtl/>
        </w:rPr>
        <w:t xml:space="preserve"> </w:t>
      </w:r>
      <w:r w:rsidRPr="00D454EC">
        <w:rPr>
          <w:rFonts w:ascii="FontbitDavid" w:hAnsi="FontbitDavid" w:hint="eastAsia"/>
          <w:rtl/>
        </w:rPr>
        <w:t>לכה</w:t>
      </w:r>
      <w:r w:rsidRPr="00D454EC">
        <w:rPr>
          <w:rFonts w:ascii="FontbitDavid" w:hAnsi="FontbitDavid"/>
          <w:rtl/>
        </w:rPr>
        <w:t>"</w:t>
      </w:r>
      <w:r w:rsidRPr="00D454EC">
        <w:rPr>
          <w:rFonts w:ascii="FontbitDavid" w:hAnsi="FontbitDavid" w:hint="eastAsia"/>
          <w:rtl/>
        </w:rPr>
        <w:t>ג</w:t>
      </w:r>
      <w:r w:rsidRPr="00D454EC">
        <w:rPr>
          <w:rFonts w:ascii="FontbitDavid" w:hAnsi="FontbitDavid"/>
          <w:rtl/>
        </w:rPr>
        <w:t xml:space="preserve"> שאם אירע בו פסול, הרי נכנס ומשמש תחתיו.</w:t>
      </w:r>
      <w:r w:rsidR="00BF37E4">
        <w:rPr>
          <w:rFonts w:ascii="FontbitDavid" w:hAnsi="FontbitDavid" w:hint="cs"/>
          <w:rtl/>
        </w:rPr>
        <w:t xml:space="preserve"> </w:t>
      </w:r>
    </w:p>
    <w:p w14:paraId="0EC123ED" w14:textId="1CB40083" w:rsidR="00BF37E4" w:rsidRPr="00D454EC" w:rsidRDefault="00BF37E4" w:rsidP="00516202">
      <w:pPr>
        <w:pStyle w:val="affff5"/>
        <w:framePr w:wrap="around"/>
        <w:rPr>
          <w:rtl/>
        </w:rPr>
      </w:pPr>
      <w:r>
        <w:rPr>
          <w:rFonts w:hint="cs"/>
          <w:rtl/>
        </w:rPr>
        <w:t>מח.</w:t>
      </w:r>
    </w:p>
    <w:p w14:paraId="0A81F0F9" w14:textId="2E19C097" w:rsidR="00FF3740" w:rsidRPr="000D66B5" w:rsidRDefault="00585A64" w:rsidP="00FF3740">
      <w:pPr>
        <w:rPr>
          <w:rFonts w:ascii="FontbitDavid" w:hAnsi="FontbitDavid"/>
          <w:spacing w:val="2"/>
          <w:rtl/>
        </w:rPr>
      </w:pPr>
      <w:r w:rsidRPr="000D66B5">
        <w:rPr>
          <w:rStyle w:val="27"/>
          <w:rFonts w:hint="cs"/>
          <w:spacing w:val="2"/>
          <w:rtl/>
        </w:rPr>
        <w:t>חלקו</w:t>
      </w:r>
      <w:r w:rsidR="00FF3740" w:rsidRPr="000D66B5">
        <w:rPr>
          <w:rStyle w:val="27"/>
          <w:rFonts w:hint="cs"/>
          <w:spacing w:val="2"/>
          <w:rtl/>
        </w:rPr>
        <w:t xml:space="preserve"> </w:t>
      </w:r>
      <w:r w:rsidR="00BD0DCC" w:rsidRPr="000D66B5">
        <w:rPr>
          <w:rStyle w:val="27"/>
          <w:rFonts w:hint="cs"/>
          <w:spacing w:val="2"/>
          <w:rtl/>
        </w:rPr>
        <w:t>במתני'</w:t>
      </w:r>
      <w:r w:rsidR="00BD0DCC" w:rsidRPr="000D66B5">
        <w:rPr>
          <w:rFonts w:ascii="FontbitDavid" w:hAnsi="FontbitDavid" w:hint="cs"/>
          <w:spacing w:val="2"/>
          <w:rtl/>
        </w:rPr>
        <w:t xml:space="preserve"> </w:t>
      </w:r>
      <w:r w:rsidR="00FF3740" w:rsidRPr="000D66B5">
        <w:rPr>
          <w:rFonts w:ascii="FontbitDavid" w:hAnsi="FontbitDavid" w:hint="cs"/>
          <w:spacing w:val="2"/>
          <w:rtl/>
        </w:rPr>
        <w:t>בכה</w:t>
      </w:r>
      <w:r w:rsidR="00FF3740" w:rsidRPr="000D66B5">
        <w:rPr>
          <w:rFonts w:ascii="FontbitDavid" w:hAnsi="FontbitDavid"/>
          <w:spacing w:val="2"/>
          <w:rtl/>
        </w:rPr>
        <w:t>"</w:t>
      </w:r>
      <w:r w:rsidR="00FF3740" w:rsidRPr="000D66B5">
        <w:rPr>
          <w:rFonts w:ascii="FontbitDavid" w:hAnsi="FontbitDavid" w:hint="cs"/>
          <w:spacing w:val="2"/>
          <w:rtl/>
        </w:rPr>
        <w:t>ג נזיר</w:t>
      </w:r>
      <w:r w:rsidR="006E4FD9" w:rsidRPr="000D66B5">
        <w:rPr>
          <w:rFonts w:ascii="FontbitDavid" w:hAnsi="FontbitDavid" w:hint="cs"/>
          <w:spacing w:val="2"/>
          <w:rtl/>
        </w:rPr>
        <w:t>,</w:t>
      </w:r>
      <w:r w:rsidR="00FF3740" w:rsidRPr="000D66B5">
        <w:rPr>
          <w:rFonts w:ascii="FontbitDavid" w:hAnsi="FontbitDavid" w:hint="cs"/>
          <w:spacing w:val="2"/>
          <w:rtl/>
        </w:rPr>
        <w:t xml:space="preserve"> </w:t>
      </w:r>
      <w:r w:rsidR="006E4FD9" w:rsidRPr="000D66B5">
        <w:rPr>
          <w:rFonts w:ascii="FontbitDavid" w:hAnsi="FontbitDavid" w:hint="cs"/>
          <w:spacing w:val="2"/>
          <w:rtl/>
        </w:rPr>
        <w:t>שהלכו ביחד,</w:t>
      </w:r>
      <w:r w:rsidR="00FF3740" w:rsidRPr="000D66B5">
        <w:rPr>
          <w:rFonts w:ascii="FontbitDavid" w:hAnsi="FontbitDavid" w:hint="cs"/>
          <w:spacing w:val="2"/>
          <w:rtl/>
        </w:rPr>
        <w:t xml:space="preserve"> אבל חד חד לחודייה בר טומאה הן </w:t>
      </w:r>
    </w:p>
    <w:p w14:paraId="1BB5AF50" w14:textId="0B5E0CC5" w:rsidR="00BD0DCC" w:rsidRDefault="00A619F3" w:rsidP="00A5184B">
      <w:pPr>
        <w:pStyle w:val="36"/>
        <w:framePr w:wrap="notBeside"/>
        <w:rPr>
          <w:rtl/>
        </w:rPr>
      </w:pPr>
      <w:r>
        <w:rPr>
          <w:rFonts w:hint="cs"/>
          <w:rtl/>
        </w:rPr>
        <w:t>בכהן:</w:t>
      </w:r>
      <w:r w:rsidR="00FF3740" w:rsidRPr="00BD0DCC">
        <w:rPr>
          <w:rtl/>
        </w:rPr>
        <w:t xml:space="preserve"> </w:t>
      </w:r>
    </w:p>
    <w:p w14:paraId="391FF5AF" w14:textId="77777777" w:rsidR="001D7247" w:rsidRDefault="00FF3740" w:rsidP="00FF3740">
      <w:pPr>
        <w:rPr>
          <w:rFonts w:ascii="FontbitDavid" w:hAnsi="FontbitDavid"/>
          <w:rtl/>
        </w:rPr>
      </w:pPr>
      <w:r w:rsidRPr="00AF76D0">
        <w:rPr>
          <w:rStyle w:val="afffffe"/>
          <w:rFonts w:hint="cs"/>
          <w:rtl/>
        </w:rPr>
        <w:t>'</w:t>
      </w:r>
      <w:r w:rsidRPr="00AF76D0">
        <w:rPr>
          <w:rStyle w:val="afffffe"/>
          <w:rtl/>
        </w:rPr>
        <w:t>על כל נפשות מת לא יבא</w:t>
      </w:r>
      <w:r w:rsidRPr="00AF76D0">
        <w:rPr>
          <w:rStyle w:val="afffffe"/>
          <w:rFonts w:hint="cs"/>
          <w:rtl/>
        </w:rPr>
        <w:t xml:space="preserve">' </w:t>
      </w:r>
      <w:r w:rsidR="001D7247">
        <w:rPr>
          <w:rFonts w:ascii="FontbitDavid" w:hAnsi="FontbitDavid" w:hint="cs"/>
          <w:rtl/>
        </w:rPr>
        <w:t xml:space="preserve">לאביו לא אבל מיטמא למת מצווה </w:t>
      </w:r>
    </w:p>
    <w:p w14:paraId="36062792" w14:textId="26AF7CD8" w:rsidR="00FF3740" w:rsidRPr="006F178A" w:rsidRDefault="001D7247" w:rsidP="001D7247">
      <w:pPr>
        <w:ind w:left="339" w:firstLine="113"/>
        <w:rPr>
          <w:rFonts w:ascii="FontbitDavid" w:hAnsi="FontbitDavid"/>
          <w:rtl/>
        </w:rPr>
      </w:pPr>
      <w:r>
        <w:rPr>
          <w:rStyle w:val="a6"/>
          <w:rFonts w:hint="cs"/>
          <w:rtl/>
        </w:rPr>
        <w:t>[</w:t>
      </w:r>
      <w:r w:rsidR="00FF3740" w:rsidRPr="001D7247">
        <w:rPr>
          <w:rStyle w:val="a6"/>
          <w:rFonts w:hint="cs"/>
          <w:rtl/>
        </w:rPr>
        <w:t>ומיירי בקרובים</w:t>
      </w:r>
      <w:r>
        <w:rPr>
          <w:rStyle w:val="a6"/>
          <w:rFonts w:hint="cs"/>
          <w:rtl/>
        </w:rPr>
        <w:t xml:space="preserve"> ו</w:t>
      </w:r>
      <w:r w:rsidR="00FF3740" w:rsidRPr="001D7247">
        <w:rPr>
          <w:rStyle w:val="a6"/>
          <w:rFonts w:hint="cs"/>
          <w:rtl/>
        </w:rPr>
        <w:t xml:space="preserve">לא ברחוקים דק'ו </w:t>
      </w:r>
      <w:r w:rsidR="00FF3740" w:rsidRPr="00EA0D7C">
        <w:rPr>
          <w:rStyle w:val="a6"/>
          <w:rFonts w:hint="cs"/>
          <w:rtl/>
        </w:rPr>
        <w:t>מכהן הדיוט דאסור</w:t>
      </w:r>
      <w:r w:rsidR="00EA0D7C">
        <w:rPr>
          <w:rStyle w:val="a6"/>
          <w:rFonts w:hint="cs"/>
          <w:rtl/>
        </w:rPr>
        <w:t>]</w:t>
      </w:r>
    </w:p>
    <w:p w14:paraId="0F3915FC" w14:textId="77777777" w:rsidR="00493B6C" w:rsidRDefault="00FF3740" w:rsidP="00493B6C">
      <w:pPr>
        <w:rPr>
          <w:rFonts w:ascii="FontbitDavid" w:hAnsi="FontbitDavid"/>
          <w:rtl/>
        </w:rPr>
      </w:pPr>
      <w:r w:rsidRPr="0063694C">
        <w:rPr>
          <w:rStyle w:val="afffffe"/>
          <w:rFonts w:hint="cs"/>
          <w:rtl/>
        </w:rPr>
        <w:t>'</w:t>
      </w:r>
      <w:r w:rsidRPr="0063694C">
        <w:rPr>
          <w:rStyle w:val="afffffe"/>
          <w:rtl/>
        </w:rPr>
        <w:t>ולאמו</w:t>
      </w:r>
      <w:r w:rsidRPr="0063694C">
        <w:rPr>
          <w:rStyle w:val="afffffe"/>
          <w:rFonts w:hint="cs"/>
          <w:rtl/>
        </w:rPr>
        <w:t>'</w:t>
      </w:r>
      <w:r w:rsidRPr="0063694C">
        <w:rPr>
          <w:rStyle w:val="afffffe"/>
          <w:rtl/>
        </w:rPr>
        <w:t xml:space="preserve"> </w:t>
      </w:r>
      <w:r w:rsidR="00493B6C">
        <w:rPr>
          <w:rStyle w:val="afffffe"/>
          <w:rFonts w:hint="cs"/>
          <w:rtl/>
        </w:rPr>
        <w:t>-</w:t>
      </w:r>
      <w:r w:rsidRPr="006F178A">
        <w:rPr>
          <w:rFonts w:ascii="FontbitDavid" w:hAnsi="FontbitDavid"/>
          <w:rtl/>
        </w:rPr>
        <w:t>לגז</w:t>
      </w:r>
      <w:r w:rsidR="006007F3">
        <w:rPr>
          <w:rFonts w:ascii="FontbitDavid" w:hAnsi="FontbitDavid" w:hint="cs"/>
          <w:rtl/>
        </w:rPr>
        <w:t>"ש</w:t>
      </w:r>
      <w:r w:rsidRPr="006F178A">
        <w:rPr>
          <w:rFonts w:ascii="FontbitDavid" w:hAnsi="FontbitDavid"/>
          <w:rtl/>
        </w:rPr>
        <w:t xml:space="preserve"> </w:t>
      </w:r>
      <w:r w:rsidRPr="006007F3">
        <w:rPr>
          <w:rStyle w:val="27"/>
          <w:rtl/>
        </w:rPr>
        <w:t>לכדרבי</w:t>
      </w:r>
      <w:r w:rsidR="001A7DD4" w:rsidRPr="006007F3">
        <w:rPr>
          <w:rStyle w:val="27"/>
          <w:rtl/>
        </w:rPr>
        <w:t>.</w:t>
      </w:r>
      <w:r w:rsidRPr="006F178A">
        <w:rPr>
          <w:rFonts w:ascii="FontbitDavid" w:hAnsi="FontbitDavid" w:hint="cs"/>
          <w:rtl/>
        </w:rPr>
        <w:t xml:space="preserve"> דגבי </w:t>
      </w:r>
      <w:r w:rsidRPr="006F178A">
        <w:rPr>
          <w:rFonts w:ascii="FontbitDavid" w:hAnsi="FontbitDavid"/>
          <w:rtl/>
        </w:rPr>
        <w:t xml:space="preserve">נזיר במותם אינו מיטמא, </w:t>
      </w:r>
    </w:p>
    <w:p w14:paraId="2528DED6" w14:textId="4DC1647E" w:rsidR="00FF3740" w:rsidRPr="006F178A" w:rsidRDefault="00FF3740" w:rsidP="00493B6C">
      <w:pPr>
        <w:spacing w:after="60"/>
        <w:ind w:left="339" w:firstLine="113"/>
        <w:rPr>
          <w:rFonts w:ascii="FontbitDavid" w:hAnsi="FontbitDavid"/>
          <w:rtl/>
        </w:rPr>
      </w:pPr>
      <w:r w:rsidRPr="006F178A">
        <w:rPr>
          <w:rFonts w:ascii="FontbitDavid" w:hAnsi="FontbitDavid"/>
          <w:rtl/>
        </w:rPr>
        <w:t xml:space="preserve">אבל מיטמא הוא </w:t>
      </w:r>
      <w:r w:rsidRPr="00766B62">
        <w:rPr>
          <w:rFonts w:ascii="FontbitDavid" w:hAnsi="FontbitDavid" w:cs="BA Vilna Bold"/>
          <w:rtl/>
        </w:rPr>
        <w:t>לנגעם</w:t>
      </w:r>
      <w:r w:rsidRPr="006F178A">
        <w:rPr>
          <w:rFonts w:ascii="FontbitDavid" w:hAnsi="FontbitDavid"/>
          <w:rtl/>
        </w:rPr>
        <w:t xml:space="preserve"> </w:t>
      </w:r>
      <w:r w:rsidRPr="00766B62">
        <w:rPr>
          <w:rFonts w:ascii="FontbitDavid" w:hAnsi="FontbitDavid" w:cs="BA Vilna Bold"/>
          <w:rtl/>
        </w:rPr>
        <w:t>ולזיבתם</w:t>
      </w:r>
      <w:r w:rsidR="001A7DD4">
        <w:rPr>
          <w:rFonts w:ascii="FontbitDavid" w:hAnsi="FontbitDavid"/>
          <w:rtl/>
        </w:rPr>
        <w:t>.</w:t>
      </w:r>
      <w:r w:rsidRPr="006F178A">
        <w:rPr>
          <w:rFonts w:ascii="FontbitDavid" w:hAnsi="FontbitDavid" w:hint="cs"/>
          <w:rtl/>
        </w:rPr>
        <w:t xml:space="preserve"> ומג</w:t>
      </w:r>
      <w:r w:rsidR="006007F3">
        <w:rPr>
          <w:rFonts w:ascii="FontbitDavid" w:hAnsi="FontbitDavid" w:hint="cs"/>
          <w:rtl/>
        </w:rPr>
        <w:t>ז</w:t>
      </w:r>
      <w:r w:rsidRPr="006F178A">
        <w:rPr>
          <w:rFonts w:ascii="FontbitDavid" w:hAnsi="FontbitDavid"/>
          <w:rtl/>
        </w:rPr>
        <w:t>"</w:t>
      </w:r>
      <w:r w:rsidRPr="006F178A">
        <w:rPr>
          <w:rFonts w:ascii="FontbitDavid" w:hAnsi="FontbitDavid" w:hint="cs"/>
          <w:rtl/>
        </w:rPr>
        <w:t>ש דמפונה</w:t>
      </w:r>
      <w:r w:rsidR="006007F3">
        <w:rPr>
          <w:rFonts w:ascii="FontbitDavid" w:hAnsi="FontbitDavid" w:hint="cs"/>
          <w:rtl/>
        </w:rPr>
        <w:t>.</w:t>
      </w:r>
      <w:r w:rsidRPr="006F178A">
        <w:rPr>
          <w:rFonts w:ascii="FontbitDavid" w:hAnsi="FontbitDavid" w:hint="cs"/>
          <w:rtl/>
        </w:rPr>
        <w:t xml:space="preserve"> </w:t>
      </w:r>
    </w:p>
    <w:p w14:paraId="103AEBCD" w14:textId="1D72BC54" w:rsidR="00A619F3" w:rsidRDefault="00A619F3" w:rsidP="00A5184B">
      <w:pPr>
        <w:pStyle w:val="36"/>
        <w:framePr w:wrap="notBeside"/>
        <w:rPr>
          <w:rFonts w:ascii="FontbitDavid" w:hAnsi="FontbitDavid"/>
          <w:rtl/>
        </w:rPr>
      </w:pPr>
      <w:r>
        <w:rPr>
          <w:rFonts w:hint="cs"/>
          <w:rtl/>
        </w:rPr>
        <w:t>ב</w:t>
      </w:r>
      <w:r w:rsidR="00FF3740" w:rsidRPr="00A619F3">
        <w:rPr>
          <w:rFonts w:hint="cs"/>
          <w:rtl/>
        </w:rPr>
        <w:t>נזיר:</w:t>
      </w:r>
      <w:r w:rsidR="00FF3740" w:rsidRPr="00A619F3">
        <w:rPr>
          <w:rtl/>
        </w:rPr>
        <w:t xml:space="preserve"> </w:t>
      </w:r>
    </w:p>
    <w:p w14:paraId="2BF98691" w14:textId="114AB4F6" w:rsidR="00FF3740" w:rsidRPr="006F178A" w:rsidRDefault="00A619F3" w:rsidP="001D7247">
      <w:pPr>
        <w:spacing w:after="60"/>
        <w:rPr>
          <w:rFonts w:ascii="FontbitDavid" w:hAnsi="FontbitDavid"/>
          <w:rtl/>
        </w:rPr>
      </w:pPr>
      <w:r>
        <w:rPr>
          <w:rStyle w:val="afffffe"/>
          <w:rFonts w:hint="cs"/>
          <w:rtl/>
        </w:rPr>
        <w:t>'</w:t>
      </w:r>
      <w:r w:rsidR="00FF3740" w:rsidRPr="00AF76D0">
        <w:rPr>
          <w:rStyle w:val="afffffe"/>
          <w:rtl/>
        </w:rPr>
        <w:t xml:space="preserve">כל ימי הזירו לה' </w:t>
      </w:r>
      <w:r w:rsidR="00FF3740" w:rsidRPr="006F178A">
        <w:rPr>
          <w:rFonts w:ascii="FontbitDavid" w:hAnsi="FontbitDavid"/>
          <w:rtl/>
        </w:rPr>
        <w:t xml:space="preserve">על נפש מת לא יבא - שומע אני </w:t>
      </w:r>
      <w:r w:rsidR="00585A64">
        <w:rPr>
          <w:rFonts w:ascii="FontbitDavid" w:hAnsi="FontbitDavid"/>
          <w:rtl/>
        </w:rPr>
        <w:t>אף</w:t>
      </w:r>
      <w:r w:rsidR="00FF3740" w:rsidRPr="006F178A">
        <w:rPr>
          <w:rFonts w:ascii="FontbitDavid" w:hAnsi="FontbitDavid"/>
          <w:rtl/>
        </w:rPr>
        <w:t xml:space="preserve"> נפש בהמה </w:t>
      </w:r>
      <w:r w:rsidR="00FB1B0E" w:rsidRPr="00BD773E">
        <w:rPr>
          <w:rFonts w:ascii="FontbitDavid" w:hAnsi="FontbitDavid" w:hint="cs"/>
          <w:spacing w:val="2"/>
          <w:rtl/>
        </w:rPr>
        <w:t>כ</w:t>
      </w:r>
      <w:r w:rsidR="00FF3740" w:rsidRPr="00DD3D48">
        <w:rPr>
          <w:rStyle w:val="afffffe"/>
          <w:rtl/>
        </w:rPr>
        <w:t>מכה נפש בהמה</w:t>
      </w:r>
      <w:r w:rsidR="00DD3D48">
        <w:rPr>
          <w:rFonts w:ascii="FontbitDavid" w:hAnsi="FontbitDavid" w:hint="cs"/>
          <w:spacing w:val="2"/>
          <w:rtl/>
        </w:rPr>
        <w:t>,</w:t>
      </w:r>
      <w:r w:rsidR="00FF3740" w:rsidRPr="00BD773E">
        <w:rPr>
          <w:rStyle w:val="27"/>
          <w:rFonts w:hint="cs"/>
          <w:spacing w:val="2"/>
          <w:rtl/>
        </w:rPr>
        <w:t xml:space="preserve"> </w:t>
      </w:r>
      <w:r w:rsidR="00FF3740" w:rsidRPr="00BD773E">
        <w:rPr>
          <w:rStyle w:val="27"/>
          <w:spacing w:val="2"/>
          <w:rtl/>
        </w:rPr>
        <w:t xml:space="preserve">ת"ל: </w:t>
      </w:r>
      <w:r w:rsidR="00FF3740" w:rsidRPr="00BD773E">
        <w:rPr>
          <w:rStyle w:val="afffffe"/>
          <w:rFonts w:hint="cs"/>
          <w:spacing w:val="2"/>
          <w:rtl/>
        </w:rPr>
        <w:t>'</w:t>
      </w:r>
      <w:r w:rsidR="00FF3740" w:rsidRPr="00BD773E">
        <w:rPr>
          <w:rStyle w:val="afffffe"/>
          <w:spacing w:val="2"/>
          <w:rtl/>
        </w:rPr>
        <w:t>על נפש מת לא יבא</w:t>
      </w:r>
      <w:r w:rsidR="00FF3740" w:rsidRPr="00BD773E">
        <w:rPr>
          <w:rStyle w:val="afffffe"/>
          <w:rFonts w:hint="cs"/>
          <w:spacing w:val="2"/>
          <w:rtl/>
        </w:rPr>
        <w:t>'</w:t>
      </w:r>
      <w:r w:rsidR="00FF3740" w:rsidRPr="00BD773E">
        <w:rPr>
          <w:rStyle w:val="afffffe"/>
          <w:spacing w:val="2"/>
          <w:rtl/>
        </w:rPr>
        <w:t>,</w:t>
      </w:r>
      <w:r w:rsidR="00FF3740" w:rsidRPr="00BD773E">
        <w:rPr>
          <w:rFonts w:ascii="FontbitDavid" w:hAnsi="FontbitDavid"/>
          <w:spacing w:val="2"/>
          <w:rtl/>
        </w:rPr>
        <w:t xml:space="preserve"> בנפש אדם הכתוב מדבר</w:t>
      </w:r>
      <w:r w:rsidR="001A7DD4" w:rsidRPr="00BD773E">
        <w:rPr>
          <w:rFonts w:ascii="FontbitDavid" w:hAnsi="FontbitDavid"/>
          <w:spacing w:val="2"/>
          <w:rtl/>
        </w:rPr>
        <w:t>.</w:t>
      </w:r>
    </w:p>
    <w:p w14:paraId="2280890A" w14:textId="77777777" w:rsidR="00DD3D48" w:rsidRDefault="00FF3740" w:rsidP="00A5184B">
      <w:pPr>
        <w:pStyle w:val="36"/>
        <w:framePr w:wrap="notBeside"/>
        <w:rPr>
          <w:rFonts w:ascii="FontbitDavid" w:hAnsi="FontbitDavid"/>
          <w:rtl/>
        </w:rPr>
      </w:pPr>
      <w:r w:rsidRPr="00DD3D48">
        <w:rPr>
          <w:rtl/>
        </w:rPr>
        <w:t>• ר"</w:t>
      </w:r>
      <w:r w:rsidRPr="00DD3D48">
        <w:rPr>
          <w:rFonts w:hint="cs"/>
          <w:rtl/>
        </w:rPr>
        <w:t xml:space="preserve">יש </w:t>
      </w:r>
    </w:p>
    <w:p w14:paraId="2FB3C4BB" w14:textId="77777777" w:rsidR="001D7247" w:rsidRPr="00E03ED3" w:rsidRDefault="00FF3740" w:rsidP="00DD3D48">
      <w:pPr>
        <w:rPr>
          <w:rFonts w:ascii="FontbitDavid" w:hAnsi="FontbitDavid"/>
          <w:spacing w:val="0"/>
          <w:rtl/>
        </w:rPr>
      </w:pPr>
      <w:r w:rsidRPr="00E03ED3">
        <w:rPr>
          <w:rFonts w:ascii="FontbitDavid" w:hAnsi="FontbitDavid"/>
          <w:spacing w:val="0"/>
          <w:rtl/>
        </w:rPr>
        <w:t>א"</w:t>
      </w:r>
      <w:r w:rsidRPr="00E03ED3">
        <w:rPr>
          <w:rFonts w:ascii="FontbitDavid" w:hAnsi="FontbitDavid" w:hint="cs"/>
          <w:spacing w:val="0"/>
          <w:rtl/>
        </w:rPr>
        <w:t xml:space="preserve">צ: </w:t>
      </w:r>
      <w:r w:rsidRPr="00E03ED3">
        <w:rPr>
          <w:rStyle w:val="afffffe"/>
          <w:rFonts w:hint="cs"/>
          <w:spacing w:val="0"/>
          <w:rtl/>
        </w:rPr>
        <w:t>ד'</w:t>
      </w:r>
      <w:r w:rsidRPr="00E03ED3">
        <w:rPr>
          <w:rStyle w:val="afffffe"/>
          <w:spacing w:val="0"/>
          <w:rtl/>
        </w:rPr>
        <w:t>לא יבא</w:t>
      </w:r>
      <w:r w:rsidRPr="00E03ED3">
        <w:rPr>
          <w:rStyle w:val="afffffe"/>
          <w:rFonts w:hint="cs"/>
          <w:spacing w:val="0"/>
          <w:rtl/>
        </w:rPr>
        <w:t>'</w:t>
      </w:r>
      <w:r w:rsidRPr="00E03ED3">
        <w:rPr>
          <w:rStyle w:val="afffffe"/>
          <w:spacing w:val="0"/>
          <w:rtl/>
        </w:rPr>
        <w:t xml:space="preserve"> </w:t>
      </w:r>
      <w:r w:rsidRPr="00E03ED3">
        <w:rPr>
          <w:rFonts w:ascii="FontbitDavid" w:hAnsi="FontbitDavid"/>
          <w:spacing w:val="0"/>
          <w:rtl/>
        </w:rPr>
        <w:t xml:space="preserve">בנפשות המטמאות בביאה הכתוב מדבר, לאביו ולאמו </w:t>
      </w:r>
      <w:r w:rsidRPr="00E03ED3">
        <w:rPr>
          <w:rFonts w:ascii="FontbitDavid" w:hAnsi="FontbitDavid" w:hint="cs"/>
          <w:spacing w:val="0"/>
          <w:rtl/>
        </w:rPr>
        <w:t xml:space="preserve">לא </w:t>
      </w:r>
    </w:p>
    <w:p w14:paraId="51FF0DEF" w14:textId="66A30AB7" w:rsidR="00FF3740" w:rsidRPr="006F178A" w:rsidRDefault="00E03ED3" w:rsidP="00DD3D48">
      <w:pPr>
        <w:rPr>
          <w:rFonts w:ascii="FontbitDavid" w:hAnsi="FontbitDavid"/>
          <w:rtl/>
        </w:rPr>
      </w:pPr>
      <w:r>
        <w:rPr>
          <w:rFonts w:ascii="FontbitDavid" w:hAnsi="FontbitDavid" w:hint="cs"/>
          <w:rtl/>
        </w:rPr>
        <w:t>א</w:t>
      </w:r>
      <w:r w:rsidR="00FF3740" w:rsidRPr="006F178A">
        <w:rPr>
          <w:rFonts w:ascii="FontbitDavid" w:hAnsi="FontbitDavid"/>
          <w:rtl/>
        </w:rPr>
        <w:t>בל מיטמא הוא למת מצוה</w:t>
      </w:r>
      <w:r w:rsidR="00DD3D48">
        <w:rPr>
          <w:rFonts w:ascii="FontbitDavid" w:hAnsi="FontbitDavid" w:hint="cs"/>
          <w:rtl/>
        </w:rPr>
        <w:t xml:space="preserve"> </w:t>
      </w:r>
      <w:r w:rsidR="00FF3740" w:rsidRPr="006F178A">
        <w:rPr>
          <w:rFonts w:ascii="FontbitDavid" w:hAnsi="FontbitDavid" w:hint="cs"/>
          <w:rtl/>
        </w:rPr>
        <w:t>דמה</w:t>
      </w:r>
      <w:r w:rsidR="00FF3740" w:rsidRPr="006F178A">
        <w:rPr>
          <w:rFonts w:ascii="FontbitDavid" w:hAnsi="FontbitDavid"/>
          <w:rtl/>
        </w:rPr>
        <w:t xml:space="preserve"> כ"ג שקדושתו קדושת עולם - מיטמא למת מצוה, </w:t>
      </w:r>
      <w:r w:rsidR="00FF3740" w:rsidRPr="006F178A">
        <w:rPr>
          <w:rFonts w:ascii="FontbitDavid" w:hAnsi="FontbitDavid" w:hint="cs"/>
          <w:rtl/>
        </w:rPr>
        <w:t>כ</w:t>
      </w:r>
      <w:r w:rsidR="00FF3740" w:rsidRPr="006F178A">
        <w:rPr>
          <w:rFonts w:ascii="FontbitDavid" w:hAnsi="FontbitDavid"/>
          <w:rtl/>
        </w:rPr>
        <w:t>"</w:t>
      </w:r>
      <w:r w:rsidR="00FF3740" w:rsidRPr="006F178A">
        <w:rPr>
          <w:rFonts w:ascii="FontbitDavid" w:hAnsi="FontbitDavid" w:hint="cs"/>
          <w:rtl/>
        </w:rPr>
        <w:t xml:space="preserve">ש </w:t>
      </w:r>
      <w:r w:rsidR="00FF3740" w:rsidRPr="006F178A">
        <w:rPr>
          <w:rFonts w:ascii="FontbitDavid" w:hAnsi="FontbitDavid"/>
          <w:rtl/>
        </w:rPr>
        <w:t>נזיר שאין קדושתו קדושת עולם</w:t>
      </w:r>
      <w:r w:rsidR="00DD3D48">
        <w:rPr>
          <w:rFonts w:ascii="FontbitDavid" w:hAnsi="FontbitDavid" w:hint="cs"/>
          <w:rtl/>
        </w:rPr>
        <w:t>,</w:t>
      </w:r>
      <w:r w:rsidR="00FF3740" w:rsidRPr="006F178A">
        <w:rPr>
          <w:rFonts w:ascii="FontbitDavid" w:hAnsi="FontbitDavid"/>
          <w:rtl/>
        </w:rPr>
        <w:t xml:space="preserve"> </w:t>
      </w:r>
    </w:p>
    <w:p w14:paraId="5D30AB5F" w14:textId="2BF8210D" w:rsidR="00E03ED3" w:rsidRDefault="00E03ED3" w:rsidP="00A5184B">
      <w:pPr>
        <w:pStyle w:val="36"/>
        <w:framePr w:wrap="notBeside"/>
        <w:rPr>
          <w:rFonts w:ascii="FontbitDavid" w:hAnsi="FontbitDavid"/>
          <w:rtl/>
        </w:rPr>
      </w:pPr>
      <w:r>
        <w:rPr>
          <w:rFonts w:hint="cs"/>
          <w:rtl/>
        </w:rPr>
        <w:t>ודחי'</w:t>
      </w:r>
      <w:r w:rsidR="00FF3740" w:rsidRPr="00E03ED3">
        <w:rPr>
          <w:rtl/>
        </w:rPr>
        <w:t xml:space="preserve"> </w:t>
      </w:r>
    </w:p>
    <w:p w14:paraId="40C66DB4" w14:textId="1766DE50" w:rsidR="00FF3740" w:rsidRPr="006F178A" w:rsidRDefault="00E03ED3" w:rsidP="00FF3740">
      <w:pPr>
        <w:rPr>
          <w:rFonts w:ascii="FontbitDavid" w:hAnsi="FontbitDavid"/>
          <w:rtl/>
        </w:rPr>
      </w:pPr>
      <w:r>
        <w:rPr>
          <w:rFonts w:ascii="FontbitDavid" w:hAnsi="FontbitDavid" w:hint="cs"/>
          <w:rtl/>
        </w:rPr>
        <w:t>ד</w:t>
      </w:r>
      <w:r w:rsidR="00FF3740" w:rsidRPr="006F178A">
        <w:rPr>
          <w:rFonts w:ascii="FontbitDavid" w:hAnsi="FontbitDavid"/>
          <w:rtl/>
        </w:rPr>
        <w:t xml:space="preserve">כ"ג אינו מביא קרבן על טומאתו, </w:t>
      </w:r>
      <w:r>
        <w:rPr>
          <w:rFonts w:ascii="FontbitDavid" w:hAnsi="FontbitDavid" w:hint="cs"/>
          <w:rtl/>
        </w:rPr>
        <w:t>אבל</w:t>
      </w:r>
      <w:r w:rsidR="00FF3740" w:rsidRPr="006F178A">
        <w:rPr>
          <w:rFonts w:ascii="FontbitDavid" w:hAnsi="FontbitDavid"/>
          <w:rtl/>
        </w:rPr>
        <w:t xml:space="preserve"> נזיר שמביא קרבן על טומאתו? </w:t>
      </w:r>
      <w:r w:rsidR="00FF3740" w:rsidRPr="000D66B5">
        <w:rPr>
          <w:rFonts w:ascii="FontbitDavid" w:hAnsi="FontbitDavid"/>
          <w:spacing w:val="0"/>
          <w:rtl/>
        </w:rPr>
        <w:t xml:space="preserve">לא יטמא למת מצוה? </w:t>
      </w:r>
      <w:r w:rsidR="00FF3740" w:rsidRPr="000D66B5">
        <w:rPr>
          <w:rStyle w:val="27"/>
          <w:spacing w:val="0"/>
          <w:rtl/>
        </w:rPr>
        <w:t xml:space="preserve">ת"ל: </w:t>
      </w:r>
      <w:r w:rsidR="00FF3740" w:rsidRPr="000D66B5">
        <w:rPr>
          <w:rStyle w:val="afffffe"/>
          <w:rFonts w:hint="cs"/>
          <w:spacing w:val="0"/>
          <w:rtl/>
        </w:rPr>
        <w:t>'</w:t>
      </w:r>
      <w:r w:rsidR="00FF3740" w:rsidRPr="000D66B5">
        <w:rPr>
          <w:rStyle w:val="afffffe"/>
          <w:spacing w:val="0"/>
          <w:rtl/>
        </w:rPr>
        <w:t>לאביו ולאמו לא יטמא</w:t>
      </w:r>
      <w:r w:rsidR="00FF3740" w:rsidRPr="000D66B5">
        <w:rPr>
          <w:rStyle w:val="afffffe"/>
          <w:rFonts w:hint="cs"/>
          <w:spacing w:val="0"/>
          <w:rtl/>
        </w:rPr>
        <w:t>'</w:t>
      </w:r>
      <w:r w:rsidR="00FF3740" w:rsidRPr="000D66B5">
        <w:rPr>
          <w:rFonts w:ascii="FontbitDavid" w:hAnsi="FontbitDavid"/>
          <w:spacing w:val="0"/>
          <w:rtl/>
        </w:rPr>
        <w:t xml:space="preserve"> אבל מיטמא למת מצוה</w:t>
      </w:r>
    </w:p>
    <w:p w14:paraId="65AD2BB5" w14:textId="77777777" w:rsidR="006B2C7A" w:rsidRDefault="006B2C7A" w:rsidP="00A5184B">
      <w:pPr>
        <w:pStyle w:val="36"/>
        <w:framePr w:wrap="notBeside"/>
        <w:rPr>
          <w:rtl/>
        </w:rPr>
      </w:pPr>
      <w:r w:rsidRPr="006B2C7A">
        <w:rPr>
          <w:rFonts w:hint="cs"/>
          <w:rtl/>
        </w:rPr>
        <w:t xml:space="preserve">ולא אמרי' </w:t>
      </w:r>
    </w:p>
    <w:p w14:paraId="176B711A" w14:textId="158D7A7A" w:rsidR="00FF3740" w:rsidRPr="00AA34B7" w:rsidRDefault="006B2C7A" w:rsidP="00FF3740">
      <w:pPr>
        <w:rPr>
          <w:rFonts w:ascii="FontbitDavid" w:hAnsi="FontbitDavid"/>
          <w:spacing w:val="2"/>
          <w:rtl/>
        </w:rPr>
      </w:pPr>
      <w:r w:rsidRPr="00AA34B7">
        <w:rPr>
          <w:rFonts w:ascii="FontbitDavid" w:hAnsi="FontbitDavid" w:hint="cs"/>
          <w:spacing w:val="2"/>
          <w:rtl/>
        </w:rPr>
        <w:t>ד</w:t>
      </w:r>
      <w:r w:rsidR="00FF3740" w:rsidRPr="00AA34B7">
        <w:rPr>
          <w:rFonts w:ascii="FontbitDavid" w:hAnsi="FontbitDavid"/>
          <w:spacing w:val="2"/>
          <w:rtl/>
        </w:rPr>
        <w:t xml:space="preserve">אבל יטמא לשאר מתים? </w:t>
      </w:r>
      <w:r w:rsidRPr="00AA34B7">
        <w:rPr>
          <w:rFonts w:ascii="FontbitDavid" w:hAnsi="FontbitDavid" w:hint="cs"/>
          <w:spacing w:val="2"/>
          <w:rtl/>
        </w:rPr>
        <w:t>- ד</w:t>
      </w:r>
      <w:r w:rsidR="00FF3740" w:rsidRPr="00AA34B7">
        <w:rPr>
          <w:rFonts w:ascii="FontbitDavid" w:hAnsi="FontbitDavid"/>
          <w:spacing w:val="2"/>
          <w:rtl/>
        </w:rPr>
        <w:t>מה כהן הדיוט שמיטמא לקרובין אי</w:t>
      </w:r>
      <w:r w:rsidR="00AA34B7">
        <w:rPr>
          <w:rFonts w:ascii="FontbitDavid" w:hAnsi="FontbitDavid" w:hint="cs"/>
          <w:spacing w:val="2"/>
          <w:rtl/>
        </w:rPr>
        <w:t>ן</w:t>
      </w:r>
      <w:r w:rsidR="00FF3740" w:rsidRPr="00AA34B7">
        <w:rPr>
          <w:rFonts w:ascii="FontbitDavid" w:hAnsi="FontbitDavid"/>
          <w:spacing w:val="2"/>
          <w:rtl/>
        </w:rPr>
        <w:t xml:space="preserve"> </w:t>
      </w:r>
      <w:r w:rsidR="00FF3740" w:rsidRPr="000D66B5">
        <w:rPr>
          <w:rFonts w:ascii="FontbitDavid" w:hAnsi="FontbitDavid"/>
          <w:spacing w:val="0"/>
          <w:rtl/>
        </w:rPr>
        <w:t xml:space="preserve">מיטמא לשאר מתים </w:t>
      </w:r>
      <w:r w:rsidR="00881981" w:rsidRPr="000D66B5">
        <w:rPr>
          <w:rFonts w:ascii="FontbitDavid" w:hAnsi="FontbitDavid" w:hint="cs"/>
          <w:spacing w:val="0"/>
          <w:rtl/>
        </w:rPr>
        <w:t>כ</w:t>
      </w:r>
      <w:r w:rsidR="00AA34B7" w:rsidRPr="000D66B5">
        <w:rPr>
          <w:rFonts w:ascii="FontbitDavid" w:hAnsi="FontbitDavid" w:hint="cs"/>
          <w:spacing w:val="0"/>
          <w:rtl/>
        </w:rPr>
        <w:t>"</w:t>
      </w:r>
      <w:r w:rsidR="00881981" w:rsidRPr="000D66B5">
        <w:rPr>
          <w:rFonts w:ascii="FontbitDavid" w:hAnsi="FontbitDavid" w:hint="cs"/>
          <w:spacing w:val="0"/>
          <w:rtl/>
        </w:rPr>
        <w:t xml:space="preserve">ש </w:t>
      </w:r>
      <w:r w:rsidR="00FF3740" w:rsidRPr="000D66B5">
        <w:rPr>
          <w:rFonts w:ascii="FontbitDavid" w:hAnsi="FontbitDavid"/>
          <w:spacing w:val="0"/>
          <w:rtl/>
        </w:rPr>
        <w:t>נזיר שאי</w:t>
      </w:r>
      <w:r w:rsidR="00AA34B7" w:rsidRPr="000D66B5">
        <w:rPr>
          <w:rFonts w:ascii="FontbitDavid" w:hAnsi="FontbitDavid" w:hint="cs"/>
          <w:spacing w:val="0"/>
          <w:rtl/>
        </w:rPr>
        <w:t>ן</w:t>
      </w:r>
      <w:r w:rsidR="00FF3740" w:rsidRPr="000D66B5">
        <w:rPr>
          <w:rFonts w:ascii="FontbitDavid" w:hAnsi="FontbitDavid"/>
          <w:spacing w:val="0"/>
          <w:rtl/>
        </w:rPr>
        <w:t xml:space="preserve"> מיטמא לקרובין שלא יטמא לשאר מתי</w:t>
      </w:r>
      <w:r w:rsidR="00FF3740" w:rsidRPr="000D66B5">
        <w:rPr>
          <w:rFonts w:ascii="FontbitDavid" w:hAnsi="FontbitDavid" w:hint="cs"/>
          <w:spacing w:val="0"/>
          <w:rtl/>
        </w:rPr>
        <w:t>ם</w:t>
      </w:r>
    </w:p>
    <w:p w14:paraId="0FDEBCB4" w14:textId="77777777" w:rsidR="00FF3740" w:rsidRPr="006F178A" w:rsidRDefault="00FF3740" w:rsidP="00516202">
      <w:pPr>
        <w:pStyle w:val="affff5"/>
        <w:framePr w:wrap="around"/>
        <w:rPr>
          <w:rtl/>
        </w:rPr>
      </w:pPr>
      <w:r w:rsidRPr="006F178A">
        <w:rPr>
          <w:rFonts w:hint="cs"/>
          <w:rtl/>
        </w:rPr>
        <w:t>מח:</w:t>
      </w:r>
    </w:p>
    <w:p w14:paraId="6EF9F917" w14:textId="2979A133" w:rsidR="00FF3740" w:rsidRPr="006F178A" w:rsidRDefault="00FF3740" w:rsidP="00A55744">
      <w:pPr>
        <w:spacing w:after="60"/>
        <w:rPr>
          <w:rtl/>
        </w:rPr>
      </w:pPr>
      <w:r w:rsidRPr="00AF76D0">
        <w:rPr>
          <w:rStyle w:val="afffffe"/>
          <w:rtl/>
        </w:rPr>
        <w:t xml:space="preserve"> </w:t>
      </w:r>
      <w:r w:rsidRPr="00AF76D0">
        <w:rPr>
          <w:rStyle w:val="afffffe"/>
          <w:rFonts w:hint="cs"/>
          <w:rtl/>
        </w:rPr>
        <w:t>'</w:t>
      </w:r>
      <w:r w:rsidRPr="00AF76D0">
        <w:rPr>
          <w:rStyle w:val="afffffe"/>
          <w:rtl/>
        </w:rPr>
        <w:t>לאביו ולאמו</w:t>
      </w:r>
      <w:r w:rsidRPr="00AF76D0">
        <w:rPr>
          <w:rStyle w:val="afffffe"/>
          <w:rFonts w:hint="cs"/>
          <w:rtl/>
        </w:rPr>
        <w:t>'</w:t>
      </w:r>
      <w:r w:rsidRPr="00AF76D0">
        <w:rPr>
          <w:rStyle w:val="afffffe"/>
          <w:rtl/>
        </w:rPr>
        <w:t xml:space="preserve"> </w:t>
      </w:r>
      <w:r w:rsidRPr="006F178A">
        <w:rPr>
          <w:rFonts w:ascii="FontbitDavid" w:hAnsi="FontbitDavid"/>
          <w:rtl/>
        </w:rPr>
        <w:t>הוא דלא מיטמא, אבל מיטמא הוא למת מצוה</w:t>
      </w:r>
      <w:r w:rsidR="001A7DD4">
        <w:rPr>
          <w:rFonts w:ascii="FontbitDavid" w:hAnsi="FontbitDavid"/>
          <w:rtl/>
        </w:rPr>
        <w:t>.</w:t>
      </w:r>
    </w:p>
    <w:p w14:paraId="503B1C6F" w14:textId="77777777" w:rsidR="00A55744" w:rsidRDefault="00FF3740" w:rsidP="00A5184B">
      <w:pPr>
        <w:pStyle w:val="36"/>
        <w:framePr w:wrap="notBeside"/>
        <w:rPr>
          <w:rtl/>
        </w:rPr>
      </w:pPr>
      <w:r w:rsidRPr="00A55744">
        <w:rPr>
          <w:rtl/>
        </w:rPr>
        <w:t xml:space="preserve">• </w:t>
      </w:r>
    </w:p>
    <w:p w14:paraId="652FDE23" w14:textId="4E348765" w:rsidR="00A55744" w:rsidRPr="003960FA" w:rsidRDefault="00FF3740" w:rsidP="00FF3740">
      <w:pPr>
        <w:rPr>
          <w:rFonts w:cs="BA Vilna Bold"/>
          <w:rtl/>
        </w:rPr>
      </w:pPr>
      <w:r w:rsidRPr="003960FA">
        <w:rPr>
          <w:rFonts w:cs="BA Vilna Bold"/>
          <w:rtl/>
        </w:rPr>
        <w:t>עד שלא יאמר, יש לי בדין:</w:t>
      </w:r>
      <w:r w:rsidR="00A55744" w:rsidRPr="003960FA">
        <w:rPr>
          <w:rFonts w:cs="BA Vilna Bold" w:hint="cs"/>
          <w:rtl/>
        </w:rPr>
        <w:t xml:space="preserve"> </w:t>
      </w:r>
    </w:p>
    <w:p w14:paraId="06D5CDF0" w14:textId="2C8AD591" w:rsidR="00FF3740" w:rsidRPr="00A55744" w:rsidRDefault="00FF3740" w:rsidP="00FF3740">
      <w:pPr>
        <w:rPr>
          <w:spacing w:val="2"/>
          <w:rtl/>
        </w:rPr>
      </w:pPr>
      <w:r w:rsidRPr="00A55744">
        <w:rPr>
          <w:spacing w:val="2"/>
          <w:rtl/>
        </w:rPr>
        <w:t xml:space="preserve">מה כללות האמורות בכ"ג - לאביו אינו מיטמא אבל מיטמא למת מצוה, </w:t>
      </w:r>
    </w:p>
    <w:p w14:paraId="534A16ED" w14:textId="733C0941" w:rsidR="00FF3740" w:rsidRPr="006F178A" w:rsidRDefault="00FF3740" w:rsidP="00FF3740">
      <w:pPr>
        <w:rPr>
          <w:rtl/>
        </w:rPr>
      </w:pPr>
      <w:r w:rsidRPr="00A55744">
        <w:rPr>
          <w:spacing w:val="2"/>
          <w:rtl/>
        </w:rPr>
        <w:t>אף כללות האמורות בנזיר - לאביו אינו מיטמא אבל מיטמא למת מצוה</w:t>
      </w:r>
      <w:r w:rsidR="001A7DD4" w:rsidRPr="00A55744">
        <w:rPr>
          <w:spacing w:val="2"/>
          <w:rtl/>
        </w:rPr>
        <w:t>.</w:t>
      </w:r>
    </w:p>
    <w:p w14:paraId="20AA455F" w14:textId="77777777" w:rsidR="00A55744" w:rsidRDefault="00FF3740" w:rsidP="00A5184B">
      <w:pPr>
        <w:pStyle w:val="36"/>
        <w:framePr w:wrap="notBeside"/>
        <w:rPr>
          <w:rtl/>
        </w:rPr>
      </w:pPr>
      <w:r w:rsidRPr="00A55744">
        <w:rPr>
          <w:rtl/>
        </w:rPr>
        <w:t xml:space="preserve">• </w:t>
      </w:r>
    </w:p>
    <w:p w14:paraId="2FC7632A" w14:textId="77777777" w:rsidR="00477C16" w:rsidRPr="003960FA" w:rsidRDefault="00FF3740" w:rsidP="00FF3740">
      <w:pPr>
        <w:rPr>
          <w:rFonts w:cs="BA Vilna Bold"/>
          <w:rtl/>
        </w:rPr>
      </w:pPr>
      <w:r w:rsidRPr="003960FA">
        <w:rPr>
          <w:rFonts w:cs="BA Vilna Bold" w:hint="cs"/>
          <w:rtl/>
        </w:rPr>
        <w:t>א</w:t>
      </w:r>
      <w:r w:rsidRPr="003960FA">
        <w:rPr>
          <w:rFonts w:cs="BA Vilna Bold"/>
          <w:rtl/>
        </w:rPr>
        <w:t xml:space="preserve">ו כלך לדרך זו: </w:t>
      </w:r>
    </w:p>
    <w:p w14:paraId="2A72BDF0" w14:textId="0797577C" w:rsidR="00FF3740" w:rsidRPr="006F178A" w:rsidRDefault="00FF3740" w:rsidP="00477C16">
      <w:pPr>
        <w:rPr>
          <w:rtl/>
        </w:rPr>
      </w:pPr>
      <w:r w:rsidRPr="006F178A">
        <w:rPr>
          <w:rtl/>
        </w:rPr>
        <w:t xml:space="preserve">מה כללות האמורות בכהן הדיוט מיטמא לאביו, אף כללות האמורות </w:t>
      </w:r>
      <w:r w:rsidRPr="00477C16">
        <w:rPr>
          <w:spacing w:val="2"/>
          <w:rtl/>
        </w:rPr>
        <w:t>בנזיר מיטמא לאביו</w:t>
      </w:r>
      <w:r w:rsidR="00477C16" w:rsidRPr="00477C16">
        <w:rPr>
          <w:rFonts w:ascii="FontbitDavid" w:hAnsi="FontbitDavid" w:hint="cs"/>
          <w:spacing w:val="2"/>
          <w:rtl/>
        </w:rPr>
        <w:t xml:space="preserve"> </w:t>
      </w:r>
      <w:r w:rsidRPr="00477C16">
        <w:rPr>
          <w:rStyle w:val="27"/>
          <w:spacing w:val="2"/>
          <w:rtl/>
        </w:rPr>
        <w:t xml:space="preserve">ת"ל: </w:t>
      </w:r>
      <w:r>
        <w:rPr>
          <w:rStyle w:val="afffffe"/>
          <w:rFonts w:ascii="FontbitDavid" w:hAnsi="FontbitDavid"/>
          <w:spacing w:val="2"/>
          <w:rtl/>
          <w:rPrChange w:id="9007" w:author="מנוע פסוקים" w:date="2026-10-05T16:38:29Z">
            <w:rPr>
              <w:rFonts w:ascii="FontbitDavid" w:hAnsi="FontbitDavid"/>
              <w:spacing w:val="2"/>
              <w:rtl/>
            </w:rPr>
          </w:rPrChange>
        </w:rPr>
        <w:t xml:space="preserve">לאביו ולאמו לא יטמא</w:t>
      </w:r>
      <w:r>
        <w:rPr>
          <w:rFonts w:ascii="FontbitDavid" w:hAnsi="FontbitDavid"/>
          <w:spacing w:val="2"/>
          <w:rtl/>
        </w:rPr>
        <w:t xml:space="preserve">, הא למת מצוה מיטמא.</w:t>
      </w:r>
    </w:p>
    <w:p w14:paraId="30F8F1D7" w14:textId="77777777" w:rsidR="00D8224E" w:rsidRDefault="00FF3740" w:rsidP="00A5184B">
      <w:pPr>
        <w:pStyle w:val="36"/>
        <w:framePr w:wrap="notBeside"/>
        <w:rPr>
          <w:rStyle w:val="afffffe"/>
          <w:rtl/>
        </w:rPr>
      </w:pPr>
      <w:r w:rsidRPr="00D8224E">
        <w:rPr>
          <w:rtl/>
        </w:rPr>
        <w:t xml:space="preserve">אלא, </w:t>
      </w:r>
    </w:p>
    <w:p w14:paraId="47A5CDC2" w14:textId="4686931A" w:rsidR="00FF3740" w:rsidRPr="006F178A" w:rsidRDefault="00FF3740" w:rsidP="00FF3740">
      <w:pPr>
        <w:rPr>
          <w:rtl/>
        </w:rPr>
      </w:pPr>
      <w:r w:rsidRPr="00AF76D0">
        <w:rPr>
          <w:rStyle w:val="afffffe"/>
          <w:rFonts w:hint="cs"/>
          <w:rtl/>
        </w:rPr>
        <w:t>'</w:t>
      </w:r>
      <w:r w:rsidRPr="00AF76D0">
        <w:rPr>
          <w:rStyle w:val="afffffe"/>
          <w:rtl/>
        </w:rPr>
        <w:t>לאביו</w:t>
      </w:r>
      <w:r w:rsidRPr="00AF76D0">
        <w:rPr>
          <w:rStyle w:val="afffffe"/>
          <w:rFonts w:hint="cs"/>
          <w:rtl/>
        </w:rPr>
        <w:t>'</w:t>
      </w:r>
      <w:r w:rsidRPr="00AF76D0">
        <w:rPr>
          <w:rStyle w:val="afffffe"/>
          <w:rtl/>
        </w:rPr>
        <w:t xml:space="preserve"> </w:t>
      </w:r>
      <w:r w:rsidRPr="006F178A">
        <w:rPr>
          <w:rtl/>
        </w:rPr>
        <w:t>- לומר שאין מיטמא לאביו</w:t>
      </w:r>
      <w:r w:rsidR="001A7DD4">
        <w:rPr>
          <w:rtl/>
        </w:rPr>
        <w:t>.</w:t>
      </w:r>
    </w:p>
    <w:p w14:paraId="3ED3634B" w14:textId="65332F68" w:rsidR="00FF3740" w:rsidRPr="006F178A" w:rsidRDefault="00FF3740" w:rsidP="00FF3740">
      <w:pPr>
        <w:rPr>
          <w:rtl/>
        </w:rPr>
      </w:pPr>
      <w:r w:rsidRPr="0063694C">
        <w:rPr>
          <w:rStyle w:val="afffffe"/>
          <w:rFonts w:hint="cs"/>
          <w:rtl/>
        </w:rPr>
        <w:t>'</w:t>
      </w:r>
      <w:r w:rsidRPr="0063694C">
        <w:rPr>
          <w:rStyle w:val="afffffe"/>
          <w:rtl/>
        </w:rPr>
        <w:t>לאחיו</w:t>
      </w:r>
      <w:r w:rsidRPr="0063694C">
        <w:rPr>
          <w:rStyle w:val="afffffe"/>
          <w:rFonts w:hint="cs"/>
          <w:rtl/>
        </w:rPr>
        <w:t>'</w:t>
      </w:r>
      <w:r w:rsidRPr="0063694C">
        <w:rPr>
          <w:rStyle w:val="afffffe"/>
          <w:rtl/>
        </w:rPr>
        <w:t xml:space="preserve"> </w:t>
      </w:r>
      <w:r w:rsidRPr="006F178A">
        <w:rPr>
          <w:rtl/>
        </w:rPr>
        <w:t>- אינו מיטמא, הא למת מצוה מיטמא</w:t>
      </w:r>
      <w:r w:rsidR="001A7DD4">
        <w:rPr>
          <w:rtl/>
        </w:rPr>
        <w:t>.</w:t>
      </w:r>
    </w:p>
    <w:p w14:paraId="4E950997" w14:textId="7DB33579" w:rsidR="00FF3740" w:rsidRPr="006F178A" w:rsidRDefault="00FF3740" w:rsidP="00FF3740">
      <w:pPr>
        <w:rPr>
          <w:rtl/>
        </w:rPr>
      </w:pPr>
      <w:r w:rsidRPr="0063694C">
        <w:rPr>
          <w:rStyle w:val="afffffe"/>
          <w:rFonts w:hint="cs"/>
          <w:rtl/>
        </w:rPr>
        <w:t>'</w:t>
      </w:r>
      <w:r w:rsidRPr="0063694C">
        <w:rPr>
          <w:rStyle w:val="afffffe"/>
          <w:rtl/>
        </w:rPr>
        <w:t>ולאמו</w:t>
      </w:r>
      <w:r w:rsidRPr="0063694C">
        <w:rPr>
          <w:rStyle w:val="afffffe"/>
          <w:rFonts w:hint="cs"/>
          <w:rtl/>
        </w:rPr>
        <w:t>'</w:t>
      </w:r>
      <w:r w:rsidRPr="0063694C">
        <w:rPr>
          <w:rStyle w:val="afffffe"/>
          <w:rtl/>
        </w:rPr>
        <w:t xml:space="preserve"> </w:t>
      </w:r>
      <w:r w:rsidRPr="006F178A">
        <w:rPr>
          <w:rtl/>
        </w:rPr>
        <w:t>- לגזרה שוה לכדרבי</w:t>
      </w:r>
      <w:r w:rsidR="001A7DD4">
        <w:rPr>
          <w:rtl/>
        </w:rPr>
        <w:t>.</w:t>
      </w:r>
    </w:p>
    <w:p w14:paraId="0F418B46" w14:textId="24CEC475" w:rsidR="00FF3740" w:rsidRPr="00D8224E" w:rsidRDefault="00FF3740" w:rsidP="006A6F83">
      <w:r w:rsidRPr="00354A99">
        <w:rPr>
          <w:rStyle w:val="afffffe"/>
          <w:rFonts w:hint="cs"/>
          <w:spacing w:val="2"/>
          <w:rtl/>
        </w:rPr>
        <w:t>'</w:t>
      </w:r>
      <w:r w:rsidRPr="00354A99">
        <w:rPr>
          <w:rStyle w:val="afffffe"/>
          <w:spacing w:val="2"/>
          <w:rtl/>
        </w:rPr>
        <w:t>ולאחותו</w:t>
      </w:r>
      <w:r w:rsidRPr="00354A99">
        <w:rPr>
          <w:rStyle w:val="afffffe"/>
          <w:rFonts w:hint="cs"/>
          <w:spacing w:val="2"/>
          <w:rtl/>
        </w:rPr>
        <w:t>'</w:t>
      </w:r>
      <w:r w:rsidRPr="00354A99">
        <w:rPr>
          <w:spacing w:val="2"/>
          <w:rtl/>
        </w:rPr>
        <w:t xml:space="preserve"> הרי שהלך לשחוט את פסחו ולמול את בנו, ושמע שמת לו מת</w:t>
      </w:r>
      <w:r w:rsidRPr="00D8224E">
        <w:rPr>
          <w:rtl/>
        </w:rPr>
        <w:t xml:space="preserve"> </w:t>
      </w:r>
      <w:r w:rsidR="00354A99">
        <w:rPr>
          <w:rtl/>
        </w:rPr>
        <w:br/>
      </w:r>
      <w:r w:rsidR="00354A99">
        <w:rPr>
          <w:rFonts w:hint="cs"/>
          <w:rtl/>
        </w:rPr>
        <w:t xml:space="preserve"> </w:t>
      </w:r>
      <w:r w:rsidR="00354A99">
        <w:rPr>
          <w:rtl/>
        </w:rPr>
        <w:tab/>
      </w:r>
      <w:r w:rsidR="00354A99">
        <w:rPr>
          <w:rtl/>
        </w:rPr>
        <w:tab/>
      </w:r>
      <w:r w:rsidR="00354A99">
        <w:rPr>
          <w:rtl/>
        </w:rPr>
        <w:tab/>
      </w:r>
      <w:r w:rsidR="00354A99">
        <w:rPr>
          <w:rtl/>
        </w:rPr>
        <w:tab/>
      </w:r>
      <w:r w:rsidR="00354A99">
        <w:rPr>
          <w:rFonts w:hint="cs"/>
          <w:rtl/>
        </w:rPr>
        <w:t xml:space="preserve"> </w:t>
      </w:r>
      <w:r w:rsidRPr="00D8224E">
        <w:rPr>
          <w:rFonts w:hint="cs"/>
          <w:rtl/>
        </w:rPr>
        <w:t>לאחותו לא יטמא אבל למת מצווה יטמא</w:t>
      </w:r>
      <w:r w:rsidRPr="00D8224E">
        <w:rPr>
          <w:rtl/>
        </w:rPr>
        <w:t>.</w:t>
      </w:r>
    </w:p>
    <w:p w14:paraId="3973E519" w14:textId="762FA6DC" w:rsidR="00354A99" w:rsidRDefault="00FF3740" w:rsidP="00A5184B">
      <w:pPr>
        <w:pStyle w:val="36"/>
        <w:framePr w:wrap="notBeside"/>
        <w:rPr>
          <w:rStyle w:val="afffffe"/>
          <w:rtl/>
        </w:rPr>
      </w:pPr>
      <w:r w:rsidRPr="00354A99">
        <w:rPr>
          <w:rtl/>
        </w:rPr>
        <w:t xml:space="preserve">ר"ע: </w:t>
      </w:r>
    </w:p>
    <w:p w14:paraId="3063DD2B" w14:textId="77777777" w:rsidR="00762D12" w:rsidRDefault="00FF3740" w:rsidP="00FF3740">
      <w:pPr>
        <w:rPr>
          <w:rStyle w:val="afffffe"/>
          <w:rtl/>
        </w:rPr>
      </w:pPr>
      <w:r w:rsidRPr="00AF76D0">
        <w:rPr>
          <w:rStyle w:val="afffffe"/>
          <w:rFonts w:hint="cs"/>
          <w:rtl/>
        </w:rPr>
        <w:t>'</w:t>
      </w:r>
      <w:r w:rsidRPr="00AF76D0">
        <w:rPr>
          <w:rStyle w:val="afffffe"/>
          <w:rtl/>
        </w:rPr>
        <w:t>נפשות</w:t>
      </w:r>
      <w:r w:rsidRPr="00AF76D0">
        <w:rPr>
          <w:rStyle w:val="afffffe"/>
          <w:rFonts w:hint="cs"/>
          <w:rtl/>
        </w:rPr>
        <w:t>'</w:t>
      </w:r>
      <w:r w:rsidRPr="00AF76D0">
        <w:rPr>
          <w:rStyle w:val="afffffe"/>
          <w:rtl/>
        </w:rPr>
        <w:t xml:space="preserve"> </w:t>
      </w:r>
      <w:r w:rsidRPr="006F178A">
        <w:rPr>
          <w:rtl/>
        </w:rPr>
        <w:t>- אלו הרחוקין,</w:t>
      </w:r>
      <w:r w:rsidRPr="00AF76D0">
        <w:rPr>
          <w:rStyle w:val="afffffe"/>
          <w:rtl/>
        </w:rPr>
        <w:t xml:space="preserve"> </w:t>
      </w:r>
    </w:p>
    <w:p w14:paraId="63BDA699" w14:textId="13E0C14A" w:rsidR="00762D12" w:rsidRDefault="00FF3740" w:rsidP="00FF3740">
      <w:pPr>
        <w:rPr>
          <w:rStyle w:val="afffffe"/>
          <w:rtl/>
        </w:rPr>
      </w:pPr>
      <w:r w:rsidRPr="00AF76D0">
        <w:rPr>
          <w:rStyle w:val="afffffe"/>
          <w:rFonts w:hint="cs"/>
          <w:rtl/>
        </w:rPr>
        <w:t>'</w:t>
      </w:r>
      <w:r w:rsidRPr="00AF76D0">
        <w:rPr>
          <w:rStyle w:val="afffffe"/>
          <w:rtl/>
        </w:rPr>
        <w:t>מת</w:t>
      </w:r>
      <w:r w:rsidRPr="00AF76D0">
        <w:rPr>
          <w:rStyle w:val="afffffe"/>
          <w:rFonts w:hint="cs"/>
          <w:rtl/>
        </w:rPr>
        <w:t>'</w:t>
      </w:r>
      <w:r w:rsidRPr="00AF76D0">
        <w:rPr>
          <w:rStyle w:val="afffffe"/>
          <w:rtl/>
        </w:rPr>
        <w:t xml:space="preserve"> </w:t>
      </w:r>
      <w:r w:rsidRPr="006F178A">
        <w:rPr>
          <w:rtl/>
        </w:rPr>
        <w:t>- אלו הקרובין,</w:t>
      </w:r>
      <w:r w:rsidRPr="004A3A20">
        <w:rPr>
          <w:rStyle w:val="afffffe"/>
          <w:rtl/>
        </w:rPr>
        <w:t xml:space="preserve"> </w:t>
      </w:r>
    </w:p>
    <w:p w14:paraId="3E6C36A1" w14:textId="0470501A" w:rsidR="00762D12" w:rsidRDefault="00FF3740" w:rsidP="00FF3740">
      <w:pPr>
        <w:rPr>
          <w:rStyle w:val="afffffe"/>
          <w:rtl/>
        </w:rPr>
      </w:pPr>
      <w:r w:rsidRPr="004A3A20">
        <w:rPr>
          <w:rStyle w:val="afffffe"/>
          <w:rFonts w:hint="cs"/>
          <w:rtl/>
        </w:rPr>
        <w:t>'</w:t>
      </w:r>
      <w:r w:rsidRPr="004A3A20">
        <w:rPr>
          <w:rStyle w:val="afffffe"/>
          <w:rtl/>
        </w:rPr>
        <w:t>לאביו ולאמו</w:t>
      </w:r>
      <w:r w:rsidRPr="004A3A20">
        <w:rPr>
          <w:rStyle w:val="afffffe"/>
          <w:rFonts w:hint="cs"/>
          <w:rtl/>
        </w:rPr>
        <w:t>'</w:t>
      </w:r>
      <w:r w:rsidRPr="004A3A20">
        <w:rPr>
          <w:rStyle w:val="afffffe"/>
          <w:rtl/>
        </w:rPr>
        <w:t xml:space="preserve"> </w:t>
      </w:r>
      <w:r w:rsidRPr="006F178A">
        <w:rPr>
          <w:rtl/>
        </w:rPr>
        <w:t>- אינו מיטמא אבל מיטמא הוא למת מצוה,</w:t>
      </w:r>
      <w:r w:rsidRPr="00AF76D0">
        <w:rPr>
          <w:rStyle w:val="afffffe"/>
          <w:rtl/>
        </w:rPr>
        <w:t xml:space="preserve"> </w:t>
      </w:r>
    </w:p>
    <w:p w14:paraId="641B9F35" w14:textId="66D7FDB0" w:rsidR="005740FB" w:rsidRPr="005740FB" w:rsidRDefault="00FF3740" w:rsidP="00FF3740">
      <w:pPr>
        <w:rPr>
          <w:rtl/>
        </w:rPr>
      </w:pPr>
      <w:r w:rsidRPr="00AF76D0">
        <w:rPr>
          <w:rStyle w:val="afffffe"/>
          <w:rFonts w:hint="cs"/>
          <w:rtl/>
        </w:rPr>
        <w:t>'</w:t>
      </w:r>
      <w:r w:rsidRPr="00AF76D0">
        <w:rPr>
          <w:rStyle w:val="afffffe"/>
          <w:rtl/>
        </w:rPr>
        <w:t>לאחיו</w:t>
      </w:r>
      <w:r w:rsidRPr="00AF76D0">
        <w:rPr>
          <w:rStyle w:val="afffffe"/>
          <w:rFonts w:hint="cs"/>
          <w:rtl/>
        </w:rPr>
        <w:t>'</w:t>
      </w:r>
      <w:r w:rsidRPr="00AF76D0">
        <w:rPr>
          <w:rStyle w:val="afffffe"/>
          <w:rtl/>
        </w:rPr>
        <w:t xml:space="preserve"> </w:t>
      </w:r>
      <w:r w:rsidRPr="006F178A">
        <w:rPr>
          <w:rtl/>
        </w:rPr>
        <w:t xml:space="preserve">- כ"ג </w:t>
      </w:r>
      <w:r w:rsidRPr="005740FB">
        <w:rPr>
          <w:rtl/>
        </w:rPr>
        <w:t xml:space="preserve">נזיר, לאחיו אינו מיטמא אבל מיטמא הוא למת מצוה, </w:t>
      </w:r>
    </w:p>
    <w:p w14:paraId="2C2C08B6" w14:textId="17C6C043" w:rsidR="00FF3740" w:rsidRPr="005740FB" w:rsidRDefault="00FF3740" w:rsidP="004867C5">
      <w:pPr>
        <w:spacing w:after="60"/>
        <w:rPr>
          <w:rtl/>
        </w:rPr>
      </w:pPr>
      <w:r w:rsidRPr="005740FB">
        <w:rPr>
          <w:rStyle w:val="afffffe"/>
          <w:rFonts w:hint="cs"/>
          <w:rtl/>
        </w:rPr>
        <w:t>'</w:t>
      </w:r>
      <w:r w:rsidRPr="005740FB">
        <w:rPr>
          <w:rStyle w:val="afffffe"/>
          <w:rtl/>
        </w:rPr>
        <w:t>לאחותו</w:t>
      </w:r>
      <w:r w:rsidRPr="005740FB">
        <w:rPr>
          <w:rStyle w:val="afffffe"/>
          <w:rFonts w:hint="cs"/>
          <w:rtl/>
        </w:rPr>
        <w:t>'</w:t>
      </w:r>
      <w:r w:rsidRPr="005740FB">
        <w:rPr>
          <w:rStyle w:val="27"/>
          <w:rtl/>
        </w:rPr>
        <w:t xml:space="preserve"> - כדתניא:</w:t>
      </w:r>
      <w:r w:rsidRPr="00231E40">
        <w:rPr>
          <w:rStyle w:val="27"/>
          <w:spacing w:val="2"/>
          <w:rtl/>
        </w:rPr>
        <w:t xml:space="preserve"> </w:t>
      </w:r>
      <w:r w:rsidRPr="00231E40">
        <w:rPr>
          <w:spacing w:val="2"/>
          <w:rtl/>
        </w:rPr>
        <w:t xml:space="preserve">הרי שהיה הולך לשחוט את פסחו ולמול את בנו </w:t>
      </w:r>
      <w:r w:rsidR="005740FB" w:rsidRPr="00231E40">
        <w:rPr>
          <w:rFonts w:hint="cs"/>
          <w:spacing w:val="2"/>
          <w:rtl/>
        </w:rPr>
        <w:t>וכו'</w:t>
      </w:r>
      <w:r w:rsidRPr="00231E40">
        <w:rPr>
          <w:spacing w:val="2"/>
          <w:rtl/>
        </w:rPr>
        <w:t>.</w:t>
      </w:r>
    </w:p>
    <w:p w14:paraId="7713532B" w14:textId="0654DFAA" w:rsidR="00231E40" w:rsidRPr="00A5184B" w:rsidRDefault="00FF3740" w:rsidP="00A5184B">
      <w:pPr>
        <w:pStyle w:val="36"/>
        <w:framePr w:wrap="notBeside"/>
        <w:rPr>
          <w:rtl/>
        </w:rPr>
      </w:pPr>
      <w:r w:rsidRPr="00A5184B">
        <w:rPr>
          <w:rtl/>
        </w:rPr>
        <w:t xml:space="preserve"> ולר"ע</w:t>
      </w:r>
      <w:r w:rsidR="004867C5" w:rsidRPr="00A5184B">
        <w:rPr>
          <w:rtl/>
        </w:rPr>
        <w:t>:</w:t>
      </w:r>
      <w:r w:rsidRPr="00A5184B">
        <w:rPr>
          <w:rtl/>
        </w:rPr>
        <w:t xml:space="preserve"> </w:t>
      </w:r>
    </w:p>
    <w:p w14:paraId="385EBA4B" w14:textId="77777777" w:rsidR="00EC1F6F" w:rsidRDefault="00FF3740" w:rsidP="00FF3740">
      <w:pPr>
        <w:rPr>
          <w:rtl/>
        </w:rPr>
      </w:pPr>
      <w:r w:rsidRPr="006F178A">
        <w:rPr>
          <w:rFonts w:hint="cs"/>
          <w:rtl/>
        </w:rPr>
        <w:t>גז</w:t>
      </w:r>
      <w:r w:rsidRPr="006F178A">
        <w:rPr>
          <w:rtl/>
        </w:rPr>
        <w:t>"</w:t>
      </w:r>
      <w:r w:rsidRPr="006F178A">
        <w:rPr>
          <w:rFonts w:hint="cs"/>
          <w:rtl/>
        </w:rPr>
        <w:t xml:space="preserve">ש </w:t>
      </w:r>
      <w:r w:rsidRPr="006F178A">
        <w:rPr>
          <w:rtl/>
        </w:rPr>
        <w:t>דרבי</w:t>
      </w:r>
      <w:r w:rsidRPr="006F178A">
        <w:rPr>
          <w:rFonts w:hint="cs"/>
          <w:rtl/>
        </w:rPr>
        <w:t>-</w:t>
      </w:r>
      <w:r w:rsidRPr="006F178A">
        <w:rPr>
          <w:rtl/>
        </w:rPr>
        <w:t xml:space="preserve"> כיון דאמר: </w:t>
      </w:r>
      <w:r w:rsidRPr="006F178A">
        <w:rPr>
          <w:rFonts w:hint="cs"/>
          <w:rtl/>
        </w:rPr>
        <w:t>ד</w:t>
      </w:r>
      <w:r w:rsidRPr="006F178A">
        <w:rPr>
          <w:rtl/>
        </w:rPr>
        <w:t>אם היה כ"ג ונזיר לאחיו אינו מיטמא</w:t>
      </w:r>
      <w:r w:rsidRPr="006F178A">
        <w:rPr>
          <w:rFonts w:hint="cs"/>
          <w:rtl/>
        </w:rPr>
        <w:t xml:space="preserve">, </w:t>
      </w:r>
    </w:p>
    <w:p w14:paraId="3056E5DD" w14:textId="2A1D1295" w:rsidR="00FF3740" w:rsidRPr="006F178A" w:rsidRDefault="00FF3740" w:rsidP="00EC1F6F">
      <w:pPr>
        <w:ind w:left="452" w:firstLine="113"/>
        <w:rPr>
          <w:rtl/>
        </w:rPr>
      </w:pPr>
      <w:r w:rsidRPr="006F178A">
        <w:rPr>
          <w:rFonts w:hint="cs"/>
          <w:rtl/>
        </w:rPr>
        <w:t>אבל למת מצווה מיטמא מ</w:t>
      </w:r>
      <w:r w:rsidRPr="006F178A">
        <w:rPr>
          <w:rtl/>
        </w:rPr>
        <w:t>"</w:t>
      </w:r>
      <w:r w:rsidRPr="006F178A">
        <w:rPr>
          <w:rFonts w:hint="cs"/>
          <w:rtl/>
        </w:rPr>
        <w:t>ל כ</w:t>
      </w:r>
      <w:r w:rsidRPr="006F178A">
        <w:rPr>
          <w:rtl/>
        </w:rPr>
        <w:t>"</w:t>
      </w:r>
      <w:r w:rsidRPr="006F178A">
        <w:rPr>
          <w:rFonts w:hint="cs"/>
          <w:rtl/>
        </w:rPr>
        <w:t xml:space="preserve">ג לבד </w:t>
      </w:r>
    </w:p>
    <w:p w14:paraId="3AC4E812" w14:textId="7A8D9CD5" w:rsidR="00231E40" w:rsidRDefault="00FF3740" w:rsidP="00A5184B">
      <w:pPr>
        <w:pStyle w:val="36"/>
        <w:framePr w:wrap="notBeside"/>
        <w:rPr>
          <w:rtl/>
        </w:rPr>
      </w:pPr>
      <w:r w:rsidRPr="00231E40">
        <w:rPr>
          <w:rFonts w:hint="cs"/>
          <w:rtl/>
        </w:rPr>
        <w:t xml:space="preserve">לרי'ש: </w:t>
      </w:r>
    </w:p>
    <w:p w14:paraId="709DB5D7" w14:textId="42C5C242" w:rsidR="00EC1F6F" w:rsidRDefault="00FF3740" w:rsidP="00FF3740">
      <w:pPr>
        <w:rPr>
          <w:rtl/>
        </w:rPr>
      </w:pPr>
      <w:r w:rsidRPr="006F178A">
        <w:rPr>
          <w:rFonts w:hint="cs"/>
          <w:rtl/>
        </w:rPr>
        <w:t>כה</w:t>
      </w:r>
      <w:r w:rsidRPr="006F178A">
        <w:rPr>
          <w:rtl/>
        </w:rPr>
        <w:t>"</w:t>
      </w:r>
      <w:r w:rsidRPr="006F178A">
        <w:rPr>
          <w:rFonts w:hint="cs"/>
          <w:rtl/>
        </w:rPr>
        <w:t xml:space="preserve">ג נזיר </w:t>
      </w:r>
      <w:r w:rsidR="00223BE4">
        <w:rPr>
          <w:rFonts w:hint="cs"/>
          <w:rtl/>
        </w:rPr>
        <w:t>-</w:t>
      </w:r>
      <w:r w:rsidR="00223BE4">
        <w:rPr>
          <w:rtl/>
        </w:rPr>
        <w:tab/>
      </w:r>
      <w:r w:rsidRPr="006F178A">
        <w:rPr>
          <w:rFonts w:hint="cs"/>
          <w:rtl/>
        </w:rPr>
        <w:t>כיון שהתירה התורה לאו אצל מת מצווה</w:t>
      </w:r>
      <w:r w:rsidR="00EC1F6F">
        <w:rPr>
          <w:rFonts w:hint="cs"/>
          <w:rtl/>
        </w:rPr>
        <w:t>,</w:t>
      </w:r>
      <w:r w:rsidRPr="006F178A">
        <w:rPr>
          <w:rFonts w:hint="cs"/>
          <w:rtl/>
        </w:rPr>
        <w:t xml:space="preserve"> </w:t>
      </w:r>
    </w:p>
    <w:p w14:paraId="10BD2E86" w14:textId="64B38B80" w:rsidR="00FF3740" w:rsidRPr="006F178A" w:rsidRDefault="00FF3740" w:rsidP="00223BE4">
      <w:pPr>
        <w:ind w:left="452" w:firstLine="113"/>
        <w:rPr>
          <w:rtl/>
        </w:rPr>
      </w:pPr>
      <w:r w:rsidRPr="006F178A">
        <w:rPr>
          <w:rFonts w:hint="cs"/>
          <w:rtl/>
        </w:rPr>
        <w:t>מ</w:t>
      </w:r>
      <w:r w:rsidRPr="006F178A">
        <w:rPr>
          <w:rtl/>
        </w:rPr>
        <w:t>"</w:t>
      </w:r>
      <w:r w:rsidRPr="006F178A">
        <w:rPr>
          <w:rFonts w:hint="cs"/>
          <w:rtl/>
        </w:rPr>
        <w:t xml:space="preserve">ל לאו אחד מה לי תרי לאווין </w:t>
      </w:r>
    </w:p>
    <w:p w14:paraId="44AE78FC" w14:textId="61FC0AE5" w:rsidR="00FF3740" w:rsidRPr="006F178A" w:rsidRDefault="00FF3740" w:rsidP="00223BE4">
      <w:pPr>
        <w:spacing w:after="60"/>
        <w:rPr>
          <w:rtl/>
        </w:rPr>
      </w:pPr>
      <w:r w:rsidRPr="0063694C">
        <w:rPr>
          <w:rStyle w:val="afffffe"/>
          <w:rFonts w:hint="cs"/>
          <w:rtl/>
        </w:rPr>
        <w:t>'</w:t>
      </w:r>
      <w:r w:rsidRPr="0063694C">
        <w:rPr>
          <w:rStyle w:val="afffffe"/>
          <w:rtl/>
        </w:rPr>
        <w:t>אחותו</w:t>
      </w:r>
      <w:r w:rsidRPr="0063694C">
        <w:rPr>
          <w:rStyle w:val="afffffe"/>
          <w:rFonts w:hint="cs"/>
          <w:rtl/>
        </w:rPr>
        <w:t xml:space="preserve">' </w:t>
      </w:r>
      <w:r w:rsidRPr="006F178A">
        <w:rPr>
          <w:rFonts w:hint="cs"/>
          <w:rtl/>
        </w:rPr>
        <w:t xml:space="preserve">דהתירה התורה לא רק לאו דכהן ונזיר אלא </w:t>
      </w:r>
      <w:r w:rsidR="00585A64">
        <w:rPr>
          <w:rFonts w:hint="cs"/>
          <w:rtl/>
        </w:rPr>
        <w:t>אף</w:t>
      </w:r>
      <w:r w:rsidRPr="006F178A">
        <w:rPr>
          <w:rFonts w:hint="cs"/>
          <w:rtl/>
        </w:rPr>
        <w:t xml:space="preserve"> מילה ופסח </w:t>
      </w:r>
    </w:p>
    <w:p w14:paraId="74643F20" w14:textId="77777777" w:rsidR="00FF3740" w:rsidRPr="006F178A" w:rsidRDefault="00FF3740" w:rsidP="00516202">
      <w:pPr>
        <w:pStyle w:val="affff5"/>
        <w:framePr w:wrap="around"/>
        <w:rPr>
          <w:rFonts w:cs="FontbitDavid"/>
          <w:rtl/>
        </w:rPr>
      </w:pPr>
      <w:r w:rsidRPr="006F178A">
        <w:rPr>
          <w:rFonts w:hint="cs"/>
          <w:rtl/>
        </w:rPr>
        <w:t>מט</w:t>
      </w:r>
      <w:r w:rsidRPr="006F178A">
        <w:rPr>
          <w:rFonts w:cs="FontbitDavid" w:hint="cs"/>
          <w:rtl/>
        </w:rPr>
        <w:t>.</w:t>
      </w:r>
    </w:p>
    <w:p w14:paraId="35960B43" w14:textId="548D4EF4" w:rsidR="00231E40" w:rsidRDefault="00FF3740" w:rsidP="00A5184B">
      <w:pPr>
        <w:pStyle w:val="36"/>
        <w:framePr w:wrap="notBeside"/>
        <w:rPr>
          <w:rFonts w:ascii="FontbitDavid" w:hAnsi="FontbitDavid"/>
          <w:rtl/>
        </w:rPr>
      </w:pPr>
      <w:r w:rsidRPr="00231E40">
        <w:rPr>
          <w:rtl/>
        </w:rPr>
        <w:t xml:space="preserve"> </w:t>
      </w:r>
      <w:r w:rsidRPr="00231E40">
        <w:rPr>
          <w:rFonts w:hint="cs"/>
          <w:rtl/>
        </w:rPr>
        <w:t>ול</w:t>
      </w:r>
      <w:r w:rsidRPr="00231E40">
        <w:rPr>
          <w:rtl/>
        </w:rPr>
        <w:t>ר"ע</w:t>
      </w:r>
      <w:r w:rsidR="00223BE4">
        <w:rPr>
          <w:rFonts w:hint="cs"/>
          <w:rtl/>
        </w:rPr>
        <w:t>:</w:t>
      </w:r>
      <w:r w:rsidRPr="00231E40">
        <w:rPr>
          <w:rtl/>
        </w:rPr>
        <w:t xml:space="preserve"> </w:t>
      </w:r>
    </w:p>
    <w:p w14:paraId="32DF321F" w14:textId="77777777" w:rsidR="00223BE4" w:rsidRDefault="00FF3740" w:rsidP="00EA7DC9">
      <w:pPr>
        <w:rPr>
          <w:rStyle w:val="afffffe"/>
          <w:rtl/>
        </w:rPr>
      </w:pPr>
      <w:r w:rsidRPr="006F178A">
        <w:rPr>
          <w:rFonts w:ascii="FontbitDavid" w:hAnsi="FontbitDavid" w:hint="cs"/>
          <w:rtl/>
        </w:rPr>
        <w:t>דל</w:t>
      </w:r>
      <w:r w:rsidRPr="006F178A">
        <w:rPr>
          <w:rFonts w:ascii="FontbitDavid" w:hAnsi="FontbitDavid"/>
          <w:rtl/>
        </w:rPr>
        <w:t>"</w:t>
      </w:r>
      <w:r w:rsidRPr="006F178A">
        <w:rPr>
          <w:rFonts w:ascii="FontbitDavid" w:hAnsi="FontbitDavid" w:hint="cs"/>
          <w:rtl/>
        </w:rPr>
        <w:t>ש כה</w:t>
      </w:r>
      <w:r w:rsidRPr="006F178A">
        <w:rPr>
          <w:rFonts w:ascii="FontbitDavid" w:hAnsi="FontbitDavid"/>
          <w:rtl/>
        </w:rPr>
        <w:t>"</w:t>
      </w:r>
      <w:r w:rsidRPr="006F178A">
        <w:rPr>
          <w:rFonts w:ascii="FontbitDavid" w:hAnsi="FontbitDavid" w:hint="cs"/>
          <w:rtl/>
        </w:rPr>
        <w:t>ג לבד או כה</w:t>
      </w:r>
      <w:r w:rsidRPr="006F178A">
        <w:rPr>
          <w:rFonts w:ascii="FontbitDavid" w:hAnsi="FontbitDavid"/>
          <w:rtl/>
        </w:rPr>
        <w:t>"</w:t>
      </w:r>
      <w:r w:rsidRPr="006F178A">
        <w:rPr>
          <w:rFonts w:ascii="FontbitDavid" w:hAnsi="FontbitDavid" w:hint="cs"/>
          <w:rtl/>
        </w:rPr>
        <w:t xml:space="preserve">ג ונזיר נפיק </w:t>
      </w:r>
      <w:r w:rsidRPr="009C2527">
        <w:rPr>
          <w:rStyle w:val="afffffe"/>
          <w:rFonts w:hint="cs"/>
          <w:rtl/>
        </w:rPr>
        <w:t xml:space="preserve">מ'לאחיו' </w:t>
      </w:r>
    </w:p>
    <w:p w14:paraId="4EF37739" w14:textId="77777777" w:rsidR="00223BE4" w:rsidRDefault="00FF3740" w:rsidP="00A5184B">
      <w:pPr>
        <w:pStyle w:val="36"/>
        <w:framePr w:wrap="notBeside"/>
        <w:rPr>
          <w:rFonts w:ascii="FontbitDavid" w:hAnsi="FontbitDavid"/>
          <w:rtl/>
        </w:rPr>
      </w:pPr>
      <w:r w:rsidRPr="00223BE4">
        <w:rPr>
          <w:rFonts w:hint="cs"/>
          <w:rtl/>
        </w:rPr>
        <w:t xml:space="preserve">הך </w:t>
      </w:r>
    </w:p>
    <w:p w14:paraId="56E22A75" w14:textId="675BFC85" w:rsidR="00EA7DC9" w:rsidRDefault="00FF3740" w:rsidP="001D0A40">
      <w:pPr>
        <w:spacing w:after="60"/>
        <w:rPr>
          <w:rtl/>
        </w:rPr>
      </w:pPr>
      <w:r w:rsidRPr="006F178A">
        <w:rPr>
          <w:rFonts w:ascii="FontbitDavid" w:hAnsi="FontbitDavid" w:hint="cs"/>
          <w:rtl/>
        </w:rPr>
        <w:t>לאביו ולאמו' צריכי</w:t>
      </w:r>
      <w:r w:rsidRPr="00AF76D0">
        <w:rPr>
          <w:rStyle w:val="afffffe"/>
          <w:rFonts w:hint="cs"/>
          <w:rtl/>
        </w:rPr>
        <w:t xml:space="preserve"> 'אמו' </w:t>
      </w:r>
      <w:r w:rsidRPr="006F178A">
        <w:rPr>
          <w:rFonts w:ascii="FontbitDavid" w:hAnsi="FontbitDavid" w:hint="cs"/>
          <w:rtl/>
        </w:rPr>
        <w:t>דאין ההיתר מצד חזקה</w:t>
      </w:r>
      <w:r w:rsidR="00EA7DC9">
        <w:rPr>
          <w:rFonts w:hint="cs"/>
          <w:rtl/>
        </w:rPr>
        <w:t xml:space="preserve"> </w:t>
      </w:r>
    </w:p>
    <w:p w14:paraId="1002096E" w14:textId="77777777" w:rsidR="00EA7DC9" w:rsidRDefault="00FF3740" w:rsidP="00A5184B">
      <w:pPr>
        <w:pStyle w:val="36"/>
        <w:framePr w:wrap="notBeside"/>
        <w:rPr>
          <w:rStyle w:val="afffffe"/>
          <w:rtl/>
        </w:rPr>
      </w:pPr>
      <w:r w:rsidRPr="00EA7DC9">
        <w:rPr>
          <w:rFonts w:hint="cs"/>
          <w:rtl/>
        </w:rPr>
        <w:t xml:space="preserve">וצריכי </w:t>
      </w:r>
    </w:p>
    <w:p w14:paraId="778B5463" w14:textId="52728FC3" w:rsidR="00FF3740" w:rsidRPr="006F178A" w:rsidRDefault="00FF3740" w:rsidP="00EA7DC9">
      <w:pPr>
        <w:rPr>
          <w:rtl/>
        </w:rPr>
      </w:pPr>
      <w:r w:rsidRPr="00AF76D0">
        <w:rPr>
          <w:rStyle w:val="afffffe"/>
          <w:rFonts w:hint="cs"/>
          <w:rtl/>
        </w:rPr>
        <w:t xml:space="preserve">'אביו' </w:t>
      </w:r>
      <w:r w:rsidR="00585A64">
        <w:rPr>
          <w:rFonts w:hint="cs"/>
          <w:rtl/>
        </w:rPr>
        <w:t>אף</w:t>
      </w:r>
      <w:r w:rsidRPr="006F178A">
        <w:rPr>
          <w:rFonts w:hint="cs"/>
          <w:rtl/>
        </w:rPr>
        <w:t xml:space="preserve"> דכתיב</w:t>
      </w:r>
      <w:r w:rsidRPr="00AF76D0">
        <w:rPr>
          <w:rStyle w:val="afffffe"/>
          <w:rFonts w:hint="cs"/>
          <w:rtl/>
        </w:rPr>
        <w:t xml:space="preserve"> 'למשפחותם לבית אבותם' </w:t>
      </w:r>
      <w:r w:rsidRPr="006F178A">
        <w:rPr>
          <w:rFonts w:hint="cs"/>
          <w:rtl/>
        </w:rPr>
        <w:t xml:space="preserve">לא </w:t>
      </w:r>
    </w:p>
    <w:p w14:paraId="373158E5" w14:textId="77777777" w:rsidR="00FF3740" w:rsidRPr="006F178A" w:rsidRDefault="00FF3740" w:rsidP="00516202">
      <w:pPr>
        <w:pStyle w:val="affff5"/>
        <w:framePr w:wrap="around"/>
        <w:rPr>
          <w:rtl/>
        </w:rPr>
      </w:pPr>
      <w:r w:rsidRPr="006F178A">
        <w:rPr>
          <w:rFonts w:hint="cs"/>
          <w:rtl/>
        </w:rPr>
        <w:t>מט:</w:t>
      </w:r>
    </w:p>
    <w:p w14:paraId="7B2C17A3" w14:textId="77777777" w:rsidR="00FF3740" w:rsidRPr="006F178A" w:rsidRDefault="00FF3740" w:rsidP="00FF3740">
      <w:pPr>
        <w:rPr>
          <w:rtl/>
        </w:rPr>
      </w:pPr>
      <w:r w:rsidRPr="0063694C">
        <w:rPr>
          <w:rStyle w:val="afffffe"/>
          <w:rFonts w:hint="cs"/>
          <w:rtl/>
        </w:rPr>
        <w:t>'</w:t>
      </w:r>
      <w:r w:rsidRPr="0063694C">
        <w:rPr>
          <w:rStyle w:val="afffffe"/>
          <w:rtl/>
        </w:rPr>
        <w:t>ועל כל</w:t>
      </w:r>
      <w:r w:rsidRPr="0063694C">
        <w:rPr>
          <w:rStyle w:val="afffffe"/>
          <w:rFonts w:hint="cs"/>
          <w:rtl/>
        </w:rPr>
        <w:t>'</w:t>
      </w:r>
      <w:r w:rsidRPr="0063694C">
        <w:rPr>
          <w:rStyle w:val="afffffe"/>
          <w:rtl/>
        </w:rPr>
        <w:t xml:space="preserve"> </w:t>
      </w:r>
      <w:r w:rsidRPr="006F178A">
        <w:rPr>
          <w:rFonts w:ascii="FontbitDavid" w:hAnsi="FontbitDavid"/>
          <w:rtl/>
        </w:rPr>
        <w:t>- לאפוקי רחוקים,</w:t>
      </w:r>
      <w:r w:rsidRPr="00AF76D0">
        <w:rPr>
          <w:rStyle w:val="afffffe"/>
          <w:rtl/>
        </w:rPr>
        <w:t xml:space="preserve"> </w:t>
      </w:r>
      <w:r w:rsidRPr="00AF76D0">
        <w:rPr>
          <w:rStyle w:val="afffffe"/>
          <w:rFonts w:hint="cs"/>
          <w:rtl/>
        </w:rPr>
        <w:t>'</w:t>
      </w:r>
      <w:r w:rsidRPr="00AF76D0">
        <w:rPr>
          <w:rStyle w:val="afffffe"/>
          <w:rtl/>
        </w:rPr>
        <w:t>מת</w:t>
      </w:r>
      <w:r w:rsidRPr="00AF76D0">
        <w:rPr>
          <w:rStyle w:val="afffffe"/>
          <w:rFonts w:hint="cs"/>
          <w:rtl/>
        </w:rPr>
        <w:t>'</w:t>
      </w:r>
      <w:r w:rsidRPr="00AF76D0">
        <w:rPr>
          <w:rStyle w:val="afffffe"/>
          <w:rtl/>
        </w:rPr>
        <w:t xml:space="preserve"> </w:t>
      </w:r>
      <w:r w:rsidRPr="006F178A">
        <w:rPr>
          <w:rFonts w:ascii="FontbitDavid" w:hAnsi="FontbitDavid"/>
          <w:rtl/>
        </w:rPr>
        <w:t xml:space="preserve">- לאפוקי קרובים, </w:t>
      </w:r>
    </w:p>
    <w:p w14:paraId="11D8C729" w14:textId="77777777" w:rsidR="00EA7DC9" w:rsidRDefault="00FF3740" w:rsidP="00FF3740">
      <w:pPr>
        <w:rPr>
          <w:rStyle w:val="27"/>
          <w:rtl/>
        </w:rPr>
      </w:pPr>
      <w:r w:rsidRPr="0063694C">
        <w:rPr>
          <w:rStyle w:val="afffffe"/>
          <w:rFonts w:hint="cs"/>
          <w:rtl/>
        </w:rPr>
        <w:t>'</w:t>
      </w:r>
      <w:r w:rsidRPr="0063694C">
        <w:rPr>
          <w:rStyle w:val="afffffe"/>
          <w:rtl/>
        </w:rPr>
        <w:t>נפשות</w:t>
      </w:r>
      <w:r w:rsidRPr="0063694C">
        <w:rPr>
          <w:rStyle w:val="afffffe"/>
          <w:rFonts w:hint="cs"/>
          <w:rtl/>
        </w:rPr>
        <w:t>'</w:t>
      </w:r>
      <w:r w:rsidRPr="0063694C">
        <w:rPr>
          <w:rStyle w:val="afffffe"/>
          <w:rtl/>
        </w:rPr>
        <w:t xml:space="preserve"> </w:t>
      </w:r>
      <w:r w:rsidRPr="006F178A">
        <w:rPr>
          <w:rtl/>
        </w:rPr>
        <w:t xml:space="preserve">- לאפוקי רביעית דם שיצא משני מתים שמטמא באהל, </w:t>
      </w:r>
    </w:p>
    <w:p w14:paraId="6593CF3C" w14:textId="535698DF" w:rsidR="00FF3740" w:rsidRPr="006F178A" w:rsidRDefault="00FF3740" w:rsidP="00A6514E">
      <w:pPr>
        <w:ind w:left="339" w:firstLine="113"/>
        <w:rPr>
          <w:rtl/>
        </w:rPr>
      </w:pPr>
      <w:r w:rsidRPr="00EA7DC9">
        <w:rPr>
          <w:rStyle w:val="27"/>
          <w:rtl/>
        </w:rPr>
        <w:t>שנא</w:t>
      </w:r>
      <w:r w:rsidRPr="00EA7DC9">
        <w:rPr>
          <w:rStyle w:val="27"/>
          <w:rFonts w:hint="cs"/>
          <w:rtl/>
        </w:rPr>
        <w:t>'</w:t>
      </w:r>
      <w:r w:rsidRPr="00EA7DC9">
        <w:rPr>
          <w:rStyle w:val="27"/>
          <w:rtl/>
        </w:rPr>
        <w:t>:</w:t>
      </w:r>
      <w:r w:rsidRPr="00AF76D0">
        <w:rPr>
          <w:rStyle w:val="afffffe"/>
          <w:rtl/>
        </w:rPr>
        <w:t xml:space="preserve"> </w:t>
      </w:r>
      <w:r w:rsidRPr="00AF76D0">
        <w:rPr>
          <w:rStyle w:val="afffffe"/>
          <w:rFonts w:hint="cs"/>
          <w:rtl/>
        </w:rPr>
        <w:t>'</w:t>
      </w:r>
      <w:r w:rsidRPr="00AF76D0">
        <w:rPr>
          <w:rStyle w:val="afffffe"/>
          <w:rtl/>
        </w:rPr>
        <w:t>על כל נפשות מת לא יבא</w:t>
      </w:r>
      <w:r w:rsidRPr="00AF76D0">
        <w:rPr>
          <w:rStyle w:val="afffffe"/>
          <w:rFonts w:hint="cs"/>
          <w:rtl/>
        </w:rPr>
        <w:t>'</w:t>
      </w:r>
      <w:r w:rsidRPr="00AF76D0">
        <w:rPr>
          <w:rStyle w:val="afffffe"/>
          <w:rtl/>
        </w:rPr>
        <w:t>.</w:t>
      </w:r>
    </w:p>
    <w:p w14:paraId="3343BFD5" w14:textId="12412FF2" w:rsidR="008524DA" w:rsidRDefault="00FF3740" w:rsidP="006A6F83">
      <w:pPr>
        <w:pStyle w:val="afffffb"/>
        <w:rPr>
          <w:rtl/>
        </w:rPr>
      </w:pPr>
      <w:r>
        <w:rPr>
          <w:rtl/>
        </w:rPr>
        <w:t>׹</w:t>
      </w:r>
    </w:p>
    <w:p w14:paraId="69D9025F" w14:textId="77777777" w:rsidR="008524DA" w:rsidRDefault="008524DA">
      <w:pPr>
        <w:bidi w:val="0"/>
        <w:spacing w:after="160" w:line="259" w:lineRule="auto"/>
        <w:jc w:val="left"/>
        <w:rPr>
          <w:rFonts w:ascii="BA חניכי הישיבות" w:hAnsi="BA חניכי הישיבות" w:cs="BA חניכי הישיבות"/>
          <w:color w:val="BF8F00" w:themeColor="accent4" w:themeShade="BF"/>
          <w:rtl/>
        </w:rPr>
      </w:pPr>
      <w:r>
        <w:rPr>
          <w:rtl/>
        </w:rPr>
        <w:br w:type="page"/>
      </w:r>
    </w:p>
    <w:p w14:paraId="03B64BAE" w14:textId="77777777" w:rsidR="00FF3740" w:rsidRPr="00A5184B" w:rsidRDefault="00FF3740" w:rsidP="004B1A9B">
      <w:pPr>
        <w:pStyle w:val="affffff2"/>
        <w:framePr w:wrap="around"/>
        <w:rPr>
          <w:rtl/>
        </w:rPr>
      </w:pPr>
      <w:del w:id="20219" w:author="קלוד" w:date="2026-10-06T10:09:33Z">
        <w:r>
          <w:rPr>
            <w:rtl/>
          </w:rPr>
          <w:delText xml:space="preserve">מתני'.</w:delText>
        </w:r>
      </w:del>
      <w:ins w:id="20220" w:author="קלוד" w:date="2026-10-06T10:09:33Z">
        <w:r>
          <w:rPr>
            <w:rtl/>
          </w:rPr>
          <w:t xml:space="preserve">משנה ב</w:t>
        </w:r>
      </w:ins>
    </w:p>
    <w:p w14:paraId="233A03C0" w14:textId="52728F2E" w:rsidR="00A5184B" w:rsidRDefault="00FF3740" w:rsidP="00A5184B">
      <w:pPr>
        <w:pStyle w:val="affffb"/>
        <w:spacing w:before="120"/>
        <w:jc w:val="center"/>
        <w:rPr>
          <w:rtl/>
        </w:rPr>
        <w:pPrChange w:id="90047" w:author="קלוד" w:date="2026-10-08T12:08:16Z">
          <w:pPr>
            <w:pStyle w:val="affffb"/>
            <w:jc w:val="center"/>
          </w:pPr>
        </w:pPrChange>
      </w:pPr>
      <w:r w:rsidRPr="006F178A">
        <w:rPr>
          <w:rtl/>
        </w:rPr>
        <w:t>על אלו טומאות הנזיר מגלח:</w:t>
      </w:r>
    </w:p>
    <w:p w14:paraId="7E0493EC" w14:textId="77777777" w:rsidR="007F5CD9" w:rsidRDefault="00FF3740" w:rsidP="007F5CD9">
      <w:pPr>
        <w:pStyle w:val="affffb"/>
        <w:spacing w:after="120"/>
        <w:rPr>
          <w:rtl/>
        </w:rPr>
      </w:pPr>
      <w:r w:rsidRPr="006F178A">
        <w:rPr>
          <w:rtl/>
        </w:rPr>
        <w:t>על המת, ועל כזית מן המת, ועל כזית נצל, ועל מלא תרווד רקב, על השדרה, ועל הגולגולת, ועל אבר מן המת, ועל אבר מן החי שיש עליו בשר כראוי, ועל חצי קב עצמות, ועל חצי לוג דם, ועל מגען ועל משאן ועל אהילן, ועל עצם כשעורה על מגעו ועל משאו, על אלו הנזיר מגלח</w:t>
      </w:r>
      <w:r w:rsidR="007F5CD9">
        <w:rPr>
          <w:rFonts w:hint="cs"/>
          <w:rtl/>
        </w:rPr>
        <w:t>,</w:t>
      </w:r>
    </w:p>
    <w:p w14:paraId="03821414" w14:textId="54CD9F0D" w:rsidR="00FF3740" w:rsidRPr="006F178A" w:rsidRDefault="00FF3740" w:rsidP="007F5CD9">
      <w:pPr>
        <w:pStyle w:val="affffb"/>
        <w:spacing w:after="120"/>
        <w:rPr>
          <w:rtl/>
        </w:rPr>
      </w:pPr>
      <w:r w:rsidRPr="006F178A">
        <w:rPr>
          <w:rtl/>
        </w:rPr>
        <w:t xml:space="preserve">ומזה בשלישי ובשביעי, וסותר </w:t>
      </w:r>
      <w:r w:rsidRPr="00392931">
        <w:rPr>
          <w:rtl/>
        </w:rPr>
        <w:t>את הקודמין, ואינו מתחיל למנות אלא עד שיטהר ומביא את קרבנותיו.</w:t>
      </w:r>
    </w:p>
    <w:p w14:paraId="3048E9C8" w14:textId="646DD8CA" w:rsidR="00FF3740" w:rsidRPr="006F178A" w:rsidRDefault="00CB7E13" w:rsidP="00BA44EB">
      <w:pPr>
        <w:pStyle w:val="a7"/>
        <w:rPr>
          <w:rtl/>
        </w:rPr>
      </w:pPr>
      <w:r>
        <w:rPr>
          <w:rFonts w:hint="cs"/>
          <w:rtl/>
        </w:rPr>
        <w:t>אחר פטירת רבי מאיר</w:t>
      </w:r>
    </w:p>
    <w:p w14:paraId="32B7BECB" w14:textId="70BE2BB3" w:rsidR="008A6D4D" w:rsidRDefault="001E5BD5" w:rsidP="008A6D4D">
      <w:pPr>
        <w:pStyle w:val="36"/>
        <w:framePr w:wrap="notBeside"/>
        <w:rPr>
          <w:rtl/>
        </w:rPr>
      </w:pPr>
      <w:r>
        <w:rPr>
          <w:rFonts w:hint="cs"/>
          <w:rtl/>
        </w:rPr>
        <w:t>ר''י לתלמידיו:</w:t>
      </w:r>
    </w:p>
    <w:p w14:paraId="50EC2DB7" w14:textId="77777777" w:rsidR="00537AA6" w:rsidRDefault="00FF3740" w:rsidP="00FF3740">
      <w:pPr>
        <w:rPr>
          <w:rtl/>
        </w:rPr>
      </w:pPr>
      <w:r w:rsidRPr="006F178A">
        <w:rPr>
          <w:rtl/>
        </w:rPr>
        <w:t xml:space="preserve">אל יכנסו תלמידי </w:t>
      </w:r>
      <w:r w:rsidR="008A6D4D">
        <w:rPr>
          <w:rFonts w:hint="cs"/>
          <w:rtl/>
        </w:rPr>
        <w:t>ר''מ</w:t>
      </w:r>
      <w:r w:rsidRPr="006F178A">
        <w:rPr>
          <w:rtl/>
        </w:rPr>
        <w:t xml:space="preserve"> לכאן, מפני שקנתרנין הן, </w:t>
      </w:r>
    </w:p>
    <w:p w14:paraId="783D5F11" w14:textId="2C22DFB0" w:rsidR="00FF3740" w:rsidRPr="006F178A" w:rsidRDefault="00FF3740" w:rsidP="00FF3740">
      <w:pPr>
        <w:rPr>
          <w:rtl/>
        </w:rPr>
      </w:pPr>
      <w:r w:rsidRPr="006F178A">
        <w:rPr>
          <w:rtl/>
        </w:rPr>
        <w:t>ולא ללמוד תורה הן באין אלא לקפחני בהלכות.</w:t>
      </w:r>
    </w:p>
    <w:p w14:paraId="04997152" w14:textId="77777777" w:rsidR="00CB7E13" w:rsidRDefault="00FF3740" w:rsidP="00CB7E13">
      <w:pPr>
        <w:pStyle w:val="36"/>
        <w:framePr w:wrap="notBeside"/>
        <w:rPr>
          <w:rtl/>
        </w:rPr>
      </w:pPr>
      <w:r w:rsidRPr="00CB7E13">
        <w:rPr>
          <w:rtl/>
        </w:rPr>
        <w:t xml:space="preserve">דחק סומכוס </w:t>
      </w:r>
    </w:p>
    <w:p w14:paraId="6EED357C" w14:textId="77777777" w:rsidR="00623346" w:rsidRDefault="00FF3740" w:rsidP="00CB7E13">
      <w:pPr>
        <w:rPr>
          <w:rtl/>
        </w:rPr>
      </w:pPr>
      <w:r w:rsidRPr="005A2212">
        <w:rPr>
          <w:rStyle w:val="27"/>
          <w:rtl/>
        </w:rPr>
        <w:t>נכנס</w:t>
      </w:r>
      <w:r w:rsidR="001E5BD5" w:rsidRPr="005A2212">
        <w:rPr>
          <w:rStyle w:val="27"/>
          <w:rFonts w:hint="cs"/>
          <w:rtl/>
        </w:rPr>
        <w:t xml:space="preserve"> וא''ל: </w:t>
      </w:r>
      <w:r w:rsidRPr="00623346">
        <w:rPr>
          <w:rStyle w:val="27"/>
          <w:rtl/>
        </w:rPr>
        <w:t xml:space="preserve">כך שנה לי </w:t>
      </w:r>
      <w:r w:rsidR="002A3F4E" w:rsidRPr="00623346">
        <w:rPr>
          <w:rStyle w:val="27"/>
          <w:rFonts w:hint="cs"/>
          <w:rtl/>
        </w:rPr>
        <w:t>ר''מ</w:t>
      </w:r>
      <w:r w:rsidR="00623346">
        <w:rPr>
          <w:rStyle w:val="27"/>
          <w:rFonts w:hint="cs"/>
          <w:rtl/>
        </w:rPr>
        <w:t>:</w:t>
      </w:r>
      <w:r w:rsidRPr="006F178A">
        <w:rPr>
          <w:rtl/>
        </w:rPr>
        <w:t xml:space="preserve"> </w:t>
      </w:r>
    </w:p>
    <w:p w14:paraId="6574FEF8" w14:textId="2AFDAE3D" w:rsidR="00FF3740" w:rsidRPr="00923F83" w:rsidRDefault="005A7359" w:rsidP="00537AA6">
      <w:pPr>
        <w:spacing w:after="120"/>
        <w:jc w:val="center"/>
        <w:rPr>
          <w:rFonts w:ascii="BA Vilna Bold" w:hAnsi="BA Vilna Bold" w:cs="BA Vilna Bold"/>
          <w:rtl/>
        </w:rPr>
      </w:pPr>
      <w:r w:rsidRPr="00923F83">
        <w:rPr>
          <w:rFonts w:ascii="BA Vilna Bold" w:hAnsi="BA Vilna Bold" w:cs="BA Vilna Bold"/>
          <w:rtl/>
        </w:rPr>
        <w:t>'</w:t>
      </w:r>
      <w:r w:rsidR="00FF3740" w:rsidRPr="00923F83">
        <w:rPr>
          <w:rFonts w:ascii="BA Vilna Bold" w:hAnsi="BA Vilna Bold" w:cs="BA Vilna Bold"/>
          <w:rtl/>
        </w:rPr>
        <w:t>על אלו טומאות הנזיר מגלח: על המת, ועל כזית מן המת</w:t>
      </w:r>
      <w:r w:rsidRPr="00923F83">
        <w:rPr>
          <w:rFonts w:ascii="BA Vilna Bold" w:hAnsi="BA Vilna Bold" w:cs="BA Vilna Bold"/>
          <w:rtl/>
        </w:rPr>
        <w:t>'</w:t>
      </w:r>
      <w:r w:rsidR="00FF3740" w:rsidRPr="00923F83">
        <w:rPr>
          <w:rFonts w:ascii="BA Vilna Bold" w:hAnsi="BA Vilna Bold" w:cs="BA Vilna Bold"/>
          <w:rtl/>
        </w:rPr>
        <w:t>.</w:t>
      </w:r>
    </w:p>
    <w:p w14:paraId="7E9A50C3" w14:textId="77777777" w:rsidR="00B81529" w:rsidRDefault="00FF3740" w:rsidP="00B81529">
      <w:pPr>
        <w:pStyle w:val="36"/>
        <w:framePr w:wrap="notBeside"/>
        <w:rPr>
          <w:rtl/>
        </w:rPr>
      </w:pPr>
      <w:r w:rsidRPr="00B81529">
        <w:rPr>
          <w:rtl/>
        </w:rPr>
        <w:t>כעס ר"</w:t>
      </w:r>
      <w:r w:rsidRPr="00B81529">
        <w:rPr>
          <w:rFonts w:hint="cs"/>
          <w:rtl/>
        </w:rPr>
        <w:t>י</w:t>
      </w:r>
      <w:r w:rsidRPr="00B81529">
        <w:rPr>
          <w:rtl/>
        </w:rPr>
        <w:t xml:space="preserve"> </w:t>
      </w:r>
    </w:p>
    <w:p w14:paraId="54664A3B" w14:textId="4EF4A3AF" w:rsidR="00FF3740" w:rsidRPr="00766B62" w:rsidRDefault="00B81529" w:rsidP="00FF3740">
      <w:pPr>
        <w:rPr>
          <w:rFonts w:cs="BA Vilna Bold"/>
          <w:rtl/>
        </w:rPr>
      </w:pPr>
      <w:r w:rsidRPr="005A2212">
        <w:rPr>
          <w:rStyle w:val="27"/>
          <w:rFonts w:hint="cs"/>
          <w:spacing w:val="2"/>
          <w:rtl/>
        </w:rPr>
        <w:t>וא''ל:</w:t>
      </w:r>
      <w:r w:rsidR="00FF3740" w:rsidRPr="005A2212">
        <w:rPr>
          <w:rStyle w:val="27"/>
          <w:spacing w:val="2"/>
          <w:rtl/>
        </w:rPr>
        <w:t xml:space="preserve"> </w:t>
      </w:r>
      <w:r w:rsidR="00FF3740" w:rsidRPr="005A2212">
        <w:rPr>
          <w:spacing w:val="2"/>
          <w:rtl/>
        </w:rPr>
        <w:t>לא כך אמרתי לכם: אל יכנסו תלמידי ר</w:t>
      </w:r>
      <w:r w:rsidRPr="005A2212">
        <w:rPr>
          <w:rFonts w:hint="cs"/>
          <w:spacing w:val="2"/>
          <w:rtl/>
        </w:rPr>
        <w:t>''מ</w:t>
      </w:r>
      <w:r w:rsidR="00FF3740" w:rsidRPr="005A2212">
        <w:rPr>
          <w:spacing w:val="2"/>
          <w:rtl/>
        </w:rPr>
        <w:t xml:space="preserve"> לכאן מפני שקנתרנין הן?</w:t>
      </w:r>
      <w:r w:rsidR="00FF3740" w:rsidRPr="006F178A">
        <w:rPr>
          <w:rtl/>
        </w:rPr>
        <w:t xml:space="preserve"> </w:t>
      </w:r>
      <w:r>
        <w:rPr>
          <w:rtl/>
        </w:rPr>
        <w:br/>
      </w:r>
      <w:r w:rsidR="00FF3740" w:rsidRPr="006F178A">
        <w:rPr>
          <w:rtl/>
        </w:rPr>
        <w:t xml:space="preserve">על כזית מן המת מגלח, </w:t>
      </w:r>
      <w:r>
        <w:rPr>
          <w:rFonts w:hint="cs"/>
          <w:rtl/>
        </w:rPr>
        <w:t xml:space="preserve">כ''ש </w:t>
      </w:r>
      <w:r w:rsidR="00FF3740" w:rsidRPr="006F178A">
        <w:rPr>
          <w:rtl/>
        </w:rPr>
        <w:t xml:space="preserve">על המת! </w:t>
      </w:r>
    </w:p>
    <w:p w14:paraId="733AA6FA" w14:textId="77777777" w:rsidR="00FF3740" w:rsidRPr="006F178A" w:rsidRDefault="00FF3740" w:rsidP="00516202">
      <w:pPr>
        <w:pStyle w:val="affff5"/>
        <w:framePr w:wrap="around"/>
        <w:rPr>
          <w:rtl/>
        </w:rPr>
      </w:pPr>
      <w:r w:rsidRPr="006F178A">
        <w:rPr>
          <w:rFonts w:hint="cs"/>
          <w:rtl/>
        </w:rPr>
        <w:t>נ.</w:t>
      </w:r>
    </w:p>
    <w:p w14:paraId="797DBE6D" w14:textId="415FF3A8" w:rsidR="00E42632" w:rsidRDefault="00E42632" w:rsidP="00E42632">
      <w:pPr>
        <w:pStyle w:val="36"/>
        <w:framePr w:wrap="notBeside"/>
        <w:rPr>
          <w:rFonts w:ascii="FontbitDavid" w:hAnsi="FontbitDavid"/>
          <w:rtl/>
        </w:rPr>
      </w:pPr>
      <w:r w:rsidRPr="00E42632">
        <w:rPr>
          <w:rFonts w:hint="cs"/>
          <w:rtl/>
        </w:rPr>
        <w:t>א''ר</w:t>
      </w:r>
      <w:r w:rsidR="00FF3740" w:rsidRPr="00E42632">
        <w:rPr>
          <w:rtl/>
        </w:rPr>
        <w:t xml:space="preserve"> יוסי</w:t>
      </w:r>
      <w:r>
        <w:rPr>
          <w:rFonts w:ascii="FontbitDavid" w:hAnsi="FontbitDavid" w:hint="cs"/>
          <w:rtl/>
        </w:rPr>
        <w:t>:</w:t>
      </w:r>
    </w:p>
    <w:p w14:paraId="2C24B417" w14:textId="69BA088F" w:rsidR="00FF3740" w:rsidRPr="006F178A" w:rsidRDefault="00FF3740" w:rsidP="00E42632">
      <w:pPr>
        <w:spacing w:after="120"/>
        <w:rPr>
          <w:rtl/>
        </w:rPr>
      </w:pPr>
      <w:r w:rsidRPr="006F178A">
        <w:rPr>
          <w:rFonts w:ascii="FontbitDavid" w:hAnsi="FontbitDavid"/>
          <w:rtl/>
        </w:rPr>
        <w:t xml:space="preserve">יאמרו: מאיר שכב, יהודה כעס, יוסי שתק, תורה מה תהא עליה? </w:t>
      </w:r>
    </w:p>
    <w:p w14:paraId="4C70AC97" w14:textId="77777777" w:rsidR="00832A4F" w:rsidRDefault="00832A4F" w:rsidP="00832A4F">
      <w:pPr>
        <w:pStyle w:val="36"/>
        <w:framePr w:wrap="notBeside"/>
        <w:rPr>
          <w:rFonts w:ascii="FontbitDavid" w:hAnsi="FontbitDavid"/>
          <w:rtl/>
        </w:rPr>
      </w:pPr>
      <w:r w:rsidRPr="00832A4F">
        <w:rPr>
          <w:rFonts w:hint="cs"/>
          <w:rtl/>
        </w:rPr>
        <w:t xml:space="preserve">א. </w:t>
      </w:r>
      <w:r w:rsidR="00FF3740" w:rsidRPr="00832A4F">
        <w:rPr>
          <w:rtl/>
        </w:rPr>
        <w:t xml:space="preserve">א"ר יוסי: </w:t>
      </w:r>
    </w:p>
    <w:p w14:paraId="171DA628" w14:textId="6B3339EB" w:rsidR="00FF3740" w:rsidRPr="005A7359" w:rsidRDefault="00832A4F" w:rsidP="00FF3740">
      <w:pPr>
        <w:rPr>
          <w:spacing w:val="2"/>
          <w:rtl/>
        </w:rPr>
      </w:pPr>
      <w:r w:rsidRPr="00353FD8">
        <w:rPr>
          <w:rStyle w:val="27"/>
          <w:rFonts w:hint="cs"/>
          <w:rtl/>
        </w:rPr>
        <w:t xml:space="preserve">צריכא </w:t>
      </w:r>
      <w:r w:rsidR="00FF3740" w:rsidRPr="005A7359">
        <w:rPr>
          <w:rFonts w:ascii="FontbitDavid" w:hAnsi="FontbitDavid"/>
          <w:spacing w:val="2"/>
          <w:rtl/>
        </w:rPr>
        <w:t>למת שאין עליו כזית בשר</w:t>
      </w:r>
      <w:r w:rsidR="005A7359" w:rsidRPr="005A7359">
        <w:rPr>
          <w:rFonts w:hint="cs"/>
          <w:spacing w:val="2"/>
          <w:rtl/>
        </w:rPr>
        <w:t xml:space="preserve"> </w:t>
      </w:r>
      <w:r w:rsidR="005A7359" w:rsidRPr="005A7359">
        <w:rPr>
          <w:rStyle w:val="27"/>
          <w:rFonts w:hint="cs"/>
          <w:spacing w:val="2"/>
          <w:rtl/>
        </w:rPr>
        <w:t>ועדיין יקשה</w:t>
      </w:r>
      <w:r w:rsidR="00353FD8">
        <w:rPr>
          <w:rStyle w:val="27"/>
          <w:rFonts w:hint="cs"/>
          <w:spacing w:val="2"/>
          <w:rtl/>
        </w:rPr>
        <w:t>:</w:t>
      </w:r>
      <w:r w:rsidR="005A7359" w:rsidRPr="005A7359">
        <w:rPr>
          <w:rFonts w:hint="cs"/>
          <w:spacing w:val="2"/>
          <w:rtl/>
        </w:rPr>
        <w:t xml:space="preserve"> על אבר מגלח כ</w:t>
      </w:r>
      <w:r w:rsidR="00353FD8">
        <w:rPr>
          <w:rFonts w:hint="cs"/>
          <w:spacing w:val="2"/>
          <w:rtl/>
        </w:rPr>
        <w:t>"</w:t>
      </w:r>
      <w:r w:rsidR="005A7359" w:rsidRPr="005A7359">
        <w:rPr>
          <w:rFonts w:hint="cs"/>
          <w:spacing w:val="2"/>
          <w:rtl/>
        </w:rPr>
        <w:t>ש על כולו</w:t>
      </w:r>
    </w:p>
    <w:p w14:paraId="74AEC122" w14:textId="516A4521" w:rsidR="00E42632" w:rsidRDefault="00FF3740" w:rsidP="00E42632">
      <w:pPr>
        <w:pStyle w:val="36"/>
        <w:framePr w:wrap="notBeside"/>
        <w:rPr>
          <w:rFonts w:ascii="FontbitDavid" w:hAnsi="FontbitDavid"/>
          <w:rtl/>
        </w:rPr>
      </w:pPr>
      <w:r w:rsidRPr="00E42632">
        <w:rPr>
          <w:rFonts w:hint="cs"/>
          <w:rtl/>
        </w:rPr>
        <w:t>ב. אלא כרי</w:t>
      </w:r>
      <w:r w:rsidRPr="00E42632">
        <w:rPr>
          <w:rtl/>
        </w:rPr>
        <w:t>"</w:t>
      </w:r>
      <w:r w:rsidRPr="00E42632">
        <w:rPr>
          <w:rFonts w:hint="cs"/>
          <w:rtl/>
        </w:rPr>
        <w:t>ו</w:t>
      </w:r>
      <w:r w:rsidRPr="00E42632">
        <w:rPr>
          <w:rtl/>
        </w:rPr>
        <w:t>:</w:t>
      </w:r>
    </w:p>
    <w:p w14:paraId="1DAB60C9" w14:textId="02292DC0" w:rsidR="00FF3740" w:rsidRPr="00E42632" w:rsidRDefault="00FF3740" w:rsidP="00FF3740">
      <w:pPr>
        <w:rPr>
          <w:rFonts w:cs="BA Vilna Bold"/>
          <w:rtl/>
        </w:rPr>
      </w:pPr>
      <w:r w:rsidRPr="00481C68">
        <w:rPr>
          <w:rStyle w:val="27"/>
          <w:rFonts w:hint="cs"/>
          <w:rtl/>
        </w:rPr>
        <w:t>צרי</w:t>
      </w:r>
      <w:r w:rsidR="00481C68">
        <w:rPr>
          <w:rStyle w:val="27"/>
          <w:rFonts w:hint="cs"/>
          <w:rtl/>
        </w:rPr>
        <w:t>כא</w:t>
      </w:r>
      <w:r w:rsidRPr="00E42632">
        <w:rPr>
          <w:rFonts w:ascii="FontbitDavid" w:hAnsi="FontbitDavid" w:hint="cs"/>
          <w:rtl/>
        </w:rPr>
        <w:t xml:space="preserve"> </w:t>
      </w:r>
      <w:r w:rsidRPr="00E42632">
        <w:rPr>
          <w:rFonts w:ascii="FontbitDavid" w:hAnsi="FontbitDavid"/>
          <w:rtl/>
        </w:rPr>
        <w:t>לנפל שלא נתקשרו אבריו בגידין.</w:t>
      </w:r>
    </w:p>
    <w:p w14:paraId="3F4545F9" w14:textId="77777777" w:rsidR="00832A4F" w:rsidRDefault="00FF3740" w:rsidP="00832A4F">
      <w:pPr>
        <w:pStyle w:val="36"/>
        <w:framePr w:wrap="notBeside"/>
        <w:rPr>
          <w:rtl/>
        </w:rPr>
      </w:pPr>
      <w:r w:rsidRPr="00832A4F">
        <w:rPr>
          <w:rFonts w:hint="cs"/>
          <w:rtl/>
        </w:rPr>
        <w:t xml:space="preserve">ג. </w:t>
      </w:r>
      <w:r w:rsidRPr="00832A4F">
        <w:rPr>
          <w:rtl/>
        </w:rPr>
        <w:t>רבא:</w:t>
      </w:r>
    </w:p>
    <w:p w14:paraId="52ACC168" w14:textId="467EE378" w:rsidR="00FF3740" w:rsidRDefault="00481C68" w:rsidP="00FF3740">
      <w:pPr>
        <w:rPr>
          <w:rtl/>
        </w:rPr>
      </w:pPr>
      <w:r w:rsidRPr="00481C68">
        <w:rPr>
          <w:rStyle w:val="27"/>
          <w:rFonts w:hint="cs"/>
          <w:rtl/>
        </w:rPr>
        <w:t>צריכא</w:t>
      </w:r>
      <w:r>
        <w:rPr>
          <w:rFonts w:hint="cs"/>
          <w:rtl/>
        </w:rPr>
        <w:t xml:space="preserve"> </w:t>
      </w:r>
      <w:r w:rsidR="00FF3740" w:rsidRPr="006F178A">
        <w:rPr>
          <w:rtl/>
        </w:rPr>
        <w:t>לרוב בניינו ולרוב מניינו שאין בהן רובע עצמות.</w:t>
      </w:r>
    </w:p>
    <w:p w14:paraId="40B04CA0" w14:textId="77777777" w:rsidR="00B31A8E" w:rsidRPr="00B31A8E" w:rsidRDefault="00B31A8E" w:rsidP="00B31A8E">
      <w:pPr>
        <w:jc w:val="center"/>
        <w:rPr>
          <w:del w:id="90015" w:author="מנוע עיצוב" w:date="2026-10-08T11:01:28Z"/>
          <w:rFonts w:ascii="BA • Vilna Light" w:hAnsi="BA • Vilna Light" w:cs="BA • Vilna Light"/>
          <w:color w:val="BF8F00" w:themeColor="accent4" w:themeShade="BF"/>
          <w:rtl/>
        </w:rPr>
      </w:pPr>
      <w:del w:id="90014" w:author="מנוע עיצוב" w:date="2026-10-08T11:01:28Z">
        <w:r w:rsidRPr="00B31A8E">
          <w:rPr>
            <w:rFonts w:ascii="BA • Vilna Light" w:hAnsi="BA • Vilna Light" w:cs="BA • Vilna Light" w:hint="cs"/>
            <w:color w:val="BF8F00" w:themeColor="accent4" w:themeShade="BF"/>
            <w:rtl/>
          </w:rPr>
          <w:delText xml:space="preserve">****</w:delText>
        </w:r>
      </w:del>
    </w:p>
    <w:p w14:paraId="1FB1C5D5" w14:textId="77777777" w:rsidR="00FF3740" w:rsidRPr="006F178A" w:rsidRDefault="00FF3740" w:rsidP="00FF3740">
      <w:pPr>
        <w:pStyle w:val="afffff3"/>
        <w:rPr>
          <w:b/>
          <w:sz w:val="20"/>
          <w:rtl/>
        </w:rPr>
      </w:pPr>
      <w:ins w:id="9866" w:author="מספור קטעי משנה" w:date="2026-10-06T06:45:37Z">
        <w:r>
          <w:rPr>
            <w:rStyle w:val="MisparKeta"/>
          </w:rPr>
          <w:t xml:space="preserve">א. </w:t>
        </w:r>
      </w:ins>
      <w:r w:rsidRPr="006F178A">
        <w:rPr>
          <w:b/>
          <w:rtl/>
          <w:rPrChange w:id="40048" w:author="Claude" w:date="2026-10-06T13:34:43Z">
            <w:rPr>
              <w:b/>
              <w:sz w:val="20"/>
              <w:rtl/>
            </w:rPr>
          </w:rPrChange>
        </w:rPr>
        <w:t>על כזית מת, ועל כזית נצל.</w:t>
      </w:r>
    </w:p>
    <w:p w14:paraId="01FF486F" w14:textId="77777777" w:rsidR="00FF3740" w:rsidRPr="006F178A" w:rsidRDefault="00FF3740" w:rsidP="00FF3740">
      <w:pPr>
        <w:rPr>
          <w:rtl/>
        </w:rPr>
      </w:pPr>
      <w:r w:rsidRPr="00B72EBF">
        <w:rPr>
          <w:rFonts w:ascii="FontbitDavid" w:hAnsi="FontbitDavid" w:cs="BA Vilna Bold"/>
          <w:rtl/>
        </w:rPr>
        <w:t>נצל</w:t>
      </w:r>
      <w:r w:rsidRPr="006F178A">
        <w:rPr>
          <w:rFonts w:ascii="FontbitDavid" w:hAnsi="FontbitDavid"/>
          <w:rtl/>
        </w:rPr>
        <w:t>? בשר המת שקרש ומוהל שהרתיח.</w:t>
      </w:r>
    </w:p>
    <w:p w14:paraId="6B49C010" w14:textId="77777777" w:rsidR="006C3ADC" w:rsidRDefault="00FF3740" w:rsidP="006C3ADC">
      <w:pPr>
        <w:pStyle w:val="36"/>
        <w:framePr w:wrap="notBeside"/>
        <w:rPr>
          <w:rtl/>
        </w:rPr>
      </w:pPr>
      <w:r w:rsidRPr="006C3ADC">
        <w:rPr>
          <w:rFonts w:hint="cs"/>
          <w:rtl/>
        </w:rPr>
        <w:t>ה</w:t>
      </w:r>
      <w:r w:rsidRPr="006C3ADC">
        <w:rPr>
          <w:rtl/>
        </w:rPr>
        <w:t>"</w:t>
      </w:r>
      <w:r w:rsidRPr="006C3ADC">
        <w:rPr>
          <w:rFonts w:hint="cs"/>
          <w:rtl/>
        </w:rPr>
        <w:t>ד</w:t>
      </w:r>
    </w:p>
    <w:p w14:paraId="398A8BD0" w14:textId="3A85E816" w:rsidR="00FF3740" w:rsidRPr="00852BDD" w:rsidRDefault="00FF3740" w:rsidP="00852BDD">
      <w:pPr>
        <w:rPr>
          <w:spacing w:val="2"/>
          <w:rtl/>
        </w:rPr>
      </w:pPr>
      <w:r w:rsidRPr="00852BDD">
        <w:rPr>
          <w:spacing w:val="2"/>
          <w:rtl/>
        </w:rPr>
        <w:t>אי לא ידעינן ד</w:t>
      </w:r>
      <w:r w:rsidR="006C3ADC" w:rsidRPr="00852BDD">
        <w:rPr>
          <w:rFonts w:hint="cs"/>
          <w:spacing w:val="2"/>
          <w:rtl/>
        </w:rPr>
        <w:t>שלו</w:t>
      </w:r>
      <w:r w:rsidRPr="00852BDD">
        <w:rPr>
          <w:spacing w:val="2"/>
          <w:rtl/>
        </w:rPr>
        <w:t xml:space="preserve"> הוא, כי קרש מאי הוי? </w:t>
      </w:r>
      <w:r w:rsidR="006C3ADC" w:rsidRPr="00852BDD">
        <w:rPr>
          <w:rFonts w:hint="cs"/>
          <w:spacing w:val="2"/>
          <w:rtl/>
        </w:rPr>
        <w:t xml:space="preserve">ואי ידעי' </w:t>
      </w:r>
      <w:r w:rsidR="00852BDD" w:rsidRPr="00852BDD">
        <w:rPr>
          <w:rFonts w:hint="cs"/>
          <w:spacing w:val="2"/>
          <w:rtl/>
        </w:rPr>
        <w:t>דשלו אף שלא קרש</w:t>
      </w:r>
    </w:p>
    <w:p w14:paraId="03AFFFD6" w14:textId="30F86572" w:rsidR="00B31A8E" w:rsidRDefault="00852BDD" w:rsidP="00B31A8E">
      <w:pPr>
        <w:pStyle w:val="36"/>
        <w:framePr w:wrap="notBeside"/>
        <w:rPr>
          <w:rtl/>
        </w:rPr>
      </w:pPr>
      <w:r>
        <w:rPr>
          <w:rFonts w:hint="cs"/>
          <w:rtl/>
        </w:rPr>
        <w:t xml:space="preserve">- </w:t>
      </w:r>
      <w:r w:rsidR="00FF3740" w:rsidRPr="00B31A8E">
        <w:rPr>
          <w:rtl/>
        </w:rPr>
        <w:t>ר</w:t>
      </w:r>
      <w:r w:rsidR="00FF3740" w:rsidRPr="00B31A8E">
        <w:rPr>
          <w:rFonts w:hint="cs"/>
          <w:rtl/>
        </w:rPr>
        <w:t>י</w:t>
      </w:r>
      <w:r w:rsidR="00FF3740" w:rsidRPr="00B31A8E">
        <w:rPr>
          <w:rtl/>
        </w:rPr>
        <w:t>"</w:t>
      </w:r>
      <w:r w:rsidR="00FF3740" w:rsidRPr="00B31A8E">
        <w:rPr>
          <w:rFonts w:hint="cs"/>
          <w:rtl/>
        </w:rPr>
        <w:t>ר</w:t>
      </w:r>
      <w:r w:rsidR="00FF3740" w:rsidRPr="00B31A8E">
        <w:rPr>
          <w:rtl/>
        </w:rPr>
        <w:t>:</w:t>
      </w:r>
    </w:p>
    <w:p w14:paraId="13227AF7" w14:textId="624D7A75" w:rsidR="00FF3740" w:rsidRPr="006F178A" w:rsidRDefault="00FF3740" w:rsidP="00FF3740">
      <w:pPr>
        <w:rPr>
          <w:rtl/>
        </w:rPr>
      </w:pPr>
      <w:r w:rsidRPr="00B72EBF">
        <w:rPr>
          <w:rFonts w:cs="BA Vilna Bold"/>
          <w:rtl/>
        </w:rPr>
        <w:t>בסתם</w:t>
      </w:r>
      <w:r w:rsidRPr="006F178A">
        <w:rPr>
          <w:rtl/>
        </w:rPr>
        <w:t xml:space="preserve">, אי קרש - מוהל הוא, לא קרש - </w:t>
      </w:r>
      <w:r>
        <w:rPr>
          <w:rtl/>
        </w:rPr>
        <w:t>שמא</w:t>
      </w:r>
      <w:r w:rsidRPr="006F178A">
        <w:rPr>
          <w:rtl/>
        </w:rPr>
        <w:t xml:space="preserve"> כיחו וניעו הוא.</w:t>
      </w:r>
    </w:p>
    <w:p w14:paraId="2CD41C64" w14:textId="63C271B0" w:rsidR="00FF3740" w:rsidRPr="005C4253" w:rsidRDefault="005C4253" w:rsidP="00C9638F">
      <w:pPr>
        <w:jc w:val="center"/>
        <w:rPr>
          <w:del w:id="90017" w:author="מנוע עיצוב" w:date="2026-10-08T11:01:28Z"/>
          <w:rFonts w:ascii="BA • Vilna Light" w:hAnsi="BA • Vilna Light" w:cs="BA • Vilna Light"/>
          <w:color w:val="BF8F00" w:themeColor="accent4" w:themeShade="BF"/>
          <w:rtl/>
        </w:rPr>
      </w:pPr>
      <w:del w:id="90016" w:author="מנוע עיצוב" w:date="2026-10-08T11:01:28Z">
        <w:r w:rsidRPr="005C4253">
          <w:rPr>
            <w:rFonts w:ascii="BA • Vilna Light" w:hAnsi="BA • Vilna Light" w:cs="BA • Vilna Light" w:hint="cs"/>
            <w:color w:val="BF8F00" w:themeColor="accent4" w:themeShade="BF"/>
            <w:rtl/>
          </w:rPr>
          <w:delText xml:space="preserve">***</w:delText>
        </w:r>
      </w:del>
    </w:p>
    <w:p w14:paraId="780CB0C4" w14:textId="77777777" w:rsidR="005C4253" w:rsidRDefault="00FF3740" w:rsidP="00BA44EB">
      <w:pPr>
        <w:pStyle w:val="a7"/>
        <w:rPr>
          <w:rtl/>
        </w:rPr>
      </w:pPr>
      <w:r w:rsidRPr="005C4253">
        <w:rPr>
          <w:rStyle w:val="27"/>
          <w:rtl/>
        </w:rPr>
        <w:t>בעא אביי מרבה:</w:t>
      </w:r>
      <w:r w:rsidRPr="006F178A">
        <w:rPr>
          <w:rtl/>
        </w:rPr>
        <w:t xml:space="preserve"> יש נצל לבהמה, או </w:t>
      </w:r>
      <w:r w:rsidRPr="006F178A">
        <w:rPr>
          <w:rFonts w:hint="cs"/>
          <w:rtl/>
        </w:rPr>
        <w:t xml:space="preserve">לא </w:t>
      </w:r>
    </w:p>
    <w:p w14:paraId="6051E6D1" w14:textId="6A854F7F" w:rsidR="00FF3740" w:rsidRPr="006F178A" w:rsidRDefault="00FF3740" w:rsidP="00FF3740">
      <w:pPr>
        <w:rPr>
          <w:rtl/>
        </w:rPr>
      </w:pPr>
      <w:r w:rsidRPr="006920A6">
        <w:rPr>
          <w:rStyle w:val="27"/>
          <w:rFonts w:hint="cs"/>
          <w:rtl/>
        </w:rPr>
        <w:t xml:space="preserve">אי </w:t>
      </w:r>
      <w:r w:rsidRPr="006920A6">
        <w:rPr>
          <w:rStyle w:val="27"/>
          <w:rtl/>
        </w:rPr>
        <w:t>גמירי</w:t>
      </w:r>
      <w:r w:rsidRPr="006F178A">
        <w:rPr>
          <w:rtl/>
        </w:rPr>
        <w:t xml:space="preserve"> נצל </w:t>
      </w:r>
      <w:r w:rsidR="006920A6">
        <w:rPr>
          <w:rFonts w:hint="cs"/>
          <w:rtl/>
        </w:rPr>
        <w:t xml:space="preserve">שבא </w:t>
      </w:r>
      <w:r w:rsidRPr="006F178A">
        <w:rPr>
          <w:rtl/>
        </w:rPr>
        <w:t xml:space="preserve">מאדם, אבל </w:t>
      </w:r>
      <w:r w:rsidR="006920A6">
        <w:rPr>
          <w:rFonts w:hint="cs"/>
          <w:rtl/>
        </w:rPr>
        <w:t>שבא</w:t>
      </w:r>
      <w:r w:rsidRPr="006F178A">
        <w:rPr>
          <w:rtl/>
        </w:rPr>
        <w:t xml:space="preserve"> מבהמה לא, </w:t>
      </w:r>
      <w:r w:rsidRPr="00766B62">
        <w:rPr>
          <w:rFonts w:cs="BA Vilna Bold" w:hint="cs"/>
          <w:rtl/>
        </w:rPr>
        <w:t>או</w:t>
      </w:r>
      <w:r w:rsidRPr="00766B62">
        <w:rPr>
          <w:rFonts w:cs="BA Vilna Bold"/>
          <w:rtl/>
        </w:rPr>
        <w:t>"</w:t>
      </w:r>
      <w:r w:rsidRPr="00766B62">
        <w:rPr>
          <w:rFonts w:cs="BA Vilna Bold" w:hint="cs"/>
          <w:rtl/>
        </w:rPr>
        <w:t>ד</w:t>
      </w:r>
      <w:r w:rsidRPr="006F178A">
        <w:rPr>
          <w:rFonts w:hint="cs"/>
          <w:rtl/>
        </w:rPr>
        <w:t xml:space="preserve"> ל</w:t>
      </w:r>
      <w:r w:rsidRPr="006F178A">
        <w:rPr>
          <w:rtl/>
        </w:rPr>
        <w:t>"</w:t>
      </w:r>
      <w:r w:rsidRPr="006F178A">
        <w:rPr>
          <w:rFonts w:hint="cs"/>
          <w:rtl/>
        </w:rPr>
        <w:t>ש</w:t>
      </w:r>
      <w:r w:rsidR="006920A6">
        <w:rPr>
          <w:rFonts w:hint="cs"/>
          <w:rtl/>
        </w:rPr>
        <w:t>.</w:t>
      </w:r>
      <w:r w:rsidRPr="006F178A">
        <w:rPr>
          <w:rtl/>
        </w:rPr>
        <w:t xml:space="preserve"> </w:t>
      </w:r>
    </w:p>
    <w:p w14:paraId="14C75AC4" w14:textId="01EFB9B7" w:rsidR="006920A6" w:rsidRDefault="00FF3740" w:rsidP="006920A6">
      <w:pPr>
        <w:pStyle w:val="36"/>
        <w:framePr w:wrap="notBeside"/>
        <w:rPr>
          <w:rtl/>
        </w:rPr>
      </w:pPr>
      <w:r w:rsidRPr="006920A6">
        <w:rPr>
          <w:rtl/>
        </w:rPr>
        <w:t>הניחא למ</w:t>
      </w:r>
      <w:r w:rsidR="006920A6">
        <w:rPr>
          <w:rFonts w:hint="cs"/>
          <w:rtl/>
        </w:rPr>
        <w:t>"ד</w:t>
      </w:r>
      <w:r w:rsidRPr="006920A6">
        <w:rPr>
          <w:rtl/>
        </w:rPr>
        <w:t xml:space="preserve">: </w:t>
      </w:r>
    </w:p>
    <w:p w14:paraId="4110CC7F" w14:textId="7E260CD6" w:rsidR="00FF3740" w:rsidRPr="006F178A" w:rsidRDefault="00FF3740" w:rsidP="00FF3740">
      <w:pPr>
        <w:rPr>
          <w:rtl/>
        </w:rPr>
      </w:pPr>
      <w:r w:rsidRPr="006F178A">
        <w:rPr>
          <w:rtl/>
        </w:rPr>
        <w:t xml:space="preserve">טומאה חמורה עד לגר, וטומאה קלה עד לכלב - שפיר, </w:t>
      </w:r>
    </w:p>
    <w:p w14:paraId="1FE95B76" w14:textId="77777777" w:rsidR="006920A6" w:rsidRDefault="00FF3740" w:rsidP="006920A6">
      <w:pPr>
        <w:pStyle w:val="36"/>
        <w:framePr w:wrap="notBeside"/>
        <w:rPr>
          <w:rtl/>
        </w:rPr>
      </w:pPr>
      <w:r w:rsidRPr="006920A6">
        <w:rPr>
          <w:rtl/>
        </w:rPr>
        <w:t>אלא למ"ד:</w:t>
      </w:r>
    </w:p>
    <w:p w14:paraId="3586212B" w14:textId="77777777" w:rsidR="006920A6" w:rsidRDefault="00FF3740" w:rsidP="00FF3740">
      <w:pPr>
        <w:rPr>
          <w:rtl/>
        </w:rPr>
      </w:pPr>
      <w:r w:rsidRPr="006F178A">
        <w:rPr>
          <w:rtl/>
        </w:rPr>
        <w:t xml:space="preserve">טומאה חמורה עד לכלב, מאי איכא למימר? </w:t>
      </w:r>
    </w:p>
    <w:p w14:paraId="7B26DAB1" w14:textId="18B32943" w:rsidR="006920A6" w:rsidRDefault="00FF3740" w:rsidP="006920A6">
      <w:pPr>
        <w:pStyle w:val="36"/>
        <w:framePr w:wrap="notBeside"/>
        <w:rPr>
          <w:rtl/>
        </w:rPr>
      </w:pPr>
      <w:r w:rsidRPr="006920A6">
        <w:rPr>
          <w:rtl/>
        </w:rPr>
        <w:t>ת</w:t>
      </w:r>
      <w:r w:rsidR="006920A6">
        <w:rPr>
          <w:rFonts w:hint="cs"/>
          <w:rtl/>
        </w:rPr>
        <w:t>"ש</w:t>
      </w:r>
      <w:r w:rsidRPr="006920A6">
        <w:rPr>
          <w:rtl/>
        </w:rPr>
        <w:t xml:space="preserve">: </w:t>
      </w:r>
    </w:p>
    <w:p w14:paraId="631B846E" w14:textId="4CE73F8A" w:rsidR="00FF3740" w:rsidRPr="006920A6" w:rsidRDefault="00FF3740" w:rsidP="006920A6">
      <w:pPr>
        <w:rPr>
          <w:rtl/>
        </w:rPr>
      </w:pPr>
      <w:r w:rsidRPr="006F178A">
        <w:rPr>
          <w:rtl/>
        </w:rPr>
        <w:t>המחוהו באור - טמא, בחמה - טהור</w:t>
      </w:r>
      <w:r w:rsidR="001A7DD4">
        <w:rPr>
          <w:rtl/>
        </w:rPr>
        <w:t>.</w:t>
      </w:r>
      <w:r w:rsidR="006920A6">
        <w:rPr>
          <w:rFonts w:hint="cs"/>
          <w:rtl/>
        </w:rPr>
        <w:t xml:space="preserve"> </w:t>
      </w:r>
      <w:r w:rsidR="006B7AEB">
        <w:rPr>
          <w:rtl/>
        </w:rPr>
        <w:tab/>
      </w:r>
      <w:r w:rsidR="006B7AEB">
        <w:rPr>
          <w:rtl/>
        </w:rPr>
        <w:tab/>
      </w:r>
      <w:r w:rsidRPr="006920A6">
        <w:rPr>
          <w:rtl/>
        </w:rPr>
        <w:t xml:space="preserve">ואי ס"ד עד לכלב, </w:t>
      </w:r>
      <w:r w:rsidR="006920A6">
        <w:rPr>
          <w:rFonts w:hint="cs"/>
          <w:rtl/>
        </w:rPr>
        <w:t xml:space="preserve">גם </w:t>
      </w:r>
      <w:r w:rsidRPr="006920A6">
        <w:rPr>
          <w:rtl/>
        </w:rPr>
        <w:t xml:space="preserve">בחמה! </w:t>
      </w:r>
      <w:r w:rsidR="006920A6">
        <w:rPr>
          <w:rFonts w:hint="cs"/>
          <w:rtl/>
        </w:rPr>
        <w:t>מתי</w:t>
      </w:r>
      <w:r w:rsidRPr="006920A6">
        <w:rPr>
          <w:rtl/>
        </w:rPr>
        <w:t xml:space="preserve"> ממחי ליה? אחר דאסרוח, בחמה </w:t>
      </w:r>
      <w:r w:rsidR="006920A6">
        <w:rPr>
          <w:rFonts w:hint="cs"/>
          <w:rtl/>
        </w:rPr>
        <w:t xml:space="preserve">- </w:t>
      </w:r>
      <w:r w:rsidRPr="006920A6">
        <w:rPr>
          <w:rtl/>
        </w:rPr>
        <w:t xml:space="preserve">כיון </w:t>
      </w:r>
      <w:r w:rsidR="006920A6">
        <w:rPr>
          <w:rFonts w:hint="cs"/>
          <w:rtl/>
        </w:rPr>
        <w:t>שה</w:t>
      </w:r>
      <w:r w:rsidRPr="006920A6">
        <w:rPr>
          <w:rtl/>
        </w:rPr>
        <w:t>סר</w:t>
      </w:r>
      <w:r w:rsidR="006920A6">
        <w:rPr>
          <w:rFonts w:hint="cs"/>
          <w:rtl/>
        </w:rPr>
        <w:t>י</w:t>
      </w:r>
      <w:r w:rsidRPr="006920A6">
        <w:rPr>
          <w:rtl/>
        </w:rPr>
        <w:t xml:space="preserve">ח </w:t>
      </w:r>
      <w:r w:rsidRPr="006920A6">
        <w:rPr>
          <w:rFonts w:hint="cs"/>
          <w:rtl/>
        </w:rPr>
        <w:t xml:space="preserve">נהיה </w:t>
      </w:r>
      <w:r w:rsidRPr="006920A6">
        <w:rPr>
          <w:rtl/>
        </w:rPr>
        <w:t>עפר.</w:t>
      </w:r>
    </w:p>
    <w:p w14:paraId="31B44F1F" w14:textId="4E406384" w:rsidR="00FF3740" w:rsidRPr="006B7AEB" w:rsidRDefault="006B7AEB" w:rsidP="006B7AEB">
      <w:pPr>
        <w:jc w:val="center"/>
        <w:rPr>
          <w:rFonts w:ascii="BA • Vilna Light" w:hAnsi="BA • Vilna Light" w:cs="BA • Vilna Light"/>
          <w:color w:val="BF8F00" w:themeColor="accent4" w:themeShade="BF"/>
          <w:rtl/>
        </w:rPr>
      </w:pPr>
      <w:r w:rsidRPr="00B31A8E">
        <w:rPr>
          <w:rFonts w:ascii="BA • Vilna Light" w:hAnsi="BA • Vilna Light" w:cs="BA • Vilna Light" w:hint="cs"/>
          <w:color w:val="BF8F00" w:themeColor="accent4" w:themeShade="BF"/>
          <w:rtl/>
        </w:rPr>
        <w:t>***</w:t>
      </w:r>
    </w:p>
    <w:p w14:paraId="6D4C25F6" w14:textId="77777777" w:rsidR="00FF3740" w:rsidRPr="006F178A" w:rsidRDefault="00FF3740" w:rsidP="00516202">
      <w:pPr>
        <w:pStyle w:val="affff5"/>
        <w:framePr w:wrap="around"/>
        <w:rPr>
          <w:rtl/>
        </w:rPr>
      </w:pPr>
      <w:r w:rsidRPr="006F178A">
        <w:rPr>
          <w:rFonts w:hint="cs"/>
          <w:rtl/>
        </w:rPr>
        <w:t>נ:</w:t>
      </w:r>
    </w:p>
    <w:p w14:paraId="2B05A18E" w14:textId="77777777" w:rsidR="006B7AEB" w:rsidRDefault="00FF3740" w:rsidP="006B7AEB">
      <w:pPr>
        <w:pStyle w:val="36"/>
        <w:framePr w:wrap="notBeside"/>
        <w:rPr>
          <w:rFonts w:ascii="FontbitDavid" w:hAnsi="FontbitDavid"/>
          <w:rtl/>
        </w:rPr>
      </w:pPr>
      <w:r w:rsidRPr="006B7AEB">
        <w:rPr>
          <w:rtl/>
        </w:rPr>
        <w:t>תנן:</w:t>
      </w:r>
    </w:p>
    <w:p w14:paraId="1D593612" w14:textId="7DED31B0" w:rsidR="00FF3740" w:rsidRPr="006F178A" w:rsidRDefault="00FF3740" w:rsidP="00FF3740">
      <w:pPr>
        <w:rPr>
          <w:rtl/>
        </w:rPr>
      </w:pPr>
      <w:r w:rsidRPr="006F178A">
        <w:rPr>
          <w:rFonts w:ascii="FontbitDavid" w:hAnsi="FontbitDavid"/>
          <w:rtl/>
        </w:rPr>
        <w:t>כל הנצוק טהור, חוץ מדבש הזיפים והצפיחית</w:t>
      </w:r>
      <w:r w:rsidR="001A7DD4">
        <w:rPr>
          <w:rFonts w:ascii="FontbitDavid" w:hAnsi="FontbitDavid"/>
          <w:rtl/>
        </w:rPr>
        <w:t>.</w:t>
      </w:r>
    </w:p>
    <w:p w14:paraId="027C1301" w14:textId="41D1DCFF" w:rsidR="00FF3740" w:rsidRDefault="00FF3740" w:rsidP="00FF3740">
      <w:pPr>
        <w:rPr>
          <w:rtl/>
        </w:rPr>
      </w:pPr>
      <w:r w:rsidRPr="006B7AEB">
        <w:rPr>
          <w:rStyle w:val="27"/>
          <w:rtl/>
        </w:rPr>
        <w:t>ב"ש</w:t>
      </w:r>
      <w:r w:rsidR="006B7AEB">
        <w:rPr>
          <w:rStyle w:val="27"/>
          <w:rFonts w:hint="cs"/>
          <w:rtl/>
        </w:rPr>
        <w:t>:</w:t>
      </w:r>
      <w:r w:rsidR="006B7AEB">
        <w:rPr>
          <w:rFonts w:hint="cs"/>
          <w:rtl/>
        </w:rPr>
        <w:t xml:space="preserve"> </w:t>
      </w:r>
      <w:r w:rsidRPr="006F178A">
        <w:rPr>
          <w:rtl/>
        </w:rPr>
        <w:t xml:space="preserve"> אף המקפה של גריסין ושל פול, מפני שהיא סולדת לאחוריה.</w:t>
      </w:r>
    </w:p>
    <w:p w14:paraId="1037603A" w14:textId="0A89DCE1" w:rsidR="002F1296" w:rsidRPr="002F1296" w:rsidRDefault="002F1296" w:rsidP="002F1296">
      <w:pPr>
        <w:jc w:val="center"/>
        <w:rPr>
          <w:del w:id="90019" w:author="מנוע עיצוב" w:date="2026-10-08T11:01:28Z"/>
          <w:rFonts w:ascii="BA • Vilna Light" w:hAnsi="BA • Vilna Light" w:cs="BA • Vilna Light"/>
          <w:color w:val="BF8F00" w:themeColor="accent4" w:themeShade="BF"/>
          <w:rtl/>
        </w:rPr>
      </w:pPr>
      <w:del w:id="90018" w:author="מנוע עיצוב" w:date="2026-10-08T11:01:28Z">
        <w:r w:rsidRPr="00B31A8E">
          <w:rPr>
            <w:rFonts w:ascii="BA • Vilna Light" w:hAnsi="BA • Vilna Light" w:cs="BA • Vilna Light" w:hint="cs"/>
            <w:color w:val="BF8F00" w:themeColor="accent4" w:themeShade="BF"/>
            <w:rtl/>
          </w:rPr>
          <w:delText xml:space="preserve">***</w:delText>
        </w:r>
      </w:del>
    </w:p>
    <w:p w14:paraId="11FEFF11" w14:textId="00E5696B" w:rsidR="002F1296" w:rsidRDefault="00FF3740" w:rsidP="00BA44EB">
      <w:pPr>
        <w:pStyle w:val="a7"/>
        <w:rPr>
          <w:rtl/>
        </w:rPr>
      </w:pPr>
      <w:r w:rsidRPr="002F1296">
        <w:rPr>
          <w:rStyle w:val="27"/>
          <w:rFonts w:hint="cs"/>
          <w:rtl/>
        </w:rPr>
        <w:t>בעי רמב</w:t>
      </w:r>
      <w:r w:rsidRPr="002F1296">
        <w:rPr>
          <w:rStyle w:val="27"/>
          <w:rtl/>
        </w:rPr>
        <w:t>"</w:t>
      </w:r>
      <w:r w:rsidRPr="002F1296">
        <w:rPr>
          <w:rStyle w:val="27"/>
          <w:rFonts w:hint="cs"/>
          <w:rtl/>
        </w:rPr>
        <w:t>ח</w:t>
      </w:r>
      <w:r w:rsidRPr="002F1296">
        <w:rPr>
          <w:rStyle w:val="27"/>
          <w:rtl/>
        </w:rPr>
        <w:t xml:space="preserve">: </w:t>
      </w:r>
      <w:r w:rsidRPr="006F178A">
        <w:rPr>
          <w:rtl/>
        </w:rPr>
        <w:t xml:space="preserve">יש נצוק לאוכלין או </w:t>
      </w:r>
      <w:r w:rsidRPr="006F178A">
        <w:rPr>
          <w:rFonts w:hint="cs"/>
          <w:rtl/>
        </w:rPr>
        <w:t xml:space="preserve">לא </w:t>
      </w:r>
    </w:p>
    <w:p w14:paraId="6CF1C542" w14:textId="30946654" w:rsidR="00FF3740" w:rsidRPr="006F178A" w:rsidRDefault="00FF3740" w:rsidP="00E86775">
      <w:pPr>
        <w:jc w:val="center"/>
        <w:rPr>
          <w:rtl/>
        </w:rPr>
      </w:pPr>
      <w:r w:rsidRPr="00E86775">
        <w:rPr>
          <w:rStyle w:val="27"/>
          <w:rFonts w:hint="cs"/>
          <w:rtl/>
        </w:rPr>
        <w:t>אי</w:t>
      </w:r>
      <w:r w:rsidRPr="006F178A">
        <w:rPr>
          <w:rFonts w:hint="cs"/>
          <w:rtl/>
        </w:rPr>
        <w:t xml:space="preserve"> כיון שיש בזה רירי ובזה אין</w:t>
      </w:r>
      <w:r w:rsidR="00E86775">
        <w:rPr>
          <w:rFonts w:hint="cs"/>
          <w:rtl/>
        </w:rPr>
        <w:t>,</w:t>
      </w:r>
      <w:r w:rsidRPr="006F178A">
        <w:rPr>
          <w:rFonts w:hint="cs"/>
          <w:rtl/>
        </w:rPr>
        <w:t xml:space="preserve"> </w:t>
      </w:r>
      <w:r w:rsidRPr="00766B62">
        <w:rPr>
          <w:rFonts w:cs="BA Vilna Bold" w:hint="cs"/>
          <w:rtl/>
        </w:rPr>
        <w:t>או</w:t>
      </w:r>
      <w:r w:rsidRPr="00766B62">
        <w:rPr>
          <w:rFonts w:cs="BA Vilna Bold"/>
          <w:rtl/>
        </w:rPr>
        <w:t>"</w:t>
      </w:r>
      <w:r w:rsidRPr="00766B62">
        <w:rPr>
          <w:rFonts w:cs="BA Vilna Bold" w:hint="cs"/>
          <w:rtl/>
        </w:rPr>
        <w:t>ד</w:t>
      </w:r>
      <w:r w:rsidRPr="006F178A">
        <w:rPr>
          <w:rFonts w:hint="cs"/>
          <w:rtl/>
        </w:rPr>
        <w:t xml:space="preserve"> משום דסמיך וה</w:t>
      </w:r>
      <w:r w:rsidRPr="006F178A">
        <w:rPr>
          <w:rtl/>
        </w:rPr>
        <w:t>"</w:t>
      </w:r>
      <w:r w:rsidRPr="006F178A">
        <w:rPr>
          <w:rFonts w:hint="cs"/>
          <w:rtl/>
        </w:rPr>
        <w:t xml:space="preserve">נ </w:t>
      </w:r>
      <w:r w:rsidR="00585A64">
        <w:rPr>
          <w:rFonts w:hint="cs"/>
          <w:rtl/>
        </w:rPr>
        <w:t>כאן</w:t>
      </w:r>
    </w:p>
    <w:p w14:paraId="21CC3B7D" w14:textId="5586B75F" w:rsidR="00E86775" w:rsidRDefault="00FF3740" w:rsidP="00E86775">
      <w:pPr>
        <w:pStyle w:val="36"/>
        <w:framePr w:wrap="notBeside"/>
        <w:rPr>
          <w:rtl/>
        </w:rPr>
      </w:pPr>
      <w:r w:rsidRPr="00E86775">
        <w:rPr>
          <w:rtl/>
        </w:rPr>
        <w:t>רבא</w:t>
      </w:r>
      <w:r w:rsidR="00E86775">
        <w:rPr>
          <w:rFonts w:hint="cs"/>
          <w:rtl/>
        </w:rPr>
        <w:t>:</w:t>
      </w:r>
    </w:p>
    <w:p w14:paraId="12296227" w14:textId="04E39D73" w:rsidR="00FF3740" w:rsidRPr="006F178A" w:rsidRDefault="00FF3740" w:rsidP="00FF3740">
      <w:pPr>
        <w:rPr>
          <w:rtl/>
        </w:rPr>
      </w:pPr>
      <w:r w:rsidRPr="006F178A">
        <w:rPr>
          <w:rtl/>
        </w:rPr>
        <w:t xml:space="preserve"> ת"ש חלב המת שהוא שלם והתיכו טמא, היה מפורד והתיכו - טהור</w:t>
      </w:r>
      <w:r w:rsidR="001A7DD4">
        <w:rPr>
          <w:rtl/>
        </w:rPr>
        <w:t>.</w:t>
      </w:r>
    </w:p>
    <w:p w14:paraId="58A72F3C" w14:textId="019811EC" w:rsidR="00FF3740" w:rsidRPr="006F178A" w:rsidRDefault="00E86775" w:rsidP="00FF3740">
      <w:pPr>
        <w:rPr>
          <w:rtl/>
        </w:rPr>
      </w:pPr>
      <w:r w:rsidRPr="00E45DF6">
        <w:rPr>
          <w:rStyle w:val="27"/>
          <w:rFonts w:hint="cs"/>
          <w:rtl/>
        </w:rPr>
        <w:t>ואי ס''ד</w:t>
      </w:r>
      <w:r w:rsidR="00E45DF6" w:rsidRPr="00E45DF6">
        <w:rPr>
          <w:rStyle w:val="27"/>
          <w:rFonts w:hint="cs"/>
          <w:rtl/>
        </w:rPr>
        <w:t>:</w:t>
      </w:r>
      <w:r w:rsidR="00FF3740" w:rsidRPr="006F178A">
        <w:rPr>
          <w:rtl/>
        </w:rPr>
        <w:t xml:space="preserve"> אין נצוק לאוכלין, שלם והתיכו נמי ליטהר! </w:t>
      </w:r>
    </w:p>
    <w:p w14:paraId="7CD7AEBA" w14:textId="77777777" w:rsidR="00E45DF6" w:rsidRDefault="00FF3740" w:rsidP="00E45DF6">
      <w:pPr>
        <w:pStyle w:val="36"/>
        <w:framePr w:wrap="notBeside"/>
        <w:rPr>
          <w:rtl/>
        </w:rPr>
      </w:pPr>
      <w:r w:rsidRPr="00E45DF6">
        <w:rPr>
          <w:rFonts w:hint="cs"/>
          <w:rtl/>
        </w:rPr>
        <w:t>אר</w:t>
      </w:r>
      <w:r w:rsidRPr="00E45DF6">
        <w:rPr>
          <w:rtl/>
        </w:rPr>
        <w:t>"</w:t>
      </w:r>
      <w:r w:rsidRPr="00E45DF6">
        <w:rPr>
          <w:rFonts w:hint="cs"/>
          <w:rtl/>
        </w:rPr>
        <w:t xml:space="preserve">ז </w:t>
      </w:r>
    </w:p>
    <w:p w14:paraId="20CBEC10" w14:textId="78F07845" w:rsidR="00FF3740" w:rsidRPr="006F178A" w:rsidRDefault="00FF3740" w:rsidP="00FF3740">
      <w:pPr>
        <w:rPr>
          <w:rtl/>
        </w:rPr>
      </w:pPr>
      <w:r w:rsidRPr="00E45DF6">
        <w:rPr>
          <w:rStyle w:val="27"/>
          <w:rFonts w:hint="cs"/>
          <w:rtl/>
        </w:rPr>
        <w:t>אני ומבד</w:t>
      </w:r>
      <w:r w:rsidRPr="00E45DF6">
        <w:rPr>
          <w:rStyle w:val="27"/>
          <w:rtl/>
        </w:rPr>
        <w:t>"</w:t>
      </w:r>
      <w:r w:rsidRPr="00E45DF6">
        <w:rPr>
          <w:rStyle w:val="27"/>
          <w:rFonts w:hint="cs"/>
          <w:rtl/>
        </w:rPr>
        <w:t>ר תרגימנא</w:t>
      </w:r>
      <w:r w:rsidRPr="006F178A">
        <w:rPr>
          <w:rFonts w:hint="cs"/>
          <w:rtl/>
        </w:rPr>
        <w:t xml:space="preserve"> ד</w:t>
      </w:r>
      <w:r w:rsidR="00585A64">
        <w:rPr>
          <w:rFonts w:hint="cs"/>
          <w:rtl/>
        </w:rPr>
        <w:t>כאן</w:t>
      </w:r>
      <w:r w:rsidRPr="006F178A">
        <w:rPr>
          <w:rFonts w:hint="cs"/>
          <w:rtl/>
        </w:rPr>
        <w:t xml:space="preserve"> מיירי </w:t>
      </w:r>
      <w:r w:rsidR="003A2535">
        <w:rPr>
          <w:rFonts w:hint="cs"/>
          <w:rtl/>
        </w:rPr>
        <w:t>ש</w:t>
      </w:r>
      <w:r w:rsidRPr="006F178A">
        <w:rPr>
          <w:rFonts w:hint="cs"/>
          <w:rtl/>
        </w:rPr>
        <w:t xml:space="preserve">בזמן </w:t>
      </w:r>
      <w:r w:rsidR="00E45DF6">
        <w:rPr>
          <w:rFonts w:hint="cs"/>
          <w:rtl/>
        </w:rPr>
        <w:t>ש</w:t>
      </w:r>
      <w:r w:rsidR="003A2535">
        <w:rPr>
          <w:rFonts w:hint="cs"/>
          <w:rtl/>
        </w:rPr>
        <w:t>ה</w:t>
      </w:r>
      <w:r w:rsidRPr="006F178A">
        <w:rPr>
          <w:rFonts w:hint="cs"/>
          <w:rtl/>
        </w:rPr>
        <w:t xml:space="preserve">רתיח </w:t>
      </w:r>
      <w:r w:rsidR="003A2535">
        <w:rPr>
          <w:rFonts w:hint="cs"/>
          <w:rtl/>
        </w:rPr>
        <w:t>החלב עלה כזית חלב בב''א לפי הכלי,</w:t>
      </w:r>
      <w:r w:rsidRPr="006F178A">
        <w:rPr>
          <w:rFonts w:hint="cs"/>
          <w:rtl/>
        </w:rPr>
        <w:t xml:space="preserve"> וקרש</w:t>
      </w:r>
      <w:r w:rsidR="003A2535">
        <w:rPr>
          <w:rFonts w:hint="cs"/>
          <w:rtl/>
        </w:rPr>
        <w:t>,</w:t>
      </w:r>
      <w:r w:rsidRPr="006F178A">
        <w:rPr>
          <w:rFonts w:hint="cs"/>
          <w:rtl/>
        </w:rPr>
        <w:t xml:space="preserve"> ד</w:t>
      </w:r>
      <w:r w:rsidR="00F378C5">
        <w:rPr>
          <w:rFonts w:hint="cs"/>
          <w:rtl/>
        </w:rPr>
        <w:t>כל הכזית ישנו ביחד.</w:t>
      </w:r>
    </w:p>
    <w:p w14:paraId="26260FF1" w14:textId="77777777" w:rsidR="00523686" w:rsidRDefault="00FF3740" w:rsidP="00523686">
      <w:pPr>
        <w:pStyle w:val="36"/>
        <w:framePr w:wrap="notBeside"/>
        <w:rPr>
          <w:spacing w:val="-8"/>
          <w:rtl/>
        </w:rPr>
      </w:pPr>
      <w:r w:rsidRPr="00523686">
        <w:rPr>
          <w:rtl/>
        </w:rPr>
        <w:t>רבינא לר"</w:t>
      </w:r>
      <w:r w:rsidRPr="00523686">
        <w:rPr>
          <w:rFonts w:hint="cs"/>
          <w:rtl/>
        </w:rPr>
        <w:t>א</w:t>
      </w:r>
      <w:r w:rsidRPr="00523686">
        <w:rPr>
          <w:rtl/>
        </w:rPr>
        <w:t xml:space="preserve">: </w:t>
      </w:r>
    </w:p>
    <w:p w14:paraId="4A2BDE6E" w14:textId="2332491F" w:rsidR="00FF3740" w:rsidRPr="00523686" w:rsidRDefault="00FF3740" w:rsidP="00FF3740">
      <w:pPr>
        <w:rPr>
          <w:rtl/>
        </w:rPr>
      </w:pPr>
      <w:r w:rsidRPr="00523686">
        <w:rPr>
          <w:rStyle w:val="27"/>
          <w:rtl/>
        </w:rPr>
        <w:t>ת"ש,</w:t>
      </w:r>
      <w:r w:rsidRPr="00523686">
        <w:rPr>
          <w:rtl/>
        </w:rPr>
        <w:t xml:space="preserve"> </w:t>
      </w:r>
      <w:r w:rsidR="00523686" w:rsidRPr="00523686">
        <w:rPr>
          <w:rStyle w:val="27"/>
          <w:rFonts w:hint="cs"/>
          <w:rtl/>
        </w:rPr>
        <w:t>ל</w:t>
      </w:r>
      <w:r w:rsidRPr="00523686">
        <w:rPr>
          <w:rStyle w:val="27"/>
          <w:rtl/>
        </w:rPr>
        <w:t>ב"ש</w:t>
      </w:r>
      <w:r w:rsidR="00523686">
        <w:rPr>
          <w:rFonts w:hint="cs"/>
          <w:rtl/>
        </w:rPr>
        <w:t>:</w:t>
      </w:r>
      <w:r w:rsidRPr="00523686">
        <w:rPr>
          <w:rtl/>
        </w:rPr>
        <w:t xml:space="preserve"> אף המקפה של גריסין ושל פול, מפני שהן סולדין לאחוריהן.</w:t>
      </w:r>
    </w:p>
    <w:p w14:paraId="4DF65DC2" w14:textId="7497DF72" w:rsidR="00523686" w:rsidRDefault="00FF3740" w:rsidP="00523686">
      <w:pPr>
        <w:pStyle w:val="36"/>
        <w:framePr w:wrap="notBeside"/>
        <w:rPr>
          <w:rFonts w:ascii="FontbitDavid" w:hAnsi="FontbitDavid"/>
          <w:rtl/>
        </w:rPr>
      </w:pPr>
      <w:r w:rsidRPr="00523686">
        <w:rPr>
          <w:rFonts w:hint="cs"/>
          <w:rtl/>
        </w:rPr>
        <w:t>ודחי'</w:t>
      </w:r>
      <w:r w:rsidR="00F378C5">
        <w:rPr>
          <w:rFonts w:hint="cs"/>
          <w:rtl/>
        </w:rPr>
        <w:t>:</w:t>
      </w:r>
    </w:p>
    <w:p w14:paraId="1000F9C8" w14:textId="32FC97E7" w:rsidR="00FF3740" w:rsidRPr="006F178A" w:rsidRDefault="00FF3740" w:rsidP="00FF3740">
      <w:pPr>
        <w:rPr>
          <w:rtl/>
        </w:rPr>
      </w:pPr>
      <w:r w:rsidRPr="00523686">
        <w:rPr>
          <w:rFonts w:ascii="FontbitDavid" w:hAnsi="FontbitDavid" w:hint="cs"/>
          <w:rtl/>
        </w:rPr>
        <w:t>ד</w:t>
      </w:r>
      <w:r w:rsidR="00585A64" w:rsidRPr="00523686">
        <w:rPr>
          <w:rFonts w:ascii="FontbitDavid" w:hAnsi="FontbitDavid" w:hint="cs"/>
          <w:rtl/>
        </w:rPr>
        <w:t>שם</w:t>
      </w:r>
      <w:r w:rsidRPr="00523686">
        <w:rPr>
          <w:rFonts w:ascii="FontbitDavid" w:hAnsi="FontbitDavid"/>
          <w:rtl/>
        </w:rPr>
        <w:t xml:space="preserve"> משום דסמיכין, </w:t>
      </w:r>
      <w:r w:rsidR="00585A64" w:rsidRPr="00523686">
        <w:rPr>
          <w:rFonts w:ascii="FontbitDavid" w:hAnsi="FontbitDavid"/>
          <w:rtl/>
        </w:rPr>
        <w:t>כאן</w:t>
      </w:r>
      <w:r w:rsidRPr="00523686">
        <w:rPr>
          <w:rFonts w:ascii="FontbitDavid" w:hAnsi="FontbitDavid"/>
          <w:rtl/>
        </w:rPr>
        <w:t xml:space="preserve"> משום רירי.</w:t>
      </w:r>
    </w:p>
    <w:p w14:paraId="01A39202" w14:textId="77777777" w:rsidR="003F751A" w:rsidRPr="00B31A8E" w:rsidRDefault="003F751A" w:rsidP="003F751A">
      <w:pPr>
        <w:jc w:val="center"/>
        <w:rPr>
          <w:del w:id="90021" w:author="מנוע עיצוב" w:date="2026-10-08T11:01:28Z"/>
          <w:rFonts w:ascii="BA • Vilna Light" w:hAnsi="BA • Vilna Light" w:cs="BA • Vilna Light"/>
          <w:color w:val="BF8F00" w:themeColor="accent4" w:themeShade="BF"/>
          <w:rtl/>
        </w:rPr>
      </w:pPr>
      <w:del w:id="90020" w:author="מנוע עיצוב" w:date="2026-10-08T11:01:28Z">
        <w:r w:rsidRPr="00B31A8E">
          <w:rPr>
            <w:rFonts w:ascii="BA • Vilna Light" w:hAnsi="BA • Vilna Light" w:cs="BA • Vilna Light" w:hint="cs"/>
            <w:color w:val="BF8F00" w:themeColor="accent4" w:themeShade="BF"/>
            <w:rtl/>
          </w:rPr>
          <w:delText xml:space="preserve">****</w:delText>
        </w:r>
      </w:del>
    </w:p>
    <w:p w14:paraId="5E066EC8" w14:textId="77777777" w:rsidR="00FF3740" w:rsidRPr="006F178A" w:rsidRDefault="00FF3740" w:rsidP="00FF3740">
      <w:pPr>
        <w:pStyle w:val="afffff3"/>
        <w:rPr>
          <w:b/>
          <w:sz w:val="20"/>
          <w:rtl/>
        </w:rPr>
      </w:pPr>
      <w:ins w:id="9867" w:author="מספור קטעי משנה" w:date="2026-10-06T06:45:37Z">
        <w:r>
          <w:rPr>
            <w:rStyle w:val="MisparKeta"/>
          </w:rPr>
          <w:t xml:space="preserve">א. </w:t>
        </w:r>
      </w:ins>
      <w:r w:rsidRPr="006F178A">
        <w:rPr>
          <w:b/>
          <w:rtl/>
          <w:rPrChange w:id="40049" w:author="Claude" w:date="2026-10-06T13:34:43Z">
            <w:rPr>
              <w:b/>
              <w:sz w:val="20"/>
              <w:rtl/>
            </w:rPr>
          </w:rPrChange>
        </w:rPr>
        <w:t>ועל מלא תרווד רקב.</w:t>
      </w:r>
    </w:p>
    <w:p w14:paraId="5E88209C" w14:textId="77777777" w:rsidR="00F378C5" w:rsidRDefault="00FF3740" w:rsidP="00F378C5">
      <w:pPr>
        <w:pStyle w:val="36"/>
        <w:framePr w:wrap="notBeside"/>
        <w:rPr>
          <w:rFonts w:ascii="FontbitDavid" w:hAnsi="FontbitDavid"/>
          <w:rtl/>
        </w:rPr>
      </w:pPr>
      <w:r w:rsidRPr="00F378C5">
        <w:rPr>
          <w:rtl/>
        </w:rPr>
        <w:t>ושיעורו</w:t>
      </w:r>
    </w:p>
    <w:p w14:paraId="37D4D921" w14:textId="1F466926" w:rsidR="00FF3740" w:rsidRPr="006F178A" w:rsidRDefault="00FF3740" w:rsidP="00790B00">
      <w:pPr>
        <w:spacing w:after="60"/>
        <w:rPr>
          <w:rtl/>
        </w:rPr>
      </w:pPr>
      <w:r w:rsidRPr="00F378C5">
        <w:rPr>
          <w:rStyle w:val="27"/>
          <w:rtl/>
        </w:rPr>
        <w:t>חזקיה:</w:t>
      </w:r>
      <w:r w:rsidRPr="006F178A">
        <w:rPr>
          <w:rFonts w:ascii="FontbitDavid" w:hAnsi="FontbitDavid"/>
          <w:rtl/>
        </w:rPr>
        <w:t xml:space="preserve"> מלא פיסת היד, </w:t>
      </w:r>
      <w:r w:rsidRPr="00F378C5">
        <w:rPr>
          <w:rStyle w:val="27"/>
          <w:rtl/>
        </w:rPr>
        <w:t>רבי יוחנן:</w:t>
      </w:r>
      <w:r w:rsidRPr="006F178A">
        <w:rPr>
          <w:rFonts w:ascii="FontbitDavid" w:hAnsi="FontbitDavid"/>
          <w:rtl/>
        </w:rPr>
        <w:t xml:space="preserve"> מלא חפניו.</w:t>
      </w:r>
    </w:p>
    <w:p w14:paraId="10CEA3E9" w14:textId="67612789" w:rsidR="00F378C5" w:rsidRDefault="00790B00" w:rsidP="00F378C5">
      <w:pPr>
        <w:pStyle w:val="36"/>
        <w:framePr w:wrap="notBeside"/>
        <w:rPr>
          <w:rtl/>
        </w:rPr>
      </w:pPr>
      <w:r>
        <w:rPr>
          <w:rFonts w:hint="cs"/>
          <w:rtl/>
        </w:rPr>
        <w:t>ויקשה ד</w:t>
      </w:r>
      <w:r w:rsidR="00FF3740" w:rsidRPr="00F378C5">
        <w:rPr>
          <w:rtl/>
        </w:rPr>
        <w:t xml:space="preserve">תנן: </w:t>
      </w:r>
    </w:p>
    <w:p w14:paraId="7B9AA518" w14:textId="5A0768CF" w:rsidR="00FF3740" w:rsidRPr="00050071" w:rsidRDefault="00FF3740" w:rsidP="00FF3740">
      <w:pPr>
        <w:rPr>
          <w:spacing w:val="2"/>
          <w:rtl/>
        </w:rPr>
      </w:pPr>
      <w:r w:rsidRPr="00050071">
        <w:rPr>
          <w:spacing w:val="2"/>
          <w:rtl/>
        </w:rPr>
        <w:t xml:space="preserve">מלא תרווד רקב </w:t>
      </w:r>
      <w:r>
        <w:rPr>
          <w:rStyle w:val="a4"/>
          <w:rFonts w:cs="BA Vilna Bold" w:hint="cs"/>
          <w:spacing w:val="2"/>
          <w:rtl/>
          <w:rPrChange w:id="9057" w:author="מנוע אמוראים" w:date="2026-10-05T16:41:46Z">
            <w:rPr>
              <w:rFonts w:cs="BA Vilna Bold" w:hint="cs"/>
              <w:spacing w:val="2"/>
              <w:rtl/>
            </w:rPr>
          </w:rPrChange>
        </w:rPr>
        <w:t xml:space="preserve">לר</w:t>
      </w:r>
      <w:r>
        <w:rPr>
          <w:rStyle w:val="a4"/>
          <w:rFonts w:cs="BA Vilna Bold"/>
          <w:spacing w:val="2"/>
          <w:rtl/>
          <w:rPrChange w:id="9058" w:author="מנוע אמוראים" w:date="2026-10-05T16:41:46Z">
            <w:rPr>
              <w:rFonts w:cs="BA Vilna Bold"/>
              <w:spacing w:val="2"/>
              <w:rtl/>
            </w:rPr>
          </w:rPrChange>
        </w:rPr>
        <w:t xml:space="preserve">"</w:t>
      </w:r>
      <w:r>
        <w:rPr>
          <w:rStyle w:val="a4"/>
          <w:rFonts w:cs="BA Vilna Bold" w:hint="cs"/>
          <w:spacing w:val="2"/>
          <w:rtl/>
          <w:rPrChange w:id="9059" w:author="מנוע אמוראים" w:date="2026-10-05T16:41:46Z">
            <w:rPr>
              <w:rFonts w:cs="BA Vilna Bold" w:hint="cs"/>
              <w:spacing w:val="2"/>
              <w:rtl/>
            </w:rPr>
          </w:rPrChange>
        </w:rPr>
        <w:t xml:space="preserve">מ</w:t>
      </w:r>
      <w:r w:rsidRPr="00050071">
        <w:rPr>
          <w:rFonts w:hint="cs"/>
          <w:spacing w:val="2"/>
          <w:rtl/>
        </w:rPr>
        <w:t>:</w:t>
      </w:r>
      <w:r w:rsidRPr="00050071">
        <w:rPr>
          <w:spacing w:val="2"/>
          <w:rtl/>
        </w:rPr>
        <w:t xml:space="preserve"> ישנן מעיקר אצבעות ולמעלה, </w:t>
      </w:r>
      <w:r w:rsidRPr="00050071">
        <w:rPr>
          <w:rStyle w:val="27"/>
          <w:spacing w:val="2"/>
          <w:rtl/>
        </w:rPr>
        <w:t>וחכ"א:</w:t>
      </w:r>
      <w:r w:rsidRPr="00050071">
        <w:rPr>
          <w:spacing w:val="2"/>
          <w:rtl/>
        </w:rPr>
        <w:t xml:space="preserve"> מלא חפניו</w:t>
      </w:r>
      <w:r w:rsidR="001A7DD4" w:rsidRPr="00050071">
        <w:rPr>
          <w:spacing w:val="2"/>
          <w:rtl/>
        </w:rPr>
        <w:t>.</w:t>
      </w:r>
    </w:p>
    <w:p w14:paraId="76BC8F50" w14:textId="5F2BE064" w:rsidR="00FF3740" w:rsidRPr="006F178A" w:rsidRDefault="00FF3740" w:rsidP="00FF3740">
      <w:pPr>
        <w:rPr>
          <w:rtl/>
        </w:rPr>
      </w:pPr>
      <w:r>
        <w:rPr>
          <w:rStyle w:val="a4"/>
          <w:rFonts w:hint="cs"/>
          <w:rtl/>
          <w:rPrChange w:id="9060" w:author="מנוע אמוראים" w:date="2026-10-05T16:41:46Z">
            <w:rPr>
              <w:rFonts w:hint="cs"/>
              <w:rtl/>
            </w:rPr>
          </w:rPrChange>
        </w:rPr>
        <w:t xml:space="preserve">רי</w:t>
      </w:r>
      <w:r>
        <w:rPr>
          <w:rStyle w:val="a4"/>
          <w:rtl/>
          <w:rPrChange w:id="9061" w:author="מנוע אמוראים" w:date="2026-10-05T16:41:46Z">
            <w:rPr>
              <w:rtl/>
            </w:rPr>
          </w:rPrChange>
        </w:rPr>
        <w:t xml:space="preserve">"</w:t>
      </w:r>
      <w:r>
        <w:rPr>
          <w:rStyle w:val="a4"/>
          <w:rFonts w:hint="cs"/>
          <w:rtl/>
          <w:rPrChange w:id="9062" w:author="מנוע אמוראים" w:date="2026-10-05T16:41:46Z">
            <w:rPr>
              <w:rFonts w:hint="cs"/>
              <w:rtl/>
            </w:rPr>
          </w:rPrChange>
        </w:rPr>
        <w:t xml:space="preserve">ו</w:t>
      </w:r>
      <w:r>
        <w:rPr>
          <w:rFonts w:hint="cs"/>
          <w:rtl/>
        </w:rPr>
        <w:t xml:space="preserve"> </w:t>
      </w:r>
      <w:r w:rsidRPr="006F178A">
        <w:rPr>
          <w:rtl/>
        </w:rPr>
        <w:t xml:space="preserve">כרבנן, </w:t>
      </w:r>
      <w:r w:rsidRPr="006F178A">
        <w:rPr>
          <w:rFonts w:hint="cs"/>
          <w:rtl/>
        </w:rPr>
        <w:t xml:space="preserve">וחזקיה </w:t>
      </w:r>
      <w:r>
        <w:rPr>
          <w:rtl/>
        </w:rPr>
        <w:t xml:space="preserve">לא </w:t>
      </w:r>
      <w:r>
        <w:rPr>
          <w:rStyle w:val="a4"/>
          <w:rtl/>
          <w:rPrChange w:id="9063" w:author="מנוע אמוראים" w:date="2026-10-05T16:41:46Z">
            <w:rPr>
              <w:rtl/>
            </w:rPr>
          </w:rPrChange>
        </w:rPr>
        <w:t xml:space="preserve">כר"מ</w:t>
      </w:r>
      <w:r>
        <w:rPr>
          <w:rtl/>
        </w:rPr>
        <w:t xml:space="preserve"> ולא כרבנן! </w:t>
      </w:r>
    </w:p>
    <w:p w14:paraId="4174014C" w14:textId="33E39506" w:rsidR="003F751A" w:rsidRDefault="00790B00" w:rsidP="003F751A">
      <w:pPr>
        <w:pStyle w:val="36"/>
        <w:framePr w:wrap="notBeside"/>
        <w:rPr>
          <w:rFonts w:ascii="FontbitDavid" w:hAnsi="FontbitDavid"/>
          <w:rtl/>
        </w:rPr>
      </w:pPr>
      <w:r>
        <w:rPr>
          <w:rFonts w:hint="cs"/>
          <w:rtl/>
        </w:rPr>
        <w:t>-</w:t>
      </w:r>
      <w:r w:rsidR="00FF3740" w:rsidRPr="003F751A">
        <w:rPr>
          <w:rtl/>
        </w:rPr>
        <w:t>אמרי</w:t>
      </w:r>
      <w:r w:rsidR="003F751A">
        <w:rPr>
          <w:rFonts w:ascii="FontbitDavid" w:hAnsi="FontbitDavid" w:hint="cs"/>
          <w:rtl/>
        </w:rPr>
        <w:t>:</w:t>
      </w:r>
    </w:p>
    <w:p w14:paraId="3AD2EB2C" w14:textId="57DFB003" w:rsidR="00FF3740" w:rsidRPr="006F178A" w:rsidRDefault="00FF3740" w:rsidP="00FF3740">
      <w:pPr>
        <w:rPr>
          <w:rtl/>
        </w:rPr>
      </w:pPr>
      <w:r w:rsidRPr="00050071">
        <w:rPr>
          <w:rFonts w:ascii="FontbitDavid" w:hAnsi="FontbitDavid"/>
          <w:rtl/>
        </w:rPr>
        <w:t xml:space="preserve">מלא פיסת היד ומלא קשרי אצבעותיו למעלה </w:t>
      </w:r>
      <w:r w:rsidR="003F751A">
        <w:rPr>
          <w:rFonts w:ascii="FontbitDavid" w:hAnsi="FontbitDavid"/>
          <w:rtl/>
        </w:rPr>
        <w:t>–</w:t>
      </w:r>
      <w:r w:rsidRPr="00050071">
        <w:rPr>
          <w:rFonts w:ascii="FontbitDavid" w:hAnsi="FontbitDavid"/>
          <w:rtl/>
        </w:rPr>
        <w:t xml:space="preserve"> </w:t>
      </w:r>
      <w:r w:rsidR="003F751A">
        <w:rPr>
          <w:rFonts w:ascii="FontbitDavid" w:hAnsi="FontbitDavid" w:hint="cs"/>
          <w:rtl/>
        </w:rPr>
        <w:t>שיעור אחד הוא</w:t>
      </w:r>
      <w:r w:rsidRPr="00050071">
        <w:rPr>
          <w:rFonts w:ascii="FontbitDavid" w:hAnsi="FontbitDavid"/>
          <w:rtl/>
        </w:rPr>
        <w:t>.</w:t>
      </w:r>
    </w:p>
    <w:p w14:paraId="28EA478D" w14:textId="77777777" w:rsidR="00033531" w:rsidRDefault="00FF3740" w:rsidP="00033531">
      <w:pPr>
        <w:pStyle w:val="36"/>
        <w:framePr w:wrap="notBeside"/>
        <w:rPr>
          <w:rFonts w:ascii="FontbitDavid" w:hAnsi="FontbitDavid"/>
          <w:rtl/>
        </w:rPr>
      </w:pPr>
      <w:r w:rsidRPr="00033531">
        <w:rPr>
          <w:rFonts w:hint="cs"/>
          <w:rtl/>
        </w:rPr>
        <w:t>רשב</w:t>
      </w:r>
      <w:r w:rsidRPr="00033531">
        <w:rPr>
          <w:rtl/>
        </w:rPr>
        <w:t>"</w:t>
      </w:r>
      <w:r w:rsidRPr="00033531">
        <w:rPr>
          <w:rFonts w:hint="cs"/>
          <w:rtl/>
        </w:rPr>
        <w:t>א לר</w:t>
      </w:r>
      <w:r w:rsidRPr="00033531">
        <w:rPr>
          <w:rtl/>
        </w:rPr>
        <w:t>"</w:t>
      </w:r>
      <w:r w:rsidRPr="00033531">
        <w:rPr>
          <w:rFonts w:hint="cs"/>
          <w:rtl/>
        </w:rPr>
        <w:t>פ</w:t>
      </w:r>
      <w:r w:rsidRPr="00033531">
        <w:rPr>
          <w:rtl/>
        </w:rPr>
        <w:t>:</w:t>
      </w:r>
    </w:p>
    <w:p w14:paraId="17522278" w14:textId="77777777" w:rsidR="0074745F" w:rsidRDefault="00033531" w:rsidP="0074745F">
      <w:pPr>
        <w:rPr>
          <w:rFonts w:ascii="FontbitDavid" w:hAnsi="FontbitDavid"/>
          <w:rtl/>
        </w:rPr>
      </w:pPr>
      <w:r>
        <w:rPr>
          <w:rFonts w:ascii="FontbitDavid" w:hAnsi="FontbitDavid" w:hint="cs"/>
          <w:rtl/>
        </w:rPr>
        <w:t>מנין</w:t>
      </w:r>
      <w:r w:rsidR="00FF3740" w:rsidRPr="006F178A">
        <w:rPr>
          <w:rFonts w:ascii="FontbitDavid" w:hAnsi="FontbitDavid"/>
          <w:rtl/>
        </w:rPr>
        <w:t xml:space="preserve"> דמקשרי אצבעותיו ולמעלה לראש? </w:t>
      </w:r>
    </w:p>
    <w:p w14:paraId="4894BB3E" w14:textId="2F9D6BA9" w:rsidR="00FF3740" w:rsidRDefault="00FF3740" w:rsidP="0074745F">
      <w:pPr>
        <w:rPr>
          <w:rFonts w:ascii="FontbitDavid" w:hAnsi="FontbitDavid"/>
          <w:rtl/>
        </w:rPr>
      </w:pPr>
      <w:r>
        <w:rPr>
          <w:rFonts w:ascii="FontbitDavid" w:hAnsi="FontbitDavid"/>
          <w:rtl/>
        </w:rPr>
        <w:t>שמא</w:t>
      </w:r>
      <w:r w:rsidRPr="006F178A">
        <w:rPr>
          <w:rFonts w:ascii="FontbitDavid" w:hAnsi="FontbitDavid"/>
          <w:rtl/>
        </w:rPr>
        <w:t xml:space="preserve"> למטה מדידיה דהו</w:t>
      </w:r>
      <w:r w:rsidR="00033531">
        <w:rPr>
          <w:rFonts w:ascii="FontbitDavid" w:hAnsi="FontbitDavid" w:hint="cs"/>
          <w:rtl/>
        </w:rPr>
        <w:t xml:space="preserve">"ל </w:t>
      </w:r>
      <w:r w:rsidRPr="006F178A">
        <w:rPr>
          <w:rFonts w:ascii="FontbitDavid" w:hAnsi="FontbitDavid"/>
          <w:rtl/>
        </w:rPr>
        <w:t xml:space="preserve">מלא פיסת היד! </w:t>
      </w:r>
      <w:r w:rsidR="0074745F">
        <w:rPr>
          <w:rFonts w:ascii="FontbitDavid" w:hAnsi="FontbitDavid"/>
          <w:rtl/>
        </w:rPr>
        <w:tab/>
      </w:r>
      <w:r w:rsidR="0074745F">
        <w:rPr>
          <w:rFonts w:ascii="FontbitDavid" w:hAnsi="FontbitDavid"/>
          <w:rtl/>
        </w:rPr>
        <w:tab/>
      </w:r>
      <w:r w:rsidR="0074745F">
        <w:rPr>
          <w:rFonts w:ascii="FontbitDavid" w:hAnsi="FontbitDavid"/>
          <w:rtl/>
        </w:rPr>
        <w:tab/>
      </w:r>
      <w:r w:rsidR="0074745F">
        <w:rPr>
          <w:rFonts w:ascii="FontbitDavid" w:hAnsi="FontbitDavid"/>
          <w:rtl/>
        </w:rPr>
        <w:tab/>
      </w:r>
      <w:r w:rsidR="0074745F">
        <w:rPr>
          <w:rFonts w:ascii="FontbitDavid" w:hAnsi="FontbitDavid"/>
          <w:rtl/>
        </w:rPr>
        <w:tab/>
      </w:r>
      <w:r w:rsidR="0074745F">
        <w:rPr>
          <w:rFonts w:ascii="FontbitDavid" w:hAnsi="FontbitDavid"/>
          <w:rtl/>
        </w:rPr>
        <w:tab/>
      </w:r>
      <w:r w:rsidR="0074745F">
        <w:rPr>
          <w:rFonts w:ascii="FontbitDavid" w:hAnsi="FontbitDavid"/>
          <w:rtl/>
        </w:rPr>
        <w:tab/>
      </w:r>
      <w:r w:rsidR="0074745F">
        <w:rPr>
          <w:rFonts w:ascii="FontbitDavid" w:hAnsi="FontbitDavid" w:cs="BA Vilna Bold"/>
          <w:rtl/>
        </w:rPr>
        <w:tab/>
      </w:r>
      <w:r w:rsidRPr="00766B62">
        <w:rPr>
          <w:rFonts w:ascii="FontbitDavid" w:hAnsi="FontbitDavid" w:cs="BA Vilna Bold"/>
          <w:rtl/>
        </w:rPr>
        <w:t>תיקו</w:t>
      </w:r>
      <w:r w:rsidRPr="006F178A">
        <w:rPr>
          <w:rFonts w:ascii="FontbitDavid" w:hAnsi="FontbitDavid"/>
          <w:rtl/>
        </w:rPr>
        <w:t>.</w:t>
      </w:r>
    </w:p>
    <w:p w14:paraId="470C17BF" w14:textId="4824E115" w:rsidR="00020143" w:rsidRDefault="00033531" w:rsidP="00020143">
      <w:pPr>
        <w:pStyle w:val="a7"/>
        <w:jc w:val="center"/>
        <w:rPr>
          <w:rFonts w:ascii="BA • Vilna Light" w:hAnsi="BA • Vilna Light" w:cs="BA • Vilna Light"/>
          <w:color w:val="BF8F00" w:themeColor="accent4" w:themeShade="BF"/>
          <w:rtl/>
        </w:rPr>
        <w:pPrChange w:id="90012" w:author="קלוד" w:date="2026-10-08T12:07:40Z">
          <w:pPr>
            <w:jc w:val="center"/>
          </w:pPr>
        </w:pPrChange>
      </w:pPr>
      <w:del w:id="90010" w:author="קלוד" w:date="2026-10-08T12:07:40Z">
        <w:r w:rsidRPr="00B31A8E">
          <w:rPr>
            <w:rFonts w:ascii="BA • Vilna Light" w:hAnsi="BA • Vilna Light" w:cs="BA • Vilna Light" w:hint="cs"/>
            <w:color w:val="BF8F00" w:themeColor="accent4" w:themeShade="BF"/>
            <w:rtl/>
          </w:rPr>
          <w:delText xml:space="preserve">****</w:delText>
        </w:r>
      </w:del>
      <w:ins w:id="90011" w:author="קלוד" w:date="2026-10-08T12:07:40Z">
        <w:r>
          <w:rPr>
            <w:color w:val="7B3F00"/>
          </w:rPr>
          <w:t xml:space="preserve">מת שיש לו רקב ומת שאין לו רקב</w:t>
        </w:r>
      </w:ins>
    </w:p>
    <w:p w14:paraId="49DBB99F" w14:textId="77777777" w:rsidR="00020143" w:rsidRDefault="00020143">
      <w:pPr>
        <w:bidi w:val="0"/>
        <w:spacing w:after="160" w:line="259" w:lineRule="auto"/>
        <w:jc w:val="left"/>
        <w:rPr>
          <w:rFonts w:ascii="BA • Vilna Light" w:hAnsi="BA • Vilna Light" w:cs="BA • Vilna Light"/>
          <w:color w:val="BF8F00" w:themeColor="accent4" w:themeShade="BF"/>
          <w:rtl/>
        </w:rPr>
      </w:pPr>
      <w:r>
        <w:rPr>
          <w:rFonts w:ascii="BA • Vilna Light" w:hAnsi="BA • Vilna Light" w:cs="BA • Vilna Light"/>
          <w:color w:val="BF8F00" w:themeColor="accent4" w:themeShade="BF"/>
          <w:rtl/>
        </w:rPr>
        <w:br w:type="page"/>
      </w:r>
    </w:p>
    <w:p w14:paraId="0CE02593" w14:textId="77777777" w:rsidR="00FF3740" w:rsidRPr="006F178A" w:rsidRDefault="00FF3740" w:rsidP="00516202">
      <w:pPr>
        <w:pStyle w:val="affff5"/>
        <w:framePr w:wrap="around"/>
        <w:rPr>
          <w:rtl/>
        </w:rPr>
      </w:pPr>
      <w:r w:rsidRPr="006F178A">
        <w:rPr>
          <w:rFonts w:hint="cs"/>
          <w:rtl/>
        </w:rPr>
        <w:lastRenderedPageBreak/>
        <w:t>נא.</w:t>
      </w:r>
    </w:p>
    <w:p w14:paraId="6B1A76D3" w14:textId="77777777" w:rsidR="00020143" w:rsidRDefault="00FF3740" w:rsidP="00020143">
      <w:pPr>
        <w:pStyle w:val="36"/>
        <w:framePr w:wrap="notBeside"/>
        <w:rPr>
          <w:rFonts w:ascii="FontbitDavid" w:hAnsi="FontbitDavid"/>
          <w:rtl/>
        </w:rPr>
      </w:pPr>
      <w:r w:rsidRPr="00020143">
        <w:rPr>
          <w:rtl/>
        </w:rPr>
        <w:t xml:space="preserve">ת"ר: </w:t>
      </w:r>
    </w:p>
    <w:p w14:paraId="47B7A940" w14:textId="5EB8C3A4" w:rsidR="00141170" w:rsidRDefault="00FF3740" w:rsidP="00FF3740">
      <w:pPr>
        <w:rPr>
          <w:rFonts w:ascii="FontbitDavid" w:hAnsi="FontbitDavid"/>
          <w:rtl/>
        </w:rPr>
      </w:pPr>
      <w:r w:rsidRPr="006F178A">
        <w:rPr>
          <w:rFonts w:ascii="FontbitDavid" w:hAnsi="FontbitDavid"/>
          <w:rtl/>
        </w:rPr>
        <w:t xml:space="preserve">איזהו </w:t>
      </w:r>
      <w:r w:rsidRPr="00B72EBF">
        <w:rPr>
          <w:rFonts w:ascii="FontbitDavid" w:hAnsi="FontbitDavid" w:cs="BA Vilna Bold"/>
          <w:rtl/>
        </w:rPr>
        <w:t>מת שיש לו רקב</w:t>
      </w:r>
      <w:r w:rsidRPr="006F178A">
        <w:rPr>
          <w:rFonts w:ascii="FontbitDavid" w:hAnsi="FontbitDavid"/>
          <w:rtl/>
        </w:rPr>
        <w:t>?</w:t>
      </w:r>
      <w:r w:rsidR="001506EE">
        <w:rPr>
          <w:rFonts w:ascii="FontbitDavid" w:hAnsi="FontbitDavid" w:hint="cs"/>
          <w:rtl/>
        </w:rPr>
        <w:t xml:space="preserve">- </w:t>
      </w:r>
      <w:r w:rsidRPr="006F178A">
        <w:rPr>
          <w:rFonts w:ascii="FontbitDavid" w:hAnsi="FontbitDavid"/>
          <w:rtl/>
        </w:rPr>
        <w:t>נקבר ערום בארון שיש או ע</w:t>
      </w:r>
      <w:r w:rsidR="00141170">
        <w:rPr>
          <w:rFonts w:ascii="FontbitDavid" w:hAnsi="FontbitDavid" w:hint="cs"/>
          <w:rtl/>
        </w:rPr>
        <w:t>"ג</w:t>
      </w:r>
      <w:r w:rsidRPr="006F178A">
        <w:rPr>
          <w:rFonts w:ascii="FontbitDavid" w:hAnsi="FontbitDavid"/>
          <w:rtl/>
        </w:rPr>
        <w:t xml:space="preserve"> רצפ</w:t>
      </w:r>
      <w:r w:rsidR="00141170">
        <w:rPr>
          <w:rFonts w:ascii="FontbitDavid" w:hAnsi="FontbitDavid" w:hint="cs"/>
          <w:rtl/>
        </w:rPr>
        <w:t>ת אבנים</w:t>
      </w:r>
      <w:r w:rsidR="001506EE">
        <w:rPr>
          <w:rFonts w:ascii="FontbitDavid" w:hAnsi="FontbitDavid" w:hint="cs"/>
          <w:rtl/>
        </w:rPr>
        <w:t>.</w:t>
      </w:r>
      <w:r w:rsidRPr="006F178A">
        <w:rPr>
          <w:rFonts w:ascii="FontbitDavid" w:hAnsi="FontbitDavid"/>
          <w:rtl/>
        </w:rPr>
        <w:t xml:space="preserve"> </w:t>
      </w:r>
    </w:p>
    <w:p w14:paraId="0E0E2909" w14:textId="35BC9FEF" w:rsidR="00FF3740" w:rsidRPr="006F178A" w:rsidRDefault="001506EE" w:rsidP="001506EE">
      <w:pPr>
        <w:ind w:left="113" w:firstLine="113"/>
        <w:rPr>
          <w:rtl/>
        </w:rPr>
      </w:pPr>
      <w:r>
        <w:rPr>
          <w:rFonts w:ascii="FontbitDavid" w:hAnsi="FontbitDavid" w:hint="cs"/>
          <w:rtl/>
        </w:rPr>
        <w:t xml:space="preserve">  </w:t>
      </w:r>
      <w:r w:rsidR="00141170" w:rsidRPr="00B72EBF">
        <w:rPr>
          <w:rFonts w:ascii="FontbitDavid" w:hAnsi="FontbitDavid" w:cs="BA Vilna Bold" w:hint="cs"/>
          <w:rtl/>
        </w:rPr>
        <w:t>מת שאין לו רקב</w:t>
      </w:r>
      <w:r w:rsidR="00141170">
        <w:rPr>
          <w:rFonts w:ascii="FontbitDavid" w:hAnsi="FontbitDavid" w:hint="cs"/>
          <w:rtl/>
        </w:rPr>
        <w:t xml:space="preserve"> -</w:t>
      </w:r>
      <w:r w:rsidR="00FF3740" w:rsidRPr="006F178A">
        <w:rPr>
          <w:rFonts w:ascii="FontbitDavid" w:hAnsi="FontbitDavid"/>
          <w:rtl/>
        </w:rPr>
        <w:t>נקבר בכסותו בארון עץ או ע</w:t>
      </w:r>
      <w:r>
        <w:rPr>
          <w:rFonts w:ascii="FontbitDavid" w:hAnsi="FontbitDavid" w:hint="cs"/>
          <w:rtl/>
        </w:rPr>
        <w:t>"ג</w:t>
      </w:r>
      <w:r w:rsidR="00FF3740" w:rsidRPr="006F178A">
        <w:rPr>
          <w:rFonts w:ascii="FontbitDavid" w:hAnsi="FontbitDavid"/>
          <w:rtl/>
        </w:rPr>
        <w:t xml:space="preserve"> רצפ</w:t>
      </w:r>
      <w:r>
        <w:rPr>
          <w:rFonts w:ascii="FontbitDavid" w:hAnsi="FontbitDavid" w:hint="cs"/>
          <w:rtl/>
        </w:rPr>
        <w:t>ת לבנים.</w:t>
      </w:r>
    </w:p>
    <w:p w14:paraId="7BB9CE90" w14:textId="77777777" w:rsidR="00AD132C" w:rsidRDefault="00FF3740" w:rsidP="00AD132C">
      <w:pPr>
        <w:pStyle w:val="36"/>
        <w:framePr w:wrap="notBeside"/>
        <w:rPr>
          <w:rtl/>
        </w:rPr>
      </w:pPr>
      <w:r w:rsidRPr="00AD132C">
        <w:rPr>
          <w:rtl/>
        </w:rPr>
        <w:t xml:space="preserve">עולא: </w:t>
      </w:r>
    </w:p>
    <w:p w14:paraId="5048ED53" w14:textId="46BDD5A4" w:rsidR="00FF3740" w:rsidRPr="006F178A" w:rsidRDefault="00FF3740" w:rsidP="00AD132C">
      <w:pPr>
        <w:spacing w:after="120"/>
        <w:rPr>
          <w:rtl/>
        </w:rPr>
      </w:pPr>
      <w:r w:rsidRPr="006F178A">
        <w:rPr>
          <w:rtl/>
        </w:rPr>
        <w:t>אין רקב אלא הבא מן הבשר ומן הגידים ומן העצמות.</w:t>
      </w:r>
    </w:p>
    <w:p w14:paraId="584952E9" w14:textId="77777777" w:rsidR="00AD132C" w:rsidRDefault="00AD132C" w:rsidP="00AD132C">
      <w:pPr>
        <w:pStyle w:val="36"/>
        <w:framePr w:wrap="notBeside"/>
        <w:rPr>
          <w:rtl/>
        </w:rPr>
      </w:pPr>
      <w:r w:rsidRPr="00AD132C">
        <w:rPr>
          <w:rFonts w:hint="cs"/>
          <w:rtl/>
        </w:rPr>
        <w:t>הקשה</w:t>
      </w:r>
      <w:r w:rsidR="00FF3740" w:rsidRPr="00AD132C">
        <w:rPr>
          <w:rtl/>
        </w:rPr>
        <w:t xml:space="preserve"> רבא: </w:t>
      </w:r>
    </w:p>
    <w:p w14:paraId="7CAD68C4" w14:textId="77777777" w:rsidR="00221855" w:rsidRDefault="00FF3740" w:rsidP="00FF3740">
      <w:pPr>
        <w:rPr>
          <w:rtl/>
        </w:rPr>
      </w:pPr>
      <w:r w:rsidRPr="006F178A">
        <w:rPr>
          <w:rtl/>
        </w:rPr>
        <w:t xml:space="preserve">רקב הבא מן הבשר - טהור, הא מן העצם - טמא ואע"ג דליכא בשר! </w:t>
      </w:r>
    </w:p>
    <w:p w14:paraId="613CB425" w14:textId="77777777" w:rsidR="00221855" w:rsidRDefault="00FF3740" w:rsidP="00221855">
      <w:pPr>
        <w:pStyle w:val="36"/>
        <w:framePr w:wrap="notBeside"/>
        <w:rPr>
          <w:rtl/>
        </w:rPr>
      </w:pPr>
      <w:r w:rsidRPr="00221855">
        <w:rPr>
          <w:rtl/>
        </w:rPr>
        <w:t xml:space="preserve">אימא הכי: </w:t>
      </w:r>
    </w:p>
    <w:p w14:paraId="18C565B1" w14:textId="073D99AA" w:rsidR="00FF3740" w:rsidRPr="006F178A" w:rsidRDefault="00FF3740" w:rsidP="00FF3740">
      <w:pPr>
        <w:rPr>
          <w:rtl/>
        </w:rPr>
      </w:pPr>
      <w:r w:rsidRPr="006F178A">
        <w:rPr>
          <w:rtl/>
        </w:rPr>
        <w:t>רקב הבא מן הבשר - טהור עד שיש עצם בבשר.</w:t>
      </w:r>
    </w:p>
    <w:p w14:paraId="67DAF74A" w14:textId="70EF1D59" w:rsidR="00FF3740" w:rsidRDefault="008F52BD" w:rsidP="008F52BD">
      <w:pPr>
        <w:pStyle w:val="a5"/>
        <w:spacing w:after="120"/>
        <w:rPr>
          <w:rtl/>
        </w:rPr>
      </w:pPr>
      <w:r>
        <w:rPr>
          <w:rFonts w:hint="cs"/>
          <w:rtl/>
        </w:rPr>
        <w:t xml:space="preserve">ולא אמרי' </w:t>
      </w:r>
      <w:r w:rsidR="00FF3740" w:rsidRPr="006F178A">
        <w:rPr>
          <w:rtl/>
        </w:rPr>
        <w:t xml:space="preserve">הא ליכא גידים! </w:t>
      </w:r>
      <w:r>
        <w:rPr>
          <w:rFonts w:hint="cs"/>
          <w:rtl/>
        </w:rPr>
        <w:t>ד</w:t>
      </w:r>
      <w:r w:rsidR="00FF3740" w:rsidRPr="006F178A">
        <w:rPr>
          <w:rtl/>
        </w:rPr>
        <w:t>אי אפשר לבשר ולעצמות בלא גידים.</w:t>
      </w:r>
    </w:p>
    <w:p w14:paraId="1EEC03F1" w14:textId="4435D8CD" w:rsidR="00D32E84" w:rsidRPr="00D32E84" w:rsidRDefault="00D32E84" w:rsidP="00D32E84">
      <w:pPr>
        <w:jc w:val="center"/>
        <w:rPr>
          <w:rFonts w:ascii="BA • Vilna Light" w:hAnsi="BA • Vilna Light" w:cs="BA • Vilna Light"/>
          <w:color w:val="BF8F00" w:themeColor="accent4" w:themeShade="BF"/>
          <w:rtl/>
        </w:rPr>
      </w:pPr>
      <w:r w:rsidRPr="00B31A8E">
        <w:rPr>
          <w:rFonts w:ascii="BA • Vilna Light" w:hAnsi="BA • Vilna Light" w:cs="BA • Vilna Light" w:hint="cs"/>
          <w:color w:val="BF8F00" w:themeColor="accent4" w:themeShade="BF"/>
          <w:rtl/>
        </w:rPr>
        <w:t>****</w:t>
      </w:r>
    </w:p>
    <w:p w14:paraId="31CE2C41" w14:textId="636DE4F7" w:rsidR="008F52BD" w:rsidRDefault="000B3AB8" w:rsidP="008F52BD">
      <w:pPr>
        <w:pStyle w:val="36"/>
        <w:framePr w:wrap="notBeside"/>
        <w:rPr>
          <w:rtl/>
        </w:rPr>
      </w:pPr>
      <w:r>
        <w:rPr>
          <w:rFonts w:hint="cs"/>
          <w:rtl/>
        </w:rPr>
        <w:t xml:space="preserve">א. </w:t>
      </w:r>
      <w:r w:rsidR="00FF3740" w:rsidRPr="008F52BD">
        <w:rPr>
          <w:rFonts w:hint="cs"/>
          <w:rtl/>
        </w:rPr>
        <w:t>רשב</w:t>
      </w:r>
      <w:r w:rsidR="00FF3740" w:rsidRPr="008F52BD">
        <w:rPr>
          <w:rtl/>
        </w:rPr>
        <w:t>"</w:t>
      </w:r>
      <w:r w:rsidR="00FF3740" w:rsidRPr="008F52BD">
        <w:rPr>
          <w:rFonts w:hint="cs"/>
          <w:rtl/>
        </w:rPr>
        <w:t>א מרי</w:t>
      </w:r>
      <w:r w:rsidR="00FF3740" w:rsidRPr="008F52BD">
        <w:rPr>
          <w:rtl/>
        </w:rPr>
        <w:t>"</w:t>
      </w:r>
      <w:r w:rsidR="00FF3740" w:rsidRPr="008F52BD">
        <w:rPr>
          <w:rFonts w:hint="cs"/>
          <w:rtl/>
        </w:rPr>
        <w:t>ו</w:t>
      </w:r>
      <w:r w:rsidR="00FF3740" w:rsidRPr="008F52BD">
        <w:rPr>
          <w:rtl/>
        </w:rPr>
        <w:t xml:space="preserve">: </w:t>
      </w:r>
    </w:p>
    <w:p w14:paraId="564DB05E" w14:textId="37B18F2B" w:rsidR="00FF3740" w:rsidRPr="006F178A" w:rsidRDefault="00FF3740" w:rsidP="00BA44EB">
      <w:pPr>
        <w:pStyle w:val="a7"/>
        <w:rPr>
          <w:rtl/>
        </w:rPr>
      </w:pPr>
      <w:r w:rsidRPr="006F178A">
        <w:rPr>
          <w:rtl/>
        </w:rPr>
        <w:t>שני מתים שקברן זה עם זה - נעשו גלגלין זה לזה.</w:t>
      </w:r>
    </w:p>
    <w:p w14:paraId="12DF1533" w14:textId="481E1E28" w:rsidR="008F52BD" w:rsidRDefault="00FF3740" w:rsidP="008F52BD">
      <w:pPr>
        <w:pStyle w:val="36"/>
        <w:framePr w:wrap="notBeside"/>
        <w:rPr>
          <w:rtl/>
        </w:rPr>
      </w:pPr>
      <w:r w:rsidRPr="008F52BD">
        <w:rPr>
          <w:rtl/>
        </w:rPr>
        <w:t>מתיב ר</w:t>
      </w:r>
      <w:r w:rsidR="008F52BD">
        <w:rPr>
          <w:rFonts w:hint="cs"/>
          <w:rtl/>
        </w:rPr>
        <w:t>"נ</w:t>
      </w:r>
      <w:r w:rsidRPr="008F52BD">
        <w:rPr>
          <w:rtl/>
        </w:rPr>
        <w:t xml:space="preserve">: </w:t>
      </w:r>
    </w:p>
    <w:p w14:paraId="7D73E1DB" w14:textId="58215C4F" w:rsidR="00FF3740" w:rsidRPr="006F178A" w:rsidRDefault="00FF3740" w:rsidP="00FF3740">
      <w:pPr>
        <w:rPr>
          <w:rtl/>
        </w:rPr>
      </w:pPr>
      <w:r w:rsidRPr="006F178A">
        <w:rPr>
          <w:rtl/>
        </w:rPr>
        <w:t xml:space="preserve">רקב הבא מב' מתים - טמא! </w:t>
      </w:r>
    </w:p>
    <w:p w14:paraId="52FC074C" w14:textId="77777777" w:rsidR="006D088A" w:rsidRDefault="006D088A" w:rsidP="006D088A">
      <w:pPr>
        <w:pStyle w:val="36"/>
        <w:framePr w:wrap="notBeside"/>
        <w:rPr>
          <w:rFonts w:ascii="FontbitDavid" w:hAnsi="FontbitDavid"/>
          <w:rtl/>
        </w:rPr>
      </w:pPr>
      <w:r w:rsidRPr="006D088A">
        <w:rPr>
          <w:rFonts w:hint="cs"/>
          <w:rtl/>
        </w:rPr>
        <w:t>תירץ ר</w:t>
      </w:r>
      <w:r w:rsidR="00FF3740" w:rsidRPr="006D088A">
        <w:rPr>
          <w:rtl/>
        </w:rPr>
        <w:t xml:space="preserve">בא: </w:t>
      </w:r>
    </w:p>
    <w:p w14:paraId="61AC9B59" w14:textId="041075F5" w:rsidR="00FF3740" w:rsidRDefault="00FF3740" w:rsidP="00E83E25">
      <w:pPr>
        <w:spacing w:after="120"/>
        <w:rPr>
          <w:rFonts w:ascii="FontbitDavid" w:hAnsi="FontbitDavid"/>
          <w:rtl/>
        </w:rPr>
      </w:pPr>
      <w:r w:rsidRPr="006D088A">
        <w:rPr>
          <w:rFonts w:ascii="FontbitDavid" w:hAnsi="FontbitDavid"/>
          <w:rtl/>
        </w:rPr>
        <w:t>שקבר</w:t>
      </w:r>
      <w:r w:rsidR="006D088A">
        <w:rPr>
          <w:rFonts w:ascii="FontbitDavid" w:hAnsi="FontbitDavid" w:hint="cs"/>
          <w:rtl/>
        </w:rPr>
        <w:t xml:space="preserve"> כל אחד בפנ''ע,</w:t>
      </w:r>
      <w:r w:rsidRPr="006D088A">
        <w:rPr>
          <w:rFonts w:ascii="FontbitDavid" w:hAnsi="FontbitDavid"/>
          <w:rtl/>
        </w:rPr>
        <w:t xml:space="preserve"> והרקיבו ועמדו על מלא תרווד רקב.</w:t>
      </w:r>
    </w:p>
    <w:p w14:paraId="20577632" w14:textId="68302E0F" w:rsidR="00D32E84" w:rsidRPr="00D32E84" w:rsidRDefault="00D32E84" w:rsidP="00D32E84">
      <w:pPr>
        <w:jc w:val="center"/>
        <w:rPr>
          <w:rFonts w:ascii="BA • Vilna Light" w:hAnsi="BA • Vilna Light" w:cs="BA • Vilna Light"/>
          <w:color w:val="BF8F00" w:themeColor="accent4" w:themeShade="BF"/>
          <w:rtl/>
        </w:rPr>
      </w:pPr>
      <w:r w:rsidRPr="00B31A8E">
        <w:rPr>
          <w:rFonts w:ascii="BA • Vilna Light" w:hAnsi="BA • Vilna Light" w:cs="BA • Vilna Light" w:hint="cs"/>
          <w:color w:val="BF8F00" w:themeColor="accent4" w:themeShade="BF"/>
          <w:rtl/>
        </w:rPr>
        <w:t>***</w:t>
      </w:r>
    </w:p>
    <w:p w14:paraId="39633CF2" w14:textId="26A1F48E" w:rsidR="00E83E25" w:rsidRDefault="000B3AB8" w:rsidP="00E83E25">
      <w:pPr>
        <w:pStyle w:val="36"/>
        <w:framePr w:wrap="notBeside"/>
        <w:rPr>
          <w:rtl/>
        </w:rPr>
      </w:pPr>
      <w:r>
        <w:rPr>
          <w:rFonts w:hint="cs"/>
          <w:rtl/>
        </w:rPr>
        <w:t xml:space="preserve">ב. </w:t>
      </w:r>
      <w:r w:rsidR="00FF3740" w:rsidRPr="00E83E25">
        <w:rPr>
          <w:rFonts w:hint="cs"/>
          <w:rtl/>
        </w:rPr>
        <w:t>רבב</w:t>
      </w:r>
      <w:r w:rsidR="00FF3740" w:rsidRPr="00E83E25">
        <w:rPr>
          <w:rtl/>
        </w:rPr>
        <w:t>"</w:t>
      </w:r>
      <w:r w:rsidR="00FF3740" w:rsidRPr="00E83E25">
        <w:rPr>
          <w:rFonts w:hint="cs"/>
          <w:rtl/>
        </w:rPr>
        <w:t>ח מרי</w:t>
      </w:r>
      <w:r w:rsidR="00FF3740" w:rsidRPr="00E83E25">
        <w:rPr>
          <w:rtl/>
        </w:rPr>
        <w:t>"</w:t>
      </w:r>
      <w:r w:rsidR="00FF3740" w:rsidRPr="00E83E25">
        <w:rPr>
          <w:rFonts w:hint="cs"/>
          <w:rtl/>
        </w:rPr>
        <w:t>ו</w:t>
      </w:r>
      <w:r w:rsidR="00FF3740" w:rsidRPr="00E83E25">
        <w:rPr>
          <w:rtl/>
        </w:rPr>
        <w:t>:</w:t>
      </w:r>
    </w:p>
    <w:p w14:paraId="35D08ADC" w14:textId="410008ED" w:rsidR="00FF3740" w:rsidRPr="006F178A" w:rsidRDefault="00FF3740" w:rsidP="00BA44EB">
      <w:pPr>
        <w:pStyle w:val="a7"/>
        <w:rPr>
          <w:rtl/>
        </w:rPr>
      </w:pPr>
      <w:r w:rsidRPr="006F178A">
        <w:rPr>
          <w:rtl/>
        </w:rPr>
        <w:t xml:space="preserve"> גזז שערו וקברו עמו - נעשה לו גלגלין.</w:t>
      </w:r>
    </w:p>
    <w:p w14:paraId="56A278BF" w14:textId="77777777" w:rsidR="00E83E25" w:rsidRDefault="00FF3740" w:rsidP="00E83E25">
      <w:pPr>
        <w:pStyle w:val="36"/>
        <w:framePr w:wrap="notBeside"/>
        <w:rPr>
          <w:rFonts w:ascii="FontbitDavid" w:hAnsi="FontbitDavid"/>
          <w:rtl/>
        </w:rPr>
      </w:pPr>
      <w:r w:rsidRPr="00E83E25">
        <w:rPr>
          <w:rtl/>
        </w:rPr>
        <w:t xml:space="preserve">תנן </w:t>
      </w:r>
      <w:r w:rsidR="00585A64" w:rsidRPr="00E83E25">
        <w:rPr>
          <w:rtl/>
        </w:rPr>
        <w:t>שם</w:t>
      </w:r>
      <w:r w:rsidRPr="00E83E25">
        <w:rPr>
          <w:rtl/>
        </w:rPr>
        <w:t xml:space="preserve">: </w:t>
      </w:r>
    </w:p>
    <w:p w14:paraId="1C6BF87C" w14:textId="2A61FB13" w:rsidR="00FF3740" w:rsidRPr="0099162F" w:rsidRDefault="00FF3740" w:rsidP="0099162F">
      <w:pPr>
        <w:jc w:val="center"/>
        <w:rPr>
          <w:rFonts w:ascii="BA • Vilna Light" w:hAnsi="BA • Vilna Light" w:cs="BA • Vilna Light"/>
          <w:color w:val="BF8F00" w:themeColor="accent4" w:themeShade="BF"/>
          <w:rtl/>
        </w:rPr>
      </w:pPr>
      <w:r w:rsidRPr="002B67A2">
        <w:rPr>
          <w:rFonts w:ascii="FontbitDavid" w:hAnsi="FontbitDavid"/>
          <w:spacing w:val="0"/>
          <w:rtl/>
        </w:rPr>
        <w:t>כל שבמת טמא, חוץ מהשינים והשער והצפורן, ובשעת חיבורן -כולן טמאין.</w:t>
      </w:r>
      <w:r w:rsidR="0099162F" w:rsidRPr="0099162F">
        <w:rPr>
          <w:rFonts w:ascii="BA • Vilna Light" w:hAnsi="BA • Vilna Light" w:cs="BA • Vilna Light" w:hint="cs"/>
          <w:color w:val="BF8F00" w:themeColor="accent4" w:themeShade="BF"/>
          <w:rtl/>
        </w:rPr>
        <w:t xml:space="preserve"> </w:t>
      </w:r>
      <w:r w:rsidR="0099162F" w:rsidRPr="00B31A8E">
        <w:rPr>
          <w:rFonts w:ascii="BA • Vilna Light" w:hAnsi="BA • Vilna Light" w:cs="BA • Vilna Light" w:hint="cs"/>
          <w:color w:val="BF8F00" w:themeColor="accent4" w:themeShade="BF"/>
          <w:rtl/>
        </w:rPr>
        <w:t>***</w:t>
      </w:r>
    </w:p>
    <w:p w14:paraId="7C4DE713" w14:textId="10CFA074" w:rsidR="002B67A2" w:rsidRDefault="000B3AB8" w:rsidP="002B67A2">
      <w:pPr>
        <w:pStyle w:val="36"/>
        <w:framePr w:wrap="notBeside"/>
        <w:rPr>
          <w:rtl/>
        </w:rPr>
      </w:pPr>
      <w:r>
        <w:rPr>
          <w:rFonts w:hint="cs"/>
          <w:rtl/>
        </w:rPr>
        <w:t xml:space="preserve">ג. </w:t>
      </w:r>
      <w:r w:rsidR="00FF3740" w:rsidRPr="002B67A2">
        <w:rPr>
          <w:rtl/>
        </w:rPr>
        <w:t xml:space="preserve">בעי חזקיה: </w:t>
      </w:r>
    </w:p>
    <w:p w14:paraId="7528695C" w14:textId="7DE2AE84" w:rsidR="00FF3740" w:rsidRPr="006F178A" w:rsidRDefault="00FF3740" w:rsidP="00BA44EB">
      <w:pPr>
        <w:pStyle w:val="a7"/>
        <w:rPr>
          <w:rtl/>
        </w:rPr>
      </w:pPr>
      <w:r w:rsidRPr="006F178A">
        <w:rPr>
          <w:rtl/>
        </w:rPr>
        <w:t xml:space="preserve">שערו העומד לגלח, צפורן העומד ליגזז, </w:t>
      </w:r>
      <w:r w:rsidRPr="006F178A">
        <w:rPr>
          <w:rFonts w:hint="cs"/>
          <w:rtl/>
        </w:rPr>
        <w:t xml:space="preserve">אי </w:t>
      </w:r>
      <w:r w:rsidRPr="006F178A">
        <w:rPr>
          <w:rtl/>
        </w:rPr>
        <w:t>כל העומד ליגזז כגזוז</w:t>
      </w:r>
      <w:r w:rsidRPr="006F178A">
        <w:rPr>
          <w:rFonts w:hint="cs"/>
          <w:rtl/>
        </w:rPr>
        <w:t xml:space="preserve"> </w:t>
      </w:r>
    </w:p>
    <w:p w14:paraId="538C80BC" w14:textId="77777777" w:rsidR="002B67A2" w:rsidRDefault="00FF3740" w:rsidP="002B67A2">
      <w:pPr>
        <w:pStyle w:val="36"/>
        <w:framePr w:wrap="notBeside"/>
        <w:rPr>
          <w:rtl/>
        </w:rPr>
      </w:pPr>
      <w:r w:rsidRPr="002B67A2">
        <w:rPr>
          <w:rFonts w:hint="cs"/>
          <w:rtl/>
        </w:rPr>
        <w:t>וא</w:t>
      </w:r>
      <w:r w:rsidRPr="002B67A2">
        <w:rPr>
          <w:rtl/>
        </w:rPr>
        <w:t>"</w:t>
      </w:r>
      <w:r w:rsidRPr="002B67A2">
        <w:rPr>
          <w:rFonts w:hint="cs"/>
          <w:rtl/>
        </w:rPr>
        <w:t>א לפשוט</w:t>
      </w:r>
    </w:p>
    <w:p w14:paraId="2A5EF718" w14:textId="75C9CD29" w:rsidR="00FF3740" w:rsidRPr="0099162F" w:rsidRDefault="00FF3740" w:rsidP="0099162F">
      <w:pPr>
        <w:jc w:val="center"/>
        <w:rPr>
          <w:rFonts w:ascii="BA • Vilna Light" w:hAnsi="BA • Vilna Light" w:cs="BA • Vilna Light"/>
          <w:color w:val="BF8F00" w:themeColor="accent4" w:themeShade="BF"/>
          <w:rtl/>
        </w:rPr>
      </w:pPr>
      <w:r w:rsidRPr="006F178A">
        <w:rPr>
          <w:rFonts w:hint="cs"/>
          <w:rtl/>
        </w:rPr>
        <w:t xml:space="preserve"> </w:t>
      </w:r>
      <w:r w:rsidRPr="002B67A2">
        <w:rPr>
          <w:rStyle w:val="27"/>
          <w:rFonts w:hint="cs"/>
          <w:rtl/>
        </w:rPr>
        <w:t>מרבב</w:t>
      </w:r>
      <w:r w:rsidRPr="002B67A2">
        <w:rPr>
          <w:rStyle w:val="27"/>
          <w:rtl/>
        </w:rPr>
        <w:t>"</w:t>
      </w:r>
      <w:r w:rsidRPr="002B67A2">
        <w:rPr>
          <w:rStyle w:val="27"/>
          <w:rFonts w:hint="cs"/>
          <w:rtl/>
        </w:rPr>
        <w:t>ח</w:t>
      </w:r>
      <w:r w:rsidRPr="006F178A">
        <w:rPr>
          <w:rFonts w:hint="cs"/>
          <w:rtl/>
        </w:rPr>
        <w:t xml:space="preserve"> דהא לא גזז לא</w:t>
      </w:r>
      <w:r w:rsidR="002B67A2">
        <w:rPr>
          <w:rFonts w:hint="cs"/>
          <w:rtl/>
        </w:rPr>
        <w:t>,</w:t>
      </w:r>
      <w:r w:rsidRPr="006F178A">
        <w:rPr>
          <w:rFonts w:hint="cs"/>
          <w:rtl/>
        </w:rPr>
        <w:t xml:space="preserve"> </w:t>
      </w:r>
      <w:r w:rsidRPr="002B67A2">
        <w:rPr>
          <w:rStyle w:val="27"/>
          <w:rFonts w:hint="cs"/>
          <w:rtl/>
        </w:rPr>
        <w:t>דה</w:t>
      </w:r>
      <w:r w:rsidRPr="002B67A2">
        <w:rPr>
          <w:rStyle w:val="27"/>
          <w:rtl/>
        </w:rPr>
        <w:t>"</w:t>
      </w:r>
      <w:r w:rsidRPr="002B67A2">
        <w:rPr>
          <w:rStyle w:val="27"/>
          <w:rFonts w:hint="cs"/>
          <w:rtl/>
        </w:rPr>
        <w:t>ק</w:t>
      </w:r>
      <w:r w:rsidRPr="002B67A2">
        <w:rPr>
          <w:rStyle w:val="27"/>
          <w:rtl/>
        </w:rPr>
        <w:t>:</w:t>
      </w:r>
      <w:r w:rsidRPr="006F178A">
        <w:rPr>
          <w:rtl/>
        </w:rPr>
        <w:t xml:space="preserve"> גזז הרי זה גלגלים, לא גזז מיבעי ליה.</w:t>
      </w:r>
      <w:r w:rsidR="0099162F" w:rsidRPr="0099162F">
        <w:rPr>
          <w:rFonts w:ascii="BA • Vilna Light" w:hAnsi="BA • Vilna Light" w:cs="BA • Vilna Light" w:hint="cs"/>
          <w:color w:val="BF8F00" w:themeColor="accent4" w:themeShade="BF"/>
          <w:rtl/>
        </w:rPr>
        <w:t xml:space="preserve"> </w:t>
      </w:r>
      <w:r w:rsidR="0099162F" w:rsidRPr="00B31A8E">
        <w:rPr>
          <w:rFonts w:ascii="BA • Vilna Light" w:hAnsi="BA • Vilna Light" w:cs="BA • Vilna Light" w:hint="cs"/>
          <w:color w:val="BF8F00" w:themeColor="accent4" w:themeShade="BF"/>
          <w:rtl/>
        </w:rPr>
        <w:t>***</w:t>
      </w:r>
    </w:p>
    <w:p w14:paraId="45740459" w14:textId="0599316B" w:rsidR="002B67A2" w:rsidRDefault="000B3AB8" w:rsidP="002B67A2">
      <w:pPr>
        <w:pStyle w:val="36"/>
        <w:framePr w:wrap="notBeside"/>
        <w:rPr>
          <w:rtl/>
        </w:rPr>
      </w:pPr>
      <w:r>
        <w:rPr>
          <w:rFonts w:hint="cs"/>
          <w:rtl/>
        </w:rPr>
        <w:t xml:space="preserve">ד. </w:t>
      </w:r>
      <w:r w:rsidR="00FF3740" w:rsidRPr="002B67A2">
        <w:rPr>
          <w:rtl/>
        </w:rPr>
        <w:t xml:space="preserve">בעי ר' ירמיה: </w:t>
      </w:r>
    </w:p>
    <w:p w14:paraId="3CCEDCBD" w14:textId="77777777" w:rsidR="0095051C" w:rsidRDefault="00FF3740" w:rsidP="00BA44EB">
      <w:pPr>
        <w:pStyle w:val="a7"/>
        <w:rPr>
          <w:rtl/>
        </w:rPr>
      </w:pPr>
      <w:r w:rsidRPr="006F178A">
        <w:rPr>
          <w:rtl/>
        </w:rPr>
        <w:t xml:space="preserve">רקב הבא מן העקב, מהו? </w:t>
      </w:r>
    </w:p>
    <w:p w14:paraId="183A1330" w14:textId="68D7795B" w:rsidR="00FF3740" w:rsidRPr="00766B62" w:rsidRDefault="00A22537" w:rsidP="00A22537">
      <w:pPr>
        <w:jc w:val="center"/>
        <w:rPr>
          <w:rFonts w:cs="BA Vilna Bold"/>
          <w:rtl/>
        </w:rPr>
      </w:pPr>
      <w:r>
        <w:rPr>
          <w:rFonts w:hint="cs"/>
          <w:rtl/>
        </w:rPr>
        <w:t>רק רקב הבא מכל המת אבל מן העקב לבד לא או ל''ש.</w:t>
      </w:r>
    </w:p>
    <w:p w14:paraId="4FA0D153" w14:textId="6974259D" w:rsidR="00A22537" w:rsidRDefault="00FF3740" w:rsidP="00A22537">
      <w:pPr>
        <w:pStyle w:val="36"/>
        <w:framePr w:wrap="notBeside"/>
        <w:rPr>
          <w:rFonts w:ascii="FontbitDavid" w:hAnsi="FontbitDavid"/>
          <w:rtl/>
        </w:rPr>
      </w:pPr>
      <w:r w:rsidRPr="00A22537">
        <w:rPr>
          <w:rtl/>
        </w:rPr>
        <w:t xml:space="preserve">ת"ש </w:t>
      </w:r>
    </w:p>
    <w:p w14:paraId="06FEC626" w14:textId="7E8D0F3F" w:rsidR="00FF3740" w:rsidRPr="006F178A" w:rsidRDefault="0007365A" w:rsidP="00FF3740">
      <w:pPr>
        <w:rPr>
          <w:rtl/>
        </w:rPr>
      </w:pPr>
      <w:r w:rsidRPr="0007365A">
        <w:rPr>
          <w:rStyle w:val="27"/>
          <w:rFonts w:hint="cs"/>
          <w:rtl/>
        </w:rPr>
        <w:t>דתני רנב''א</w:t>
      </w:r>
      <w:r w:rsidR="00FF3740" w:rsidRPr="0007365A">
        <w:rPr>
          <w:rStyle w:val="27"/>
          <w:rtl/>
        </w:rPr>
        <w:t>:</w:t>
      </w:r>
      <w:r w:rsidR="00FF3740" w:rsidRPr="0095051C">
        <w:rPr>
          <w:rFonts w:ascii="FontbitDavid" w:hAnsi="FontbitDavid"/>
          <w:rtl/>
        </w:rPr>
        <w:t xml:space="preserve"> רקב הבא משני מתים - טמא</w:t>
      </w:r>
      <w:r w:rsidR="001A7DD4" w:rsidRPr="0095051C">
        <w:rPr>
          <w:rFonts w:ascii="FontbitDavid" w:hAnsi="FontbitDavid"/>
          <w:rtl/>
        </w:rPr>
        <w:t>.</w:t>
      </w:r>
      <w:r w:rsidR="00FF3740" w:rsidRPr="0095051C">
        <w:rPr>
          <w:rFonts w:ascii="FontbitDavid" w:hAnsi="FontbitDavid" w:hint="cs"/>
          <w:rtl/>
        </w:rPr>
        <w:t xml:space="preserve"> </w:t>
      </w:r>
    </w:p>
    <w:p w14:paraId="77044BA2" w14:textId="7B5EE9E6" w:rsidR="00FF3740" w:rsidRPr="006F178A" w:rsidRDefault="00FF3740" w:rsidP="00FF3740">
      <w:pPr>
        <w:rPr>
          <w:rtl/>
        </w:rPr>
      </w:pPr>
      <w:r w:rsidRPr="006F178A">
        <w:rPr>
          <w:rFonts w:ascii="FontbitDavid" w:hAnsi="FontbitDavid"/>
          <w:rtl/>
        </w:rPr>
        <w:t xml:space="preserve">ואי הבא מן העקב לא, </w:t>
      </w:r>
      <w:r>
        <w:rPr>
          <w:rFonts w:ascii="FontbitDavid" w:hAnsi="FontbitDavid"/>
          <w:rtl/>
        </w:rPr>
        <w:t>שמא</w:t>
      </w:r>
      <w:r w:rsidRPr="006F178A">
        <w:rPr>
          <w:rFonts w:ascii="FontbitDavid" w:hAnsi="FontbitDavid"/>
          <w:rtl/>
        </w:rPr>
        <w:t xml:space="preserve"> דרך עקב אתי, ו</w:t>
      </w:r>
      <w:r w:rsidR="00585A64">
        <w:rPr>
          <w:rFonts w:ascii="FontbitDavid" w:hAnsi="FontbitDavid"/>
          <w:rtl/>
        </w:rPr>
        <w:t>כאן</w:t>
      </w:r>
      <w:r w:rsidRPr="006F178A">
        <w:rPr>
          <w:rFonts w:ascii="FontbitDavid" w:hAnsi="FontbitDavid"/>
          <w:rtl/>
        </w:rPr>
        <w:t xml:space="preserve"> </w:t>
      </w:r>
      <w:r>
        <w:rPr>
          <w:rFonts w:ascii="FontbitDavid" w:hAnsi="FontbitDavid"/>
          <w:rtl/>
        </w:rPr>
        <w:t>שמא</w:t>
      </w:r>
      <w:r w:rsidRPr="006F178A">
        <w:rPr>
          <w:rFonts w:ascii="FontbitDavid" w:hAnsi="FontbitDavid"/>
          <w:rtl/>
        </w:rPr>
        <w:t xml:space="preserve"> דרך עקב אתי.</w:t>
      </w:r>
    </w:p>
    <w:p w14:paraId="7AD69004" w14:textId="6AFF42B3" w:rsidR="00FF3740" w:rsidRPr="0099162F" w:rsidRDefault="00FF3740" w:rsidP="0099162F">
      <w:pPr>
        <w:jc w:val="center"/>
        <w:rPr>
          <w:rFonts w:ascii="BA • Vilna Light" w:hAnsi="BA • Vilna Light" w:cs="BA • Vilna Light"/>
          <w:color w:val="BF8F00" w:themeColor="accent4" w:themeShade="BF"/>
          <w:rtl/>
        </w:rPr>
      </w:pPr>
      <w:r w:rsidRPr="006F178A">
        <w:rPr>
          <w:rtl/>
        </w:rPr>
        <w:t xml:space="preserve">אי </w:t>
      </w:r>
      <w:r w:rsidR="008828E4">
        <w:rPr>
          <w:rFonts w:hint="cs"/>
          <w:rtl/>
        </w:rPr>
        <w:t xml:space="preserve">נרקב </w:t>
      </w:r>
      <w:r w:rsidR="008828E4" w:rsidRPr="00B72EBF">
        <w:rPr>
          <w:rFonts w:cs="BA Vilna Bold" w:hint="cs"/>
          <w:rtl/>
        </w:rPr>
        <w:t>כל המת</w:t>
      </w:r>
      <w:r w:rsidR="008828E4">
        <w:rPr>
          <w:rFonts w:hint="cs"/>
          <w:rtl/>
        </w:rPr>
        <w:t xml:space="preserve"> ובא דרך עקב ה''נ וכאן שנרקב אבר אחד</w:t>
      </w:r>
      <w:r w:rsidR="00ED2FF0">
        <w:rPr>
          <w:rFonts w:hint="cs"/>
          <w:rtl/>
        </w:rPr>
        <w:t>,</w:t>
      </w:r>
      <w:r w:rsidR="008828E4">
        <w:rPr>
          <w:rFonts w:hint="cs"/>
          <w:rtl/>
        </w:rPr>
        <w:t xml:space="preserve"> מאי </w:t>
      </w:r>
      <w:r w:rsidRPr="00766B62">
        <w:rPr>
          <w:rFonts w:cs="BA Vilna Bold"/>
          <w:rtl/>
        </w:rPr>
        <w:t>תיקו</w:t>
      </w:r>
      <w:r w:rsidRPr="006F178A">
        <w:rPr>
          <w:rtl/>
        </w:rPr>
        <w:t>.</w:t>
      </w:r>
      <w:r w:rsidR="0099162F" w:rsidRPr="0099162F">
        <w:rPr>
          <w:rFonts w:ascii="BA • Vilna Light" w:hAnsi="BA • Vilna Light" w:cs="BA • Vilna Light" w:hint="cs"/>
          <w:color w:val="BF8F00" w:themeColor="accent4" w:themeShade="BF"/>
          <w:rtl/>
        </w:rPr>
        <w:t xml:space="preserve"> </w:t>
      </w:r>
      <w:r w:rsidR="0099162F" w:rsidRPr="00B31A8E">
        <w:rPr>
          <w:rFonts w:ascii="BA • Vilna Light" w:hAnsi="BA • Vilna Light" w:cs="BA • Vilna Light" w:hint="cs"/>
          <w:color w:val="BF8F00" w:themeColor="accent4" w:themeShade="BF"/>
          <w:rtl/>
        </w:rPr>
        <w:t>***</w:t>
      </w:r>
    </w:p>
    <w:p w14:paraId="171108A6" w14:textId="4587516C" w:rsidR="00E4452B" w:rsidRDefault="000B3AB8" w:rsidP="00E4452B">
      <w:pPr>
        <w:pStyle w:val="36"/>
        <w:framePr w:wrap="notBeside"/>
        <w:rPr>
          <w:rtl/>
        </w:rPr>
      </w:pPr>
      <w:r>
        <w:rPr>
          <w:rFonts w:hint="cs"/>
          <w:rtl/>
        </w:rPr>
        <w:t xml:space="preserve">ה. </w:t>
      </w:r>
      <w:r w:rsidR="00FF3740" w:rsidRPr="00E4452B">
        <w:rPr>
          <w:rtl/>
        </w:rPr>
        <w:t xml:space="preserve">בעי רבי ירמיה: </w:t>
      </w:r>
    </w:p>
    <w:p w14:paraId="145FE78F" w14:textId="6A5D4445" w:rsidR="00FF3740" w:rsidRDefault="00FF3740" w:rsidP="00BA44EB">
      <w:pPr>
        <w:pStyle w:val="a7"/>
        <w:rPr>
          <w:rtl/>
        </w:rPr>
      </w:pPr>
      <w:r w:rsidRPr="006F178A">
        <w:rPr>
          <w:rtl/>
        </w:rPr>
        <w:t xml:space="preserve">עובר במעי אשה הוי גלגלים או לא? </w:t>
      </w:r>
    </w:p>
    <w:p w14:paraId="314B54B7" w14:textId="06A44BDE" w:rsidR="00FF3740" w:rsidRPr="00D74FED" w:rsidRDefault="00FF3740" w:rsidP="00561E73">
      <w:pPr>
        <w:rPr>
          <w:spacing w:val="2"/>
          <w:rtl/>
        </w:rPr>
      </w:pPr>
      <w:r w:rsidRPr="00D74FED">
        <w:rPr>
          <w:spacing w:val="2"/>
          <w:rtl/>
        </w:rPr>
        <w:t xml:space="preserve">כיון </w:t>
      </w:r>
      <w:r w:rsidR="00561E73" w:rsidRPr="00D74FED">
        <w:rPr>
          <w:rFonts w:hint="cs"/>
          <w:spacing w:val="2"/>
          <w:rtl/>
        </w:rPr>
        <w:t>ד</w:t>
      </w:r>
      <w:r w:rsidRPr="00D74FED">
        <w:rPr>
          <w:spacing w:val="2"/>
          <w:rtl/>
        </w:rPr>
        <w:t>עובר ירך אמו, גופה הוא ולא גלגלין,</w:t>
      </w:r>
      <w:r w:rsidR="00561E73" w:rsidRPr="00D74FED">
        <w:rPr>
          <w:rFonts w:cs="BA Vilna Bold" w:hint="cs"/>
          <w:spacing w:val="2"/>
          <w:rtl/>
        </w:rPr>
        <w:t xml:space="preserve"> </w:t>
      </w:r>
      <w:r w:rsidRPr="00D74FED">
        <w:rPr>
          <w:rFonts w:cs="BA Vilna Bold" w:hint="cs"/>
          <w:spacing w:val="2"/>
          <w:rtl/>
        </w:rPr>
        <w:t>או</w:t>
      </w:r>
      <w:r w:rsidR="00561E73" w:rsidRPr="00D74FED">
        <w:rPr>
          <w:rFonts w:hint="cs"/>
          <w:spacing w:val="2"/>
          <w:rtl/>
        </w:rPr>
        <w:t xml:space="preserve"> </w:t>
      </w:r>
      <w:r w:rsidRPr="00D74FED">
        <w:rPr>
          <w:spacing w:val="2"/>
          <w:rtl/>
        </w:rPr>
        <w:t>כיון דסופו לצאת פריש מינה</w:t>
      </w:r>
    </w:p>
    <w:p w14:paraId="31FDB019" w14:textId="77777777" w:rsidR="00FF3740" w:rsidRPr="006F178A" w:rsidRDefault="00FF3740" w:rsidP="00516202">
      <w:pPr>
        <w:pStyle w:val="affff5"/>
        <w:framePr w:wrap="around"/>
        <w:rPr>
          <w:rtl/>
        </w:rPr>
      </w:pPr>
      <w:r w:rsidRPr="006F178A">
        <w:rPr>
          <w:rFonts w:hint="cs"/>
          <w:rtl/>
        </w:rPr>
        <w:t>נא:</w:t>
      </w:r>
    </w:p>
    <w:p w14:paraId="6C596AB9" w14:textId="044697A2" w:rsidR="00FF3740" w:rsidRDefault="00FF3740" w:rsidP="00FF3740">
      <w:pPr>
        <w:rPr>
          <w:rFonts w:ascii="FontbitDavid" w:hAnsi="FontbitDavid"/>
          <w:rtl/>
        </w:rPr>
      </w:pPr>
      <w:r w:rsidRPr="006F178A">
        <w:rPr>
          <w:rFonts w:ascii="FontbitDavid" w:hAnsi="FontbitDavid"/>
          <w:rtl/>
        </w:rPr>
        <w:t>ואת"ל דסופו לצאת מיפרש פריש מינה</w:t>
      </w:r>
      <w:r w:rsidRPr="006F178A">
        <w:rPr>
          <w:rFonts w:ascii="FontbitDavid" w:hAnsi="FontbitDavid" w:hint="cs"/>
          <w:rtl/>
        </w:rPr>
        <w:t xml:space="preserve">, </w:t>
      </w:r>
      <w:r w:rsidRPr="006F178A">
        <w:rPr>
          <w:rFonts w:ascii="FontbitDavid" w:hAnsi="FontbitDavid"/>
          <w:rtl/>
        </w:rPr>
        <w:t xml:space="preserve">שכבת זרע במעי אשה, מהו? </w:t>
      </w:r>
    </w:p>
    <w:p w14:paraId="4A2071EE" w14:textId="77777777" w:rsidR="00CC16FE" w:rsidRDefault="00FF3740" w:rsidP="00CC16FE">
      <w:pPr>
        <w:rPr>
          <w:rtl/>
        </w:rPr>
      </w:pPr>
      <w:r w:rsidRPr="006F178A">
        <w:rPr>
          <w:rFonts w:ascii="FontbitDavid" w:hAnsi="FontbitDavid"/>
          <w:rtl/>
        </w:rPr>
        <w:t xml:space="preserve">מי כיון דלא איתצר </w:t>
      </w:r>
      <w:r w:rsidRPr="006F178A">
        <w:rPr>
          <w:rFonts w:ascii="FontbitDavid" w:hAnsi="FontbitDavid" w:hint="cs"/>
          <w:rtl/>
        </w:rPr>
        <w:t>כגופה</w:t>
      </w:r>
      <w:r w:rsidRPr="006F178A">
        <w:rPr>
          <w:rFonts w:ascii="FontbitDavid" w:hAnsi="FontbitDavid"/>
          <w:rtl/>
        </w:rPr>
        <w:t xml:space="preserve">, </w:t>
      </w:r>
      <w:r w:rsidRPr="00766B62">
        <w:rPr>
          <w:rFonts w:cs="BA Vilna Bold" w:hint="cs"/>
          <w:rtl/>
        </w:rPr>
        <w:t>או</w:t>
      </w:r>
      <w:r w:rsidRPr="006F178A">
        <w:rPr>
          <w:rtl/>
        </w:rPr>
        <w:t xml:space="preserve"> כיון ד</w:t>
      </w:r>
      <w:r w:rsidR="00DA0FA7">
        <w:rPr>
          <w:rFonts w:hint="cs"/>
          <w:rtl/>
        </w:rPr>
        <w:t xml:space="preserve">בא </w:t>
      </w:r>
      <w:r w:rsidRPr="006F178A">
        <w:rPr>
          <w:rtl/>
        </w:rPr>
        <w:t>מעלמא לא?</w:t>
      </w:r>
    </w:p>
    <w:p w14:paraId="2D72984F" w14:textId="54483756" w:rsidR="00FF3740" w:rsidRPr="00CC16FE" w:rsidRDefault="00CC16FE" w:rsidP="00CC16FE">
      <w:pPr>
        <w:jc w:val="center"/>
        <w:rPr>
          <w:rFonts w:ascii="BA • Vilna Light" w:hAnsi="BA • Vilna Light" w:cs="BA • Vilna Light"/>
          <w:color w:val="BF8F00" w:themeColor="accent4" w:themeShade="BF"/>
          <w:rtl/>
        </w:rPr>
      </w:pPr>
      <w:r w:rsidRPr="00B31A8E">
        <w:rPr>
          <w:rFonts w:ascii="BA • Vilna Light" w:hAnsi="BA • Vilna Light" w:cs="BA • Vilna Light" w:hint="cs"/>
          <w:color w:val="BF8F00" w:themeColor="accent4" w:themeShade="BF"/>
          <w:rtl/>
        </w:rPr>
        <w:t>***</w:t>
      </w:r>
      <w:r w:rsidR="00FF3740" w:rsidRPr="006F178A">
        <w:rPr>
          <w:rtl/>
        </w:rPr>
        <w:t xml:space="preserve"> </w:t>
      </w:r>
    </w:p>
    <w:p w14:paraId="4A43B182" w14:textId="13DC0C89" w:rsidR="00657E43" w:rsidRDefault="000B3AB8" w:rsidP="00657E43">
      <w:pPr>
        <w:pStyle w:val="36"/>
        <w:framePr w:wrap="notBeside"/>
        <w:rPr>
          <w:rtl/>
        </w:rPr>
      </w:pPr>
      <w:r>
        <w:rPr>
          <w:rFonts w:hint="cs"/>
          <w:rtl/>
        </w:rPr>
        <w:t xml:space="preserve">ו. </w:t>
      </w:r>
      <w:r w:rsidR="00FF3740" w:rsidRPr="00657E43">
        <w:rPr>
          <w:rtl/>
        </w:rPr>
        <w:t xml:space="preserve">בעי רב פפא: </w:t>
      </w:r>
    </w:p>
    <w:p w14:paraId="749839D7" w14:textId="77777777" w:rsidR="00CC16FE" w:rsidRDefault="00FF3740" w:rsidP="00BA44EB">
      <w:pPr>
        <w:pStyle w:val="a7"/>
        <w:rPr>
          <w:rtl/>
        </w:rPr>
      </w:pPr>
      <w:r w:rsidRPr="000B3AB8">
        <w:rPr>
          <w:rtl/>
        </w:rPr>
        <w:t xml:space="preserve">פירשה, מהו? </w:t>
      </w:r>
    </w:p>
    <w:p w14:paraId="61046F9A" w14:textId="77777777" w:rsidR="0025335D" w:rsidRDefault="00FF3740" w:rsidP="0025335D">
      <w:pPr>
        <w:rPr>
          <w:rtl/>
        </w:rPr>
      </w:pPr>
      <w:r w:rsidRPr="00CC16FE">
        <w:rPr>
          <w:rtl/>
        </w:rPr>
        <w:t xml:space="preserve">כיון דלא מקיימא בדלא אכלה חיותא הוא, </w:t>
      </w:r>
      <w:r w:rsidRPr="00CC16FE">
        <w:rPr>
          <w:rStyle w:val="27"/>
          <w:rFonts w:hint="cs"/>
          <w:rtl/>
        </w:rPr>
        <w:t>או</w:t>
      </w:r>
      <w:r w:rsidR="00657E43" w:rsidRPr="00CC16FE">
        <w:rPr>
          <w:rFonts w:hint="cs"/>
          <w:rtl/>
        </w:rPr>
        <w:t xml:space="preserve"> </w:t>
      </w:r>
      <w:r w:rsidRPr="00CC16FE">
        <w:rPr>
          <w:rtl/>
        </w:rPr>
        <w:t>ה</w:t>
      </w:r>
      <w:r w:rsidR="00657E43" w:rsidRPr="00CC16FE">
        <w:rPr>
          <w:rFonts w:hint="cs"/>
          <w:rtl/>
        </w:rPr>
        <w:t>"נ</w:t>
      </w:r>
      <w:r w:rsidRPr="00CC16FE">
        <w:rPr>
          <w:rtl/>
        </w:rPr>
        <w:t xml:space="preserve"> </w:t>
      </w:r>
      <w:r w:rsidR="00657E43" w:rsidRPr="00CC16FE">
        <w:rPr>
          <w:rFonts w:hint="cs"/>
          <w:rtl/>
        </w:rPr>
        <w:t xml:space="preserve">בא </w:t>
      </w:r>
      <w:r w:rsidRPr="00CC16FE">
        <w:rPr>
          <w:rtl/>
        </w:rPr>
        <w:t>מעלמא?</w:t>
      </w:r>
    </w:p>
    <w:p w14:paraId="4E176B8E" w14:textId="78A5FD21" w:rsidR="00FF3740" w:rsidRPr="0025335D" w:rsidRDefault="0025335D" w:rsidP="0025335D">
      <w:pPr>
        <w:jc w:val="center"/>
        <w:rPr>
          <w:rFonts w:ascii="BA • Vilna Light" w:hAnsi="BA • Vilna Light" w:cs="BA • Vilna Light"/>
          <w:color w:val="BF8F00" w:themeColor="accent4" w:themeShade="BF"/>
          <w:rtl/>
        </w:rPr>
      </w:pPr>
      <w:r w:rsidRPr="00B31A8E">
        <w:rPr>
          <w:rFonts w:ascii="BA • Vilna Light" w:hAnsi="BA • Vilna Light" w:cs="BA • Vilna Light" w:hint="cs"/>
          <w:color w:val="BF8F00" w:themeColor="accent4" w:themeShade="BF"/>
          <w:rtl/>
        </w:rPr>
        <w:t>***</w:t>
      </w:r>
      <w:r w:rsidR="00FF3740" w:rsidRPr="00CC16FE">
        <w:rPr>
          <w:rtl/>
        </w:rPr>
        <w:t xml:space="preserve"> </w:t>
      </w:r>
    </w:p>
    <w:p w14:paraId="1CED94D1" w14:textId="5E265B05" w:rsidR="00F361DC" w:rsidRDefault="000B3AB8" w:rsidP="00F361DC">
      <w:pPr>
        <w:pStyle w:val="36"/>
        <w:framePr w:wrap="notBeside"/>
        <w:rPr>
          <w:rtl/>
        </w:rPr>
      </w:pPr>
      <w:r>
        <w:rPr>
          <w:rFonts w:hint="cs"/>
          <w:rtl/>
        </w:rPr>
        <w:t>ז.</w:t>
      </w:r>
      <w:r w:rsidR="00B92979">
        <w:rPr>
          <w:rFonts w:hint="cs"/>
          <w:rtl/>
        </w:rPr>
        <w:t xml:space="preserve"> ח.</w:t>
      </w:r>
      <w:r>
        <w:rPr>
          <w:rFonts w:hint="cs"/>
          <w:rtl/>
        </w:rPr>
        <w:t xml:space="preserve"> </w:t>
      </w:r>
      <w:r w:rsidR="00FF3740" w:rsidRPr="00F361DC">
        <w:rPr>
          <w:rtl/>
        </w:rPr>
        <w:t>בעי ר</w:t>
      </w:r>
      <w:r w:rsidR="00FF3740" w:rsidRPr="00F361DC">
        <w:rPr>
          <w:rFonts w:hint="cs"/>
          <w:rtl/>
        </w:rPr>
        <w:t>אבדר</w:t>
      </w:r>
      <w:r w:rsidR="00FF3740" w:rsidRPr="00F361DC">
        <w:rPr>
          <w:rtl/>
        </w:rPr>
        <w:t>"</w:t>
      </w:r>
      <w:r w:rsidR="00FF3740" w:rsidRPr="00F361DC">
        <w:rPr>
          <w:rFonts w:hint="cs"/>
          <w:rtl/>
        </w:rPr>
        <w:t>א</w:t>
      </w:r>
      <w:r w:rsidR="00FF3740" w:rsidRPr="00F361DC">
        <w:rPr>
          <w:rtl/>
        </w:rPr>
        <w:t>:</w:t>
      </w:r>
    </w:p>
    <w:p w14:paraId="73860465" w14:textId="79D01966" w:rsidR="00FF3740" w:rsidRPr="006F178A" w:rsidRDefault="00FF3740" w:rsidP="00BA44EB">
      <w:pPr>
        <w:pStyle w:val="a7"/>
        <w:rPr>
          <w:rtl/>
        </w:rPr>
      </w:pPr>
      <w:r w:rsidRPr="006F178A">
        <w:rPr>
          <w:rtl/>
        </w:rPr>
        <w:t>עורו, מהו?</w:t>
      </w:r>
      <w:r w:rsidR="00B92979">
        <w:rPr>
          <w:rFonts w:hint="cs"/>
          <w:rtl/>
        </w:rPr>
        <w:t xml:space="preserve"> כיחו וניעו מהו</w:t>
      </w:r>
    </w:p>
    <w:p w14:paraId="47F1976C" w14:textId="1AC9C072" w:rsidR="00F361DC" w:rsidRDefault="00FF3740" w:rsidP="00F361DC">
      <w:pPr>
        <w:pStyle w:val="36"/>
        <w:framePr w:wrap="notBeside"/>
        <w:rPr>
          <w:rtl/>
        </w:rPr>
      </w:pPr>
      <w:r w:rsidRPr="00F361DC">
        <w:rPr>
          <w:rFonts w:hint="cs"/>
          <w:rtl/>
        </w:rPr>
        <w:t>רשב</w:t>
      </w:r>
      <w:r w:rsidRPr="00F361DC">
        <w:rPr>
          <w:rtl/>
        </w:rPr>
        <w:t>"</w:t>
      </w:r>
      <w:r w:rsidRPr="00F361DC">
        <w:rPr>
          <w:rFonts w:hint="cs"/>
          <w:rtl/>
        </w:rPr>
        <w:t>א לר</w:t>
      </w:r>
      <w:r w:rsidRPr="00F361DC">
        <w:rPr>
          <w:rtl/>
        </w:rPr>
        <w:t>"</w:t>
      </w:r>
      <w:r w:rsidRPr="00F361DC">
        <w:rPr>
          <w:rFonts w:hint="cs"/>
          <w:rtl/>
        </w:rPr>
        <w:t>פ</w:t>
      </w:r>
      <w:r w:rsidRPr="00F361DC">
        <w:rPr>
          <w:rtl/>
        </w:rPr>
        <w:t>:</w:t>
      </w:r>
    </w:p>
    <w:p w14:paraId="6441BF53" w14:textId="77777777" w:rsidR="009B5BC8" w:rsidRDefault="00FF3740" w:rsidP="00FF3740">
      <w:pPr>
        <w:rPr>
          <w:rtl/>
        </w:rPr>
      </w:pPr>
      <w:r w:rsidRPr="006F178A">
        <w:rPr>
          <w:rtl/>
        </w:rPr>
        <w:t xml:space="preserve">ואי ס"ד כל </w:t>
      </w:r>
      <w:r w:rsidR="00546AF9">
        <w:rPr>
          <w:rFonts w:hint="cs"/>
          <w:rtl/>
        </w:rPr>
        <w:t>אלו</w:t>
      </w:r>
      <w:r w:rsidRPr="006F178A">
        <w:rPr>
          <w:rtl/>
        </w:rPr>
        <w:t xml:space="preserve"> </w:t>
      </w:r>
      <w:r w:rsidR="00546AF9">
        <w:rPr>
          <w:rFonts w:hint="cs"/>
          <w:rtl/>
        </w:rPr>
        <w:t>ש</w:t>
      </w:r>
      <w:r>
        <w:rPr>
          <w:rtl/>
        </w:rPr>
        <w:t>אמר</w:t>
      </w:r>
      <w:r w:rsidRPr="006F178A">
        <w:rPr>
          <w:rtl/>
        </w:rPr>
        <w:t xml:space="preserve"> </w:t>
      </w:r>
      <w:r w:rsidR="00546AF9">
        <w:rPr>
          <w:rFonts w:hint="cs"/>
          <w:rtl/>
        </w:rPr>
        <w:t>ד</w:t>
      </w:r>
      <w:r w:rsidRPr="006F178A">
        <w:rPr>
          <w:rtl/>
        </w:rPr>
        <w:t xml:space="preserve">הוי גלגלין, </w:t>
      </w:r>
      <w:r w:rsidR="00546AF9">
        <w:rPr>
          <w:rFonts w:hint="cs"/>
          <w:rtl/>
        </w:rPr>
        <w:t xml:space="preserve">איך יתכן </w:t>
      </w:r>
      <w:r w:rsidRPr="006F178A">
        <w:rPr>
          <w:rtl/>
        </w:rPr>
        <w:t>רקב דמטמא</w:t>
      </w:r>
      <w:r w:rsidR="009B5BC8">
        <w:rPr>
          <w:rFonts w:hint="cs"/>
          <w:rtl/>
        </w:rPr>
        <w:t>?</w:t>
      </w:r>
    </w:p>
    <w:p w14:paraId="531F8C4C" w14:textId="77777777" w:rsidR="009B5BC8" w:rsidRDefault="009B5BC8" w:rsidP="009B5BC8">
      <w:pPr>
        <w:pStyle w:val="36"/>
        <w:framePr w:wrap="notBeside"/>
        <w:rPr>
          <w:rtl/>
        </w:rPr>
      </w:pPr>
      <w:r w:rsidRPr="009B5BC8">
        <w:rPr>
          <w:rFonts w:hint="cs"/>
          <w:rtl/>
        </w:rPr>
        <w:t>וענהו</w:t>
      </w:r>
    </w:p>
    <w:p w14:paraId="3F4247BC" w14:textId="09B71853" w:rsidR="00FF3740" w:rsidRDefault="009B5BC8" w:rsidP="0063242C">
      <w:pPr>
        <w:rPr>
          <w:spacing w:val="0"/>
          <w:rtl/>
        </w:rPr>
      </w:pPr>
      <w:r w:rsidRPr="00327477">
        <w:rPr>
          <w:rFonts w:hint="cs"/>
          <w:spacing w:val="0"/>
          <w:rtl/>
        </w:rPr>
        <w:t xml:space="preserve">השקו </w:t>
      </w:r>
      <w:r w:rsidR="00E67B06" w:rsidRPr="00327477">
        <w:rPr>
          <w:rFonts w:hint="cs"/>
          <w:spacing w:val="0"/>
          <w:rtl/>
        </w:rPr>
        <w:t xml:space="preserve">למת </w:t>
      </w:r>
      <w:r w:rsidRPr="00327477">
        <w:rPr>
          <w:rFonts w:hint="cs"/>
          <w:spacing w:val="0"/>
          <w:rtl/>
        </w:rPr>
        <w:t xml:space="preserve">במי דקלים </w:t>
      </w:r>
      <w:r w:rsidR="006D296F" w:rsidRPr="00327477">
        <w:rPr>
          <w:rStyle w:val="a6"/>
          <w:rFonts w:hint="cs"/>
          <w:spacing w:val="0"/>
          <w:rtl/>
        </w:rPr>
        <w:t xml:space="preserve">להסיר פרש </w:t>
      </w:r>
      <w:r w:rsidRPr="00327477">
        <w:rPr>
          <w:rFonts w:hint="cs"/>
          <w:spacing w:val="0"/>
          <w:rtl/>
        </w:rPr>
        <w:t>וסך ב</w:t>
      </w:r>
      <w:r w:rsidR="006D296F" w:rsidRPr="00327477">
        <w:rPr>
          <w:rFonts w:hint="cs"/>
          <w:spacing w:val="0"/>
          <w:rtl/>
        </w:rPr>
        <w:t>סם</w:t>
      </w:r>
      <w:r w:rsidR="006D296F" w:rsidRPr="00327477">
        <w:rPr>
          <w:rStyle w:val="a6"/>
          <w:rFonts w:hint="cs"/>
          <w:spacing w:val="0"/>
          <w:rtl/>
        </w:rPr>
        <w:t xml:space="preserve"> להוריד העור</w:t>
      </w:r>
      <w:r w:rsidRPr="00327477">
        <w:rPr>
          <w:rFonts w:hint="cs"/>
          <w:spacing w:val="0"/>
          <w:rtl/>
        </w:rPr>
        <w:t xml:space="preserve"> ושלקו במי טברי</w:t>
      </w:r>
      <w:r w:rsidR="00327477">
        <w:rPr>
          <w:rFonts w:hint="cs"/>
          <w:spacing w:val="0"/>
          <w:rtl/>
        </w:rPr>
        <w:t>ה</w:t>
      </w:r>
    </w:p>
    <w:p w14:paraId="4DFFB40F" w14:textId="6BB4B314" w:rsidR="0063242C" w:rsidRPr="0063242C" w:rsidRDefault="0063242C" w:rsidP="0063242C">
      <w:pPr>
        <w:jc w:val="center"/>
        <w:rPr>
          <w:rFonts w:ascii="BA • Vilna Light" w:hAnsi="BA • Vilna Light" w:cs="BA • Vilna Light"/>
          <w:color w:val="BF8F00" w:themeColor="accent4" w:themeShade="BF"/>
          <w:rtl/>
        </w:rPr>
      </w:pPr>
      <w:r w:rsidRPr="00B31A8E">
        <w:rPr>
          <w:rFonts w:ascii="BA • Vilna Light" w:hAnsi="BA • Vilna Light" w:cs="BA • Vilna Light" w:hint="cs"/>
          <w:color w:val="BF8F00" w:themeColor="accent4" w:themeShade="BF"/>
          <w:rtl/>
        </w:rPr>
        <w:t>***</w:t>
      </w:r>
    </w:p>
    <w:p w14:paraId="053D4D08" w14:textId="77777777" w:rsidR="00D50D6A" w:rsidRDefault="00FF3740" w:rsidP="00D50D6A">
      <w:pPr>
        <w:pStyle w:val="36"/>
        <w:framePr w:wrap="notBeside"/>
        <w:rPr>
          <w:rtl/>
        </w:rPr>
      </w:pPr>
      <w:r w:rsidRPr="00D50D6A">
        <w:rPr>
          <w:rtl/>
        </w:rPr>
        <w:t>אביי,</w:t>
      </w:r>
    </w:p>
    <w:p w14:paraId="6CC6E06B" w14:textId="1271BF4B" w:rsidR="00FF3740" w:rsidRPr="006F178A" w:rsidRDefault="00FF3740" w:rsidP="00500720">
      <w:pPr>
        <w:spacing w:after="120"/>
        <w:rPr>
          <w:rtl/>
        </w:rPr>
      </w:pPr>
      <w:r w:rsidRPr="006F178A">
        <w:rPr>
          <w:rtl/>
        </w:rPr>
        <w:t>נקטינן: מת שטחנו אין לו רקב.</w:t>
      </w:r>
    </w:p>
    <w:p w14:paraId="7A06E42D" w14:textId="65D195A2" w:rsidR="00500720" w:rsidRDefault="000B3AB8" w:rsidP="00500720">
      <w:pPr>
        <w:pStyle w:val="36"/>
        <w:framePr w:wrap="notBeside"/>
        <w:rPr>
          <w:rtl/>
        </w:rPr>
      </w:pPr>
      <w:r>
        <w:rPr>
          <w:rFonts w:hint="cs"/>
          <w:rtl/>
        </w:rPr>
        <w:t xml:space="preserve">י. </w:t>
      </w:r>
      <w:r w:rsidR="00FF3740" w:rsidRPr="00500720">
        <w:rPr>
          <w:rtl/>
        </w:rPr>
        <w:t xml:space="preserve"> איבעיא </w:t>
      </w:r>
    </w:p>
    <w:p w14:paraId="6CBDD1B5" w14:textId="77777777" w:rsidR="00B162FF" w:rsidRDefault="00FF3740" w:rsidP="00BA44EB">
      <w:pPr>
        <w:pStyle w:val="a7"/>
        <w:rPr>
          <w:rtl/>
        </w:rPr>
      </w:pPr>
      <w:r w:rsidRPr="006F178A">
        <w:rPr>
          <w:rtl/>
        </w:rPr>
        <w:t xml:space="preserve">טחנו וחזר והרקיב, מהו? </w:t>
      </w:r>
    </w:p>
    <w:p w14:paraId="249C6302" w14:textId="23392AC6" w:rsidR="00FF3740" w:rsidRDefault="00FF3740" w:rsidP="0063242C">
      <w:pPr>
        <w:rPr>
          <w:rtl/>
        </w:rPr>
      </w:pPr>
      <w:r w:rsidRPr="006F178A">
        <w:rPr>
          <w:rFonts w:hint="cs"/>
          <w:rtl/>
        </w:rPr>
        <w:t xml:space="preserve">אי הריקבון מחמת הבשר וגידים ועצמות </w:t>
      </w:r>
      <w:r w:rsidRPr="00766B62">
        <w:rPr>
          <w:rFonts w:cs="BA Vilna Bold" w:hint="cs"/>
          <w:rtl/>
        </w:rPr>
        <w:t>או</w:t>
      </w:r>
      <w:r w:rsidRPr="006F178A">
        <w:rPr>
          <w:rFonts w:hint="cs"/>
          <w:rtl/>
        </w:rPr>
        <w:t xml:space="preserve"> כברייתו בעי' וליכא</w:t>
      </w:r>
      <w:r w:rsidR="00B162FF">
        <w:rPr>
          <w:rFonts w:hint="cs"/>
          <w:rtl/>
        </w:rPr>
        <w:t xml:space="preserve"> </w:t>
      </w:r>
      <w:r w:rsidRPr="006F178A">
        <w:rPr>
          <w:rFonts w:hint="cs"/>
          <w:rtl/>
        </w:rPr>
        <w:t xml:space="preserve"> </w:t>
      </w:r>
      <w:r w:rsidRPr="00766B62">
        <w:rPr>
          <w:rFonts w:cs="BA Vilna Bold" w:hint="cs"/>
          <w:rtl/>
        </w:rPr>
        <w:t>תיקו</w:t>
      </w:r>
      <w:r w:rsidRPr="006F178A">
        <w:rPr>
          <w:rFonts w:hint="cs"/>
          <w:rtl/>
        </w:rPr>
        <w:t>.</w:t>
      </w:r>
    </w:p>
    <w:p w14:paraId="591D57BD" w14:textId="0E699F11" w:rsidR="0063242C" w:rsidRPr="0063242C" w:rsidRDefault="0063242C" w:rsidP="0063242C">
      <w:pPr>
        <w:jc w:val="center"/>
        <w:rPr>
          <w:rFonts w:ascii="BA • Vilna Light" w:hAnsi="BA • Vilna Light" w:cs="BA • Vilna Light"/>
          <w:color w:val="BF8F00" w:themeColor="accent4" w:themeShade="BF"/>
          <w:rtl/>
        </w:rPr>
      </w:pPr>
      <w:r w:rsidRPr="00B31A8E">
        <w:rPr>
          <w:rFonts w:ascii="BA • Vilna Light" w:hAnsi="BA • Vilna Light" w:cs="BA • Vilna Light" w:hint="cs"/>
          <w:color w:val="BF8F00" w:themeColor="accent4" w:themeShade="BF"/>
          <w:rtl/>
        </w:rPr>
        <w:t>***</w:t>
      </w:r>
    </w:p>
    <w:p w14:paraId="10B0B77B" w14:textId="7A1B912F" w:rsidR="0075232A" w:rsidRDefault="000B3AB8" w:rsidP="0075232A">
      <w:pPr>
        <w:pStyle w:val="36"/>
        <w:framePr w:wrap="notBeside"/>
        <w:rPr>
          <w:rtl/>
        </w:rPr>
      </w:pPr>
      <w:r>
        <w:rPr>
          <w:rFonts w:hint="cs"/>
          <w:rtl/>
        </w:rPr>
        <w:t xml:space="preserve">יא. </w:t>
      </w:r>
      <w:r w:rsidR="00FF3740" w:rsidRPr="0075232A">
        <w:rPr>
          <w:rtl/>
        </w:rPr>
        <w:t>תני ע</w:t>
      </w:r>
      <w:r w:rsidR="0075232A" w:rsidRPr="0075232A">
        <w:rPr>
          <w:rFonts w:hint="cs"/>
          <w:rtl/>
        </w:rPr>
        <w:t>ב"ח</w:t>
      </w:r>
      <w:r w:rsidR="00FF3740" w:rsidRPr="0075232A">
        <w:rPr>
          <w:rtl/>
        </w:rPr>
        <w:t>:</w:t>
      </w:r>
    </w:p>
    <w:p w14:paraId="1E8EFA34" w14:textId="66FD35F7" w:rsidR="00FF3740" w:rsidRPr="006F178A" w:rsidRDefault="00FF3740" w:rsidP="00BA44EB">
      <w:pPr>
        <w:pStyle w:val="a7"/>
        <w:rPr>
          <w:rtl/>
        </w:rPr>
      </w:pPr>
      <w:r w:rsidRPr="006F178A">
        <w:rPr>
          <w:rtl/>
        </w:rPr>
        <w:t>מת שחסר - אין לו רקב ולא תפוסה ולא שכונת קברות.</w:t>
      </w:r>
    </w:p>
    <w:p w14:paraId="245212C5" w14:textId="77777777" w:rsidR="00C67097" w:rsidRDefault="00FF3740" w:rsidP="00C67097">
      <w:pPr>
        <w:pStyle w:val="36"/>
        <w:framePr w:wrap="notBeside"/>
        <w:rPr>
          <w:rtl/>
        </w:rPr>
      </w:pPr>
      <w:r w:rsidRPr="00C67097">
        <w:rPr>
          <w:rtl/>
        </w:rPr>
        <w:t xml:space="preserve">מיתיבי: </w:t>
      </w:r>
    </w:p>
    <w:p w14:paraId="119EC580" w14:textId="5879A8B7" w:rsidR="00EB376F" w:rsidRPr="00982B28" w:rsidRDefault="0022760A" w:rsidP="00FF3740">
      <w:pPr>
        <w:rPr>
          <w:spacing w:val="2"/>
          <w:rtl/>
        </w:rPr>
      </w:pPr>
      <w:r w:rsidRPr="00982B28">
        <w:rPr>
          <w:rStyle w:val="a6"/>
          <w:rFonts w:hint="cs"/>
          <w:spacing w:val="2"/>
          <w:rtl/>
        </w:rPr>
        <w:t xml:space="preserve">מדפרכי' </w:t>
      </w:r>
      <w:r w:rsidR="00861368" w:rsidRPr="00982B28">
        <w:rPr>
          <w:rStyle w:val="a6"/>
          <w:rFonts w:hint="cs"/>
          <w:spacing w:val="2"/>
          <w:rtl/>
        </w:rPr>
        <w:t>במשנה</w:t>
      </w:r>
      <w:r w:rsidR="00861368" w:rsidRPr="00982B28">
        <w:rPr>
          <w:rFonts w:hint="cs"/>
          <w:spacing w:val="2"/>
          <w:rtl/>
        </w:rPr>
        <w:t xml:space="preserve"> דרק </w:t>
      </w:r>
      <w:r w:rsidR="00FF3740" w:rsidRPr="00982B28">
        <w:rPr>
          <w:spacing w:val="2"/>
          <w:rtl/>
        </w:rPr>
        <w:t xml:space="preserve">מת שיש לו רוב ורובע </w:t>
      </w:r>
      <w:r w:rsidR="00982B28" w:rsidRPr="00982B28">
        <w:rPr>
          <w:rFonts w:hint="cs"/>
          <w:spacing w:val="2"/>
          <w:rtl/>
        </w:rPr>
        <w:t>ו</w:t>
      </w:r>
      <w:r w:rsidR="00FF3740" w:rsidRPr="00982B28">
        <w:rPr>
          <w:spacing w:val="2"/>
          <w:rtl/>
        </w:rPr>
        <w:t xml:space="preserve">מלא תרווד רקב, </w:t>
      </w:r>
      <w:r w:rsidR="00861368" w:rsidRPr="00982B28">
        <w:rPr>
          <w:rFonts w:hint="cs"/>
          <w:spacing w:val="2"/>
          <w:rtl/>
        </w:rPr>
        <w:t>משא''כ בחי</w:t>
      </w:r>
      <w:r w:rsidR="00EB376F" w:rsidRPr="00982B28">
        <w:rPr>
          <w:rFonts w:hint="cs"/>
          <w:spacing w:val="2"/>
          <w:rtl/>
        </w:rPr>
        <w:t xml:space="preserve">, </w:t>
      </w:r>
    </w:p>
    <w:p w14:paraId="0F629455" w14:textId="5D7517EF" w:rsidR="00FF3740" w:rsidRPr="006F178A" w:rsidRDefault="00EB376F" w:rsidP="00EB376F">
      <w:pPr>
        <w:rPr>
          <w:rtl/>
        </w:rPr>
      </w:pPr>
      <w:r>
        <w:rPr>
          <w:rFonts w:hint="cs"/>
          <w:rtl/>
        </w:rPr>
        <w:t>ואי מיירי ב</w:t>
      </w:r>
      <w:r w:rsidR="00D00593">
        <w:rPr>
          <w:rFonts w:hint="cs"/>
          <w:rtl/>
        </w:rPr>
        <w:t>אבמ''ה שהרקיב ו</w:t>
      </w:r>
      <w:r w:rsidR="00A409D9">
        <w:rPr>
          <w:rFonts w:hint="cs"/>
          <w:rtl/>
        </w:rPr>
        <w:t xml:space="preserve">כן במת באבר אחד - </w:t>
      </w:r>
      <w:r w:rsidR="00FF3740" w:rsidRPr="006F178A">
        <w:rPr>
          <w:rFonts w:ascii="FontbitDavid" w:hAnsi="FontbitDavid"/>
          <w:rtl/>
        </w:rPr>
        <w:t xml:space="preserve">מי קתני הא מת? </w:t>
      </w:r>
    </w:p>
    <w:p w14:paraId="43BAE299" w14:textId="77777777" w:rsidR="00014278" w:rsidRDefault="00FF3740" w:rsidP="00014278">
      <w:pPr>
        <w:pStyle w:val="36"/>
        <w:framePr w:wrap="notBeside"/>
        <w:rPr>
          <w:rFonts w:ascii="FontbitDavid" w:hAnsi="FontbitDavid"/>
          <w:rtl/>
        </w:rPr>
      </w:pPr>
      <w:r w:rsidRPr="00014278">
        <w:rPr>
          <w:rtl/>
        </w:rPr>
        <w:t xml:space="preserve">הא קמ"ל: </w:t>
      </w:r>
    </w:p>
    <w:p w14:paraId="4A16795F" w14:textId="77777777" w:rsidR="00001401" w:rsidRDefault="00FF3740" w:rsidP="00001401">
      <w:pPr>
        <w:rPr>
          <w:rFonts w:ascii="FontbitDavid" w:hAnsi="FontbitDavid"/>
          <w:rtl/>
        </w:rPr>
      </w:pPr>
      <w:r w:rsidRPr="0022760A">
        <w:rPr>
          <w:rFonts w:ascii="FontbitDavid" w:hAnsi="FontbitDavid"/>
          <w:rtl/>
        </w:rPr>
        <w:t xml:space="preserve">שום מת יש לו רקב, </w:t>
      </w:r>
      <w:r w:rsidR="0022760A">
        <w:rPr>
          <w:rFonts w:ascii="FontbitDavid" w:hAnsi="FontbitDavid" w:hint="cs"/>
          <w:rtl/>
        </w:rPr>
        <w:t>'</w:t>
      </w:r>
      <w:r w:rsidRPr="0022760A">
        <w:rPr>
          <w:rFonts w:ascii="FontbitDavid" w:hAnsi="FontbitDavid"/>
          <w:rtl/>
        </w:rPr>
        <w:t>שם חי</w:t>
      </w:r>
      <w:r w:rsidR="0022760A">
        <w:rPr>
          <w:rFonts w:ascii="FontbitDavid" w:hAnsi="FontbitDavid" w:hint="cs"/>
          <w:rtl/>
        </w:rPr>
        <w:t>'</w:t>
      </w:r>
      <w:r w:rsidRPr="0022760A">
        <w:rPr>
          <w:rFonts w:ascii="FontbitDavid" w:hAnsi="FontbitDavid"/>
          <w:rtl/>
        </w:rPr>
        <w:t xml:space="preserve"> </w:t>
      </w:r>
      <w:r w:rsidR="0022760A" w:rsidRPr="0022760A">
        <w:rPr>
          <w:rStyle w:val="a6"/>
          <w:rFonts w:hint="cs"/>
          <w:rtl/>
        </w:rPr>
        <w:t>לעולם</w:t>
      </w:r>
      <w:r w:rsidR="0022760A">
        <w:rPr>
          <w:rFonts w:ascii="FontbitDavid" w:hAnsi="FontbitDavid" w:hint="cs"/>
          <w:rtl/>
        </w:rPr>
        <w:t xml:space="preserve"> </w:t>
      </w:r>
      <w:r w:rsidRPr="0022760A">
        <w:rPr>
          <w:rFonts w:ascii="FontbitDavid" w:hAnsi="FontbitDavid"/>
          <w:rtl/>
        </w:rPr>
        <w:t>אין לו רקב</w:t>
      </w:r>
      <w:r w:rsidR="00001401">
        <w:rPr>
          <w:rFonts w:ascii="FontbitDavid" w:hAnsi="FontbitDavid" w:hint="cs"/>
          <w:rtl/>
        </w:rPr>
        <w:t>.</w:t>
      </w:r>
    </w:p>
    <w:p w14:paraId="53E137CD" w14:textId="0A1A3DDE" w:rsidR="00FF3740" w:rsidRPr="00001401" w:rsidRDefault="00001401" w:rsidP="00001401">
      <w:pPr>
        <w:jc w:val="center"/>
        <w:rPr>
          <w:rFonts w:ascii="BA • Vilna Light" w:hAnsi="BA • Vilna Light" w:cs="BA • Vilna Light"/>
          <w:color w:val="BF8F00" w:themeColor="accent4" w:themeShade="BF"/>
          <w:rtl/>
        </w:rPr>
      </w:pPr>
      <w:r w:rsidRPr="00B31A8E">
        <w:rPr>
          <w:rFonts w:ascii="BA • Vilna Light" w:hAnsi="BA • Vilna Light" w:cs="BA • Vilna Light" w:hint="cs"/>
          <w:color w:val="BF8F00" w:themeColor="accent4" w:themeShade="BF"/>
          <w:rtl/>
        </w:rPr>
        <w:t>***</w:t>
      </w:r>
      <w:r w:rsidR="0022760A">
        <w:rPr>
          <w:rFonts w:ascii="FontbitDavid" w:hAnsi="FontbitDavid" w:hint="cs"/>
          <w:rtl/>
        </w:rPr>
        <w:t xml:space="preserve"> </w:t>
      </w:r>
    </w:p>
    <w:p w14:paraId="66ECFB0B" w14:textId="26445B87" w:rsidR="00982B28" w:rsidRDefault="000B3AB8" w:rsidP="00982B28">
      <w:pPr>
        <w:pStyle w:val="36"/>
        <w:framePr w:wrap="notBeside"/>
        <w:rPr>
          <w:rtl/>
        </w:rPr>
      </w:pPr>
      <w:r>
        <w:rPr>
          <w:rFonts w:hint="cs"/>
          <w:rtl/>
        </w:rPr>
        <w:t xml:space="preserve">יב. </w:t>
      </w:r>
      <w:r w:rsidR="00FF3740" w:rsidRPr="00982B28">
        <w:rPr>
          <w:rtl/>
        </w:rPr>
        <w:t xml:space="preserve">בעי רבא: </w:t>
      </w:r>
    </w:p>
    <w:p w14:paraId="5936A9EA" w14:textId="77777777" w:rsidR="00982B28" w:rsidRDefault="00FF3740" w:rsidP="00BA44EB">
      <w:pPr>
        <w:pStyle w:val="a7"/>
        <w:rPr>
          <w:rtl/>
        </w:rPr>
      </w:pPr>
      <w:r w:rsidRPr="006F178A">
        <w:rPr>
          <w:rtl/>
        </w:rPr>
        <w:t xml:space="preserve">הרקיב כשהוא חי וחזר ומת, מהו? </w:t>
      </w:r>
    </w:p>
    <w:p w14:paraId="022692C9" w14:textId="00E12AE1" w:rsidR="00FF3740" w:rsidRPr="006F178A" w:rsidRDefault="00FF3740" w:rsidP="00FF3740">
      <w:pPr>
        <w:rPr>
          <w:rtl/>
        </w:rPr>
      </w:pPr>
      <w:r w:rsidRPr="006F178A">
        <w:rPr>
          <w:rFonts w:ascii="FontbitDavid" w:hAnsi="FontbitDavid"/>
          <w:rtl/>
        </w:rPr>
        <w:t xml:space="preserve">כי גמירי רקב דאירקיב כשהוא מת, </w:t>
      </w:r>
      <w:r w:rsidRPr="00766B62">
        <w:rPr>
          <w:rFonts w:ascii="FontbitDavid" w:hAnsi="FontbitDavid" w:cs="BA Vilna Bold"/>
          <w:rtl/>
        </w:rPr>
        <w:t>א</w:t>
      </w:r>
      <w:r w:rsidRPr="00766B62">
        <w:rPr>
          <w:rFonts w:ascii="FontbitDavid" w:hAnsi="FontbitDavid" w:cs="BA Vilna Bold" w:hint="cs"/>
          <w:rtl/>
        </w:rPr>
        <w:t>ו</w:t>
      </w:r>
      <w:r w:rsidRPr="00766B62">
        <w:rPr>
          <w:rFonts w:ascii="FontbitDavid" w:hAnsi="FontbitDavid" w:cs="BA Vilna Bold"/>
          <w:rtl/>
        </w:rPr>
        <w:t>"</w:t>
      </w:r>
      <w:r w:rsidRPr="00766B62">
        <w:rPr>
          <w:rFonts w:ascii="FontbitDavid" w:hAnsi="FontbitDavid" w:cs="BA Vilna Bold" w:hint="cs"/>
          <w:rtl/>
        </w:rPr>
        <w:t xml:space="preserve">ד </w:t>
      </w:r>
      <w:r w:rsidRPr="006F178A">
        <w:rPr>
          <w:rFonts w:ascii="FontbitDavid" w:hAnsi="FontbitDavid" w:hint="cs"/>
          <w:rtl/>
        </w:rPr>
        <w:t>ה</w:t>
      </w:r>
      <w:r w:rsidRPr="006F178A">
        <w:rPr>
          <w:rFonts w:ascii="FontbitDavid" w:hAnsi="FontbitDavid"/>
          <w:rtl/>
        </w:rPr>
        <w:t xml:space="preserve">שתא מיהא מיית? </w:t>
      </w:r>
    </w:p>
    <w:p w14:paraId="56A426E5" w14:textId="02298F8B" w:rsidR="00AA7844" w:rsidRDefault="00FF3740" w:rsidP="00AA7844">
      <w:pPr>
        <w:pStyle w:val="36"/>
        <w:framePr w:wrap="notBeside"/>
        <w:rPr>
          <w:rtl/>
        </w:rPr>
      </w:pPr>
      <w:r w:rsidRPr="00AA7844">
        <w:rPr>
          <w:rtl/>
        </w:rPr>
        <w:t>ת"ש</w:t>
      </w:r>
      <w:r w:rsidR="00AA7844">
        <w:rPr>
          <w:rFonts w:hint="cs"/>
          <w:rtl/>
        </w:rPr>
        <w:t>:</w:t>
      </w:r>
    </w:p>
    <w:p w14:paraId="1CD9DE4C" w14:textId="0627D3D0" w:rsidR="00FF3740" w:rsidRPr="006F178A" w:rsidRDefault="00FF3740" w:rsidP="00FF3740">
      <w:pPr>
        <w:rPr>
          <w:rtl/>
        </w:rPr>
      </w:pPr>
      <w:r w:rsidRPr="006F178A">
        <w:rPr>
          <w:rtl/>
        </w:rPr>
        <w:t>אם אמרת במת שיש לו רוב ורובע ומלא תרווד רקב, תאמר בחי כו'</w:t>
      </w:r>
      <w:r w:rsidR="001A7DD4">
        <w:rPr>
          <w:rtl/>
        </w:rPr>
        <w:t>.</w:t>
      </w:r>
    </w:p>
    <w:p w14:paraId="1445713E" w14:textId="77777777" w:rsidR="004761E0" w:rsidRDefault="00FF3740" w:rsidP="004761E0">
      <w:pPr>
        <w:rPr>
          <w:rtl/>
        </w:rPr>
      </w:pPr>
      <w:r w:rsidRPr="006F178A">
        <w:rPr>
          <w:rtl/>
        </w:rPr>
        <w:t>טעמא משום חי, הא מת יש לו רקב.</w:t>
      </w:r>
      <w:r w:rsidR="004761E0">
        <w:rPr>
          <w:rFonts w:hint="cs"/>
          <w:rtl/>
        </w:rPr>
        <w:t xml:space="preserve"> - </w:t>
      </w:r>
      <w:r w:rsidRPr="006F178A">
        <w:rPr>
          <w:rtl/>
        </w:rPr>
        <w:t xml:space="preserve">מי קתני הא מת? </w:t>
      </w:r>
    </w:p>
    <w:p w14:paraId="50A088F1" w14:textId="77777777" w:rsidR="004761E0" w:rsidRDefault="00FF3740" w:rsidP="004761E0">
      <w:pPr>
        <w:pStyle w:val="36"/>
        <w:framePr w:wrap="notBeside"/>
        <w:rPr>
          <w:rtl/>
        </w:rPr>
      </w:pPr>
      <w:r w:rsidRPr="004761E0">
        <w:rPr>
          <w:rtl/>
        </w:rPr>
        <w:t>הא</w:t>
      </w:r>
      <w:r w:rsidRPr="004761E0">
        <w:rPr>
          <w:rFonts w:hint="cs"/>
          <w:rtl/>
        </w:rPr>
        <w:t xml:space="preserve"> קמ</w:t>
      </w:r>
      <w:r w:rsidRPr="004761E0">
        <w:rPr>
          <w:rtl/>
        </w:rPr>
        <w:t>"</w:t>
      </w:r>
      <w:r w:rsidRPr="004761E0">
        <w:rPr>
          <w:rFonts w:hint="cs"/>
          <w:rtl/>
        </w:rPr>
        <w:t>ל</w:t>
      </w:r>
      <w:r w:rsidRPr="004761E0">
        <w:rPr>
          <w:rtl/>
        </w:rPr>
        <w:t>,</w:t>
      </w:r>
    </w:p>
    <w:p w14:paraId="290773F8" w14:textId="5261FF3E" w:rsidR="00FF3740" w:rsidRDefault="00FF3740" w:rsidP="00001401">
      <w:pPr>
        <w:rPr>
          <w:rtl/>
        </w:rPr>
      </w:pPr>
      <w:r w:rsidRPr="006F178A">
        <w:rPr>
          <w:rtl/>
        </w:rPr>
        <w:t>דשום מת יש לו רקב, שום חי אין לו רקב.</w:t>
      </w:r>
    </w:p>
    <w:p w14:paraId="16888983" w14:textId="64E42E22" w:rsidR="00001401" w:rsidRPr="00001401" w:rsidRDefault="00001401" w:rsidP="00001401">
      <w:pPr>
        <w:jc w:val="center"/>
        <w:rPr>
          <w:rFonts w:ascii="BA • Vilna Light" w:hAnsi="BA • Vilna Light" w:cs="BA • Vilna Light"/>
          <w:color w:val="BF8F00" w:themeColor="accent4" w:themeShade="BF"/>
          <w:rtl/>
        </w:rPr>
      </w:pPr>
      <w:r w:rsidRPr="00B31A8E">
        <w:rPr>
          <w:rFonts w:ascii="BA • Vilna Light" w:hAnsi="BA • Vilna Light" w:cs="BA • Vilna Light" w:hint="cs"/>
          <w:color w:val="BF8F00" w:themeColor="accent4" w:themeShade="BF"/>
          <w:rtl/>
        </w:rPr>
        <w:t>***</w:t>
      </w:r>
    </w:p>
    <w:p w14:paraId="448A7CB0" w14:textId="7B9CB995" w:rsidR="00EA6657" w:rsidRDefault="000B3AB8" w:rsidP="00EA6657">
      <w:pPr>
        <w:pStyle w:val="36"/>
        <w:framePr w:wrap="notBeside"/>
        <w:rPr>
          <w:rtl/>
        </w:rPr>
      </w:pPr>
      <w:r>
        <w:rPr>
          <w:rFonts w:hint="cs"/>
          <w:rtl/>
        </w:rPr>
        <w:t xml:space="preserve">יג. </w:t>
      </w:r>
      <w:r w:rsidR="00FF3740" w:rsidRPr="00EA6657">
        <w:rPr>
          <w:rtl/>
        </w:rPr>
        <w:t xml:space="preserve">בעי רבא: </w:t>
      </w:r>
    </w:p>
    <w:p w14:paraId="4408F454" w14:textId="77777777" w:rsidR="00EA6657" w:rsidRDefault="00FF3740" w:rsidP="00BA44EB">
      <w:pPr>
        <w:pStyle w:val="a7"/>
        <w:rPr>
          <w:rFonts w:cs="BA Vilna Bold"/>
          <w:rtl/>
        </w:rPr>
      </w:pPr>
      <w:r w:rsidRPr="006F178A">
        <w:rPr>
          <w:rtl/>
        </w:rPr>
        <w:t xml:space="preserve">נמלה שחסרה, מהו? </w:t>
      </w:r>
    </w:p>
    <w:p w14:paraId="1DF8BF3F" w14:textId="255A2763" w:rsidR="00FF3740" w:rsidRPr="006F178A" w:rsidRDefault="00FF3740" w:rsidP="00FF3740">
      <w:pPr>
        <w:rPr>
          <w:rtl/>
        </w:rPr>
      </w:pPr>
      <w:r w:rsidRPr="00766B62">
        <w:rPr>
          <w:rFonts w:cs="BA Vilna Bold"/>
          <w:rtl/>
        </w:rPr>
        <w:t>שיעור</w:t>
      </w:r>
      <w:r w:rsidRPr="006F178A">
        <w:rPr>
          <w:rtl/>
        </w:rPr>
        <w:t xml:space="preserve"> </w:t>
      </w:r>
      <w:r w:rsidR="00EA6657">
        <w:rPr>
          <w:rFonts w:hint="cs"/>
          <w:rtl/>
        </w:rPr>
        <w:t xml:space="preserve">בעי' </w:t>
      </w:r>
      <w:r w:rsidRPr="006F178A">
        <w:rPr>
          <w:rtl/>
        </w:rPr>
        <w:t xml:space="preserve">והא חסר, או </w:t>
      </w:r>
      <w:r w:rsidRPr="00766B62">
        <w:rPr>
          <w:rFonts w:cs="BA Vilna Bold"/>
          <w:rtl/>
        </w:rPr>
        <w:t>בריה</w:t>
      </w:r>
      <w:r w:rsidRPr="006F178A">
        <w:rPr>
          <w:rtl/>
        </w:rPr>
        <w:t xml:space="preserve"> גמירי לה ו</w:t>
      </w:r>
      <w:r w:rsidR="00EA6657">
        <w:rPr>
          <w:rFonts w:hint="cs"/>
          <w:rtl/>
        </w:rPr>
        <w:t>יש</w:t>
      </w:r>
      <w:r w:rsidRPr="006F178A">
        <w:rPr>
          <w:rtl/>
        </w:rPr>
        <w:t xml:space="preserve">? </w:t>
      </w:r>
    </w:p>
    <w:p w14:paraId="6ACD98AB" w14:textId="77777777" w:rsidR="00FF3740" w:rsidRPr="006F178A" w:rsidRDefault="00FF3740" w:rsidP="00516202">
      <w:pPr>
        <w:pStyle w:val="affff5"/>
        <w:framePr w:wrap="around"/>
        <w:rPr>
          <w:rtl/>
        </w:rPr>
      </w:pPr>
      <w:r w:rsidRPr="006F178A">
        <w:rPr>
          <w:rFonts w:hint="cs"/>
          <w:rtl/>
        </w:rPr>
        <w:t>נב.</w:t>
      </w:r>
    </w:p>
    <w:p w14:paraId="5337B070" w14:textId="77777777" w:rsidR="00EA6657" w:rsidRDefault="00FF3740" w:rsidP="00EA6657">
      <w:pPr>
        <w:pStyle w:val="36"/>
        <w:framePr w:wrap="notBeside"/>
        <w:rPr>
          <w:rFonts w:ascii="FontbitDavid" w:hAnsi="FontbitDavid"/>
          <w:rtl/>
        </w:rPr>
      </w:pPr>
      <w:r w:rsidRPr="00EA6657">
        <w:rPr>
          <w:rtl/>
        </w:rPr>
        <w:t>ר"</w:t>
      </w:r>
      <w:r w:rsidRPr="00EA6657">
        <w:rPr>
          <w:rFonts w:hint="cs"/>
          <w:rtl/>
        </w:rPr>
        <w:t>י מדיסקרתא</w:t>
      </w:r>
    </w:p>
    <w:p w14:paraId="6C66CE95" w14:textId="2DD479FC" w:rsidR="00FF3740" w:rsidRPr="00173CEA" w:rsidRDefault="00FF3740" w:rsidP="00173CEA">
      <w:r w:rsidRPr="00173CEA">
        <w:rPr>
          <w:rStyle w:val="afffffe"/>
          <w:rFonts w:hint="cs"/>
          <w:rtl/>
        </w:rPr>
        <w:t>'</w:t>
      </w:r>
      <w:r w:rsidRPr="00173CEA">
        <w:rPr>
          <w:rStyle w:val="afffffe"/>
          <w:rtl/>
        </w:rPr>
        <w:t>מהם</w:t>
      </w:r>
      <w:r w:rsidRPr="00173CEA">
        <w:rPr>
          <w:rStyle w:val="afffffe"/>
          <w:rFonts w:hint="cs"/>
          <w:rtl/>
        </w:rPr>
        <w:t>'</w:t>
      </w:r>
      <w:r w:rsidRPr="00173CEA">
        <w:rPr>
          <w:rtl/>
        </w:rPr>
        <w:t>,</w:t>
      </w:r>
      <w:r w:rsidR="00173CEA">
        <w:rPr>
          <w:rFonts w:hint="cs"/>
          <w:rtl/>
        </w:rPr>
        <w:t xml:space="preserve"> </w:t>
      </w:r>
      <w:r w:rsidR="00F7525E" w:rsidRPr="00173CEA">
        <w:rPr>
          <w:rFonts w:hint="cs"/>
          <w:rtl/>
        </w:rPr>
        <w:t>ולא בכולם</w:t>
      </w:r>
      <w:r w:rsidR="00173CEA" w:rsidRPr="00173CEA">
        <w:rPr>
          <w:rFonts w:hint="cs"/>
          <w:rtl/>
        </w:rPr>
        <w:t xml:space="preserve">, </w:t>
      </w:r>
      <w:r w:rsidR="00173CEA" w:rsidRPr="00173CEA">
        <w:rPr>
          <w:rStyle w:val="afffffe"/>
          <w:rFonts w:hint="cs"/>
          <w:rtl/>
        </w:rPr>
        <w:t>בהם</w:t>
      </w:r>
      <w:r w:rsidR="009D040E">
        <w:rPr>
          <w:rStyle w:val="afffffe"/>
          <w:rFonts w:hint="cs"/>
          <w:rtl/>
        </w:rPr>
        <w:t>-</w:t>
      </w:r>
      <w:r w:rsidR="00173CEA" w:rsidRPr="00173CEA">
        <w:rPr>
          <w:rStyle w:val="afffffe"/>
          <w:rFonts w:hint="cs"/>
          <w:rtl/>
        </w:rPr>
        <w:t xml:space="preserve"> </w:t>
      </w:r>
      <w:r w:rsidR="00173CEA" w:rsidRPr="00173CEA">
        <w:rPr>
          <w:rFonts w:hint="cs"/>
          <w:rtl/>
        </w:rPr>
        <w:t xml:space="preserve">ולא מקצתן </w:t>
      </w:r>
    </w:p>
    <w:p w14:paraId="6577C733" w14:textId="182B8449" w:rsidR="00FF3740" w:rsidRPr="00766B62" w:rsidRDefault="00FF3740" w:rsidP="009D040E">
      <w:pPr>
        <w:rPr>
          <w:rFonts w:cs="BA Vilna Bold"/>
          <w:rtl/>
        </w:rPr>
      </w:pPr>
      <w:r w:rsidRPr="00D454EC">
        <w:rPr>
          <w:rFonts w:ascii="FontbitDavid" w:hAnsi="FontbitDavid"/>
          <w:rtl/>
        </w:rPr>
        <w:t>הא כיצד</w:t>
      </w:r>
      <w:r w:rsidRPr="00D454EC">
        <w:rPr>
          <w:rFonts w:ascii="FontbitDavid" w:hAnsi="FontbitDavid" w:hint="cs"/>
          <w:rtl/>
        </w:rPr>
        <w:t xml:space="preserve"> </w:t>
      </w:r>
      <w:r w:rsidRPr="00D454EC">
        <w:rPr>
          <w:rFonts w:ascii="FontbitDavid" w:hAnsi="FontbitDavid"/>
          <w:rtl/>
        </w:rPr>
        <w:t>עד שיגע במקצתן שהוא ככולן, ושיערו חכמים בכעדשה, שכן החומט תחלת ברייתו בכעדשה</w:t>
      </w:r>
      <w:r w:rsidR="009D040E">
        <w:rPr>
          <w:rFonts w:hint="cs"/>
          <w:rtl/>
        </w:rPr>
        <w:t xml:space="preserve"> </w:t>
      </w:r>
      <w:r w:rsidRPr="00766B62">
        <w:rPr>
          <w:rFonts w:cs="BA Vilna Bold"/>
          <w:rtl/>
        </w:rPr>
        <w:t>ש"מ: שיעורא גמירי לה.</w:t>
      </w:r>
    </w:p>
    <w:p w14:paraId="1C3E6D2F" w14:textId="77777777" w:rsidR="009D040E" w:rsidRDefault="00FF3740" w:rsidP="009D040E">
      <w:pPr>
        <w:pStyle w:val="36"/>
        <w:framePr w:wrap="notBeside"/>
        <w:rPr>
          <w:rtl/>
        </w:rPr>
      </w:pPr>
      <w:r w:rsidRPr="009D040E">
        <w:rPr>
          <w:rtl/>
        </w:rPr>
        <w:t>ר"</w:t>
      </w:r>
      <w:r w:rsidRPr="009D040E">
        <w:rPr>
          <w:rFonts w:hint="cs"/>
          <w:rtl/>
        </w:rPr>
        <w:t>ש</w:t>
      </w:r>
      <w:r w:rsidRPr="009D040E">
        <w:rPr>
          <w:rtl/>
        </w:rPr>
        <w:t xml:space="preserve">: </w:t>
      </w:r>
    </w:p>
    <w:p w14:paraId="3F21DCA0" w14:textId="6F866626" w:rsidR="00FF3740" w:rsidRPr="006F178A" w:rsidRDefault="00FF3740" w:rsidP="00FF3740">
      <w:pPr>
        <w:rPr>
          <w:rtl/>
        </w:rPr>
      </w:pPr>
      <w:r w:rsidRPr="006F178A">
        <w:rPr>
          <w:rtl/>
        </w:rPr>
        <w:t>בעי שיעור - בדלא הויא כעדשה לא מטמא, דלא נפלה בה נשמה, אבל נפלה בה נשמה לא תיבעי</w:t>
      </w:r>
      <w:r w:rsidR="009D040E">
        <w:rPr>
          <w:rFonts w:hint="cs"/>
          <w:rtl/>
        </w:rPr>
        <w:t>.</w:t>
      </w:r>
    </w:p>
    <w:p w14:paraId="1119AB96" w14:textId="7BD99A3B" w:rsidR="00BB36A3" w:rsidRDefault="00FF3740" w:rsidP="000F6CD2">
      <w:pPr>
        <w:pStyle w:val="afffffb"/>
        <w:rPr>
          <w:rtl/>
        </w:rPr>
      </w:pPr>
      <w:r>
        <w:rPr>
          <w:rtl/>
        </w:rPr>
        <w:t>׹</w:t>
      </w:r>
    </w:p>
    <w:p w14:paraId="65FED553" w14:textId="77777777" w:rsidR="00BB36A3" w:rsidRDefault="00BB36A3">
      <w:pPr>
        <w:bidi w:val="0"/>
        <w:spacing w:after="160" w:line="259" w:lineRule="auto"/>
        <w:jc w:val="left"/>
        <w:rPr>
          <w:rFonts w:ascii="BA חניכי הישיבות" w:hAnsi="BA חניכי הישיבות" w:cs="BA חניכי הישיבות"/>
          <w:color w:val="BF8F00" w:themeColor="accent4" w:themeShade="BF"/>
        </w:rPr>
      </w:pPr>
      <w:r>
        <w:rPr>
          <w:rtl/>
        </w:rPr>
        <w:br w:type="page"/>
      </w:r>
    </w:p>
    <w:p w14:paraId="20D85B95" w14:textId="77777777" w:rsidR="00FF3740" w:rsidRPr="006F178A" w:rsidRDefault="00FF3740" w:rsidP="00FF3740">
      <w:pPr>
        <w:pStyle w:val="afffff3"/>
        <w:rPr>
          <w:b/>
          <w:sz w:val="20"/>
          <w:rtl/>
        </w:rPr>
      </w:pPr>
      <w:ins w:id="9868" w:author="מספור קטעי משנה" w:date="2026-10-06T06:45:37Z">
        <w:r>
          <w:rPr>
            <w:rStyle w:val="MisparKeta"/>
          </w:rPr>
          <w:t xml:space="preserve">א. </w:t>
        </w:r>
      </w:ins>
      <w:r w:rsidRPr="006F178A">
        <w:rPr>
          <w:b/>
          <w:rtl/>
          <w:rPrChange w:id="40050" w:author="Claude" w:date="2026-10-06T13:34:43Z">
            <w:rPr>
              <w:b/>
              <w:sz w:val="20"/>
              <w:rtl/>
            </w:rPr>
          </w:rPrChange>
        </w:rPr>
        <w:lastRenderedPageBreak/>
        <w:t>השדרה והגולגולת.</w:t>
      </w:r>
    </w:p>
    <w:p w14:paraId="5E0C9137" w14:textId="77777777" w:rsidR="00C26823" w:rsidRDefault="00FF3740" w:rsidP="00C26823">
      <w:pPr>
        <w:pStyle w:val="36"/>
        <w:framePr w:wrap="notBeside"/>
        <w:rPr>
          <w:rFonts w:ascii="FontbitDavid" w:hAnsi="FontbitDavid"/>
          <w:rtl/>
        </w:rPr>
      </w:pPr>
      <w:r w:rsidRPr="00C26823">
        <w:rPr>
          <w:rtl/>
        </w:rPr>
        <w:t xml:space="preserve">איבעיא להו: </w:t>
      </w:r>
    </w:p>
    <w:p w14:paraId="273E1E8D" w14:textId="41A47AEC" w:rsidR="00FF3740" w:rsidRPr="006F178A" w:rsidRDefault="00FF3740" w:rsidP="00C26823">
      <w:pPr>
        <w:pStyle w:val="a7"/>
        <w:rPr>
          <w:rtl/>
        </w:rPr>
      </w:pPr>
      <w:r w:rsidRPr="006F178A">
        <w:rPr>
          <w:rtl/>
        </w:rPr>
        <w:t xml:space="preserve">שדרה וגולגולת תנן, </w:t>
      </w:r>
      <w:r w:rsidRPr="00C26823">
        <w:rPr>
          <w:rStyle w:val="27"/>
          <w:rFonts w:hint="cs"/>
          <w:rtl/>
        </w:rPr>
        <w:t>או</w:t>
      </w:r>
      <w:r w:rsidRPr="00C26823">
        <w:rPr>
          <w:rStyle w:val="27"/>
          <w:rtl/>
        </w:rPr>
        <w:t>"</w:t>
      </w:r>
      <w:r w:rsidRPr="00C26823">
        <w:rPr>
          <w:rStyle w:val="27"/>
          <w:rFonts w:hint="cs"/>
          <w:rtl/>
        </w:rPr>
        <w:t>ד</w:t>
      </w:r>
      <w:r w:rsidRPr="00C26823">
        <w:rPr>
          <w:rStyle w:val="27"/>
          <w:rtl/>
        </w:rPr>
        <w:t xml:space="preserve"> </w:t>
      </w:r>
      <w:r w:rsidRPr="006F178A">
        <w:rPr>
          <w:rtl/>
        </w:rPr>
        <w:t xml:space="preserve">או שדרה או גולגולת? </w:t>
      </w:r>
    </w:p>
    <w:p w14:paraId="4D424358" w14:textId="34C1D131" w:rsidR="00C26823" w:rsidRDefault="003D49FF" w:rsidP="00C26823">
      <w:pPr>
        <w:pStyle w:val="36"/>
        <w:framePr w:wrap="notBeside"/>
        <w:rPr>
          <w:rtl/>
        </w:rPr>
      </w:pPr>
      <w:r>
        <w:rPr>
          <w:rFonts w:hint="cs"/>
          <w:rtl/>
        </w:rPr>
        <w:t xml:space="preserve">א. </w:t>
      </w:r>
      <w:r w:rsidR="00FF3740" w:rsidRPr="00C26823">
        <w:rPr>
          <w:rFonts w:hint="cs"/>
          <w:rtl/>
        </w:rPr>
        <w:t xml:space="preserve">והך </w:t>
      </w:r>
    </w:p>
    <w:p w14:paraId="1526BC46" w14:textId="42F5080A" w:rsidR="00FF3740" w:rsidRPr="00C26823" w:rsidRDefault="00FF3740" w:rsidP="00FF3740">
      <w:pPr>
        <w:rPr>
          <w:rtl/>
        </w:rPr>
      </w:pPr>
      <w:r w:rsidRPr="00C26823">
        <w:rPr>
          <w:rFonts w:hint="cs"/>
          <w:rtl/>
        </w:rPr>
        <w:t>ד</w:t>
      </w:r>
      <w:r w:rsidRPr="00C26823">
        <w:rPr>
          <w:rtl/>
        </w:rPr>
        <w:t>שדרה שגירד רוב עילעין שבה טהורה, ובקבר אפילו משוברת או מפורקת טמאה, מפני הקבר</w:t>
      </w:r>
      <w:r w:rsidR="001A7DD4" w:rsidRPr="00C26823">
        <w:rPr>
          <w:rtl/>
        </w:rPr>
        <w:t>.</w:t>
      </w:r>
    </w:p>
    <w:p w14:paraId="0A1193FD" w14:textId="0ADFE8C7" w:rsidR="00FF3740" w:rsidRPr="006F178A" w:rsidRDefault="00FF3740" w:rsidP="00FF3740">
      <w:pPr>
        <w:rPr>
          <w:rtl/>
        </w:rPr>
      </w:pPr>
      <w:r w:rsidRPr="006F178A">
        <w:rPr>
          <w:rtl/>
        </w:rPr>
        <w:t xml:space="preserve">טעמא משום דגירד, הא לא גירד טמא, </w:t>
      </w:r>
      <w:r w:rsidRPr="00C26823">
        <w:rPr>
          <w:rStyle w:val="27"/>
          <w:rtl/>
        </w:rPr>
        <w:t xml:space="preserve">ש"מ: </w:t>
      </w:r>
      <w:r w:rsidRPr="006F178A">
        <w:rPr>
          <w:rtl/>
        </w:rPr>
        <w:t>או שדרה או גולגולת קתני.</w:t>
      </w:r>
    </w:p>
    <w:p w14:paraId="5F7D8AB3" w14:textId="77777777" w:rsidR="001E024E" w:rsidRDefault="001E024E" w:rsidP="001E024E">
      <w:pPr>
        <w:pStyle w:val="36"/>
        <w:framePr w:wrap="notBeside"/>
        <w:rPr>
          <w:rtl/>
        </w:rPr>
      </w:pPr>
      <w:r w:rsidRPr="001E024E">
        <w:rPr>
          <w:rFonts w:hint="cs"/>
          <w:rtl/>
        </w:rPr>
        <w:t xml:space="preserve">- </w:t>
      </w:r>
    </w:p>
    <w:p w14:paraId="5F66FA1E" w14:textId="7E56B57D" w:rsidR="00FF3740" w:rsidRPr="006F178A" w:rsidRDefault="00FF3740" w:rsidP="003D49FF">
      <w:pPr>
        <w:spacing w:after="120"/>
        <w:rPr>
          <w:rtl/>
        </w:rPr>
      </w:pPr>
      <w:r w:rsidRPr="006F178A">
        <w:rPr>
          <w:rtl/>
        </w:rPr>
        <w:t>הא לא קתני, הא קמ"ל, דכי גירד טהורה, אידך תיבעי לך.</w:t>
      </w:r>
    </w:p>
    <w:p w14:paraId="5930D1C6" w14:textId="25DF5447" w:rsidR="001E024E" w:rsidRDefault="003D49FF" w:rsidP="001E024E">
      <w:pPr>
        <w:pStyle w:val="36"/>
        <w:framePr w:wrap="notBeside"/>
        <w:rPr>
          <w:rtl/>
        </w:rPr>
      </w:pPr>
      <w:r>
        <w:rPr>
          <w:rFonts w:hint="cs"/>
          <w:rtl/>
        </w:rPr>
        <w:t xml:space="preserve">ב. </w:t>
      </w:r>
      <w:r w:rsidR="00FF3740" w:rsidRPr="001E024E">
        <w:rPr>
          <w:rFonts w:hint="cs"/>
          <w:rtl/>
        </w:rPr>
        <w:t xml:space="preserve">והך </w:t>
      </w:r>
    </w:p>
    <w:p w14:paraId="0C964D5C" w14:textId="0A8178F1" w:rsidR="00FF3740" w:rsidRPr="006F178A" w:rsidRDefault="00FF3740" w:rsidP="00FF3740">
      <w:pPr>
        <w:rPr>
          <w:rtl/>
        </w:rPr>
      </w:pPr>
      <w:r w:rsidRPr="001E024E">
        <w:rPr>
          <w:rStyle w:val="27"/>
          <w:rFonts w:hint="cs"/>
          <w:rtl/>
        </w:rPr>
        <w:t>דר</w:t>
      </w:r>
      <w:r w:rsidRPr="001E024E">
        <w:rPr>
          <w:rStyle w:val="27"/>
          <w:rtl/>
        </w:rPr>
        <w:t>"</w:t>
      </w:r>
      <w:r w:rsidRPr="001E024E">
        <w:rPr>
          <w:rStyle w:val="27"/>
          <w:rFonts w:hint="cs"/>
          <w:rtl/>
        </w:rPr>
        <w:t>י אומר</w:t>
      </w:r>
      <w:r w:rsidRPr="001E024E">
        <w:rPr>
          <w:rStyle w:val="27"/>
          <w:rtl/>
        </w:rPr>
        <w:t>:</w:t>
      </w:r>
      <w:r>
        <w:rPr>
          <w:rtl/>
        </w:rPr>
        <w:t xml:space="preserve"> ששה דברים </w:t>
      </w:r>
      <w:r>
        <w:rPr>
          <w:rStyle w:val="a4"/>
          <w:rtl/>
          <w:rPrChange w:id="9064" w:author="מנוע אמוראים" w:date="2026-10-05T16:41:46Z">
            <w:rPr>
              <w:rtl/>
            </w:rPr>
          </w:rPrChange>
        </w:rPr>
        <w:t xml:space="preserve">ר</w:t>
      </w:r>
      <w:r>
        <w:rPr>
          <w:rStyle w:val="a4"/>
          <w:rFonts w:hint="cs"/>
          <w:rtl/>
          <w:rPrChange w:id="9065" w:author="מנוע אמוראים" w:date="2026-10-05T16:41:46Z">
            <w:rPr>
              <w:rFonts w:hint="cs"/>
              <w:rtl/>
            </w:rPr>
          </w:rPrChange>
        </w:rPr>
        <w:t xml:space="preserve">"ע</w:t>
      </w:r>
      <w:r w:rsidRPr="006F178A">
        <w:rPr>
          <w:rtl/>
        </w:rPr>
        <w:t xml:space="preserve"> מטמא וחכמים מטהרין, וחזר בו ר' עקיבא</w:t>
      </w:r>
      <w:r w:rsidR="001A7DD4">
        <w:rPr>
          <w:rtl/>
        </w:rPr>
        <w:t>.</w:t>
      </w:r>
    </w:p>
    <w:p w14:paraId="7D226A94" w14:textId="2D95F475" w:rsidR="00FF3740" w:rsidRPr="006F178A" w:rsidRDefault="00FF3740" w:rsidP="00687D46">
      <w:pPr>
        <w:rPr>
          <w:rtl/>
        </w:rPr>
      </w:pPr>
      <w:r w:rsidRPr="00687D46">
        <w:rPr>
          <w:rStyle w:val="27"/>
          <w:rtl/>
        </w:rPr>
        <w:t xml:space="preserve">ומעשה </w:t>
      </w:r>
      <w:r w:rsidRPr="006F178A">
        <w:rPr>
          <w:rtl/>
        </w:rPr>
        <w:t xml:space="preserve">שהביאו קופה מלאה עצמות לבהכ"נ של טרסיים והניחוה באויר, </w:t>
      </w:r>
      <w:r w:rsidR="00687D46">
        <w:rPr>
          <w:rtl/>
        </w:rPr>
        <w:br/>
      </w:r>
      <w:r w:rsidRPr="00687D46">
        <w:rPr>
          <w:rStyle w:val="27"/>
          <w:rtl/>
        </w:rPr>
        <w:t>ונכנס תודוס הרופא וכל הרופאים עמו, ואמרו:</w:t>
      </w:r>
      <w:r w:rsidRPr="006F178A">
        <w:rPr>
          <w:rtl/>
        </w:rPr>
        <w:t xml:space="preserve"> אין כאן שדרה ממת אחד</w:t>
      </w:r>
      <w:r w:rsidR="001A7DD4">
        <w:rPr>
          <w:rtl/>
        </w:rPr>
        <w:t>.</w:t>
      </w:r>
    </w:p>
    <w:p w14:paraId="2C5FBDC2" w14:textId="6337876B" w:rsidR="00FF3740" w:rsidRDefault="00994F8E" w:rsidP="00FF3740">
      <w:pPr>
        <w:rPr>
          <w:rtl/>
        </w:rPr>
      </w:pPr>
      <w:r>
        <w:rPr>
          <w:rFonts w:hint="cs"/>
          <w:rtl/>
        </w:rPr>
        <w:t xml:space="preserve">טעם דאין שדרה מאחד הא יש שדרה </w:t>
      </w:r>
      <w:r w:rsidRPr="00B72EBF">
        <w:rPr>
          <w:rFonts w:cs="BA Vilna Bold" w:hint="cs"/>
          <w:rtl/>
        </w:rPr>
        <w:t>או</w:t>
      </w:r>
      <w:r>
        <w:rPr>
          <w:rFonts w:hint="cs"/>
          <w:rtl/>
        </w:rPr>
        <w:t xml:space="preserve"> גולגולת נזיר מגלח עליה. </w:t>
      </w:r>
    </w:p>
    <w:p w14:paraId="7BDB5499" w14:textId="77777777" w:rsidR="00994F8E" w:rsidRDefault="00994F8E" w:rsidP="00994F8E">
      <w:pPr>
        <w:pStyle w:val="36"/>
        <w:framePr w:wrap="notBeside"/>
        <w:rPr>
          <w:rtl/>
        </w:rPr>
      </w:pPr>
      <w:r w:rsidRPr="00994F8E">
        <w:rPr>
          <w:rFonts w:hint="cs"/>
          <w:rtl/>
        </w:rPr>
        <w:t>- ודחי'</w:t>
      </w:r>
    </w:p>
    <w:p w14:paraId="6C0D7ACB" w14:textId="7C3B9DAD" w:rsidR="00FF3740" w:rsidRPr="003313D6" w:rsidRDefault="00FF3740" w:rsidP="003313D6">
      <w:pPr>
        <w:spacing w:after="120"/>
        <w:rPr>
          <w:spacing w:val="2"/>
          <w:rtl/>
        </w:rPr>
      </w:pPr>
      <w:r w:rsidRPr="003313D6">
        <w:rPr>
          <w:rStyle w:val="27"/>
          <w:spacing w:val="2"/>
          <w:rtl/>
        </w:rPr>
        <w:t xml:space="preserve">לא מיבעיא </w:t>
      </w:r>
      <w:r w:rsidRPr="003313D6">
        <w:rPr>
          <w:spacing w:val="2"/>
          <w:rtl/>
        </w:rPr>
        <w:t xml:space="preserve">שדרה </w:t>
      </w:r>
      <w:r w:rsidRPr="00B72EBF">
        <w:rPr>
          <w:rFonts w:cs="BA Vilna Bold"/>
          <w:spacing w:val="2"/>
          <w:rtl/>
        </w:rPr>
        <w:t>ו</w:t>
      </w:r>
      <w:r w:rsidRPr="003313D6">
        <w:rPr>
          <w:spacing w:val="2"/>
          <w:rtl/>
        </w:rPr>
        <w:t xml:space="preserve">גולגולת </w:t>
      </w:r>
      <w:r w:rsidR="00A903D5" w:rsidRPr="003313D6">
        <w:rPr>
          <w:rFonts w:hint="cs"/>
          <w:spacing w:val="2"/>
          <w:rtl/>
        </w:rPr>
        <w:t xml:space="preserve">שאין ממת אחד אלא אף </w:t>
      </w:r>
      <w:r w:rsidR="00A903D5" w:rsidRPr="00B72EBF">
        <w:rPr>
          <w:rFonts w:cs="BA Vilna Bold" w:hint="cs"/>
          <w:spacing w:val="2"/>
          <w:rtl/>
        </w:rPr>
        <w:t>או</w:t>
      </w:r>
      <w:r w:rsidR="00A903D5" w:rsidRPr="003313D6">
        <w:rPr>
          <w:rFonts w:hint="cs"/>
          <w:spacing w:val="2"/>
          <w:rtl/>
        </w:rPr>
        <w:t xml:space="preserve"> שדרה או גולגולת. </w:t>
      </w:r>
    </w:p>
    <w:p w14:paraId="0863F4E6" w14:textId="3150A5E8" w:rsidR="003313D6" w:rsidRDefault="003D49FF" w:rsidP="003313D6">
      <w:pPr>
        <w:pStyle w:val="36"/>
        <w:framePr w:wrap="notBeside"/>
        <w:rPr>
          <w:rFonts w:ascii="FontbitDavid" w:hAnsi="FontbitDavid"/>
          <w:rtl/>
        </w:rPr>
      </w:pPr>
      <w:r>
        <w:rPr>
          <w:rFonts w:hint="cs"/>
          <w:rtl/>
        </w:rPr>
        <w:t xml:space="preserve">ג. </w:t>
      </w:r>
      <w:r w:rsidR="003313D6" w:rsidRPr="003313D6">
        <w:rPr>
          <w:rFonts w:hint="cs"/>
          <w:rtl/>
        </w:rPr>
        <w:t>ו</w:t>
      </w:r>
      <w:r w:rsidR="00FF3740" w:rsidRPr="003313D6">
        <w:rPr>
          <w:rFonts w:hint="cs"/>
          <w:rtl/>
        </w:rPr>
        <w:t>הך</w:t>
      </w:r>
    </w:p>
    <w:p w14:paraId="5C2C9C01" w14:textId="52C5C997" w:rsidR="00FF3740" w:rsidRPr="00766B62" w:rsidRDefault="00FF3740" w:rsidP="00FF3740">
      <w:pPr>
        <w:rPr>
          <w:rFonts w:cs="BA Vilna Bold"/>
          <w:rtl/>
        </w:rPr>
      </w:pPr>
      <w:r>
        <w:rPr>
          <w:rFonts w:ascii="FontbitDavid" w:hAnsi="FontbitDavid"/>
          <w:rtl/>
        </w:rPr>
        <w:t xml:space="preserve">ממניינא: ומה הן ששה דברים </w:t>
      </w:r>
      <w:r>
        <w:rPr>
          <w:rStyle w:val="a4"/>
          <w:rFonts w:ascii="FontbitDavid" w:hAnsi="FontbitDavid"/>
          <w:rtl/>
          <w:rPrChange w:id="9066" w:author="מנוע אמוראים" w:date="2026-10-05T16:41:46Z">
            <w:rPr>
              <w:rFonts w:ascii="FontbitDavid" w:hAnsi="FontbitDavid"/>
              <w:rtl/>
            </w:rPr>
          </w:rPrChange>
        </w:rPr>
        <w:t xml:space="preserve">ש</w:t>
      </w:r>
      <w:r>
        <w:rPr>
          <w:rStyle w:val="a4"/>
          <w:rFonts w:ascii="FontbitDavid" w:hAnsi="FontbitDavid" w:hint="cs"/>
          <w:rtl/>
          <w:rPrChange w:id="9067" w:author="מנוע אמוראים" w:date="2026-10-05T16:41:46Z">
            <w:rPr>
              <w:rFonts w:ascii="FontbitDavid" w:hAnsi="FontbitDavid" w:hint="cs"/>
              <w:rtl/>
            </w:rPr>
          </w:rPrChange>
        </w:rPr>
        <w:t xml:space="preserve">ר</w:t>
      </w:r>
      <w:r>
        <w:rPr>
          <w:rStyle w:val="a4"/>
          <w:rFonts w:ascii="FontbitDavid" w:hAnsi="FontbitDavid"/>
          <w:rtl/>
          <w:rPrChange w:id="9068" w:author="מנוע אמוראים" w:date="2026-10-05T16:41:46Z">
            <w:rPr>
              <w:rFonts w:ascii="FontbitDavid" w:hAnsi="FontbitDavid"/>
              <w:rtl/>
            </w:rPr>
          </w:rPrChange>
        </w:rPr>
        <w:t xml:space="preserve">"</w:t>
      </w:r>
      <w:r>
        <w:rPr>
          <w:rStyle w:val="a4"/>
          <w:rFonts w:ascii="FontbitDavid" w:hAnsi="FontbitDavid" w:hint="cs"/>
          <w:rtl/>
          <w:rPrChange w:id="9069" w:author="מנוע אמוראים" w:date="2026-10-05T16:41:46Z">
            <w:rPr>
              <w:rFonts w:ascii="FontbitDavid" w:hAnsi="FontbitDavid" w:hint="cs"/>
              <w:rtl/>
            </w:rPr>
          </w:rPrChange>
        </w:rPr>
        <w:t xml:space="preserve">ע</w:t>
      </w:r>
      <w:r>
        <w:rPr>
          <w:rFonts w:ascii="FontbitDavid" w:hAnsi="FontbitDavid" w:hint="cs"/>
          <w:rtl/>
        </w:rPr>
        <w:t xml:space="preserve"> </w:t>
      </w:r>
      <w:r w:rsidRPr="006F178A">
        <w:rPr>
          <w:rFonts w:ascii="FontbitDavid" w:hAnsi="FontbitDavid"/>
          <w:rtl/>
        </w:rPr>
        <w:t xml:space="preserve"> מטמא וחכמים מטהרין? </w:t>
      </w:r>
    </w:p>
    <w:p w14:paraId="484493AC" w14:textId="77777777" w:rsidR="00236F1E" w:rsidRDefault="00FF3740" w:rsidP="00FF3740">
      <w:pPr>
        <w:rPr>
          <w:rtl/>
        </w:rPr>
      </w:pPr>
      <w:r w:rsidRPr="003313D6">
        <w:rPr>
          <w:rStyle w:val="27"/>
          <w:rFonts w:hint="cs"/>
          <w:rtl/>
        </w:rPr>
        <w:t xml:space="preserve">א. </w:t>
      </w:r>
      <w:r w:rsidRPr="006F178A">
        <w:rPr>
          <w:rtl/>
        </w:rPr>
        <w:t xml:space="preserve">על אבר מן המת שבא משני מתים, </w:t>
      </w:r>
      <w:r w:rsidRPr="003313D6">
        <w:rPr>
          <w:rStyle w:val="27"/>
          <w:rFonts w:hint="cs"/>
          <w:rtl/>
        </w:rPr>
        <w:t xml:space="preserve">ב. </w:t>
      </w:r>
      <w:r w:rsidRPr="006F178A">
        <w:rPr>
          <w:rtl/>
        </w:rPr>
        <w:t>ועל א</w:t>
      </w:r>
      <w:r w:rsidR="003313D6">
        <w:rPr>
          <w:rFonts w:hint="cs"/>
          <w:rtl/>
        </w:rPr>
        <w:t>במ''ה</w:t>
      </w:r>
      <w:r w:rsidR="00333278" w:rsidRPr="00B72EBF">
        <w:rPr>
          <w:rFonts w:cs="BA Vilna Bold" w:hint="cs"/>
          <w:rtl/>
        </w:rPr>
        <w:t>ח</w:t>
      </w:r>
      <w:r w:rsidRPr="006F178A">
        <w:rPr>
          <w:rtl/>
        </w:rPr>
        <w:t xml:space="preserve"> שבא מ</w:t>
      </w:r>
      <w:r w:rsidR="003313D6">
        <w:rPr>
          <w:rFonts w:hint="cs"/>
          <w:rtl/>
        </w:rPr>
        <w:t>ב'</w:t>
      </w:r>
      <w:r w:rsidRPr="006F178A">
        <w:rPr>
          <w:rtl/>
        </w:rPr>
        <w:t xml:space="preserve"> בנ</w:t>
      </w:r>
      <w:r w:rsidR="003313D6">
        <w:rPr>
          <w:rFonts w:hint="cs"/>
          <w:rtl/>
        </w:rPr>
        <w:t>"א</w:t>
      </w:r>
      <w:r w:rsidRPr="006F178A">
        <w:rPr>
          <w:rtl/>
        </w:rPr>
        <w:t xml:space="preserve"> </w:t>
      </w:r>
      <w:r w:rsidR="003313D6">
        <w:rPr>
          <w:rtl/>
        </w:rPr>
        <w:br/>
      </w:r>
      <w:r w:rsidRPr="003313D6">
        <w:rPr>
          <w:rStyle w:val="27"/>
          <w:rFonts w:hint="cs"/>
          <w:rtl/>
        </w:rPr>
        <w:t>ג.</w:t>
      </w:r>
      <w:r w:rsidRPr="006F178A">
        <w:rPr>
          <w:rFonts w:hint="cs"/>
          <w:rtl/>
        </w:rPr>
        <w:t xml:space="preserve"> </w:t>
      </w:r>
      <w:r w:rsidRPr="006F178A">
        <w:rPr>
          <w:rtl/>
        </w:rPr>
        <w:t>ועל חצי קב עצמות שבא משני מתים,</w:t>
      </w:r>
      <w:r w:rsidR="00236F1E">
        <w:rPr>
          <w:rFonts w:hint="cs"/>
          <w:rtl/>
        </w:rPr>
        <w:t xml:space="preserve"> </w:t>
      </w:r>
      <w:r w:rsidR="00735A58">
        <w:rPr>
          <w:rStyle w:val="27"/>
          <w:rFonts w:hint="cs"/>
          <w:rtl/>
        </w:rPr>
        <w:t>ד</w:t>
      </w:r>
      <w:r w:rsidRPr="003313D6">
        <w:rPr>
          <w:rStyle w:val="27"/>
          <w:rFonts w:hint="cs"/>
          <w:rtl/>
        </w:rPr>
        <w:t>.</w:t>
      </w:r>
      <w:r w:rsidRPr="006F178A">
        <w:rPr>
          <w:rFonts w:hint="cs"/>
          <w:rtl/>
        </w:rPr>
        <w:t xml:space="preserve"> </w:t>
      </w:r>
      <w:r w:rsidRPr="006F178A">
        <w:rPr>
          <w:rtl/>
        </w:rPr>
        <w:t xml:space="preserve">ועל רביעית דם הבא משנים </w:t>
      </w:r>
    </w:p>
    <w:p w14:paraId="3669BFAF" w14:textId="0D566321" w:rsidR="00FF3740" w:rsidRPr="006F178A" w:rsidRDefault="00236F1E" w:rsidP="00FF3740">
      <w:pPr>
        <w:rPr>
          <w:rtl/>
        </w:rPr>
      </w:pPr>
      <w:r>
        <w:rPr>
          <w:rStyle w:val="27"/>
          <w:rFonts w:hint="cs"/>
          <w:rtl/>
        </w:rPr>
        <w:t>ה</w:t>
      </w:r>
      <w:r w:rsidR="00FF3740" w:rsidRPr="00333278">
        <w:rPr>
          <w:rStyle w:val="27"/>
          <w:rFonts w:hint="cs"/>
          <w:rtl/>
        </w:rPr>
        <w:t>.</w:t>
      </w:r>
      <w:r w:rsidR="00FF3740" w:rsidRPr="006F178A">
        <w:rPr>
          <w:rFonts w:hint="cs"/>
          <w:rtl/>
        </w:rPr>
        <w:t xml:space="preserve"> </w:t>
      </w:r>
      <w:r w:rsidR="00FF3740" w:rsidRPr="006F178A">
        <w:rPr>
          <w:rtl/>
        </w:rPr>
        <w:t xml:space="preserve">ועל עצם כשעורה שנחלק לשנים, </w:t>
      </w:r>
      <w:r>
        <w:rPr>
          <w:rStyle w:val="27"/>
          <w:rFonts w:hint="cs"/>
          <w:rtl/>
        </w:rPr>
        <w:t>ו</w:t>
      </w:r>
      <w:r w:rsidR="00FF3740" w:rsidRPr="003313D6">
        <w:rPr>
          <w:rStyle w:val="27"/>
          <w:rFonts w:hint="cs"/>
          <w:rtl/>
        </w:rPr>
        <w:t>.</w:t>
      </w:r>
      <w:r w:rsidR="00FF3740" w:rsidRPr="006F178A">
        <w:rPr>
          <w:rFonts w:hint="cs"/>
          <w:rtl/>
        </w:rPr>
        <w:t xml:space="preserve"> </w:t>
      </w:r>
      <w:r w:rsidR="00FF3740" w:rsidRPr="006F178A">
        <w:rPr>
          <w:rtl/>
        </w:rPr>
        <w:t xml:space="preserve">והשדרה </w:t>
      </w:r>
      <w:r w:rsidR="00FF3740" w:rsidRPr="00B72EBF">
        <w:rPr>
          <w:rFonts w:cs="BA Vilna Bold"/>
          <w:rtl/>
        </w:rPr>
        <w:t>ו</w:t>
      </w:r>
      <w:r w:rsidR="00FF3740" w:rsidRPr="006F178A">
        <w:rPr>
          <w:rtl/>
        </w:rPr>
        <w:t>הגולגולת</w:t>
      </w:r>
      <w:r w:rsidR="001A7DD4">
        <w:rPr>
          <w:rtl/>
        </w:rPr>
        <w:t>.</w:t>
      </w:r>
    </w:p>
    <w:p w14:paraId="11EB76F1" w14:textId="77777777" w:rsidR="00FF3740" w:rsidRPr="006F178A" w:rsidRDefault="00FF3740" w:rsidP="00516202">
      <w:pPr>
        <w:pStyle w:val="affff5"/>
        <w:framePr w:wrap="around"/>
        <w:rPr>
          <w:rtl/>
        </w:rPr>
      </w:pPr>
      <w:r w:rsidRPr="006F178A">
        <w:rPr>
          <w:rFonts w:hint="cs"/>
          <w:rtl/>
        </w:rPr>
        <w:t>נב:</w:t>
      </w:r>
    </w:p>
    <w:p w14:paraId="113EB147" w14:textId="77777777" w:rsidR="00FF3740" w:rsidRPr="006F178A" w:rsidRDefault="00FF3740" w:rsidP="00FF3740">
      <w:pPr>
        <w:rPr>
          <w:rtl/>
        </w:rPr>
      </w:pPr>
      <w:r w:rsidRPr="006F178A">
        <w:rPr>
          <w:rFonts w:ascii="FontbitDavid" w:hAnsi="FontbitDavid"/>
          <w:rtl/>
        </w:rPr>
        <w:t xml:space="preserve">ואי ס"ד </w:t>
      </w:r>
      <w:r w:rsidRPr="00B72EBF">
        <w:rPr>
          <w:rFonts w:ascii="FontbitDavid" w:hAnsi="FontbitDavid" w:cs="BA Vilna Bold"/>
          <w:rtl/>
        </w:rPr>
        <w:t>או</w:t>
      </w:r>
      <w:r w:rsidRPr="006F178A">
        <w:rPr>
          <w:rFonts w:ascii="FontbitDavid" w:hAnsi="FontbitDavid"/>
          <w:rtl/>
        </w:rPr>
        <w:t xml:space="preserve"> שדרה או גולגולת, הני שבעה הויין! </w:t>
      </w:r>
    </w:p>
    <w:p w14:paraId="3D06FC23" w14:textId="0ED1B34C" w:rsidR="00333278" w:rsidRDefault="00333278" w:rsidP="00333278">
      <w:pPr>
        <w:pStyle w:val="36"/>
        <w:framePr w:wrap="notBeside"/>
        <w:rPr>
          <w:rFonts w:ascii="FontbitDavid" w:hAnsi="FontbitDavid"/>
          <w:rtl/>
        </w:rPr>
      </w:pPr>
      <w:r w:rsidRPr="00333278">
        <w:rPr>
          <w:rFonts w:hint="cs"/>
          <w:rtl/>
        </w:rPr>
        <w:t>-ודחי'</w:t>
      </w:r>
      <w:r w:rsidR="009806D6">
        <w:rPr>
          <w:rFonts w:hint="cs"/>
          <w:rtl/>
        </w:rPr>
        <w:t xml:space="preserve"> א.</w:t>
      </w:r>
    </w:p>
    <w:p w14:paraId="2D23AD56" w14:textId="025987A3" w:rsidR="00FF3740" w:rsidRPr="00236F1E" w:rsidRDefault="00FF3740" w:rsidP="00FF3740">
      <w:pPr>
        <w:rPr>
          <w:spacing w:val="2"/>
          <w:rtl/>
        </w:rPr>
      </w:pPr>
      <w:r w:rsidRPr="00236F1E">
        <w:rPr>
          <w:rStyle w:val="27"/>
          <w:spacing w:val="2"/>
          <w:rtl/>
        </w:rPr>
        <w:t>תני</w:t>
      </w:r>
      <w:r w:rsidR="00236F1E" w:rsidRPr="00236F1E">
        <w:rPr>
          <w:rStyle w:val="27"/>
          <w:rFonts w:hint="cs"/>
          <w:spacing w:val="2"/>
          <w:rtl/>
        </w:rPr>
        <w:t xml:space="preserve"> רק</w:t>
      </w:r>
      <w:r w:rsidRPr="00236F1E">
        <w:rPr>
          <w:rFonts w:ascii="FontbitDavid" w:hAnsi="FontbitDavid"/>
          <w:spacing w:val="2"/>
          <w:rtl/>
        </w:rPr>
        <w:t xml:space="preserve"> </w:t>
      </w:r>
      <w:r w:rsidR="00236F1E" w:rsidRPr="00236F1E">
        <w:rPr>
          <w:rFonts w:ascii="FontbitDavid" w:hAnsi="FontbitDavid" w:hint="cs"/>
          <w:spacing w:val="2"/>
          <w:rtl/>
        </w:rPr>
        <w:t>כ</w:t>
      </w:r>
      <w:r w:rsidRPr="00236F1E">
        <w:rPr>
          <w:rFonts w:ascii="FontbitDavid" w:hAnsi="FontbitDavid"/>
          <w:spacing w:val="2"/>
          <w:rtl/>
        </w:rPr>
        <w:t>ש</w:t>
      </w:r>
      <w:r w:rsidR="00585A64" w:rsidRPr="00236F1E">
        <w:rPr>
          <w:rFonts w:ascii="FontbitDavid" w:hAnsi="FontbitDavid"/>
          <w:spacing w:val="2"/>
          <w:rtl/>
        </w:rPr>
        <w:t>חלקו</w:t>
      </w:r>
      <w:r w:rsidRPr="00236F1E">
        <w:rPr>
          <w:rFonts w:ascii="FontbitDavid" w:hAnsi="FontbitDavid"/>
          <w:spacing w:val="2"/>
          <w:rtl/>
        </w:rPr>
        <w:t xml:space="preserve"> עליה רבים, לאפוקי עצם כשעורה, ד</w:t>
      </w:r>
      <w:r w:rsidR="00236F1E" w:rsidRPr="00236F1E">
        <w:rPr>
          <w:rFonts w:ascii="FontbitDavid" w:hAnsi="FontbitDavid" w:hint="cs"/>
          <w:spacing w:val="2"/>
          <w:rtl/>
        </w:rPr>
        <w:t xml:space="preserve">רק </w:t>
      </w:r>
      <w:r w:rsidRPr="00236F1E">
        <w:rPr>
          <w:rFonts w:ascii="FontbitDavid" w:hAnsi="FontbitDavid"/>
          <w:spacing w:val="2"/>
          <w:rtl/>
        </w:rPr>
        <w:t xml:space="preserve">יחיד </w:t>
      </w:r>
      <w:r w:rsidR="00313BED" w:rsidRPr="00236F1E">
        <w:rPr>
          <w:rFonts w:ascii="FontbitDavid" w:hAnsi="FontbitDavid"/>
          <w:spacing w:val="2"/>
          <w:rtl/>
        </w:rPr>
        <w:t xml:space="preserve">חלק </w:t>
      </w:r>
      <w:r w:rsidRPr="00236F1E">
        <w:rPr>
          <w:rFonts w:ascii="FontbitDavid" w:hAnsi="FontbitDavid"/>
          <w:spacing w:val="2"/>
          <w:rtl/>
        </w:rPr>
        <w:t>עליה</w:t>
      </w:r>
      <w:r w:rsidR="001A7DD4" w:rsidRPr="00236F1E">
        <w:rPr>
          <w:rFonts w:ascii="FontbitDavid" w:hAnsi="FontbitDavid"/>
          <w:spacing w:val="2"/>
          <w:rtl/>
        </w:rPr>
        <w:t>.</w:t>
      </w:r>
    </w:p>
    <w:p w14:paraId="4CBD8D17" w14:textId="6FDA7430" w:rsidR="00FF3740" w:rsidRPr="006F178A" w:rsidRDefault="00FF3740" w:rsidP="00FF3740">
      <w:pPr>
        <w:rPr>
          <w:rtl/>
        </w:rPr>
      </w:pPr>
      <w:r w:rsidRPr="00236F1E">
        <w:rPr>
          <w:rStyle w:val="27"/>
          <w:rtl/>
        </w:rPr>
        <w:t>דתני</w:t>
      </w:r>
      <w:r w:rsidRPr="00236F1E">
        <w:rPr>
          <w:rStyle w:val="27"/>
          <w:rFonts w:hint="cs"/>
          <w:rtl/>
        </w:rPr>
        <w:t>א</w:t>
      </w:r>
      <w:r w:rsidRPr="00236F1E">
        <w:rPr>
          <w:rStyle w:val="27"/>
          <w:rtl/>
        </w:rPr>
        <w:t xml:space="preserve">: </w:t>
      </w:r>
      <w:r w:rsidRPr="006F178A">
        <w:rPr>
          <w:rFonts w:ascii="FontbitDavid" w:hAnsi="FontbitDavid"/>
          <w:rtl/>
        </w:rPr>
        <w:t xml:space="preserve">עצם כשעורה שנחלק לשנים - </w:t>
      </w:r>
      <w:r w:rsidRPr="00236F1E">
        <w:rPr>
          <w:rStyle w:val="27"/>
          <w:rtl/>
        </w:rPr>
        <w:t xml:space="preserve">ר"ע </w:t>
      </w:r>
      <w:r w:rsidRPr="00236F1E">
        <w:rPr>
          <w:rtl/>
        </w:rPr>
        <w:t>מ</w:t>
      </w:r>
      <w:r w:rsidRPr="006F178A">
        <w:rPr>
          <w:rFonts w:ascii="FontbitDavid" w:hAnsi="FontbitDavid"/>
          <w:rtl/>
        </w:rPr>
        <w:t xml:space="preserve">טמא, </w:t>
      </w:r>
      <w:r w:rsidRPr="00236F1E">
        <w:rPr>
          <w:rStyle w:val="27"/>
          <w:rtl/>
        </w:rPr>
        <w:t>ור</w:t>
      </w:r>
      <w:r w:rsidR="00236F1E" w:rsidRPr="00236F1E">
        <w:rPr>
          <w:rStyle w:val="27"/>
          <w:rFonts w:hint="cs"/>
          <w:rtl/>
        </w:rPr>
        <w:t xml:space="preserve">יב''נ </w:t>
      </w:r>
      <w:r w:rsidRPr="006F178A">
        <w:rPr>
          <w:rFonts w:ascii="FontbitDavid" w:hAnsi="FontbitDavid"/>
          <w:rtl/>
        </w:rPr>
        <w:t>מטהר.</w:t>
      </w:r>
    </w:p>
    <w:p w14:paraId="41F40990" w14:textId="77777777" w:rsidR="009806D6" w:rsidRDefault="009806D6" w:rsidP="009806D6">
      <w:pPr>
        <w:pStyle w:val="36"/>
        <w:framePr w:wrap="notBeside"/>
        <w:rPr>
          <w:rFonts w:ascii="FontbitDavid" w:hAnsi="FontbitDavid"/>
          <w:rtl/>
        </w:rPr>
      </w:pPr>
      <w:r w:rsidRPr="009806D6">
        <w:rPr>
          <w:rFonts w:hint="cs"/>
          <w:rtl/>
        </w:rPr>
        <w:t>ב.</w:t>
      </w:r>
    </w:p>
    <w:p w14:paraId="1EDA84D2" w14:textId="6267D0C6" w:rsidR="00FF3740" w:rsidRPr="006F178A" w:rsidRDefault="00FF3740" w:rsidP="00FF3740">
      <w:pPr>
        <w:rPr>
          <w:rtl/>
        </w:rPr>
      </w:pPr>
      <w:r w:rsidRPr="009806D6">
        <w:rPr>
          <w:rFonts w:ascii="FontbitDavid" w:hAnsi="FontbitDavid"/>
          <w:rtl/>
        </w:rPr>
        <w:t xml:space="preserve">תני - אבר מן </w:t>
      </w:r>
      <w:r w:rsidRPr="00B72EBF">
        <w:rPr>
          <w:rFonts w:ascii="FontbitDavid" w:hAnsi="FontbitDavid" w:cs="BA Vilna Bold"/>
          <w:rtl/>
        </w:rPr>
        <w:t>המת</w:t>
      </w:r>
      <w:r w:rsidRPr="009806D6">
        <w:rPr>
          <w:rFonts w:ascii="FontbitDavid" w:hAnsi="FontbitDavid"/>
          <w:rtl/>
        </w:rPr>
        <w:t>, אבר מן החי לא קתני.</w:t>
      </w:r>
    </w:p>
    <w:p w14:paraId="5879F423" w14:textId="77777777" w:rsidR="009806D6" w:rsidRDefault="009806D6" w:rsidP="009806D6">
      <w:pPr>
        <w:pStyle w:val="36"/>
        <w:framePr w:wrap="notBeside"/>
        <w:rPr>
          <w:rFonts w:cs="BA Vilna Bold"/>
          <w:rtl/>
        </w:rPr>
      </w:pPr>
      <w:r w:rsidRPr="009806D6">
        <w:rPr>
          <w:rFonts w:hint="cs"/>
          <w:rtl/>
        </w:rPr>
        <w:t>ג.</w:t>
      </w:r>
    </w:p>
    <w:p w14:paraId="4026417C" w14:textId="1982DB40" w:rsidR="00FF3740" w:rsidRPr="006F178A" w:rsidRDefault="00FF3740" w:rsidP="00FF3740">
      <w:pPr>
        <w:rPr>
          <w:rtl/>
        </w:rPr>
      </w:pPr>
      <w:r w:rsidRPr="006F178A">
        <w:rPr>
          <w:rtl/>
        </w:rPr>
        <w:t xml:space="preserve">תני - כל </w:t>
      </w:r>
      <w:r w:rsidR="009806D6">
        <w:rPr>
          <w:rFonts w:hint="cs"/>
          <w:rtl/>
        </w:rPr>
        <w:t>מקום</w:t>
      </w:r>
      <w:r w:rsidRPr="006F178A">
        <w:rPr>
          <w:rtl/>
        </w:rPr>
        <w:t xml:space="preserve"> שנזיר מגלח על </w:t>
      </w:r>
      <w:r w:rsidRPr="00B72EBF">
        <w:rPr>
          <w:rFonts w:cs="BA Vilna Bold"/>
          <w:rtl/>
        </w:rPr>
        <w:t>אהילו,</w:t>
      </w:r>
      <w:r w:rsidRPr="006F178A">
        <w:rPr>
          <w:rtl/>
        </w:rPr>
        <w:t xml:space="preserve"> לאפוקי עצם כשעורה דלא.</w:t>
      </w:r>
    </w:p>
    <w:p w14:paraId="1214D480" w14:textId="77777777" w:rsidR="00160E44" w:rsidRDefault="00160E44" w:rsidP="00160E44">
      <w:pPr>
        <w:pStyle w:val="36"/>
        <w:framePr w:wrap="notBeside"/>
        <w:rPr>
          <w:rtl/>
        </w:rPr>
      </w:pPr>
      <w:r w:rsidRPr="00160E44">
        <w:rPr>
          <w:rFonts w:hint="cs"/>
          <w:rtl/>
        </w:rPr>
        <w:t xml:space="preserve">ד. </w:t>
      </w:r>
    </w:p>
    <w:p w14:paraId="16AAF9AE" w14:textId="0D0CCC02" w:rsidR="00FF3740" w:rsidRPr="006F178A" w:rsidRDefault="00FF3740" w:rsidP="00FF3740">
      <w:pPr>
        <w:rPr>
          <w:rtl/>
        </w:rPr>
      </w:pPr>
      <w:r w:rsidRPr="006F178A">
        <w:rPr>
          <w:rtl/>
        </w:rPr>
        <w:t xml:space="preserve">תני - כל </w:t>
      </w:r>
      <w:r w:rsidR="00160E44">
        <w:rPr>
          <w:rFonts w:hint="cs"/>
          <w:rtl/>
        </w:rPr>
        <w:t>מקום</w:t>
      </w:r>
      <w:r w:rsidRPr="006F178A">
        <w:rPr>
          <w:rtl/>
        </w:rPr>
        <w:t xml:space="preserve"> </w:t>
      </w:r>
      <w:r w:rsidRPr="00B72EBF">
        <w:rPr>
          <w:rFonts w:cs="BA Vilna Bold"/>
          <w:rtl/>
        </w:rPr>
        <w:t>ש</w:t>
      </w:r>
      <w:r w:rsidR="00160E44" w:rsidRPr="00B72EBF">
        <w:rPr>
          <w:rFonts w:cs="BA Vilna Bold" w:hint="cs"/>
          <w:rtl/>
        </w:rPr>
        <w:t>חזר</w:t>
      </w:r>
      <w:r w:rsidRPr="00B72EBF">
        <w:rPr>
          <w:rFonts w:cs="BA Vilna Bold"/>
          <w:rtl/>
        </w:rPr>
        <w:t xml:space="preserve"> ב</w:t>
      </w:r>
      <w:r w:rsidR="00160E44" w:rsidRPr="00B72EBF">
        <w:rPr>
          <w:rFonts w:cs="BA Vilna Bold" w:hint="cs"/>
          <w:rtl/>
        </w:rPr>
        <w:t>ו</w:t>
      </w:r>
      <w:r w:rsidRPr="00B72EBF">
        <w:rPr>
          <w:rFonts w:cs="BA Vilna Bold"/>
          <w:rtl/>
        </w:rPr>
        <w:t>,</w:t>
      </w:r>
      <w:r w:rsidRPr="006F178A">
        <w:rPr>
          <w:rtl/>
        </w:rPr>
        <w:t xml:space="preserve"> לאפוקי רביעית דם </w:t>
      </w:r>
      <w:r w:rsidR="00160E44">
        <w:rPr>
          <w:rFonts w:hint="cs"/>
          <w:rtl/>
        </w:rPr>
        <w:t>ש</w:t>
      </w:r>
      <w:r w:rsidRPr="006F178A">
        <w:rPr>
          <w:rtl/>
        </w:rPr>
        <w:t xml:space="preserve">לא </w:t>
      </w:r>
      <w:r w:rsidR="00160E44">
        <w:rPr>
          <w:rFonts w:hint="cs"/>
          <w:rtl/>
        </w:rPr>
        <w:t>חז</w:t>
      </w:r>
      <w:r w:rsidRPr="006F178A">
        <w:rPr>
          <w:rtl/>
        </w:rPr>
        <w:t>ר ב</w:t>
      </w:r>
      <w:r w:rsidR="00160E44">
        <w:rPr>
          <w:rFonts w:hint="cs"/>
          <w:rtl/>
        </w:rPr>
        <w:t>ו</w:t>
      </w:r>
      <w:r w:rsidRPr="006F178A">
        <w:rPr>
          <w:rtl/>
        </w:rPr>
        <w:t xml:space="preserve">, </w:t>
      </w:r>
    </w:p>
    <w:p w14:paraId="38395490" w14:textId="04F9210F" w:rsidR="00FF3740" w:rsidRPr="003D49FF" w:rsidRDefault="00506F91" w:rsidP="00FF3740">
      <w:pPr>
        <w:rPr>
          <w:spacing w:val="0"/>
          <w:rtl/>
        </w:rPr>
      </w:pPr>
      <w:r w:rsidRPr="003D49FF">
        <w:rPr>
          <w:rStyle w:val="27"/>
          <w:rFonts w:hint="cs"/>
          <w:spacing w:val="0"/>
          <w:rtl/>
        </w:rPr>
        <w:t>א. ש</w:t>
      </w:r>
      <w:r w:rsidR="00FF3740" w:rsidRPr="003D49FF">
        <w:rPr>
          <w:rStyle w:val="27"/>
          <w:spacing w:val="0"/>
          <w:rtl/>
        </w:rPr>
        <w:t>א"</w:t>
      </w:r>
      <w:r w:rsidR="00FF3740" w:rsidRPr="003D49FF">
        <w:rPr>
          <w:rStyle w:val="27"/>
          <w:rFonts w:hint="cs"/>
          <w:spacing w:val="0"/>
          <w:rtl/>
        </w:rPr>
        <w:t>ל רבי</w:t>
      </w:r>
      <w:r w:rsidR="00FF3740" w:rsidRPr="003D49FF">
        <w:rPr>
          <w:rStyle w:val="27"/>
          <w:spacing w:val="0"/>
          <w:rtl/>
        </w:rPr>
        <w:t xml:space="preserve"> לב</w:t>
      </w:r>
      <w:r w:rsidR="00375DCB" w:rsidRPr="003D49FF">
        <w:rPr>
          <w:rStyle w:val="27"/>
          <w:rFonts w:hint="cs"/>
          <w:spacing w:val="0"/>
          <w:rtl/>
        </w:rPr>
        <w:t>"ק</w:t>
      </w:r>
      <w:r w:rsidR="00FF3740" w:rsidRPr="003D49FF">
        <w:rPr>
          <w:rStyle w:val="27"/>
          <w:spacing w:val="0"/>
          <w:rtl/>
        </w:rPr>
        <w:t>:</w:t>
      </w:r>
      <w:r w:rsidR="00FF3740" w:rsidRPr="003D49FF">
        <w:rPr>
          <w:spacing w:val="0"/>
          <w:rtl/>
        </w:rPr>
        <w:t xml:space="preserve"> לא תשנה רביעית דם בחזר</w:t>
      </w:r>
      <w:r w:rsidR="00946CAF" w:rsidRPr="003D49FF">
        <w:rPr>
          <w:rFonts w:hint="cs"/>
          <w:spacing w:val="0"/>
          <w:rtl/>
        </w:rPr>
        <w:t>תך</w:t>
      </w:r>
      <w:r>
        <w:rPr>
          <w:spacing w:val="0"/>
          <w:rtl/>
        </w:rPr>
        <w:t xml:space="preserve">, שהרי למודו של </w:t>
      </w:r>
      <w:r>
        <w:rPr>
          <w:rStyle w:val="a4"/>
          <w:spacing w:val="0"/>
          <w:rtl/>
          <w:rPrChange w:id="9070" w:author="מנוע אמוראים" w:date="2026-10-05T16:41:46Z">
            <w:rPr>
              <w:spacing w:val="0"/>
              <w:rtl/>
            </w:rPr>
          </w:rPrChange>
        </w:rPr>
        <w:t xml:space="preserve">ר"</w:t>
      </w:r>
      <w:r>
        <w:rPr>
          <w:rStyle w:val="a4"/>
          <w:rFonts w:hint="cs"/>
          <w:spacing w:val="0"/>
          <w:rtl/>
          <w:rPrChange w:id="9071" w:author="מנוע אמוראים" w:date="2026-10-05T16:41:46Z">
            <w:rPr>
              <w:rFonts w:hint="cs"/>
              <w:spacing w:val="0"/>
              <w:rtl/>
            </w:rPr>
          </w:rPrChange>
        </w:rPr>
        <w:t xml:space="preserve">ע</w:t>
      </w:r>
      <w:r>
        <w:rPr>
          <w:rFonts w:hint="cs"/>
          <w:spacing w:val="0"/>
          <w:rtl/>
        </w:rPr>
        <w:t xml:space="preserve"> בידו</w:t>
      </w:r>
      <w:r w:rsidR="001A7DD4" w:rsidRPr="003D49FF">
        <w:rPr>
          <w:spacing w:val="0"/>
          <w:rtl/>
        </w:rPr>
        <w:t>.</w:t>
      </w:r>
    </w:p>
    <w:p w14:paraId="0A6DF5AD" w14:textId="71ABF5F6" w:rsidR="00FF3740" w:rsidRPr="006F178A" w:rsidRDefault="00946CAF" w:rsidP="00FF3740">
      <w:pPr>
        <w:rPr>
          <w:rtl/>
        </w:rPr>
      </w:pPr>
      <w:r>
        <w:rPr>
          <w:rStyle w:val="27"/>
          <w:rFonts w:hint="cs"/>
          <w:rtl/>
        </w:rPr>
        <w:t xml:space="preserve">ב. </w:t>
      </w:r>
      <w:r w:rsidR="00FF3740" w:rsidRPr="00375DCB">
        <w:rPr>
          <w:rStyle w:val="27"/>
          <w:rtl/>
        </w:rPr>
        <w:t>ועוד</w:t>
      </w:r>
      <w:r w:rsidR="00FF3740" w:rsidRPr="006F178A">
        <w:rPr>
          <w:rFonts w:ascii="FontbitDavid" w:hAnsi="FontbitDavid"/>
          <w:rtl/>
        </w:rPr>
        <w:t xml:space="preserve"> </w:t>
      </w:r>
      <w:r w:rsidR="00FF3740" w:rsidRPr="00375DCB">
        <w:rPr>
          <w:rStyle w:val="27"/>
          <w:rtl/>
        </w:rPr>
        <w:t>המקרא מסייעו:</w:t>
      </w:r>
      <w:r w:rsidR="00FF3740" w:rsidRPr="00AF76D0">
        <w:rPr>
          <w:rStyle w:val="afffffe"/>
          <w:rtl/>
        </w:rPr>
        <w:t xml:space="preserve"> </w:t>
      </w:r>
      <w:r w:rsidR="00FF3740" w:rsidRPr="00AF76D0">
        <w:rPr>
          <w:rStyle w:val="afffffe"/>
          <w:rFonts w:hint="cs"/>
          <w:rtl/>
        </w:rPr>
        <w:t>'</w:t>
      </w:r>
      <w:r w:rsidR="00FF3740" w:rsidRPr="00AF76D0">
        <w:rPr>
          <w:rStyle w:val="afffffe"/>
          <w:rtl/>
        </w:rPr>
        <w:t xml:space="preserve">ועל כל </w:t>
      </w:r>
      <w:r w:rsidR="00FF3740" w:rsidRPr="00842DD3">
        <w:rPr>
          <w:rStyle w:val="afffffe"/>
          <w:b/>
          <w:bCs/>
          <w:rtl/>
        </w:rPr>
        <w:t>נפשות</w:t>
      </w:r>
      <w:r w:rsidR="00FF3740" w:rsidRPr="00AF76D0">
        <w:rPr>
          <w:rStyle w:val="afffffe"/>
          <w:rtl/>
        </w:rPr>
        <w:t xml:space="preserve"> מת לא יבא</w:t>
      </w:r>
      <w:r w:rsidR="00FF3740" w:rsidRPr="00AF76D0">
        <w:rPr>
          <w:rStyle w:val="afffffe"/>
          <w:rFonts w:hint="cs"/>
          <w:rtl/>
        </w:rPr>
        <w:t>'</w:t>
      </w:r>
      <w:r w:rsidR="00FF3740" w:rsidRPr="00AF76D0">
        <w:rPr>
          <w:rStyle w:val="afffffe"/>
          <w:rtl/>
        </w:rPr>
        <w:t>.</w:t>
      </w:r>
      <w:r w:rsidR="00C30FB7">
        <w:rPr>
          <w:rStyle w:val="a6"/>
          <w:rFonts w:hint="cs"/>
          <w:rtl/>
        </w:rPr>
        <w:t xml:space="preserve"> </w:t>
      </w:r>
      <w:r w:rsidR="00842DD3" w:rsidRPr="00842DD3">
        <w:rPr>
          <w:rStyle w:val="a6"/>
          <w:rFonts w:hint="cs"/>
          <w:rtl/>
        </w:rPr>
        <w:t>רביעית מב' מתים</w:t>
      </w:r>
    </w:p>
    <w:p w14:paraId="3776ADC3" w14:textId="75054834" w:rsidR="00FF3740" w:rsidRPr="006F178A" w:rsidRDefault="00FF3740" w:rsidP="002549CF">
      <w:pPr>
        <w:ind w:firstLine="113"/>
        <w:rPr>
          <w:rtl/>
        </w:rPr>
      </w:pPr>
      <w:r w:rsidRPr="002549CF">
        <w:rPr>
          <w:rStyle w:val="27"/>
          <w:rtl/>
        </w:rPr>
        <w:t>ר"ש</w:t>
      </w:r>
      <w:r w:rsidRPr="006F178A">
        <w:rPr>
          <w:rtl/>
        </w:rPr>
        <w:t xml:space="preserve">: עד ימיו היה </w:t>
      </w:r>
      <w:r w:rsidR="002549CF" w:rsidRPr="002549CF">
        <w:rPr>
          <w:rStyle w:val="27"/>
          <w:rFonts w:hint="cs"/>
          <w:rtl/>
        </w:rPr>
        <w:t>ר''ע</w:t>
      </w:r>
      <w:r w:rsidR="002549CF">
        <w:rPr>
          <w:rFonts w:hint="cs"/>
          <w:rtl/>
        </w:rPr>
        <w:t xml:space="preserve"> </w:t>
      </w:r>
      <w:r w:rsidRPr="006F178A">
        <w:rPr>
          <w:rtl/>
        </w:rPr>
        <w:t xml:space="preserve">מטמא, </w:t>
      </w:r>
      <w:r w:rsidR="002549CF" w:rsidRPr="002549CF">
        <w:rPr>
          <w:rStyle w:val="27"/>
          <w:rFonts w:hint="cs"/>
          <w:rtl/>
        </w:rPr>
        <w:t>וא''י:</w:t>
      </w:r>
      <w:r w:rsidR="002549CF">
        <w:rPr>
          <w:rFonts w:hint="cs"/>
          <w:rtl/>
        </w:rPr>
        <w:t xml:space="preserve"> א</w:t>
      </w:r>
      <w:r w:rsidRPr="006F178A">
        <w:rPr>
          <w:rtl/>
        </w:rPr>
        <w:t xml:space="preserve">ם משמת </w:t>
      </w:r>
      <w:r w:rsidR="002549CF" w:rsidRPr="002549CF">
        <w:rPr>
          <w:rStyle w:val="27"/>
          <w:rFonts w:hint="cs"/>
          <w:rtl/>
        </w:rPr>
        <w:t>ר''ע</w:t>
      </w:r>
      <w:r w:rsidR="002549CF">
        <w:rPr>
          <w:rFonts w:hint="cs"/>
          <w:rtl/>
        </w:rPr>
        <w:t xml:space="preserve"> </w:t>
      </w:r>
      <w:r w:rsidRPr="006F178A">
        <w:rPr>
          <w:rtl/>
        </w:rPr>
        <w:t>חזר בו.</w:t>
      </w:r>
    </w:p>
    <w:p w14:paraId="5EF4E95B" w14:textId="4C7B28DD" w:rsidR="00FF3740" w:rsidRPr="006F178A" w:rsidRDefault="00FF3740" w:rsidP="003D49FF">
      <w:pPr>
        <w:spacing w:after="120"/>
        <w:ind w:firstLine="113"/>
        <w:rPr>
          <w:rtl/>
        </w:rPr>
      </w:pPr>
      <w:r w:rsidRPr="00285FD4">
        <w:rPr>
          <w:rStyle w:val="27"/>
          <w:rtl/>
        </w:rPr>
        <w:t>תנא:</w:t>
      </w:r>
      <w:r w:rsidRPr="006F178A">
        <w:rPr>
          <w:rtl/>
        </w:rPr>
        <w:t xml:space="preserve"> הושחרו שיניו מפני תעניותיו</w:t>
      </w:r>
      <w:r w:rsidR="00285FD4">
        <w:rPr>
          <w:rStyle w:val="a6"/>
          <w:rFonts w:hint="cs"/>
          <w:rtl/>
        </w:rPr>
        <w:t xml:space="preserve"> </w:t>
      </w:r>
      <w:r w:rsidR="00285FD4" w:rsidRPr="00285FD4">
        <w:rPr>
          <w:rStyle w:val="a6"/>
          <w:rFonts w:hint="cs"/>
          <w:rtl/>
        </w:rPr>
        <w:t>שנתבטא בלשון זה על רבו</w:t>
      </w:r>
      <w:r w:rsidRPr="006F178A">
        <w:rPr>
          <w:rtl/>
        </w:rPr>
        <w:t>.</w:t>
      </w:r>
    </w:p>
    <w:p w14:paraId="1F4FEB3A" w14:textId="77777777" w:rsidR="003D49FF" w:rsidRDefault="003D49FF" w:rsidP="003D49FF">
      <w:pPr>
        <w:pStyle w:val="36"/>
        <w:framePr w:wrap="notBeside"/>
        <w:rPr>
          <w:rtl/>
        </w:rPr>
      </w:pPr>
      <w:r w:rsidRPr="003D49FF">
        <w:rPr>
          <w:rFonts w:hint="cs"/>
          <w:rtl/>
        </w:rPr>
        <w:t xml:space="preserve">ד. </w:t>
      </w:r>
      <w:r w:rsidR="00FF3740" w:rsidRPr="003D49FF">
        <w:rPr>
          <w:rtl/>
        </w:rPr>
        <w:t xml:space="preserve">ת"ש </w:t>
      </w:r>
    </w:p>
    <w:p w14:paraId="74A927E4" w14:textId="25131F81" w:rsidR="00FF3740" w:rsidRPr="006F178A" w:rsidRDefault="00FF3740" w:rsidP="00FF3740">
      <w:pPr>
        <w:rPr>
          <w:rtl/>
        </w:rPr>
      </w:pPr>
      <w:r w:rsidRPr="00F27BAA">
        <w:rPr>
          <w:rStyle w:val="27"/>
          <w:rtl/>
        </w:rPr>
        <w:t xml:space="preserve">בש"א: </w:t>
      </w:r>
      <w:r w:rsidRPr="006F178A">
        <w:rPr>
          <w:rtl/>
        </w:rPr>
        <w:t xml:space="preserve">רובע </w:t>
      </w:r>
      <w:r w:rsidR="004B609E" w:rsidRPr="004B609E">
        <w:rPr>
          <w:rStyle w:val="a6"/>
          <w:rFonts w:hint="cs"/>
          <w:rtl/>
        </w:rPr>
        <w:t>קב</w:t>
      </w:r>
      <w:r w:rsidR="004B609E">
        <w:rPr>
          <w:rFonts w:hint="cs"/>
          <w:rtl/>
        </w:rPr>
        <w:t xml:space="preserve"> </w:t>
      </w:r>
      <w:r w:rsidRPr="006F178A">
        <w:rPr>
          <w:rtl/>
        </w:rPr>
        <w:t>עצמות מן העצמים - או משנים או משלשה,</w:t>
      </w:r>
      <w:r w:rsidR="004B609E">
        <w:rPr>
          <w:rFonts w:hint="cs"/>
          <w:rtl/>
        </w:rPr>
        <w:t xml:space="preserve"> </w:t>
      </w:r>
      <w:r w:rsidR="004B609E" w:rsidRPr="004B609E">
        <w:rPr>
          <w:rStyle w:val="a6"/>
          <w:rFonts w:hint="cs"/>
          <w:rtl/>
        </w:rPr>
        <w:t>ולא מאחד</w:t>
      </w:r>
      <w:r w:rsidR="004B609E">
        <w:rPr>
          <w:rStyle w:val="a6"/>
          <w:rFonts w:hint="cs"/>
          <w:rtl/>
        </w:rPr>
        <w:t>.</w:t>
      </w:r>
    </w:p>
    <w:p w14:paraId="186C3BE2" w14:textId="10D68DC2" w:rsidR="00FF3740" w:rsidRPr="006F178A" w:rsidRDefault="00FF3740" w:rsidP="00FF3740">
      <w:pPr>
        <w:rPr>
          <w:rtl/>
        </w:rPr>
      </w:pPr>
      <w:r w:rsidRPr="004B609E">
        <w:rPr>
          <w:rStyle w:val="27"/>
          <w:rtl/>
        </w:rPr>
        <w:t>ובה"א:</w:t>
      </w:r>
      <w:r w:rsidRPr="006F178A">
        <w:rPr>
          <w:rtl/>
        </w:rPr>
        <w:t xml:space="preserve"> רובע מן הגויה - מרוב הבנין</w:t>
      </w:r>
      <w:r w:rsidR="004B609E">
        <w:rPr>
          <w:rFonts w:hint="cs"/>
          <w:rtl/>
        </w:rPr>
        <w:t>,</w:t>
      </w:r>
      <w:r w:rsidRPr="006F178A">
        <w:rPr>
          <w:rtl/>
        </w:rPr>
        <w:t xml:space="preserve"> או מרוב המנין</w:t>
      </w:r>
      <w:r w:rsidR="001A7DD4">
        <w:rPr>
          <w:rtl/>
        </w:rPr>
        <w:t>.</w:t>
      </w:r>
    </w:p>
    <w:p w14:paraId="0B420FDE" w14:textId="77777777" w:rsidR="00FF3740" w:rsidRDefault="00FF3740" w:rsidP="00FF3740">
      <w:pPr>
        <w:rPr>
          <w:rtl/>
        </w:rPr>
      </w:pPr>
      <w:r w:rsidRPr="00DD2126">
        <w:rPr>
          <w:rStyle w:val="27"/>
          <w:rtl/>
        </w:rPr>
        <w:t xml:space="preserve">אמר רבי יהושע: </w:t>
      </w:r>
      <w:r w:rsidRPr="006F178A">
        <w:rPr>
          <w:rtl/>
        </w:rPr>
        <w:t xml:space="preserve">יכולני לעשות דברי ב"ש ודברי ב"ה כאחד, </w:t>
      </w:r>
    </w:p>
    <w:p w14:paraId="14FD0CD3" w14:textId="77777777" w:rsidR="00A1234E" w:rsidRDefault="00DD2126" w:rsidP="00CE75F3">
      <w:pPr>
        <w:ind w:firstLine="113"/>
        <w:rPr>
          <w:rtl/>
        </w:rPr>
      </w:pPr>
      <w:r>
        <w:rPr>
          <w:rStyle w:val="27"/>
          <w:rFonts w:hint="cs"/>
          <w:rtl/>
        </w:rPr>
        <w:t>ד</w:t>
      </w:r>
      <w:r w:rsidRPr="00DD2126">
        <w:rPr>
          <w:rStyle w:val="27"/>
          <w:rFonts w:hint="cs"/>
          <w:rtl/>
        </w:rPr>
        <w:t>ל</w:t>
      </w:r>
      <w:r w:rsidR="00FF3740" w:rsidRPr="00DD2126">
        <w:rPr>
          <w:rStyle w:val="27"/>
          <w:rtl/>
        </w:rPr>
        <w:t>ב"ש:</w:t>
      </w:r>
      <w:r w:rsidR="00FF3740" w:rsidRPr="006F178A">
        <w:rPr>
          <w:rtl/>
        </w:rPr>
        <w:t xml:space="preserve"> משני שוקיים וירך אחד או משני ירכיים ושוק אחד, </w:t>
      </w:r>
    </w:p>
    <w:p w14:paraId="0067650F" w14:textId="11055791" w:rsidR="00FF3740" w:rsidRPr="006F178A" w:rsidRDefault="00ED5D5F" w:rsidP="00CE75F3">
      <w:pPr>
        <w:ind w:left="339" w:firstLine="113"/>
        <w:rPr>
          <w:rtl/>
        </w:rPr>
      </w:pPr>
      <w:r>
        <w:rPr>
          <w:rFonts w:hint="cs"/>
          <w:rtl/>
        </w:rPr>
        <w:t>ש</w:t>
      </w:r>
      <w:r w:rsidR="00FF3740" w:rsidRPr="006F178A">
        <w:rPr>
          <w:rtl/>
        </w:rPr>
        <w:t xml:space="preserve">רוב גובהו של אדם מגובה, </w:t>
      </w:r>
    </w:p>
    <w:p w14:paraId="199CA6C6" w14:textId="3703B634" w:rsidR="00FF3740" w:rsidRPr="00A1234E" w:rsidRDefault="00CE75F3" w:rsidP="00CE75F3">
      <w:pPr>
        <w:ind w:firstLine="113"/>
        <w:rPr>
          <w:spacing w:val="0"/>
          <w:rtl/>
        </w:rPr>
      </w:pPr>
      <w:r>
        <w:rPr>
          <w:rStyle w:val="27"/>
          <w:rFonts w:hint="cs"/>
          <w:spacing w:val="0"/>
          <w:rtl/>
        </w:rPr>
        <w:t xml:space="preserve"> </w:t>
      </w:r>
      <w:r w:rsidR="00FF3740" w:rsidRPr="00A1234E">
        <w:rPr>
          <w:rStyle w:val="27"/>
          <w:spacing w:val="0"/>
          <w:rtl/>
        </w:rPr>
        <w:t>ו</w:t>
      </w:r>
      <w:r w:rsidR="00ED5D5F" w:rsidRPr="00A1234E">
        <w:rPr>
          <w:rStyle w:val="27"/>
          <w:rFonts w:hint="cs"/>
          <w:spacing w:val="0"/>
          <w:rtl/>
        </w:rPr>
        <w:t>ל</w:t>
      </w:r>
      <w:r w:rsidR="00FF3740" w:rsidRPr="00A1234E">
        <w:rPr>
          <w:rStyle w:val="27"/>
          <w:spacing w:val="0"/>
          <w:rtl/>
        </w:rPr>
        <w:t>ב"ה</w:t>
      </w:r>
      <w:r w:rsidR="00FF3740" w:rsidRPr="00A1234E">
        <w:rPr>
          <w:rFonts w:cs="BA Vilna Bold"/>
          <w:spacing w:val="0"/>
          <w:rtl/>
        </w:rPr>
        <w:t>:</w:t>
      </w:r>
      <w:r w:rsidR="00FF3740" w:rsidRPr="00A1234E">
        <w:rPr>
          <w:spacing w:val="0"/>
          <w:rtl/>
        </w:rPr>
        <w:t xml:space="preserve"> מן הגויה או מרוב בנין או מנין, הואיל וישנן במפרקי ידים ורגלים</w:t>
      </w:r>
      <w:r w:rsidR="001A7DD4" w:rsidRPr="00A1234E">
        <w:rPr>
          <w:spacing w:val="0"/>
          <w:rtl/>
        </w:rPr>
        <w:t>.</w:t>
      </w:r>
    </w:p>
    <w:p w14:paraId="6DE0FBC2" w14:textId="77777777" w:rsidR="009324FB" w:rsidRDefault="00FF3740" w:rsidP="003852E2">
      <w:pPr>
        <w:ind w:firstLine="113"/>
        <w:rPr>
          <w:rtl/>
        </w:rPr>
      </w:pPr>
      <w:r w:rsidRPr="00A1234E">
        <w:rPr>
          <w:rStyle w:val="27"/>
          <w:rtl/>
        </w:rPr>
        <w:t>שמאי</w:t>
      </w:r>
      <w:r w:rsidRPr="006F178A">
        <w:rPr>
          <w:rtl/>
        </w:rPr>
        <w:t>: אפילו עצם מן השדרה או מן הגולגולת.</w:t>
      </w:r>
      <w:r w:rsidRPr="006F178A">
        <w:rPr>
          <w:rFonts w:hint="cs"/>
          <w:rtl/>
        </w:rPr>
        <w:t xml:space="preserve"> </w:t>
      </w:r>
    </w:p>
    <w:p w14:paraId="17858DB3" w14:textId="2A54BD3D" w:rsidR="00470CB5" w:rsidRDefault="00FF3740" w:rsidP="00470CB5">
      <w:pPr>
        <w:pStyle w:val="36"/>
        <w:framePr w:wrap="notBeside"/>
        <w:rPr>
          <w:rtl/>
        </w:rPr>
      </w:pPr>
      <w:r w:rsidRPr="00470CB5">
        <w:rPr>
          <w:rFonts w:hint="cs"/>
          <w:rtl/>
        </w:rPr>
        <w:t>-</w:t>
      </w:r>
      <w:r w:rsidR="00470CB5">
        <w:rPr>
          <w:rFonts w:hint="cs"/>
          <w:rtl/>
        </w:rPr>
        <w:t>ודחי':</w:t>
      </w:r>
      <w:r w:rsidRPr="00470CB5">
        <w:rPr>
          <w:rFonts w:hint="cs"/>
          <w:rtl/>
        </w:rPr>
        <w:t xml:space="preserve">  </w:t>
      </w:r>
    </w:p>
    <w:p w14:paraId="29B6C7DC" w14:textId="6F93E358" w:rsidR="00FF3740" w:rsidRPr="006F178A" w:rsidRDefault="00FF3740" w:rsidP="00FF3740">
      <w:pPr>
        <w:rPr>
          <w:rtl/>
        </w:rPr>
      </w:pPr>
      <w:r w:rsidRPr="006F178A">
        <w:rPr>
          <w:rtl/>
        </w:rPr>
        <w:t>שאני שמאי דמחמיר.</w:t>
      </w:r>
    </w:p>
    <w:p w14:paraId="519A0B11" w14:textId="3C06AA37" w:rsidR="00470CB5" w:rsidRDefault="00FF3740" w:rsidP="00470CB5">
      <w:pPr>
        <w:pStyle w:val="36"/>
        <w:framePr w:wrap="notBeside"/>
        <w:rPr>
          <w:rtl/>
        </w:rPr>
      </w:pPr>
      <w:r w:rsidRPr="00470CB5">
        <w:rPr>
          <w:rFonts w:hint="cs"/>
          <w:rtl/>
        </w:rPr>
        <w:t>וא</w:t>
      </w:r>
      <w:r w:rsidRPr="00470CB5">
        <w:rPr>
          <w:rtl/>
        </w:rPr>
        <w:t>"</w:t>
      </w:r>
      <w:r w:rsidRPr="00470CB5">
        <w:rPr>
          <w:rFonts w:hint="cs"/>
          <w:rtl/>
        </w:rPr>
        <w:t>א לפשוט</w:t>
      </w:r>
      <w:r w:rsidR="00470CB5">
        <w:rPr>
          <w:rFonts w:hint="cs"/>
          <w:rtl/>
        </w:rPr>
        <w:t>:</w:t>
      </w:r>
      <w:r w:rsidRPr="00470CB5">
        <w:rPr>
          <w:rFonts w:hint="cs"/>
          <w:rtl/>
        </w:rPr>
        <w:t xml:space="preserve"> </w:t>
      </w:r>
    </w:p>
    <w:p w14:paraId="16BBA1E2" w14:textId="77777777" w:rsidR="00470CB5" w:rsidRDefault="00FF3740" w:rsidP="00FF3740">
      <w:pPr>
        <w:rPr>
          <w:rtl/>
        </w:rPr>
      </w:pPr>
      <w:r w:rsidRPr="006F178A">
        <w:rPr>
          <w:rFonts w:hint="cs"/>
          <w:rtl/>
        </w:rPr>
        <w:t xml:space="preserve">דטעם </w:t>
      </w:r>
      <w:r w:rsidRPr="00470CB5">
        <w:rPr>
          <w:rStyle w:val="27"/>
          <w:rFonts w:hint="cs"/>
          <w:rtl/>
        </w:rPr>
        <w:t>דב</w:t>
      </w:r>
      <w:r w:rsidRPr="00470CB5">
        <w:rPr>
          <w:rStyle w:val="27"/>
          <w:rtl/>
        </w:rPr>
        <w:t>"</w:t>
      </w:r>
      <w:r w:rsidRPr="00470CB5">
        <w:rPr>
          <w:rStyle w:val="27"/>
          <w:rFonts w:hint="cs"/>
          <w:rtl/>
        </w:rPr>
        <w:t xml:space="preserve">ש </w:t>
      </w:r>
      <w:r w:rsidRPr="006F178A">
        <w:rPr>
          <w:rFonts w:hint="cs"/>
          <w:rtl/>
        </w:rPr>
        <w:t xml:space="preserve">מחמיר הא </w:t>
      </w:r>
      <w:r w:rsidRPr="00470CB5">
        <w:rPr>
          <w:rStyle w:val="27"/>
          <w:rFonts w:hint="cs"/>
          <w:rtl/>
        </w:rPr>
        <w:t xml:space="preserve">רבנן </w:t>
      </w:r>
      <w:r w:rsidRPr="006F178A">
        <w:rPr>
          <w:rFonts w:hint="cs"/>
          <w:rtl/>
        </w:rPr>
        <w:t xml:space="preserve">בעי' שדרה </w:t>
      </w:r>
      <w:r w:rsidRPr="00B72EBF">
        <w:rPr>
          <w:rFonts w:cs="BA Vilna Bold" w:hint="cs"/>
          <w:rtl/>
        </w:rPr>
        <w:t>ו</w:t>
      </w:r>
      <w:r w:rsidRPr="006F178A">
        <w:rPr>
          <w:rFonts w:hint="cs"/>
          <w:rtl/>
        </w:rPr>
        <w:t>גולגולת</w:t>
      </w:r>
      <w:r w:rsidR="00470CB5">
        <w:rPr>
          <w:rFonts w:hint="cs"/>
          <w:rtl/>
        </w:rPr>
        <w:t>,</w:t>
      </w:r>
      <w:r w:rsidRPr="006F178A">
        <w:rPr>
          <w:rFonts w:hint="cs"/>
          <w:rtl/>
        </w:rPr>
        <w:t xml:space="preserve"> </w:t>
      </w:r>
    </w:p>
    <w:p w14:paraId="22F417AA" w14:textId="77777777" w:rsidR="00470CB5" w:rsidRDefault="00470CB5" w:rsidP="00470CB5">
      <w:pPr>
        <w:pStyle w:val="36"/>
        <w:framePr w:wrap="notBeside"/>
        <w:rPr>
          <w:rtl/>
        </w:rPr>
      </w:pPr>
      <w:r w:rsidRPr="00470CB5">
        <w:rPr>
          <w:rFonts w:hint="cs"/>
          <w:rtl/>
        </w:rPr>
        <w:t xml:space="preserve">- </w:t>
      </w:r>
    </w:p>
    <w:p w14:paraId="641E012B" w14:textId="08906C44" w:rsidR="00FF3740" w:rsidRPr="006F178A" w:rsidRDefault="00FF3740" w:rsidP="00FF3740">
      <w:pPr>
        <w:rPr>
          <w:rtl/>
        </w:rPr>
      </w:pPr>
      <w:r w:rsidRPr="00B63D52">
        <w:rPr>
          <w:rStyle w:val="27"/>
          <w:rFonts w:hint="cs"/>
          <w:rtl/>
        </w:rPr>
        <w:t>ד</w:t>
      </w:r>
      <w:r w:rsidR="00585A64" w:rsidRPr="00B63D52">
        <w:rPr>
          <w:rStyle w:val="27"/>
          <w:rFonts w:hint="cs"/>
          <w:rtl/>
        </w:rPr>
        <w:t>חלקו</w:t>
      </w:r>
      <w:r w:rsidRPr="00B63D52">
        <w:rPr>
          <w:rStyle w:val="27"/>
          <w:rFonts w:hint="cs"/>
          <w:rtl/>
        </w:rPr>
        <w:t xml:space="preserve"> </w:t>
      </w:r>
      <w:r w:rsidRPr="006F178A">
        <w:rPr>
          <w:rFonts w:hint="cs"/>
          <w:rtl/>
        </w:rPr>
        <w:t>דווקא בעצם אחד ד</w:t>
      </w:r>
      <w:r w:rsidR="00B63D52">
        <w:rPr>
          <w:rFonts w:hint="cs"/>
          <w:rtl/>
        </w:rPr>
        <w:t>בא</w:t>
      </w:r>
      <w:r w:rsidRPr="006F178A">
        <w:rPr>
          <w:rFonts w:hint="cs"/>
          <w:rtl/>
        </w:rPr>
        <w:t xml:space="preserve"> משם</w:t>
      </w:r>
      <w:r w:rsidR="00B63D52">
        <w:rPr>
          <w:rFonts w:hint="cs"/>
          <w:rtl/>
        </w:rPr>
        <w:t>,</w:t>
      </w:r>
      <w:r w:rsidRPr="006F178A">
        <w:rPr>
          <w:rFonts w:hint="cs"/>
          <w:rtl/>
        </w:rPr>
        <w:t xml:space="preserve"> אבל </w:t>
      </w:r>
      <w:r w:rsidR="00B63D52">
        <w:rPr>
          <w:rFonts w:hint="cs"/>
          <w:rtl/>
        </w:rPr>
        <w:t>כ</w:t>
      </w:r>
      <w:r w:rsidRPr="006F178A">
        <w:rPr>
          <w:rFonts w:hint="cs"/>
          <w:rtl/>
        </w:rPr>
        <w:t xml:space="preserve">שישנה בעין </w:t>
      </w:r>
      <w:r w:rsidR="00585A64">
        <w:rPr>
          <w:rFonts w:hint="cs"/>
          <w:rtl/>
        </w:rPr>
        <w:t>אף</w:t>
      </w:r>
      <w:r w:rsidRPr="006F178A">
        <w:rPr>
          <w:rFonts w:hint="cs"/>
          <w:rtl/>
        </w:rPr>
        <w:t xml:space="preserve"> א</w:t>
      </w:r>
      <w:r w:rsidR="00660669">
        <w:rPr>
          <w:rFonts w:hint="cs"/>
          <w:rtl/>
        </w:rPr>
        <w:t>חד</w:t>
      </w:r>
      <w:r w:rsidRPr="006F178A">
        <w:rPr>
          <w:rFonts w:hint="cs"/>
          <w:rtl/>
        </w:rPr>
        <w:t xml:space="preserve"> מטמא </w:t>
      </w:r>
    </w:p>
    <w:p w14:paraId="390F0448" w14:textId="77777777" w:rsidR="000962E2" w:rsidRDefault="00660669" w:rsidP="00660669">
      <w:pPr>
        <w:jc w:val="center"/>
        <w:rPr>
          <w:rFonts w:ascii="FontbitDavid" w:hAnsi="FontbitDavid"/>
        </w:rPr>
      </w:pPr>
      <w:r w:rsidRPr="00B31A8E">
        <w:rPr>
          <w:rFonts w:ascii="BA • Vilna Light" w:hAnsi="BA • Vilna Light" w:cs="BA • Vilna Light" w:hint="cs"/>
          <w:color w:val="BF8F00" w:themeColor="accent4" w:themeShade="BF"/>
          <w:rtl/>
        </w:rPr>
        <w:t>***</w:t>
      </w:r>
    </w:p>
    <w:p w14:paraId="514C7F3E" w14:textId="77777777" w:rsidR="000962E2" w:rsidRDefault="000962E2">
      <w:pPr>
        <w:bidi w:val="0"/>
        <w:spacing w:after="160" w:line="259" w:lineRule="auto"/>
        <w:jc w:val="left"/>
        <w:rPr>
          <w:rFonts w:ascii="FontbitDavid" w:hAnsi="FontbitDavid"/>
          <w:rtl/>
        </w:rPr>
      </w:pPr>
      <w:r>
        <w:rPr>
          <w:rFonts w:ascii="FontbitDavid" w:hAnsi="FontbitDavid"/>
          <w:rtl/>
        </w:rPr>
        <w:br w:type="page"/>
      </w:r>
    </w:p>
    <w:p w14:paraId="572B6635" w14:textId="77777777" w:rsidR="00660669" w:rsidRDefault="00FF3740" w:rsidP="00660669">
      <w:pPr>
        <w:pStyle w:val="36"/>
        <w:framePr w:wrap="notBeside"/>
        <w:rPr>
          <w:rtl/>
        </w:rPr>
      </w:pPr>
      <w:r w:rsidRPr="00660669">
        <w:rPr>
          <w:rtl/>
        </w:rPr>
        <w:lastRenderedPageBreak/>
        <w:t xml:space="preserve">בעי רמי בר חמא: </w:t>
      </w:r>
    </w:p>
    <w:p w14:paraId="6A8E21F1" w14:textId="77777777" w:rsidR="00660669" w:rsidRDefault="00FF3740" w:rsidP="00660669">
      <w:pPr>
        <w:pStyle w:val="a7"/>
        <w:rPr>
          <w:rtl/>
        </w:rPr>
      </w:pPr>
      <w:r w:rsidRPr="006F178A">
        <w:rPr>
          <w:rtl/>
        </w:rPr>
        <w:t xml:space="preserve">רובע עצמות מן שדרה וגולגולת, מאי? </w:t>
      </w:r>
    </w:p>
    <w:p w14:paraId="5068FEB6" w14:textId="55530640" w:rsidR="00FF3740" w:rsidRPr="00C74F11" w:rsidRDefault="00FF3740" w:rsidP="00FF3740">
      <w:pPr>
        <w:rPr>
          <w:spacing w:val="2"/>
          <w:rtl/>
        </w:rPr>
      </w:pPr>
      <w:r w:rsidRPr="00C74F11">
        <w:rPr>
          <w:spacing w:val="2"/>
          <w:rtl/>
        </w:rPr>
        <w:t xml:space="preserve">תני חצי קב עצמות </w:t>
      </w:r>
      <w:r w:rsidR="00FD752C" w:rsidRPr="00C74F11">
        <w:rPr>
          <w:rFonts w:hint="cs"/>
          <w:spacing w:val="2"/>
          <w:rtl/>
        </w:rPr>
        <w:t>-</w:t>
      </w:r>
      <w:r w:rsidRPr="00C74F11">
        <w:rPr>
          <w:spacing w:val="2"/>
          <w:rtl/>
        </w:rPr>
        <w:t>משאר אבריו, אבל משדרה וגולגולת</w:t>
      </w:r>
      <w:r w:rsidR="00D93236" w:rsidRPr="00C74F11">
        <w:rPr>
          <w:rFonts w:hint="cs"/>
          <w:spacing w:val="2"/>
          <w:rtl/>
        </w:rPr>
        <w:t xml:space="preserve"> אף רובע או לא </w:t>
      </w:r>
    </w:p>
    <w:p w14:paraId="57B432AC" w14:textId="12237A2C" w:rsidR="00C74F11" w:rsidRDefault="00FF3740" w:rsidP="00C74F11">
      <w:pPr>
        <w:pStyle w:val="36"/>
        <w:framePr w:wrap="notBeside"/>
        <w:rPr>
          <w:rtl/>
        </w:rPr>
      </w:pPr>
      <w:r w:rsidRPr="00C74F11">
        <w:rPr>
          <w:rtl/>
        </w:rPr>
        <w:t>רבא</w:t>
      </w:r>
      <w:r w:rsidR="0030213A">
        <w:rPr>
          <w:rFonts w:hint="cs"/>
          <w:rtl/>
        </w:rPr>
        <w:t xml:space="preserve"> ת''ש:</w:t>
      </w:r>
    </w:p>
    <w:p w14:paraId="67005F5C" w14:textId="089A6E12" w:rsidR="00FF3740" w:rsidRDefault="00FF3740" w:rsidP="00FF3740">
      <w:pPr>
        <w:rPr>
          <w:rtl/>
        </w:rPr>
      </w:pPr>
      <w:r w:rsidRPr="006F178A">
        <w:rPr>
          <w:rtl/>
        </w:rPr>
        <w:t>השדרה והגולגולת</w:t>
      </w:r>
      <w:r w:rsidR="001A7DD4">
        <w:rPr>
          <w:rtl/>
        </w:rPr>
        <w:t>.</w:t>
      </w:r>
      <w:r w:rsidRPr="006F178A">
        <w:rPr>
          <w:rFonts w:hint="cs"/>
          <w:rtl/>
        </w:rPr>
        <w:t xml:space="preserve"> ואי ס</w:t>
      </w:r>
      <w:r w:rsidRPr="006F178A">
        <w:rPr>
          <w:rtl/>
        </w:rPr>
        <w:t>"</w:t>
      </w:r>
      <w:r w:rsidRPr="006F178A">
        <w:rPr>
          <w:rFonts w:hint="cs"/>
          <w:rtl/>
        </w:rPr>
        <w:t>ד רובע דאתי מ</w:t>
      </w:r>
      <w:r w:rsidR="00585A64">
        <w:rPr>
          <w:rFonts w:hint="cs"/>
          <w:rtl/>
        </w:rPr>
        <w:t>שם</w:t>
      </w:r>
      <w:r w:rsidRPr="006F178A">
        <w:rPr>
          <w:rFonts w:hint="cs"/>
          <w:rtl/>
        </w:rPr>
        <w:t xml:space="preserve"> חמיר ליתני בהדיא </w:t>
      </w:r>
    </w:p>
    <w:p w14:paraId="6C7D1290" w14:textId="42772A82" w:rsidR="00E43573" w:rsidRDefault="00E43573" w:rsidP="00E43573">
      <w:pPr>
        <w:pStyle w:val="36"/>
        <w:framePr w:wrap="notBeside"/>
        <w:rPr>
          <w:rtl/>
        </w:rPr>
      </w:pPr>
      <w:r w:rsidRPr="00E43573">
        <w:rPr>
          <w:rFonts w:hint="cs"/>
          <w:rtl/>
        </w:rPr>
        <w:t>- ודח</w:t>
      </w:r>
      <w:r>
        <w:rPr>
          <w:rFonts w:hint="cs"/>
          <w:rtl/>
        </w:rPr>
        <w:t>ה מ''ע</w:t>
      </w:r>
    </w:p>
    <w:p w14:paraId="78C846FC" w14:textId="74DFAC6B" w:rsidR="00E43573" w:rsidRPr="00E43573" w:rsidRDefault="00E43573" w:rsidP="00E43573">
      <w:pPr>
        <w:rPr>
          <w:rtl/>
        </w:rPr>
      </w:pPr>
      <w:r w:rsidRPr="00E43573">
        <w:rPr>
          <w:rtl/>
        </w:rPr>
        <w:t>במשנתנו בשדרה וגולגולת שאין בהן רובע הקב</w:t>
      </w:r>
      <w:r w:rsidRPr="00E43573">
        <w:rPr>
          <w:rFonts w:hint="cs"/>
          <w:rtl/>
        </w:rPr>
        <w:t xml:space="preserve"> </w:t>
      </w:r>
    </w:p>
    <w:p w14:paraId="63024AFD" w14:textId="3C389705" w:rsidR="00CF45D9" w:rsidRDefault="00796BE0" w:rsidP="00FF3740">
      <w:pPr>
        <w:rPr>
          <w:rtl/>
        </w:rPr>
      </w:pPr>
      <w:r>
        <w:rPr>
          <w:rStyle w:val="27"/>
          <w:rFonts w:hint="cs"/>
          <w:rtl/>
        </w:rPr>
        <w:t>ומה ש</w:t>
      </w:r>
      <w:r w:rsidR="00FF3740" w:rsidRPr="0030213A">
        <w:rPr>
          <w:rStyle w:val="27"/>
          <w:rFonts w:hint="cs"/>
          <w:rtl/>
        </w:rPr>
        <w:t>רבא עצמו אמר</w:t>
      </w:r>
      <w:r w:rsidR="0030213A">
        <w:rPr>
          <w:rStyle w:val="27"/>
          <w:rFonts w:hint="cs"/>
          <w:rtl/>
        </w:rPr>
        <w:t>:</w:t>
      </w:r>
      <w:r w:rsidR="00FF3740" w:rsidRPr="00796BE0">
        <w:rPr>
          <w:rStyle w:val="27"/>
          <w:rFonts w:hint="cs"/>
          <w:rtl/>
        </w:rPr>
        <w:t xml:space="preserve"> </w:t>
      </w:r>
      <w:r w:rsidR="0030213A" w:rsidRPr="00796BE0">
        <w:rPr>
          <w:rStyle w:val="27"/>
          <w:rFonts w:hint="cs"/>
          <w:rtl/>
        </w:rPr>
        <w:t>דה''מ:</w:t>
      </w:r>
      <w:r w:rsidR="00CF45D9">
        <w:rPr>
          <w:rFonts w:hint="cs"/>
          <w:rtl/>
        </w:rPr>
        <w:t xml:space="preserve"> רק</w:t>
      </w:r>
      <w:r w:rsidR="00FF3740" w:rsidRPr="006F178A">
        <w:rPr>
          <w:rFonts w:hint="cs"/>
          <w:rtl/>
        </w:rPr>
        <w:t xml:space="preserve"> לשדרה וגולגולת שאין בהן רובע עצמות </w:t>
      </w:r>
    </w:p>
    <w:p w14:paraId="730114DB" w14:textId="5446E193" w:rsidR="00FF3740" w:rsidRPr="006F178A" w:rsidRDefault="00CF45D9" w:rsidP="00796BE0">
      <w:pPr>
        <w:rPr>
          <w:rtl/>
        </w:rPr>
      </w:pPr>
      <w:r>
        <w:rPr>
          <w:rFonts w:hint="cs"/>
          <w:rtl/>
        </w:rPr>
        <w:t xml:space="preserve">- </w:t>
      </w:r>
      <w:r w:rsidR="00FF3740" w:rsidRPr="006F178A">
        <w:rPr>
          <w:rFonts w:hint="cs"/>
          <w:rtl/>
        </w:rPr>
        <w:t>הי</w:t>
      </w:r>
      <w:r w:rsidR="00796BE0">
        <w:rPr>
          <w:rFonts w:hint="cs"/>
          <w:rtl/>
        </w:rPr>
        <w:t>י</w:t>
      </w:r>
      <w:r w:rsidR="00FF3740" w:rsidRPr="006F178A">
        <w:rPr>
          <w:rFonts w:hint="cs"/>
          <w:rtl/>
        </w:rPr>
        <w:t xml:space="preserve">נו </w:t>
      </w:r>
      <w:r w:rsidR="00FF3740">
        <w:rPr>
          <w:rFonts w:hint="cs"/>
          <w:rtl/>
        </w:rPr>
        <w:t xml:space="preserve">אחר </w:t>
      </w:r>
      <w:r w:rsidR="0030213A">
        <w:rPr>
          <w:rFonts w:hint="cs"/>
          <w:rtl/>
        </w:rPr>
        <w:t>ש</w:t>
      </w:r>
      <w:r>
        <w:rPr>
          <w:rFonts w:hint="cs"/>
          <w:rtl/>
        </w:rPr>
        <w:t xml:space="preserve">שמע </w:t>
      </w:r>
      <w:r>
        <w:rPr>
          <w:rStyle w:val="a4"/>
          <w:rFonts w:hint="cs"/>
          <w:rtl/>
          <w:rPrChange w:id="9072" w:author="מנוע אמוראים" w:date="2026-10-05T16:41:46Z">
            <w:rPr>
              <w:rFonts w:hint="cs"/>
              <w:rtl/>
            </w:rPr>
          </w:rPrChange>
        </w:rPr>
        <w:t xml:space="preserve">מר</w:t>
      </w:r>
      <w:r>
        <w:rPr>
          <w:rStyle w:val="a4"/>
          <w:rtl/>
          <w:rPrChange w:id="9073" w:author="מנוע אמוראים" w:date="2026-10-05T16:41:46Z">
            <w:rPr>
              <w:rtl/>
            </w:rPr>
          </w:rPrChange>
        </w:rPr>
        <w:t xml:space="preserve">"</w:t>
      </w:r>
      <w:r>
        <w:rPr>
          <w:rStyle w:val="a4"/>
          <w:rFonts w:hint="cs"/>
          <w:rtl/>
          <w:rPrChange w:id="9074" w:author="מנוע אמוראים" w:date="2026-10-05T16:41:46Z">
            <w:rPr>
              <w:rFonts w:hint="cs"/>
              <w:rtl/>
            </w:rPr>
          </w:rPrChange>
        </w:rPr>
        <w:t xml:space="preserve">ע</w:t>
      </w:r>
    </w:p>
    <w:p w14:paraId="0B8A0F8C" w14:textId="77777777" w:rsidR="00FF3740" w:rsidRPr="006F178A" w:rsidRDefault="00FF3740" w:rsidP="00516202">
      <w:pPr>
        <w:pStyle w:val="affff5"/>
        <w:framePr w:wrap="around"/>
        <w:rPr>
          <w:rFonts w:cs="FontbitDavid"/>
          <w:rtl/>
        </w:rPr>
      </w:pPr>
      <w:r w:rsidRPr="006F178A">
        <w:rPr>
          <w:rFonts w:hint="cs"/>
          <w:rtl/>
        </w:rPr>
        <w:t>נג</w:t>
      </w:r>
      <w:r w:rsidRPr="006F178A">
        <w:rPr>
          <w:rFonts w:cs="FontbitDavid" w:hint="cs"/>
          <w:rtl/>
        </w:rPr>
        <w:t>.</w:t>
      </w:r>
    </w:p>
    <w:p w14:paraId="3F9BD7F0" w14:textId="77777777" w:rsidR="00796BE0" w:rsidRDefault="00796BE0" w:rsidP="00796BE0">
      <w:pPr>
        <w:pStyle w:val="36"/>
        <w:framePr w:wrap="notBeside"/>
        <w:rPr>
          <w:rFonts w:ascii="FontbitDavid" w:hAnsi="FontbitDavid"/>
          <w:rtl/>
        </w:rPr>
      </w:pPr>
      <w:r w:rsidRPr="00796BE0">
        <w:rPr>
          <w:rFonts w:hint="cs"/>
          <w:rtl/>
        </w:rPr>
        <w:t>ב. ת''ש:</w:t>
      </w:r>
      <w:r w:rsidRPr="00796BE0">
        <w:rPr>
          <w:rFonts w:hint="cs"/>
        </w:rPr>
        <w:t xml:space="preserve"> </w:t>
      </w:r>
    </w:p>
    <w:p w14:paraId="4A83163F" w14:textId="5D1667E0" w:rsidR="00FF3740" w:rsidRPr="00045AB8" w:rsidRDefault="00FF3740" w:rsidP="00FF3740">
      <w:pPr>
        <w:rPr>
          <w:spacing w:val="2"/>
          <w:rtl/>
        </w:rPr>
      </w:pPr>
      <w:r w:rsidRPr="00045AB8">
        <w:rPr>
          <w:rStyle w:val="27"/>
          <w:spacing w:val="2"/>
          <w:rtl/>
        </w:rPr>
        <w:t>שמאי אומר:</w:t>
      </w:r>
      <w:r w:rsidRPr="00045AB8">
        <w:rPr>
          <w:rFonts w:ascii="FontbitDavid" w:hAnsi="FontbitDavid"/>
          <w:spacing w:val="2"/>
          <w:rtl/>
        </w:rPr>
        <w:t xml:space="preserve"> עצם אחד מן שדרה או מן גולגולת.</w:t>
      </w:r>
      <w:r w:rsidRPr="00045AB8">
        <w:rPr>
          <w:rFonts w:ascii="FontbitDavid" w:hAnsi="FontbitDavid" w:hint="cs"/>
          <w:spacing w:val="2"/>
          <w:rtl/>
        </w:rPr>
        <w:t xml:space="preserve"> </w:t>
      </w:r>
      <w:r w:rsidRPr="00045AB8">
        <w:rPr>
          <w:rStyle w:val="27"/>
          <w:spacing w:val="2"/>
          <w:rtl/>
        </w:rPr>
        <w:t xml:space="preserve">שאני שמאי </w:t>
      </w:r>
      <w:r w:rsidRPr="00045AB8">
        <w:rPr>
          <w:rFonts w:ascii="FontbitDavid" w:hAnsi="FontbitDavid"/>
          <w:spacing w:val="2"/>
          <w:rtl/>
        </w:rPr>
        <w:t>דמחמיר טפי.</w:t>
      </w:r>
    </w:p>
    <w:p w14:paraId="21F9450E" w14:textId="17DAE64C" w:rsidR="00FF3740" w:rsidRDefault="00796BE0" w:rsidP="00FF3740">
      <w:pPr>
        <w:rPr>
          <w:rtl/>
        </w:rPr>
      </w:pPr>
      <w:r>
        <w:rPr>
          <w:rStyle w:val="27"/>
          <w:rFonts w:hint="cs"/>
          <w:rtl/>
        </w:rPr>
        <w:t>ו</w:t>
      </w:r>
      <w:r w:rsidR="00FF3740" w:rsidRPr="00796BE0">
        <w:rPr>
          <w:rStyle w:val="27"/>
          <w:rtl/>
        </w:rPr>
        <w:t>ליפשוט:</w:t>
      </w:r>
      <w:r w:rsidR="00FF3740" w:rsidRPr="006F178A">
        <w:rPr>
          <w:rtl/>
        </w:rPr>
        <w:t xml:space="preserve"> טעמא דשמאי דמחמי</w:t>
      </w:r>
      <w:r>
        <w:rPr>
          <w:rFonts w:hint="cs"/>
          <w:rtl/>
        </w:rPr>
        <w:t>ר</w:t>
      </w:r>
      <w:r w:rsidR="00FF3740" w:rsidRPr="006F178A">
        <w:rPr>
          <w:rtl/>
        </w:rPr>
        <w:t>,</w:t>
      </w:r>
      <w:r w:rsidR="00FF3740" w:rsidRPr="00796BE0">
        <w:rPr>
          <w:rStyle w:val="27"/>
          <w:rtl/>
        </w:rPr>
        <w:t xml:space="preserve"> הא לרבנן </w:t>
      </w:r>
      <w:r w:rsidR="00FF3740" w:rsidRPr="006F178A">
        <w:rPr>
          <w:rtl/>
        </w:rPr>
        <w:t xml:space="preserve">עד דאיכא חצי קב עצמו'! </w:t>
      </w:r>
    </w:p>
    <w:p w14:paraId="4E3366FB" w14:textId="77777777" w:rsidR="00A837E8" w:rsidRDefault="00A837E8" w:rsidP="00A837E8">
      <w:pPr>
        <w:pStyle w:val="36"/>
        <w:framePr w:wrap="notBeside"/>
        <w:rPr>
          <w:rtl/>
        </w:rPr>
      </w:pPr>
      <w:r w:rsidRPr="00A837E8">
        <w:rPr>
          <w:rFonts w:hint="cs"/>
          <w:rtl/>
        </w:rPr>
        <w:t>-דחי'</w:t>
      </w:r>
    </w:p>
    <w:p w14:paraId="72DAFF94" w14:textId="31EDBD7C" w:rsidR="00FF3740" w:rsidRDefault="00796BE0" w:rsidP="004821A5">
      <w:pPr>
        <w:rPr>
          <w:rtl/>
        </w:rPr>
      </w:pPr>
      <w:r w:rsidRPr="00A837E8">
        <w:rPr>
          <w:rStyle w:val="27"/>
          <w:rFonts w:hint="cs"/>
          <w:rtl/>
        </w:rPr>
        <w:t xml:space="preserve">שמא </w:t>
      </w:r>
      <w:r w:rsidR="00585A64" w:rsidRPr="00A837E8">
        <w:rPr>
          <w:rStyle w:val="27"/>
          <w:rtl/>
        </w:rPr>
        <w:t>חלקו</w:t>
      </w:r>
      <w:r w:rsidR="00FF3740" w:rsidRPr="00A837E8">
        <w:rPr>
          <w:rStyle w:val="27"/>
          <w:rtl/>
        </w:rPr>
        <w:t xml:space="preserve"> רבנן </w:t>
      </w:r>
      <w:r w:rsidR="00FF3740">
        <w:rPr>
          <w:rFonts w:hint="cs"/>
          <w:rtl/>
        </w:rPr>
        <w:t>רק</w:t>
      </w:r>
      <w:r w:rsidR="00FF3740" w:rsidRPr="006F178A">
        <w:rPr>
          <w:rtl/>
        </w:rPr>
        <w:t xml:space="preserve"> בעצם אחד, אבל ברובע עצמות - אפילו רבנן מודו.</w:t>
      </w:r>
    </w:p>
    <w:p w14:paraId="1F5DB37D" w14:textId="7E005F5F" w:rsidR="004821A5" w:rsidRPr="006F178A" w:rsidRDefault="004821A5" w:rsidP="004821A5">
      <w:pPr>
        <w:pStyle w:val="a7"/>
        <w:jc w:val="center"/>
        <w:rPr>
          <w:rtl/>
        </w:rPr>
        <w:pPrChange w:id="90009" w:author="קלוד" w:date="2026-10-08T12:07:40Z">
          <w:pPr>
            <w:jc w:val="center"/>
          </w:pPr>
        </w:pPrChange>
      </w:pPr>
      <w:del w:id="90007" w:author="קלוד" w:date="2026-10-08T12:07:40Z">
        <w:r w:rsidRPr="00B31A8E">
          <w:rPr>
            <w:rFonts w:ascii="BA • Vilna Light" w:hAnsi="BA • Vilna Light" w:cs="BA • Vilna Light" w:hint="cs"/>
            <w:color w:val="BF8F00" w:themeColor="accent4" w:themeShade="BF"/>
            <w:rtl/>
          </w:rPr>
          <w:delText xml:space="preserve">***</w:delText>
        </w:r>
      </w:del>
      <w:ins w:id="90008" w:author="קלוד" w:date="2026-10-08T12:07:40Z">
        <w:r>
          <w:rPr>
            <w:color w:val="7B3F00"/>
          </w:rPr>
          <w:t xml:space="preserve">שיעורי עצמות ודם - חצי קב ורובע</w:t>
        </w:r>
      </w:ins>
    </w:p>
    <w:p w14:paraId="0F14AB00" w14:textId="77777777" w:rsidR="00EF50B1" w:rsidRDefault="00FF3740" w:rsidP="00EF50B1">
      <w:pPr>
        <w:pStyle w:val="36"/>
        <w:framePr w:wrap="notBeside"/>
        <w:rPr>
          <w:rtl/>
        </w:rPr>
      </w:pPr>
      <w:r w:rsidRPr="00EF50B1">
        <w:rPr>
          <w:rtl/>
        </w:rPr>
        <w:t>ר"</w:t>
      </w:r>
      <w:r w:rsidRPr="00EF50B1">
        <w:rPr>
          <w:rFonts w:hint="cs"/>
          <w:rtl/>
        </w:rPr>
        <w:t>א</w:t>
      </w:r>
      <w:r w:rsidRPr="00EF50B1">
        <w:rPr>
          <w:rtl/>
        </w:rPr>
        <w:t xml:space="preserve">: </w:t>
      </w:r>
    </w:p>
    <w:p w14:paraId="722B435E" w14:textId="7F0BECFA" w:rsidR="00554093" w:rsidRDefault="00FF3740" w:rsidP="000C5518">
      <w:pPr>
        <w:rPr>
          <w:rtl/>
        </w:rPr>
      </w:pPr>
      <w:r w:rsidRPr="00554093">
        <w:rPr>
          <w:rStyle w:val="27"/>
          <w:rtl/>
        </w:rPr>
        <w:t>זקנים הראשונים,</w:t>
      </w:r>
      <w:r w:rsidRPr="006F178A">
        <w:rPr>
          <w:rtl/>
        </w:rPr>
        <w:t xml:space="preserve"> </w:t>
      </w:r>
      <w:r w:rsidRPr="00554093">
        <w:rPr>
          <w:rStyle w:val="27"/>
          <w:rtl/>
        </w:rPr>
        <w:t xml:space="preserve">מקצתן אומרים: </w:t>
      </w:r>
      <w:r w:rsidR="000C5518">
        <w:rPr>
          <w:rtl/>
        </w:rPr>
        <w:tab/>
      </w:r>
      <w:r w:rsidRPr="006F178A">
        <w:rPr>
          <w:rtl/>
        </w:rPr>
        <w:t>חצי קב עצמות וחצי לוג דם לכל</w:t>
      </w:r>
      <w:r w:rsidR="007D6844">
        <w:rPr>
          <w:rFonts w:hint="cs"/>
          <w:rtl/>
        </w:rPr>
        <w:t xml:space="preserve"> </w:t>
      </w:r>
      <w:r w:rsidR="007D6844" w:rsidRPr="007D6844">
        <w:rPr>
          <w:rStyle w:val="a6"/>
          <w:rFonts w:hint="cs"/>
          <w:rtl/>
        </w:rPr>
        <w:t>ענין</w:t>
      </w:r>
      <w:r w:rsidRPr="006F178A">
        <w:rPr>
          <w:rtl/>
        </w:rPr>
        <w:t>,</w:t>
      </w:r>
    </w:p>
    <w:p w14:paraId="568BB445" w14:textId="57169543" w:rsidR="00FF3740" w:rsidRPr="006F178A" w:rsidRDefault="00FF3740" w:rsidP="000C5518">
      <w:pPr>
        <w:ind w:left="1469" w:firstLine="113"/>
        <w:rPr>
          <w:rtl/>
        </w:rPr>
      </w:pPr>
      <w:r w:rsidRPr="006F178A">
        <w:rPr>
          <w:rtl/>
        </w:rPr>
        <w:t xml:space="preserve">רובע עצמות ורביעית דם - לא לכל, </w:t>
      </w:r>
    </w:p>
    <w:p w14:paraId="488F9D4C" w14:textId="1EE57982" w:rsidR="00FF3740" w:rsidRPr="006F178A" w:rsidRDefault="00FF3740" w:rsidP="000C5518">
      <w:pPr>
        <w:ind w:left="678" w:firstLine="113"/>
        <w:rPr>
          <w:rtl/>
        </w:rPr>
      </w:pPr>
      <w:r w:rsidRPr="00554093">
        <w:rPr>
          <w:rStyle w:val="27"/>
          <w:rtl/>
        </w:rPr>
        <w:t>ומקצתן אומרים:</w:t>
      </w:r>
      <w:r w:rsidRPr="006F178A">
        <w:rPr>
          <w:rtl/>
        </w:rPr>
        <w:t xml:space="preserve"> </w:t>
      </w:r>
      <w:r w:rsidR="000C5518">
        <w:rPr>
          <w:rtl/>
        </w:rPr>
        <w:tab/>
      </w:r>
      <w:r w:rsidRPr="006F178A">
        <w:rPr>
          <w:rtl/>
        </w:rPr>
        <w:t xml:space="preserve">אף רובע עצמות ורביעית דם - לכל, </w:t>
      </w:r>
    </w:p>
    <w:p w14:paraId="48924B78" w14:textId="12705C57" w:rsidR="00FF3740" w:rsidRPr="006F178A" w:rsidRDefault="00FF3740" w:rsidP="00FF3740">
      <w:pPr>
        <w:rPr>
          <w:rtl/>
        </w:rPr>
      </w:pPr>
      <w:r w:rsidRPr="000C5518">
        <w:rPr>
          <w:rStyle w:val="27"/>
          <w:rtl/>
        </w:rPr>
        <w:t>ב"ד שלאחריהם אמרו:</w:t>
      </w:r>
      <w:r w:rsidRPr="006F178A">
        <w:rPr>
          <w:rtl/>
        </w:rPr>
        <w:t xml:space="preserve"> </w:t>
      </w:r>
      <w:r w:rsidR="000C5518">
        <w:rPr>
          <w:rtl/>
        </w:rPr>
        <w:tab/>
      </w:r>
      <w:r w:rsidRPr="006F178A">
        <w:rPr>
          <w:rtl/>
        </w:rPr>
        <w:t xml:space="preserve">חצי קב עצמות וחצי לוג דם - לכל, </w:t>
      </w:r>
    </w:p>
    <w:p w14:paraId="5EF24593" w14:textId="212A9D41" w:rsidR="000C5518" w:rsidRDefault="00FF3740" w:rsidP="00852C09">
      <w:pPr>
        <w:ind w:left="904" w:firstLine="113"/>
        <w:rPr>
          <w:rtl/>
        </w:rPr>
      </w:pPr>
      <w:r w:rsidRPr="006F178A">
        <w:rPr>
          <w:rtl/>
        </w:rPr>
        <w:t>רובע עצמות ורביעית דם</w:t>
      </w:r>
      <w:r w:rsidR="004B0CE0">
        <w:rPr>
          <w:rFonts w:hint="cs"/>
          <w:rtl/>
        </w:rPr>
        <w:t>-</w:t>
      </w:r>
      <w:r w:rsidRPr="006F178A">
        <w:rPr>
          <w:rtl/>
        </w:rPr>
        <w:t xml:space="preserve"> לתרומה וקדשים, </w:t>
      </w:r>
    </w:p>
    <w:p w14:paraId="2F6612C9" w14:textId="3F0B5A6D" w:rsidR="00FF3740" w:rsidRPr="006F178A" w:rsidRDefault="004B0CE0" w:rsidP="004B0CE0">
      <w:pPr>
        <w:ind w:left="2034"/>
        <w:rPr>
          <w:rtl/>
        </w:rPr>
      </w:pPr>
      <w:r>
        <w:rPr>
          <w:rFonts w:hint="cs"/>
          <w:rtl/>
        </w:rPr>
        <w:t xml:space="preserve">  </w:t>
      </w:r>
      <w:r w:rsidR="00D0530B">
        <w:rPr>
          <w:rFonts w:hint="cs"/>
          <w:rtl/>
        </w:rPr>
        <w:t>ו</w:t>
      </w:r>
      <w:r w:rsidR="00FF3740" w:rsidRPr="006F178A">
        <w:rPr>
          <w:rtl/>
        </w:rPr>
        <w:t>לא לנזיר ועושה פסח.</w:t>
      </w:r>
    </w:p>
    <w:p w14:paraId="465EEA43" w14:textId="77777777" w:rsidR="00817D60" w:rsidRDefault="00817D60" w:rsidP="00817D60">
      <w:pPr>
        <w:pStyle w:val="36"/>
        <w:framePr w:wrap="notBeside"/>
        <w:rPr>
          <w:rtl/>
        </w:rPr>
      </w:pPr>
      <w:r w:rsidRPr="00817D60">
        <w:rPr>
          <w:rFonts w:hint="cs"/>
          <w:rtl/>
        </w:rPr>
        <w:t>וקשה</w:t>
      </w:r>
    </w:p>
    <w:p w14:paraId="79EB7AD7" w14:textId="3F0DEBB8" w:rsidR="00FF3740" w:rsidRPr="006F178A" w:rsidRDefault="00FF3740" w:rsidP="00FF3740">
      <w:pPr>
        <w:rPr>
          <w:rtl/>
        </w:rPr>
      </w:pPr>
      <w:r w:rsidRPr="006F178A">
        <w:rPr>
          <w:rtl/>
        </w:rPr>
        <w:t xml:space="preserve">מכדי אין הכרעת שלישית מכרעת! </w:t>
      </w:r>
    </w:p>
    <w:p w14:paraId="537F83F5" w14:textId="77777777" w:rsidR="000C5518" w:rsidRDefault="000C5518" w:rsidP="000C5518">
      <w:pPr>
        <w:pStyle w:val="36"/>
        <w:framePr w:wrap="notBeside"/>
        <w:rPr>
          <w:rFonts w:ascii="FontbitDavid" w:hAnsi="FontbitDavid"/>
          <w:rtl/>
        </w:rPr>
      </w:pPr>
      <w:r w:rsidRPr="000C5518">
        <w:rPr>
          <w:rFonts w:hint="cs"/>
          <w:rtl/>
        </w:rPr>
        <w:t>-</w:t>
      </w:r>
      <w:r w:rsidR="00FF3740" w:rsidRPr="000C5518">
        <w:rPr>
          <w:rtl/>
        </w:rPr>
        <w:t xml:space="preserve"> אר</w:t>
      </w:r>
      <w:r w:rsidR="00FF3740" w:rsidRPr="000C5518">
        <w:rPr>
          <w:rFonts w:hint="cs"/>
          <w:rtl/>
        </w:rPr>
        <w:t>יב</w:t>
      </w:r>
      <w:r w:rsidR="00FF3740" w:rsidRPr="000C5518">
        <w:rPr>
          <w:rtl/>
        </w:rPr>
        <w:t>"</w:t>
      </w:r>
      <w:r w:rsidR="00FF3740" w:rsidRPr="000C5518">
        <w:rPr>
          <w:rFonts w:hint="cs"/>
          <w:rtl/>
        </w:rPr>
        <w:t>א</w:t>
      </w:r>
      <w:r w:rsidR="00FF3740" w:rsidRPr="000C5518">
        <w:rPr>
          <w:rtl/>
        </w:rPr>
        <w:t xml:space="preserve">: </w:t>
      </w:r>
    </w:p>
    <w:p w14:paraId="59D4716E" w14:textId="3B9981F9" w:rsidR="00FF3740" w:rsidRPr="006F178A" w:rsidRDefault="00817D60" w:rsidP="00FF3740">
      <w:pPr>
        <w:rPr>
          <w:rtl/>
        </w:rPr>
      </w:pPr>
      <w:r w:rsidRPr="00817D60">
        <w:rPr>
          <w:rStyle w:val="27"/>
          <w:rFonts w:hint="cs"/>
          <w:rtl/>
        </w:rPr>
        <w:t xml:space="preserve">ב''ד של אחריהם - </w:t>
      </w:r>
      <w:r w:rsidR="00FF3740" w:rsidRPr="000C5518">
        <w:rPr>
          <w:rFonts w:ascii="FontbitDavid" w:hAnsi="FontbitDavid"/>
          <w:rtl/>
        </w:rPr>
        <w:t>מפי שמועה אמרו, מפי חגי זכריה ומלאכי.</w:t>
      </w:r>
      <w:r>
        <w:rPr>
          <w:rFonts w:ascii="FontbitDavid" w:hAnsi="FontbitDavid" w:hint="cs"/>
          <w:rtl/>
        </w:rPr>
        <w:t xml:space="preserve"> </w:t>
      </w:r>
      <w:r w:rsidRPr="00817D60">
        <w:rPr>
          <w:rStyle w:val="a6"/>
          <w:rFonts w:hint="cs"/>
          <w:rtl/>
        </w:rPr>
        <w:t>ולא מעצמם</w:t>
      </w:r>
    </w:p>
    <w:p w14:paraId="46107562" w14:textId="03AD4097" w:rsidR="00FF3740" w:rsidRPr="006F178A" w:rsidRDefault="004821A5" w:rsidP="000F6CD2">
      <w:pPr>
        <w:pStyle w:val="afffffb"/>
        <w:rPr>
          <w:del w:id="90024" w:author="מנוע עיצוב" w:date="2026-10-08T11:01:28Z"/>
          <w:rtl/>
        </w:rPr>
      </w:pPr>
      <w:del w:id="90022" w:author="מנוע עיצוב" w:date="2026-10-08T11:01:28Z">
        <w:r w:rsidRPr="00B31A8E">
          <w:rPr>
            <w:rFonts w:ascii="BA • Vilna Light" w:hAnsi="BA • Vilna Light" w:cs="BA • Vilna Light" w:hint="cs"/>
            <w:rtl/>
          </w:rPr>
          <w:delText xml:space="preserve">***</w:delText>
        </w:r>
      </w:del>
      <w:del w:id="90023" w:author="מנוע עיצוב" w:date="2026-10-08T11:01:28Z">
        <w:r>
          <w:rPr>
            <w:rFonts w:ascii="BA • Vilna Light" w:hAnsi="BA • Vilna Light" w:cs="BA • Vilna Light" w:hint="cs"/>
            <w:rtl/>
          </w:rPr>
          <w:delText xml:space="preserve">*</w:delText>
        </w:r>
      </w:del>
    </w:p>
    <w:p w14:paraId="00740413" w14:textId="77777777" w:rsidR="00FF3740" w:rsidRPr="006F178A" w:rsidRDefault="00FF3740" w:rsidP="00FF3740">
      <w:pPr>
        <w:pStyle w:val="afffff3"/>
        <w:rPr>
          <w:b/>
          <w:sz w:val="20"/>
          <w:rtl/>
        </w:rPr>
      </w:pPr>
      <w:ins w:id="9869" w:author="מספור קטעי משנה" w:date="2026-10-06T06:45:37Z">
        <w:r>
          <w:rPr>
            <w:rStyle w:val="MisparKeta"/>
          </w:rPr>
          <w:t xml:space="preserve">א. </w:t>
        </w:r>
      </w:ins>
      <w:r w:rsidRPr="006F178A">
        <w:rPr>
          <w:b/>
          <w:rtl/>
          <w:rPrChange w:id="40051" w:author="Claude" w:date="2026-10-06T13:34:43Z">
            <w:rPr>
              <w:b/>
              <w:sz w:val="20"/>
              <w:rtl/>
            </w:rPr>
          </w:rPrChange>
        </w:rPr>
        <w:t>על אלו הנזיר מגלח.</w:t>
      </w:r>
    </w:p>
    <w:p w14:paraId="28F92EB5" w14:textId="77777777" w:rsidR="00F73FAF" w:rsidRDefault="00FF3740" w:rsidP="00F73FAF">
      <w:pPr>
        <w:pStyle w:val="36"/>
        <w:framePr w:wrap="notBeside"/>
        <w:rPr>
          <w:rFonts w:ascii="FontbitDavid" w:hAnsi="FontbitDavid"/>
          <w:rtl/>
        </w:rPr>
      </w:pPr>
      <w:r w:rsidRPr="00F73FAF">
        <w:rPr>
          <w:rtl/>
        </w:rPr>
        <w:t xml:space="preserve">רישא </w:t>
      </w:r>
    </w:p>
    <w:p w14:paraId="7DCD0DB6" w14:textId="22A43C5C" w:rsidR="00FF3740" w:rsidRPr="006F178A" w:rsidRDefault="00FF3740" w:rsidP="00FF3740">
      <w:pPr>
        <w:rPr>
          <w:rtl/>
        </w:rPr>
      </w:pPr>
      <w:r w:rsidRPr="006F178A">
        <w:rPr>
          <w:rFonts w:ascii="FontbitDavid" w:hAnsi="FontbitDavid"/>
          <w:rtl/>
        </w:rPr>
        <w:t>למעט</w:t>
      </w:r>
      <w:r w:rsidR="00F73FAF">
        <w:rPr>
          <w:rFonts w:ascii="FontbitDavid" w:hAnsi="FontbitDavid" w:hint="cs"/>
          <w:rtl/>
        </w:rPr>
        <w:t xml:space="preserve">: </w:t>
      </w:r>
      <w:r w:rsidRPr="006F178A">
        <w:rPr>
          <w:rFonts w:ascii="FontbitDavid" w:hAnsi="FontbitDavid"/>
          <w:rtl/>
        </w:rPr>
        <w:t xml:space="preserve"> עצם כשעורה, דעל מגעו ועל משאו, ו</w:t>
      </w:r>
      <w:r w:rsidR="00F73FAF">
        <w:rPr>
          <w:rFonts w:ascii="FontbitDavid" w:hAnsi="FontbitDavid" w:hint="cs"/>
          <w:rtl/>
        </w:rPr>
        <w:t xml:space="preserve">לא </w:t>
      </w:r>
      <w:r w:rsidRPr="006F178A">
        <w:rPr>
          <w:rFonts w:ascii="FontbitDavid" w:hAnsi="FontbitDavid"/>
          <w:rtl/>
        </w:rPr>
        <w:t>על אהילו</w:t>
      </w:r>
      <w:r w:rsidR="001A7DD4">
        <w:rPr>
          <w:rFonts w:ascii="FontbitDavid" w:hAnsi="FontbitDavid"/>
          <w:rtl/>
        </w:rPr>
        <w:t>.</w:t>
      </w:r>
    </w:p>
    <w:p w14:paraId="25B95AAB" w14:textId="77777777" w:rsidR="00F73FAF" w:rsidRDefault="00F73FAF" w:rsidP="00F73FAF">
      <w:pPr>
        <w:pStyle w:val="36"/>
        <w:framePr w:wrap="notBeside"/>
        <w:rPr>
          <w:rtl/>
        </w:rPr>
      </w:pPr>
      <w:r w:rsidRPr="00F73FAF">
        <w:rPr>
          <w:rFonts w:hint="cs"/>
          <w:rtl/>
        </w:rPr>
        <w:t xml:space="preserve">סיפא </w:t>
      </w:r>
    </w:p>
    <w:p w14:paraId="3E9403E4" w14:textId="273DBA96" w:rsidR="00FF3740" w:rsidRPr="006F178A" w:rsidRDefault="00FF3740" w:rsidP="00FF3740">
      <w:pPr>
        <w:rPr>
          <w:rtl/>
        </w:rPr>
      </w:pPr>
      <w:r w:rsidRPr="006F178A">
        <w:rPr>
          <w:rtl/>
        </w:rPr>
        <w:t>למעט</w:t>
      </w:r>
      <w:r w:rsidR="00F73FAF">
        <w:rPr>
          <w:rFonts w:hint="cs"/>
          <w:rtl/>
        </w:rPr>
        <w:t>:</w:t>
      </w:r>
      <w:r w:rsidRPr="006F178A">
        <w:rPr>
          <w:rtl/>
        </w:rPr>
        <w:t xml:space="preserve"> אבן הסכוכית.</w:t>
      </w:r>
    </w:p>
    <w:p w14:paraId="0FC05945" w14:textId="77777777" w:rsidR="00F73FAF" w:rsidRPr="006F178A" w:rsidRDefault="00F73FAF" w:rsidP="00F73FAF">
      <w:pPr>
        <w:pStyle w:val="afffffb"/>
        <w:rPr>
          <w:del w:id="90027" w:author="מנוע עיצוב" w:date="2026-10-08T11:01:28Z"/>
          <w:rtl/>
        </w:rPr>
      </w:pPr>
      <w:del w:id="90025" w:author="מנוע עיצוב" w:date="2026-10-08T11:01:28Z">
        <w:r w:rsidRPr="00B31A8E">
          <w:rPr>
            <w:rFonts w:ascii="BA • Vilna Light" w:hAnsi="BA • Vilna Light" w:cs="BA • Vilna Light" w:hint="cs"/>
            <w:rtl/>
          </w:rPr>
          <w:delText xml:space="preserve">***</w:delText>
        </w:r>
      </w:del>
      <w:del w:id="90026" w:author="מנוע עיצוב" w:date="2026-10-08T11:01:28Z">
        <w:r>
          <w:rPr>
            <w:rFonts w:ascii="BA • Vilna Light" w:hAnsi="BA • Vilna Light" w:cs="BA • Vilna Light" w:hint="cs"/>
            <w:rtl/>
          </w:rPr>
          <w:delText xml:space="preserve">*</w:delText>
        </w:r>
      </w:del>
    </w:p>
    <w:p w14:paraId="1C3775AC" w14:textId="77777777" w:rsidR="00FF3740" w:rsidRPr="006F178A" w:rsidRDefault="00FF3740" w:rsidP="00516202">
      <w:pPr>
        <w:pStyle w:val="affff5"/>
        <w:framePr w:wrap="around"/>
        <w:rPr>
          <w:rtl/>
        </w:rPr>
      </w:pPr>
      <w:r w:rsidRPr="006F178A">
        <w:rPr>
          <w:rFonts w:hint="cs"/>
          <w:rtl/>
        </w:rPr>
        <w:t xml:space="preserve">נג: </w:t>
      </w:r>
    </w:p>
    <w:p w14:paraId="16AA17BC" w14:textId="7CD94531" w:rsidR="00FF3740" w:rsidRPr="00F73FAF" w:rsidRDefault="00FF3740" w:rsidP="00F73FAF">
      <w:pPr>
        <w:pStyle w:val="afffff3"/>
        <w:rPr>
          <w:rtl/>
        </w:rPr>
      </w:pPr>
      <w:ins w:id="9870" w:author="מספור קטעי משנה" w:date="2026-10-06T06:45:37Z">
        <w:r>
          <w:rPr>
            <w:rStyle w:val="MisparKeta"/>
          </w:rPr>
          <w:t xml:space="preserve">א. </w:t>
        </w:r>
      </w:ins>
      <w:r w:rsidRPr="00F73FAF">
        <w:rPr>
          <w:rtl/>
        </w:rPr>
        <w:t xml:space="preserve">וחצי קב עצמות </w:t>
      </w:r>
      <w:r w:rsidRPr="00F73FAF">
        <w:rPr>
          <w:rFonts w:hint="cs"/>
          <w:rtl/>
        </w:rPr>
        <w:t>ומשמע הא</w:t>
      </w:r>
      <w:r w:rsidRPr="00F73FAF">
        <w:rPr>
          <w:rtl/>
        </w:rPr>
        <w:t xml:space="preserve"> רובע עצמות לא</w:t>
      </w:r>
      <w:r w:rsidR="001A7DD4" w:rsidRPr="00F73FAF">
        <w:rPr>
          <w:rtl/>
        </w:rPr>
        <w:t>.</w:t>
      </w:r>
    </w:p>
    <w:p w14:paraId="1BC657CD" w14:textId="77777777" w:rsidR="008F394C" w:rsidRDefault="008F394C" w:rsidP="008F394C">
      <w:pPr>
        <w:pStyle w:val="36"/>
        <w:framePr w:wrap="notBeside"/>
        <w:rPr>
          <w:rtl/>
        </w:rPr>
      </w:pPr>
      <w:r w:rsidRPr="008F394C">
        <w:rPr>
          <w:rFonts w:hint="cs"/>
          <w:rtl/>
        </w:rPr>
        <w:t>מיירי</w:t>
      </w:r>
    </w:p>
    <w:p w14:paraId="165D4F61" w14:textId="1F3753D5" w:rsidR="00FF3740" w:rsidRPr="006F178A" w:rsidRDefault="008F394C" w:rsidP="008F394C">
      <w:pPr>
        <w:rPr>
          <w:rtl/>
        </w:rPr>
      </w:pPr>
      <w:r>
        <w:rPr>
          <w:rFonts w:hint="cs"/>
          <w:rtl/>
        </w:rPr>
        <w:t xml:space="preserve"> דאקמוחי, </w:t>
      </w:r>
      <w:r w:rsidRPr="008F394C">
        <w:rPr>
          <w:rStyle w:val="a6"/>
          <w:rFonts w:hint="cs"/>
          <w:rtl/>
        </w:rPr>
        <w:t>דאי לאו תיפו''ל מצד עצם כשעורה.</w:t>
      </w:r>
      <w:r>
        <w:rPr>
          <w:rFonts w:hint="cs"/>
          <w:rtl/>
        </w:rPr>
        <w:t xml:space="preserve"> </w:t>
      </w:r>
    </w:p>
    <w:p w14:paraId="5C574423" w14:textId="77777777" w:rsidR="008F394C" w:rsidRPr="006F178A" w:rsidRDefault="008F394C" w:rsidP="008F394C">
      <w:pPr>
        <w:pStyle w:val="afffffb"/>
        <w:rPr>
          <w:del w:id="90030" w:author="מנוע עיצוב" w:date="2026-10-08T11:01:28Z"/>
          <w:rtl/>
        </w:rPr>
      </w:pPr>
      <w:del w:id="90028" w:author="מנוע עיצוב" w:date="2026-10-08T11:01:28Z">
        <w:r w:rsidRPr="00B31A8E">
          <w:rPr>
            <w:rFonts w:ascii="BA • Vilna Light" w:hAnsi="BA • Vilna Light" w:cs="BA • Vilna Light" w:hint="cs"/>
            <w:rtl/>
          </w:rPr>
          <w:delText xml:space="preserve">***</w:delText>
        </w:r>
      </w:del>
      <w:del w:id="90029" w:author="מנוע עיצוב" w:date="2026-10-08T11:01:28Z">
        <w:r>
          <w:rPr>
            <w:rFonts w:ascii="BA • Vilna Light" w:hAnsi="BA • Vilna Light" w:cs="BA • Vilna Light" w:hint="cs"/>
            <w:rtl/>
          </w:rPr>
          <w:delText xml:space="preserve">*</w:delText>
        </w:r>
      </w:del>
    </w:p>
    <w:p w14:paraId="66C9A044" w14:textId="77777777" w:rsidR="00FF3740" w:rsidRPr="006F178A" w:rsidRDefault="00FF3740" w:rsidP="00FF3740">
      <w:pPr>
        <w:pStyle w:val="afffff3"/>
        <w:rPr>
          <w:b/>
          <w:sz w:val="20"/>
          <w:rtl/>
        </w:rPr>
      </w:pPr>
      <w:ins w:id="9871" w:author="מספור קטעי משנה" w:date="2026-10-06T06:45:37Z">
        <w:r>
          <w:rPr>
            <w:rStyle w:val="MisparKeta"/>
          </w:rPr>
          <w:t xml:space="preserve">א. </w:t>
        </w:r>
      </w:ins>
      <w:r w:rsidRPr="006F178A">
        <w:rPr>
          <w:b/>
          <w:rtl/>
          <w:rPrChange w:id="40052" w:author="Claude" w:date="2026-10-06T13:34:43Z">
            <w:rPr>
              <w:b/>
              <w:sz w:val="20"/>
              <w:rtl/>
            </w:rPr>
          </w:rPrChange>
        </w:rPr>
        <w:t>על אבר מן המת, ועל אבר מן החי שיש עליהן בשר כראוי.</w:t>
      </w:r>
    </w:p>
    <w:p w14:paraId="6016393A" w14:textId="302FD7D3" w:rsidR="00FF3740" w:rsidRPr="006F178A" w:rsidRDefault="00330EC1" w:rsidP="00FF3740">
      <w:pPr>
        <w:rPr>
          <w:rtl/>
        </w:rPr>
      </w:pPr>
      <w:r>
        <w:rPr>
          <w:rFonts w:ascii="FontbitDavid" w:hAnsi="FontbitDavid" w:cs="BA Vilna Bold" w:hint="cs"/>
          <w:rtl/>
        </w:rPr>
        <w:t>כש</w:t>
      </w:r>
      <w:r w:rsidR="00FF3740" w:rsidRPr="00766B62">
        <w:rPr>
          <w:rFonts w:ascii="FontbitDavid" w:hAnsi="FontbitDavid" w:cs="BA Vilna Bold"/>
          <w:rtl/>
        </w:rPr>
        <w:t>אין עליהן בשר כראוי</w:t>
      </w:r>
      <w:r w:rsidR="00FF3740" w:rsidRPr="006F178A">
        <w:rPr>
          <w:rFonts w:ascii="FontbitDavid" w:hAnsi="FontbitDavid"/>
          <w:rtl/>
        </w:rPr>
        <w:t xml:space="preserve">, </w:t>
      </w:r>
    </w:p>
    <w:p w14:paraId="5012A9C5" w14:textId="77777777" w:rsidR="00330EC1" w:rsidRDefault="00FF3740" w:rsidP="00330EC1">
      <w:pPr>
        <w:pStyle w:val="36"/>
        <w:framePr w:wrap="notBeside"/>
        <w:rPr>
          <w:rtl/>
        </w:rPr>
      </w:pPr>
      <w:r w:rsidRPr="00330EC1">
        <w:rPr>
          <w:rFonts w:hint="cs"/>
          <w:rtl/>
        </w:rPr>
        <w:t xml:space="preserve">רי'ו: </w:t>
      </w:r>
    </w:p>
    <w:p w14:paraId="6616B6E2" w14:textId="6CCA0F4A" w:rsidR="00C773F9" w:rsidRDefault="00FF3740" w:rsidP="00FF3740">
      <w:pPr>
        <w:rPr>
          <w:rStyle w:val="27"/>
          <w:rtl/>
        </w:rPr>
      </w:pPr>
      <w:r w:rsidRPr="006F178A">
        <w:rPr>
          <w:rtl/>
        </w:rPr>
        <w:t xml:space="preserve">אין הנזיר מגלח עליהן, </w:t>
      </w:r>
      <w:r w:rsidR="00C857F0">
        <w:rPr>
          <w:rStyle w:val="a6"/>
          <w:rFonts w:hint="cs"/>
          <w:rtl/>
        </w:rPr>
        <w:t>ד</w:t>
      </w:r>
      <w:r w:rsidR="00547CA8" w:rsidRPr="00547CA8">
        <w:rPr>
          <w:rStyle w:val="a6"/>
          <w:rFonts w:hint="cs"/>
          <w:rtl/>
        </w:rPr>
        <w:t>מ</w:t>
      </w:r>
      <w:r w:rsidR="00547CA8">
        <w:rPr>
          <w:rStyle w:val="a6"/>
          <w:rFonts w:hint="cs"/>
          <w:rtl/>
        </w:rPr>
        <w:t xml:space="preserve">דוייק </w:t>
      </w:r>
      <w:r w:rsidR="00547CA8" w:rsidRPr="00547CA8">
        <w:rPr>
          <w:rStyle w:val="a6"/>
          <w:rFonts w:hint="cs"/>
          <w:rtl/>
        </w:rPr>
        <w:t>מרישא דדוקא כשיש עליהן כזית בשר</w:t>
      </w:r>
      <w:r w:rsidR="00C857F0">
        <w:rPr>
          <w:rStyle w:val="a6"/>
          <w:rFonts w:hint="cs"/>
          <w:rtl/>
        </w:rPr>
        <w:t>.</w:t>
      </w:r>
    </w:p>
    <w:p w14:paraId="57B6A5C8" w14:textId="77777777" w:rsidR="0038631C" w:rsidRDefault="00FF3740" w:rsidP="0038631C">
      <w:pPr>
        <w:pStyle w:val="36"/>
        <w:framePr w:wrap="notBeside"/>
        <w:rPr>
          <w:rtl/>
        </w:rPr>
      </w:pPr>
      <w:r w:rsidRPr="0038631C">
        <w:rPr>
          <w:rFonts w:hint="cs"/>
          <w:rtl/>
        </w:rPr>
        <w:t>ור</w:t>
      </w:r>
      <w:r w:rsidRPr="0038631C">
        <w:rPr>
          <w:rtl/>
        </w:rPr>
        <w:t>"</w:t>
      </w:r>
      <w:r w:rsidRPr="0038631C">
        <w:rPr>
          <w:rFonts w:hint="cs"/>
          <w:rtl/>
        </w:rPr>
        <w:t xml:space="preserve">ל: </w:t>
      </w:r>
    </w:p>
    <w:p w14:paraId="0742A596" w14:textId="478346CB" w:rsidR="00FF3740" w:rsidRPr="006F178A" w:rsidRDefault="00FF3740" w:rsidP="00FF3740">
      <w:pPr>
        <w:rPr>
          <w:rtl/>
        </w:rPr>
      </w:pPr>
      <w:r w:rsidRPr="006F178A">
        <w:rPr>
          <w:rtl/>
        </w:rPr>
        <w:t xml:space="preserve">מגלח, </w:t>
      </w:r>
      <w:r w:rsidRPr="00C857F0">
        <w:rPr>
          <w:rStyle w:val="a6"/>
          <w:rtl/>
        </w:rPr>
        <w:t>מדלא תני בסיפא.</w:t>
      </w:r>
    </w:p>
    <w:p w14:paraId="5ED173FE" w14:textId="77777777" w:rsidR="0014689A" w:rsidRDefault="00FF3740" w:rsidP="0014689A">
      <w:pPr>
        <w:pStyle w:val="36"/>
        <w:framePr w:wrap="notBeside"/>
        <w:rPr>
          <w:rtl/>
        </w:rPr>
      </w:pPr>
      <w:r w:rsidRPr="0014689A">
        <w:rPr>
          <w:rFonts w:hint="cs"/>
          <w:rtl/>
        </w:rPr>
        <w:t>ורי</w:t>
      </w:r>
      <w:r w:rsidRPr="0014689A">
        <w:rPr>
          <w:rtl/>
        </w:rPr>
        <w:t>"</w:t>
      </w:r>
      <w:r w:rsidRPr="0014689A">
        <w:rPr>
          <w:rFonts w:hint="cs"/>
          <w:rtl/>
        </w:rPr>
        <w:t>ו</w:t>
      </w:r>
    </w:p>
    <w:p w14:paraId="22D7100F" w14:textId="3FF4CE55" w:rsidR="00FF3740" w:rsidRPr="006F178A" w:rsidRDefault="00FF3740" w:rsidP="00FF3740">
      <w:pPr>
        <w:rPr>
          <w:rtl/>
        </w:rPr>
      </w:pPr>
      <w:r w:rsidRPr="006F178A">
        <w:rPr>
          <w:rtl/>
        </w:rPr>
        <w:t>כל היכא שמשמע מכללא, לא קתני בסיפא.</w:t>
      </w:r>
    </w:p>
    <w:p w14:paraId="2B40A995" w14:textId="77777777" w:rsidR="00D4387E" w:rsidRDefault="00FF3740" w:rsidP="00D4387E">
      <w:pPr>
        <w:pStyle w:val="36"/>
        <w:framePr w:wrap="notBeside"/>
        <w:rPr>
          <w:rtl/>
        </w:rPr>
      </w:pPr>
      <w:r w:rsidRPr="00D4387E">
        <w:rPr>
          <w:rFonts w:hint="cs"/>
          <w:rtl/>
        </w:rPr>
        <w:t xml:space="preserve">והך </w:t>
      </w:r>
    </w:p>
    <w:p w14:paraId="64EC4E57" w14:textId="1F6EA6FA" w:rsidR="00D4387E" w:rsidRDefault="00FF3740" w:rsidP="00FF3740">
      <w:pPr>
        <w:rPr>
          <w:rtl/>
        </w:rPr>
      </w:pPr>
      <w:r w:rsidRPr="006F178A">
        <w:rPr>
          <w:rFonts w:hint="cs"/>
          <w:rtl/>
        </w:rPr>
        <w:t>דחצי קב עצמות</w:t>
      </w:r>
      <w:r w:rsidR="005F0811">
        <w:rPr>
          <w:rFonts w:hint="cs"/>
          <w:rtl/>
        </w:rPr>
        <w:t>,</w:t>
      </w:r>
      <w:r w:rsidRPr="006F178A">
        <w:rPr>
          <w:rFonts w:hint="cs"/>
          <w:rtl/>
        </w:rPr>
        <w:t xml:space="preserve"> דמשמע לא רובע עצמות ותני</w:t>
      </w:r>
      <w:r w:rsidR="00D4387E">
        <w:rPr>
          <w:rFonts w:hint="cs"/>
          <w:rtl/>
        </w:rPr>
        <w:t>,</w:t>
      </w:r>
      <w:r w:rsidRPr="006F178A">
        <w:rPr>
          <w:rFonts w:hint="cs"/>
          <w:rtl/>
        </w:rPr>
        <w:t xml:space="preserve"> </w:t>
      </w:r>
    </w:p>
    <w:p w14:paraId="5739A9AB" w14:textId="77777777" w:rsidR="005F0811" w:rsidRDefault="005F0811" w:rsidP="005F0811">
      <w:pPr>
        <w:pStyle w:val="36"/>
        <w:framePr w:wrap="notBeside"/>
        <w:rPr>
          <w:rtl/>
        </w:rPr>
      </w:pPr>
      <w:r w:rsidRPr="005F0811">
        <w:rPr>
          <w:rFonts w:hint="cs"/>
          <w:rtl/>
        </w:rPr>
        <w:t xml:space="preserve">- </w:t>
      </w:r>
    </w:p>
    <w:p w14:paraId="2F8FDB81" w14:textId="68032193" w:rsidR="00FF3740" w:rsidRPr="00C35ABB" w:rsidRDefault="00FF3740" w:rsidP="005F0811">
      <w:pPr>
        <w:rPr>
          <w:spacing w:val="0"/>
          <w:rtl/>
        </w:rPr>
      </w:pPr>
      <w:r w:rsidRPr="00C35ABB">
        <w:rPr>
          <w:rFonts w:hint="cs"/>
          <w:spacing w:val="0"/>
          <w:rtl/>
        </w:rPr>
        <w:t>אי לאו רובע הו</w:t>
      </w:r>
      <w:r w:rsidRPr="00C35ABB">
        <w:rPr>
          <w:spacing w:val="0"/>
          <w:rtl/>
        </w:rPr>
        <w:t>"</w:t>
      </w:r>
      <w:r w:rsidRPr="00C35ABB">
        <w:rPr>
          <w:rFonts w:hint="cs"/>
          <w:spacing w:val="0"/>
          <w:rtl/>
        </w:rPr>
        <w:t xml:space="preserve">א </w:t>
      </w:r>
      <w:r w:rsidR="00585A64" w:rsidRPr="00C35ABB">
        <w:rPr>
          <w:rFonts w:hint="cs"/>
          <w:spacing w:val="0"/>
          <w:rtl/>
        </w:rPr>
        <w:t>אף</w:t>
      </w:r>
      <w:r w:rsidRPr="00C35ABB">
        <w:rPr>
          <w:rFonts w:hint="cs"/>
          <w:spacing w:val="0"/>
          <w:rtl/>
        </w:rPr>
        <w:t xml:space="preserve"> מגעו ומשאו לא</w:t>
      </w:r>
      <w:r w:rsidR="005F0811" w:rsidRPr="00C35ABB">
        <w:rPr>
          <w:rFonts w:hint="cs"/>
          <w:spacing w:val="0"/>
          <w:rtl/>
        </w:rPr>
        <w:t>,</w:t>
      </w:r>
      <w:r w:rsidRPr="00C35ABB">
        <w:rPr>
          <w:rFonts w:hint="cs"/>
          <w:spacing w:val="0"/>
          <w:rtl/>
        </w:rPr>
        <w:t xml:space="preserve"> </w:t>
      </w:r>
      <w:r w:rsidR="005F0811" w:rsidRPr="00C35ABB">
        <w:rPr>
          <w:rFonts w:hint="cs"/>
          <w:spacing w:val="0"/>
          <w:rtl/>
        </w:rPr>
        <w:t>קמ''ל</w:t>
      </w:r>
      <w:r w:rsidRPr="00C35ABB">
        <w:rPr>
          <w:rFonts w:hint="cs"/>
          <w:spacing w:val="0"/>
          <w:rtl/>
        </w:rPr>
        <w:t xml:space="preserve"> רובע </w:t>
      </w:r>
      <w:r w:rsidR="005F0811" w:rsidRPr="00C35ABB">
        <w:rPr>
          <w:rFonts w:hint="cs"/>
          <w:spacing w:val="0"/>
          <w:rtl/>
        </w:rPr>
        <w:t xml:space="preserve">דרק על אהילן לא מגלח. </w:t>
      </w:r>
    </w:p>
    <w:p w14:paraId="536463E6" w14:textId="77777777" w:rsidR="005F0811" w:rsidRDefault="00FF3740" w:rsidP="005F0811">
      <w:pPr>
        <w:pStyle w:val="36"/>
        <w:framePr w:wrap="notBeside"/>
        <w:rPr>
          <w:rtl/>
        </w:rPr>
      </w:pPr>
      <w:r w:rsidRPr="005F0811">
        <w:rPr>
          <w:rFonts w:hint="cs"/>
          <w:rtl/>
        </w:rPr>
        <w:t xml:space="preserve">והך </w:t>
      </w:r>
    </w:p>
    <w:p w14:paraId="23674B6F" w14:textId="77777777" w:rsidR="00C857F0" w:rsidRDefault="00FF3740" w:rsidP="00FF3740">
      <w:pPr>
        <w:rPr>
          <w:rStyle w:val="27"/>
          <w:rtl/>
        </w:rPr>
      </w:pPr>
      <w:r w:rsidRPr="006F178A">
        <w:rPr>
          <w:rFonts w:hint="cs"/>
          <w:rtl/>
        </w:rPr>
        <w:t xml:space="preserve">דחצי לוג דם </w:t>
      </w:r>
      <w:r w:rsidR="00651670" w:rsidRPr="00651670">
        <w:rPr>
          <w:rStyle w:val="a6"/>
          <w:rFonts w:hint="cs"/>
          <w:rtl/>
        </w:rPr>
        <w:t>ו</w:t>
      </w:r>
      <w:r w:rsidRPr="00651670">
        <w:rPr>
          <w:rStyle w:val="a6"/>
          <w:rFonts w:hint="cs"/>
          <w:rtl/>
        </w:rPr>
        <w:t>לא רביעית דם</w:t>
      </w:r>
      <w:r w:rsidRPr="006F178A">
        <w:rPr>
          <w:rFonts w:hint="cs"/>
          <w:rtl/>
        </w:rPr>
        <w:t xml:space="preserve"> </w:t>
      </w:r>
      <w:r w:rsidRPr="00651670">
        <w:rPr>
          <w:rStyle w:val="27"/>
          <w:rFonts w:hint="cs"/>
          <w:rtl/>
        </w:rPr>
        <w:t xml:space="preserve">ותני בסיפא </w:t>
      </w:r>
      <w:r w:rsidRPr="006F178A">
        <w:rPr>
          <w:rFonts w:hint="cs"/>
          <w:rtl/>
        </w:rPr>
        <w:t>רביעית</w:t>
      </w:r>
      <w:r w:rsidR="00651670">
        <w:rPr>
          <w:rFonts w:hint="cs"/>
          <w:rtl/>
        </w:rPr>
        <w:t>,</w:t>
      </w:r>
      <w:r w:rsidRPr="006F178A">
        <w:rPr>
          <w:rFonts w:hint="cs"/>
          <w:rtl/>
        </w:rPr>
        <w:t xml:space="preserve"> </w:t>
      </w:r>
    </w:p>
    <w:p w14:paraId="6CB58873" w14:textId="77777777" w:rsidR="00C857F0" w:rsidRDefault="00C857F0" w:rsidP="00C857F0">
      <w:pPr>
        <w:pStyle w:val="36"/>
        <w:framePr w:wrap="notBeside"/>
        <w:rPr>
          <w:rStyle w:val="27"/>
          <w:rtl/>
        </w:rPr>
      </w:pPr>
      <w:r w:rsidRPr="00C857F0">
        <w:rPr>
          <w:rFonts w:hint="cs"/>
          <w:rtl/>
        </w:rPr>
        <w:t xml:space="preserve">- </w:t>
      </w:r>
    </w:p>
    <w:p w14:paraId="3CE4A55A" w14:textId="17993C93" w:rsidR="00FF3740" w:rsidRPr="006F178A" w:rsidRDefault="006A741B" w:rsidP="00C857F0">
      <w:pPr>
        <w:spacing w:after="120"/>
        <w:rPr>
          <w:rtl/>
        </w:rPr>
      </w:pPr>
      <w:r w:rsidRPr="006A741B">
        <w:rPr>
          <w:rStyle w:val="27"/>
          <w:rFonts w:hint="cs"/>
          <w:rtl/>
        </w:rPr>
        <w:t>שלא כ</w:t>
      </w:r>
      <w:r w:rsidR="00FF3740" w:rsidRPr="006A741B">
        <w:rPr>
          <w:rStyle w:val="27"/>
          <w:rFonts w:hint="cs"/>
          <w:rtl/>
        </w:rPr>
        <w:t>ר</w:t>
      </w:r>
      <w:r w:rsidR="00FF3740" w:rsidRPr="006A741B">
        <w:rPr>
          <w:rStyle w:val="27"/>
          <w:rtl/>
        </w:rPr>
        <w:t>"</w:t>
      </w:r>
      <w:r w:rsidR="00FF3740" w:rsidRPr="006A741B">
        <w:rPr>
          <w:rStyle w:val="27"/>
          <w:rFonts w:hint="cs"/>
          <w:rtl/>
        </w:rPr>
        <w:t xml:space="preserve">ע </w:t>
      </w:r>
      <w:r w:rsidR="00FF3740" w:rsidRPr="006F178A">
        <w:rPr>
          <w:rFonts w:hint="cs"/>
          <w:rtl/>
        </w:rPr>
        <w:t>דרביעית דם הבא מב' מתים מטמא באוהל</w:t>
      </w:r>
      <w:r>
        <w:rPr>
          <w:rFonts w:hint="cs"/>
          <w:rtl/>
        </w:rPr>
        <w:t>,</w:t>
      </w:r>
      <w:r w:rsidR="00FF3740" w:rsidRPr="006F178A">
        <w:rPr>
          <w:rFonts w:hint="cs"/>
          <w:rtl/>
        </w:rPr>
        <w:t xml:space="preserve"> </w:t>
      </w:r>
    </w:p>
    <w:p w14:paraId="5CC9C943" w14:textId="77777777" w:rsidR="00C857F0" w:rsidRDefault="00C857F0" w:rsidP="00C857F0">
      <w:pPr>
        <w:pStyle w:val="36"/>
        <w:framePr w:wrap="notBeside"/>
        <w:rPr>
          <w:rtl/>
        </w:rPr>
      </w:pPr>
      <w:r w:rsidRPr="00C857F0">
        <w:rPr>
          <w:rFonts w:hint="cs"/>
          <w:rtl/>
        </w:rPr>
        <w:t xml:space="preserve">קשה </w:t>
      </w:r>
    </w:p>
    <w:p w14:paraId="2AA83E18" w14:textId="77824CD0" w:rsidR="00FF3740" w:rsidRPr="006F178A" w:rsidRDefault="00FF3740" w:rsidP="00FF3740">
      <w:pPr>
        <w:rPr>
          <w:rtl/>
        </w:rPr>
      </w:pPr>
      <w:r w:rsidRPr="006F178A">
        <w:rPr>
          <w:rFonts w:hint="cs"/>
          <w:rtl/>
        </w:rPr>
        <w:t xml:space="preserve">אבר מן החי אי </w:t>
      </w:r>
      <w:r w:rsidR="00C857F0">
        <w:rPr>
          <w:rFonts w:hint="cs"/>
          <w:rtl/>
        </w:rPr>
        <w:t>יש בו</w:t>
      </w:r>
      <w:r w:rsidRPr="006F178A">
        <w:rPr>
          <w:rFonts w:hint="cs"/>
          <w:rtl/>
        </w:rPr>
        <w:t xml:space="preserve"> עצם כשעורה </w:t>
      </w:r>
      <w:r w:rsidRPr="00C857F0">
        <w:rPr>
          <w:rStyle w:val="27"/>
          <w:rFonts w:hint="cs"/>
          <w:rtl/>
        </w:rPr>
        <w:t>מ</w:t>
      </w:r>
      <w:r w:rsidRPr="00C857F0">
        <w:rPr>
          <w:rStyle w:val="27"/>
          <w:rtl/>
        </w:rPr>
        <w:t>"</w:t>
      </w:r>
      <w:r w:rsidRPr="00C857F0">
        <w:rPr>
          <w:rStyle w:val="27"/>
          <w:rFonts w:hint="cs"/>
          <w:rtl/>
        </w:rPr>
        <w:t>ט דרי</w:t>
      </w:r>
      <w:r w:rsidRPr="00C857F0">
        <w:rPr>
          <w:rStyle w:val="27"/>
          <w:rtl/>
        </w:rPr>
        <w:t>"</w:t>
      </w:r>
      <w:r w:rsidRPr="00C857F0">
        <w:rPr>
          <w:rStyle w:val="27"/>
          <w:rFonts w:hint="cs"/>
          <w:rtl/>
        </w:rPr>
        <w:t>ו,</w:t>
      </w:r>
      <w:r w:rsidRPr="006F178A">
        <w:rPr>
          <w:rFonts w:hint="cs"/>
          <w:rtl/>
        </w:rPr>
        <w:t xml:space="preserve"> ואי ד</w:t>
      </w:r>
      <w:r w:rsidR="00C857F0">
        <w:rPr>
          <w:rFonts w:hint="cs"/>
          <w:rtl/>
        </w:rPr>
        <w:t>אין בו,</w:t>
      </w:r>
      <w:r w:rsidRPr="006F178A">
        <w:rPr>
          <w:rFonts w:hint="cs"/>
          <w:rtl/>
        </w:rPr>
        <w:t xml:space="preserve"> </w:t>
      </w:r>
      <w:r w:rsidRPr="00C857F0">
        <w:rPr>
          <w:rStyle w:val="27"/>
          <w:rFonts w:hint="cs"/>
          <w:rtl/>
        </w:rPr>
        <w:t>מ</w:t>
      </w:r>
      <w:r w:rsidRPr="00C857F0">
        <w:rPr>
          <w:rStyle w:val="27"/>
          <w:rtl/>
        </w:rPr>
        <w:t>"</w:t>
      </w:r>
      <w:r w:rsidRPr="00C857F0">
        <w:rPr>
          <w:rStyle w:val="27"/>
          <w:rFonts w:hint="cs"/>
          <w:rtl/>
        </w:rPr>
        <w:t>ט דר</w:t>
      </w:r>
      <w:r w:rsidRPr="00C857F0">
        <w:rPr>
          <w:rStyle w:val="27"/>
          <w:rtl/>
        </w:rPr>
        <w:t>"</w:t>
      </w:r>
      <w:r w:rsidRPr="00C857F0">
        <w:rPr>
          <w:rStyle w:val="27"/>
          <w:rFonts w:hint="cs"/>
          <w:rtl/>
        </w:rPr>
        <w:t>ל</w:t>
      </w:r>
      <w:r w:rsidRPr="006F178A">
        <w:rPr>
          <w:rFonts w:hint="cs"/>
          <w:rtl/>
        </w:rPr>
        <w:t xml:space="preserve"> </w:t>
      </w:r>
    </w:p>
    <w:p w14:paraId="6984CDDF" w14:textId="5BE31FF3" w:rsidR="00C857F0" w:rsidRDefault="00FF3740" w:rsidP="00C857F0">
      <w:pPr>
        <w:pStyle w:val="36"/>
        <w:framePr w:wrap="notBeside"/>
        <w:rPr>
          <w:rFonts w:ascii="FontbitDavid" w:hAnsi="FontbitDavid"/>
          <w:rtl/>
        </w:rPr>
      </w:pPr>
      <w:r w:rsidRPr="00C857F0">
        <w:rPr>
          <w:rFonts w:hint="cs"/>
          <w:rtl/>
        </w:rPr>
        <w:t>א</w:t>
      </w:r>
      <w:r w:rsidRPr="00C857F0">
        <w:rPr>
          <w:rtl/>
        </w:rPr>
        <w:t>"</w:t>
      </w:r>
      <w:r w:rsidRPr="00C857F0">
        <w:rPr>
          <w:rFonts w:hint="cs"/>
          <w:rtl/>
        </w:rPr>
        <w:t>ל ר</w:t>
      </w:r>
      <w:r w:rsidRPr="00C857F0">
        <w:rPr>
          <w:rtl/>
        </w:rPr>
        <w:t>"</w:t>
      </w:r>
      <w:r>
        <w:rPr>
          <w:rFonts w:hint="cs"/>
          <w:rtl/>
        </w:rPr>
        <w:t xml:space="preserve">ל</w:t>
      </w:r>
      <w:del w:id="41088" w:author="Claude" w:date="2026-10-07T09:25:01Z">
        <w:r>
          <w:rPr>
            <w:rFonts w:hint="cs"/>
            <w:rtl/>
          </w:rPr>
          <w:delText xml:space="preserve"> </w:delText>
        </w:r>
      </w:del>
      <w:r w:rsidR="00C857F0">
        <w:rPr>
          <w:rFonts w:hint="cs"/>
          <w:rtl/>
        </w:rPr>
        <w:t>:</w:t>
      </w:r>
    </w:p>
    <w:p w14:paraId="1362F4BD" w14:textId="1963B3BD" w:rsidR="00FF3740" w:rsidRPr="006F178A" w:rsidRDefault="00FF3740" w:rsidP="00FF3740">
      <w:pPr>
        <w:rPr>
          <w:rtl/>
        </w:rPr>
      </w:pPr>
      <w:r w:rsidRPr="00C857F0">
        <w:rPr>
          <w:rFonts w:ascii="FontbitDavid" w:hAnsi="FontbitDavid" w:hint="cs"/>
          <w:rtl/>
        </w:rPr>
        <w:t>לעולם ד</w:t>
      </w:r>
      <w:r w:rsidR="00C857F0">
        <w:rPr>
          <w:rFonts w:ascii="FontbitDavid" w:hAnsi="FontbitDavid" w:hint="cs"/>
          <w:rtl/>
        </w:rPr>
        <w:t xml:space="preserve">אין בו </w:t>
      </w:r>
      <w:r w:rsidRPr="00C857F0">
        <w:rPr>
          <w:rFonts w:ascii="FontbitDavid" w:hAnsi="FontbitDavid" w:hint="cs"/>
          <w:rtl/>
        </w:rPr>
        <w:t>עצם כשעורה</w:t>
      </w:r>
      <w:r w:rsidR="0009281B">
        <w:rPr>
          <w:rFonts w:ascii="FontbitDavid" w:hAnsi="FontbitDavid" w:hint="cs"/>
          <w:rtl/>
        </w:rPr>
        <w:t>,</w:t>
      </w:r>
      <w:r w:rsidRPr="00C857F0">
        <w:rPr>
          <w:rFonts w:ascii="FontbitDavid" w:hAnsi="FontbitDavid" w:hint="cs"/>
          <w:rtl/>
        </w:rPr>
        <w:t xml:space="preserve"> ואפ</w:t>
      </w:r>
      <w:r w:rsidRPr="00C857F0">
        <w:rPr>
          <w:rFonts w:ascii="FontbitDavid" w:hAnsi="FontbitDavid"/>
          <w:rtl/>
        </w:rPr>
        <w:t>"</w:t>
      </w:r>
      <w:r w:rsidRPr="00C857F0">
        <w:rPr>
          <w:rFonts w:ascii="FontbitDavid" w:hAnsi="FontbitDavid" w:hint="cs"/>
          <w:rtl/>
        </w:rPr>
        <w:t>ה ריבתה תורה</w:t>
      </w:r>
      <w:r w:rsidR="0009281B">
        <w:rPr>
          <w:rFonts w:ascii="FontbitDavid" w:hAnsi="FontbitDavid" w:hint="cs"/>
          <w:rtl/>
        </w:rPr>
        <w:t>.</w:t>
      </w:r>
      <w:r w:rsidRPr="00C857F0">
        <w:rPr>
          <w:rFonts w:ascii="FontbitDavid" w:hAnsi="FontbitDavid" w:hint="cs"/>
          <w:rtl/>
        </w:rPr>
        <w:t xml:space="preserve"> </w:t>
      </w:r>
    </w:p>
    <w:p w14:paraId="056BB40E" w14:textId="77777777" w:rsidR="00C857F0" w:rsidRDefault="00FF3740" w:rsidP="00C857F0">
      <w:pPr>
        <w:pStyle w:val="36"/>
        <w:framePr w:wrap="notBeside"/>
        <w:rPr>
          <w:rStyle w:val="afffffe"/>
          <w:rtl/>
        </w:rPr>
      </w:pPr>
      <w:r w:rsidRPr="00C857F0">
        <w:rPr>
          <w:rtl/>
        </w:rPr>
        <w:t>דתניא:</w:t>
      </w:r>
    </w:p>
    <w:p w14:paraId="65B52FBA" w14:textId="3360CD21" w:rsidR="00FF3740" w:rsidRPr="006F178A" w:rsidRDefault="00C96F55" w:rsidP="00FF3740">
      <w:pPr>
        <w:rPr>
          <w:rtl/>
        </w:rPr>
      </w:pPr>
      <w:r w:rsidRPr="00C96F55">
        <w:rPr>
          <w:rStyle w:val="27"/>
          <w:rFonts w:hint="cs"/>
          <w:rtl/>
        </w:rPr>
        <w:t>דתניא:</w:t>
      </w:r>
      <w:r>
        <w:rPr>
          <w:rStyle w:val="afffffe"/>
          <w:rFonts w:hint="cs"/>
          <w:rtl/>
        </w:rPr>
        <w:t xml:space="preserve"> </w:t>
      </w:r>
      <w:r w:rsidR="00FF3740" w:rsidRPr="0063694C">
        <w:rPr>
          <w:rStyle w:val="afffffe"/>
          <w:rFonts w:hint="cs"/>
          <w:rtl/>
        </w:rPr>
        <w:t>'</w:t>
      </w:r>
      <w:r w:rsidR="00FF3740" w:rsidRPr="0063694C">
        <w:rPr>
          <w:rStyle w:val="afffffe"/>
          <w:rtl/>
        </w:rPr>
        <w:t xml:space="preserve">על פני השדה' </w:t>
      </w:r>
      <w:r w:rsidR="00FF3740" w:rsidRPr="006F178A">
        <w:rPr>
          <w:rFonts w:ascii="FontbitDavid" w:hAnsi="FontbitDavid"/>
          <w:rtl/>
        </w:rPr>
        <w:t xml:space="preserve">- זה המאהיל על פני המת, </w:t>
      </w:r>
    </w:p>
    <w:p w14:paraId="72F4D40D" w14:textId="77777777" w:rsidR="00FF3740" w:rsidRPr="006F178A" w:rsidRDefault="00FF3740" w:rsidP="00C96F55">
      <w:pPr>
        <w:ind w:left="339"/>
        <w:rPr>
          <w:rtl/>
        </w:rPr>
      </w:pPr>
      <w:r w:rsidRPr="0063694C">
        <w:rPr>
          <w:rStyle w:val="afffffe"/>
          <w:rFonts w:hint="cs"/>
          <w:rtl/>
        </w:rPr>
        <w:t>'</w:t>
      </w:r>
      <w:r w:rsidRPr="0063694C">
        <w:rPr>
          <w:rStyle w:val="afffffe"/>
          <w:rtl/>
        </w:rPr>
        <w:t>בחלל</w:t>
      </w:r>
      <w:r w:rsidRPr="0063694C">
        <w:rPr>
          <w:rStyle w:val="afffffe"/>
          <w:rFonts w:hint="cs"/>
          <w:rtl/>
        </w:rPr>
        <w:t>'</w:t>
      </w:r>
      <w:r w:rsidRPr="0063694C">
        <w:rPr>
          <w:rStyle w:val="afffffe"/>
          <w:rtl/>
        </w:rPr>
        <w:t xml:space="preserve"> </w:t>
      </w:r>
      <w:r w:rsidRPr="006F178A">
        <w:rPr>
          <w:rtl/>
        </w:rPr>
        <w:t xml:space="preserve">- זה אבר מן החי ויש לו להעלות ארוכה, </w:t>
      </w:r>
    </w:p>
    <w:p w14:paraId="3577DCA0" w14:textId="77777777" w:rsidR="00FF3740" w:rsidRPr="006F178A" w:rsidRDefault="00FF3740" w:rsidP="00C96F55">
      <w:pPr>
        <w:ind w:left="339"/>
        <w:rPr>
          <w:rtl/>
        </w:rPr>
      </w:pPr>
      <w:r w:rsidRPr="0063694C">
        <w:rPr>
          <w:rStyle w:val="afffffe"/>
          <w:rFonts w:hint="cs"/>
          <w:rtl/>
        </w:rPr>
        <w:t>'</w:t>
      </w:r>
      <w:r w:rsidRPr="0063694C">
        <w:rPr>
          <w:rStyle w:val="afffffe"/>
          <w:rtl/>
        </w:rPr>
        <w:t>חרב</w:t>
      </w:r>
      <w:r w:rsidRPr="0063694C">
        <w:rPr>
          <w:rStyle w:val="afffffe"/>
          <w:rFonts w:hint="cs"/>
          <w:rtl/>
        </w:rPr>
        <w:t>'</w:t>
      </w:r>
      <w:r w:rsidRPr="0063694C">
        <w:rPr>
          <w:rStyle w:val="afffffe"/>
          <w:rtl/>
        </w:rPr>
        <w:t xml:space="preserve"> </w:t>
      </w:r>
      <w:r w:rsidRPr="006F178A">
        <w:rPr>
          <w:rtl/>
        </w:rPr>
        <w:t xml:space="preserve">- ה"ז כחלל, </w:t>
      </w:r>
    </w:p>
    <w:p w14:paraId="5257C129" w14:textId="77777777" w:rsidR="00FF3740" w:rsidRPr="006F178A" w:rsidRDefault="00FF3740" w:rsidP="00C96F55">
      <w:pPr>
        <w:ind w:left="339"/>
        <w:rPr>
          <w:rtl/>
        </w:rPr>
      </w:pPr>
      <w:r w:rsidRPr="0063694C">
        <w:rPr>
          <w:rStyle w:val="afffffe"/>
          <w:rFonts w:hint="cs"/>
          <w:rtl/>
        </w:rPr>
        <w:t>'</w:t>
      </w:r>
      <w:r w:rsidRPr="0063694C">
        <w:rPr>
          <w:rStyle w:val="afffffe"/>
          <w:rtl/>
        </w:rPr>
        <w:t>או במת</w:t>
      </w:r>
      <w:r w:rsidRPr="0063694C">
        <w:rPr>
          <w:rStyle w:val="afffffe"/>
          <w:rFonts w:hint="cs"/>
          <w:rtl/>
        </w:rPr>
        <w:t>'</w:t>
      </w:r>
      <w:r w:rsidRPr="0063694C">
        <w:rPr>
          <w:rStyle w:val="afffffe"/>
          <w:rtl/>
        </w:rPr>
        <w:t xml:space="preserve"> </w:t>
      </w:r>
      <w:r w:rsidRPr="006F178A">
        <w:rPr>
          <w:rtl/>
        </w:rPr>
        <w:t xml:space="preserve">- זה אבר הנחלל מן המת, </w:t>
      </w:r>
    </w:p>
    <w:p w14:paraId="0B9A3656" w14:textId="77777777" w:rsidR="00FF3740" w:rsidRPr="006F178A" w:rsidRDefault="00FF3740" w:rsidP="00C96F55">
      <w:pPr>
        <w:ind w:left="339"/>
        <w:rPr>
          <w:rtl/>
        </w:rPr>
      </w:pPr>
      <w:r w:rsidRPr="0063694C">
        <w:rPr>
          <w:rStyle w:val="afffffe"/>
          <w:rFonts w:hint="cs"/>
          <w:rtl/>
        </w:rPr>
        <w:t>'</w:t>
      </w:r>
      <w:r w:rsidRPr="0063694C">
        <w:rPr>
          <w:rStyle w:val="afffffe"/>
          <w:rtl/>
        </w:rPr>
        <w:t>או בעצם אדם</w:t>
      </w:r>
      <w:r w:rsidRPr="0063694C">
        <w:rPr>
          <w:rStyle w:val="afffffe"/>
          <w:rFonts w:hint="cs"/>
          <w:rtl/>
        </w:rPr>
        <w:t>'</w:t>
      </w:r>
      <w:r w:rsidRPr="0063694C">
        <w:rPr>
          <w:rStyle w:val="afffffe"/>
          <w:rtl/>
        </w:rPr>
        <w:t xml:space="preserve"> </w:t>
      </w:r>
      <w:r w:rsidRPr="006F178A">
        <w:rPr>
          <w:rtl/>
        </w:rPr>
        <w:t xml:space="preserve">- זה רובע עצמות, </w:t>
      </w:r>
    </w:p>
    <w:p w14:paraId="36233F0F" w14:textId="49CC55A1" w:rsidR="00FF3740" w:rsidRPr="006F178A" w:rsidRDefault="00FF3740" w:rsidP="00C96F55">
      <w:pPr>
        <w:ind w:left="339"/>
        <w:rPr>
          <w:rtl/>
        </w:rPr>
      </w:pPr>
      <w:r w:rsidRPr="0063694C">
        <w:rPr>
          <w:rStyle w:val="afffffe"/>
          <w:rFonts w:hint="cs"/>
          <w:rtl/>
        </w:rPr>
        <w:t>'</w:t>
      </w:r>
      <w:r w:rsidRPr="0063694C">
        <w:rPr>
          <w:rStyle w:val="afffffe"/>
          <w:rtl/>
        </w:rPr>
        <w:t>או בקבר</w:t>
      </w:r>
      <w:r w:rsidR="005F02E3">
        <w:rPr>
          <w:rStyle w:val="afffffe"/>
          <w:rFonts w:hint="cs"/>
          <w:rtl/>
        </w:rPr>
        <w:t>-</w:t>
      </w:r>
      <w:r w:rsidRPr="006F178A">
        <w:rPr>
          <w:rtl/>
        </w:rPr>
        <w:t>זה קבר סתום, דטומאה בוקעת ועולה בוקעת ויורדת.</w:t>
      </w:r>
    </w:p>
    <w:p w14:paraId="0136F6AC" w14:textId="77777777" w:rsidR="00FF3740" w:rsidRPr="006F178A" w:rsidRDefault="00FF3740" w:rsidP="00516202">
      <w:pPr>
        <w:pStyle w:val="affff5"/>
        <w:framePr w:wrap="around"/>
        <w:rPr>
          <w:rtl/>
        </w:rPr>
      </w:pPr>
      <w:r w:rsidRPr="006F178A">
        <w:rPr>
          <w:rFonts w:hint="cs"/>
          <w:rtl/>
        </w:rPr>
        <w:t>נד.</w:t>
      </w:r>
    </w:p>
    <w:p w14:paraId="34A1DE41" w14:textId="77777777" w:rsidR="00FF3740" w:rsidRPr="006F178A" w:rsidRDefault="00FF3740" w:rsidP="00FF3740">
      <w:pPr>
        <w:rPr>
          <w:rtl/>
        </w:rPr>
      </w:pPr>
      <w:r w:rsidRPr="006F178A">
        <w:rPr>
          <w:rFonts w:ascii="FontbitDavid" w:hAnsi="FontbitDavid"/>
          <w:rtl/>
        </w:rPr>
        <w:t xml:space="preserve">ואילו גבי נגיעה, </w:t>
      </w:r>
      <w:r w:rsidRPr="003D7C61">
        <w:rPr>
          <w:rStyle w:val="27"/>
          <w:rtl/>
        </w:rPr>
        <w:t>א</w:t>
      </w:r>
      <w:r w:rsidRPr="003D7C61">
        <w:rPr>
          <w:rStyle w:val="27"/>
          <w:rFonts w:hint="cs"/>
          <w:rtl/>
        </w:rPr>
        <w:t>ר</w:t>
      </w:r>
      <w:r w:rsidRPr="003D7C61">
        <w:rPr>
          <w:rStyle w:val="27"/>
          <w:rtl/>
        </w:rPr>
        <w:t>"</w:t>
      </w:r>
      <w:r w:rsidRPr="003D7C61">
        <w:rPr>
          <w:rStyle w:val="27"/>
          <w:rFonts w:hint="cs"/>
          <w:rtl/>
        </w:rPr>
        <w:t>י</w:t>
      </w:r>
      <w:r w:rsidRPr="006F178A">
        <w:rPr>
          <w:rFonts w:ascii="FontbitDavid" w:hAnsi="FontbitDavid" w:hint="cs"/>
          <w:rtl/>
        </w:rPr>
        <w:t xml:space="preserve"> </w:t>
      </w:r>
      <w:r w:rsidRPr="0009281B">
        <w:rPr>
          <w:rStyle w:val="afffffe"/>
          <w:rFonts w:hint="cs"/>
          <w:rtl/>
        </w:rPr>
        <w:t xml:space="preserve">ועל </w:t>
      </w:r>
      <w:r w:rsidRPr="0009281B">
        <w:rPr>
          <w:rStyle w:val="afffffe"/>
          <w:rtl/>
        </w:rPr>
        <w:t>הנוגע בעצם או בחלל</w:t>
      </w:r>
      <w:r w:rsidRPr="006F178A">
        <w:rPr>
          <w:rFonts w:ascii="FontbitDavid" w:hAnsi="FontbitDavid"/>
          <w:rtl/>
        </w:rPr>
        <w:t xml:space="preserve">, </w:t>
      </w:r>
    </w:p>
    <w:p w14:paraId="40D83F2D" w14:textId="77777777" w:rsidR="00FF3740" w:rsidRPr="006F178A" w:rsidRDefault="00FF3740" w:rsidP="005F02E3">
      <w:pPr>
        <w:ind w:left="226" w:firstLine="113"/>
        <w:rPr>
          <w:rtl/>
        </w:rPr>
      </w:pPr>
      <w:r w:rsidRPr="0063694C">
        <w:rPr>
          <w:rStyle w:val="afffffe"/>
          <w:rFonts w:hint="cs"/>
          <w:rtl/>
        </w:rPr>
        <w:t>'</w:t>
      </w:r>
      <w:r w:rsidRPr="0063694C">
        <w:rPr>
          <w:rStyle w:val="afffffe"/>
          <w:rtl/>
        </w:rPr>
        <w:t>בעצם</w:t>
      </w:r>
      <w:r w:rsidRPr="0063694C">
        <w:rPr>
          <w:rStyle w:val="afffffe"/>
          <w:rFonts w:hint="cs"/>
          <w:rtl/>
        </w:rPr>
        <w:t>'</w:t>
      </w:r>
      <w:r w:rsidRPr="0063694C">
        <w:rPr>
          <w:rStyle w:val="afffffe"/>
          <w:rtl/>
        </w:rPr>
        <w:t xml:space="preserve"> </w:t>
      </w:r>
      <w:r w:rsidRPr="006F178A">
        <w:rPr>
          <w:rtl/>
        </w:rPr>
        <w:t>- זה עצם כשעורה,</w:t>
      </w:r>
    </w:p>
    <w:p w14:paraId="42FC8557" w14:textId="77777777" w:rsidR="00FF3740" w:rsidRPr="006F178A" w:rsidRDefault="00FF3740" w:rsidP="005F02E3">
      <w:pPr>
        <w:ind w:left="226" w:firstLine="113"/>
        <w:rPr>
          <w:rtl/>
        </w:rPr>
      </w:pPr>
      <w:r w:rsidRPr="0063694C">
        <w:rPr>
          <w:rStyle w:val="afffffe"/>
          <w:rFonts w:hint="cs"/>
          <w:rtl/>
        </w:rPr>
        <w:t>'</w:t>
      </w:r>
      <w:r w:rsidRPr="0063694C">
        <w:rPr>
          <w:rStyle w:val="afffffe"/>
          <w:rtl/>
        </w:rPr>
        <w:t>או בחלל</w:t>
      </w:r>
      <w:r w:rsidRPr="0063694C">
        <w:rPr>
          <w:rStyle w:val="afffffe"/>
          <w:rFonts w:hint="cs"/>
          <w:rtl/>
        </w:rPr>
        <w:t>'</w:t>
      </w:r>
      <w:r w:rsidRPr="0063694C">
        <w:rPr>
          <w:rStyle w:val="afffffe"/>
          <w:rtl/>
        </w:rPr>
        <w:t xml:space="preserve"> </w:t>
      </w:r>
      <w:r w:rsidRPr="006F178A">
        <w:rPr>
          <w:rtl/>
        </w:rPr>
        <w:t xml:space="preserve">- זה אבר הנחלל מן החי ואין בו להעלות ארוכה, </w:t>
      </w:r>
    </w:p>
    <w:p w14:paraId="6C94309F" w14:textId="77777777" w:rsidR="00FF3740" w:rsidRPr="006F178A" w:rsidRDefault="00FF3740" w:rsidP="005F02E3">
      <w:pPr>
        <w:ind w:left="226" w:firstLine="113"/>
        <w:rPr>
          <w:rtl/>
        </w:rPr>
      </w:pPr>
      <w:r w:rsidRPr="0063694C">
        <w:rPr>
          <w:rStyle w:val="afffffe"/>
          <w:rFonts w:hint="cs"/>
          <w:rtl/>
        </w:rPr>
        <w:t>'</w:t>
      </w:r>
      <w:r w:rsidRPr="0063694C">
        <w:rPr>
          <w:rStyle w:val="afffffe"/>
          <w:rtl/>
        </w:rPr>
        <w:t>או במת</w:t>
      </w:r>
      <w:r w:rsidRPr="0063694C">
        <w:rPr>
          <w:rStyle w:val="afffffe"/>
          <w:rFonts w:hint="cs"/>
          <w:rtl/>
        </w:rPr>
        <w:t>'</w:t>
      </w:r>
      <w:r w:rsidRPr="0063694C">
        <w:rPr>
          <w:rStyle w:val="afffffe"/>
          <w:rtl/>
        </w:rPr>
        <w:t xml:space="preserve"> </w:t>
      </w:r>
      <w:r w:rsidRPr="006F178A">
        <w:rPr>
          <w:rtl/>
        </w:rPr>
        <w:t xml:space="preserve">- זה אבר הנחלל מן המת, </w:t>
      </w:r>
    </w:p>
    <w:p w14:paraId="0C1A31AF" w14:textId="5B2A0AA0" w:rsidR="00FF3740" w:rsidRPr="006F178A" w:rsidRDefault="00FF3740" w:rsidP="005F02E3">
      <w:pPr>
        <w:ind w:left="226" w:firstLine="113"/>
        <w:rPr>
          <w:rtl/>
        </w:rPr>
      </w:pPr>
      <w:r w:rsidRPr="0063694C">
        <w:rPr>
          <w:rStyle w:val="afffffe"/>
          <w:rFonts w:hint="cs"/>
          <w:rtl/>
        </w:rPr>
        <w:t>'</w:t>
      </w:r>
      <w:r w:rsidRPr="0063694C">
        <w:rPr>
          <w:rStyle w:val="afffffe"/>
          <w:rtl/>
        </w:rPr>
        <w:t xml:space="preserve">או בקבר </w:t>
      </w:r>
      <w:r w:rsidRPr="0063694C">
        <w:rPr>
          <w:rStyle w:val="afffffe"/>
          <w:rFonts w:hint="cs"/>
          <w:rtl/>
        </w:rPr>
        <w:t>'</w:t>
      </w:r>
      <w:r w:rsidRPr="0063694C">
        <w:rPr>
          <w:rStyle w:val="afffffe"/>
          <w:rtl/>
        </w:rPr>
        <w:t>-</w:t>
      </w:r>
      <w:r w:rsidRPr="006F178A">
        <w:rPr>
          <w:rtl/>
        </w:rPr>
        <w:t xml:space="preserve"> </w:t>
      </w:r>
      <w:r w:rsidRPr="0009281B">
        <w:rPr>
          <w:rStyle w:val="27"/>
          <w:rtl/>
        </w:rPr>
        <w:t>אר"ל:</w:t>
      </w:r>
      <w:r w:rsidRPr="006F178A">
        <w:rPr>
          <w:rtl/>
        </w:rPr>
        <w:t xml:space="preserve"> זה קבר שלפני הדיבור.</w:t>
      </w:r>
    </w:p>
    <w:p w14:paraId="12A567F3" w14:textId="77777777" w:rsidR="0009281B" w:rsidRDefault="00FF3740" w:rsidP="005F02E3">
      <w:pPr>
        <w:ind w:left="226" w:firstLine="113"/>
        <w:rPr>
          <w:rtl/>
        </w:rPr>
      </w:pPr>
      <w:r w:rsidRPr="006F178A">
        <w:rPr>
          <w:rtl/>
        </w:rPr>
        <w:t xml:space="preserve">האי אבר מן המת </w:t>
      </w:r>
      <w:r w:rsidR="0009281B">
        <w:rPr>
          <w:rFonts w:hint="cs"/>
          <w:rtl/>
        </w:rPr>
        <w:t>אי יש בו</w:t>
      </w:r>
      <w:r w:rsidRPr="006F178A">
        <w:rPr>
          <w:rtl/>
        </w:rPr>
        <w:t xml:space="preserve"> עצם כשעורה, היינו הנוגע בעצם! </w:t>
      </w:r>
    </w:p>
    <w:p w14:paraId="63F0CC08" w14:textId="04E3B463" w:rsidR="00FF3740" w:rsidRPr="006F178A" w:rsidRDefault="00FF3740" w:rsidP="002F2157">
      <w:pPr>
        <w:ind w:left="226" w:firstLine="113"/>
        <w:rPr>
          <w:rtl/>
        </w:rPr>
      </w:pPr>
      <w:r w:rsidRPr="006F178A">
        <w:rPr>
          <w:rtl/>
        </w:rPr>
        <w:t xml:space="preserve">אלא </w:t>
      </w:r>
      <w:r w:rsidR="0009281B">
        <w:rPr>
          <w:rFonts w:hint="cs"/>
          <w:rtl/>
        </w:rPr>
        <w:t>שאין בו</w:t>
      </w:r>
      <w:r w:rsidRPr="006F178A">
        <w:rPr>
          <w:rtl/>
        </w:rPr>
        <w:t xml:space="preserve"> </w:t>
      </w:r>
      <w:r w:rsidRPr="006F178A">
        <w:rPr>
          <w:rFonts w:hint="cs"/>
          <w:rtl/>
        </w:rPr>
        <w:t>ואפ</w:t>
      </w:r>
      <w:r w:rsidRPr="006F178A">
        <w:rPr>
          <w:rtl/>
        </w:rPr>
        <w:t>"</w:t>
      </w:r>
      <w:r w:rsidRPr="006F178A">
        <w:rPr>
          <w:rFonts w:hint="cs"/>
          <w:rtl/>
        </w:rPr>
        <w:t>ה ריבתה תורה</w:t>
      </w:r>
      <w:r w:rsidRPr="006F178A">
        <w:rPr>
          <w:rtl/>
        </w:rPr>
        <w:t xml:space="preserve">! </w:t>
      </w:r>
    </w:p>
    <w:p w14:paraId="357B4330" w14:textId="2DDB13C6" w:rsidR="0009281B" w:rsidRDefault="0009281B" w:rsidP="0009281B">
      <w:pPr>
        <w:pStyle w:val="36"/>
        <w:framePr w:wrap="notBeside"/>
        <w:rPr>
          <w:rtl/>
        </w:rPr>
      </w:pPr>
      <w:r>
        <w:rPr>
          <w:rFonts w:hint="cs"/>
          <w:rtl/>
        </w:rPr>
        <w:t>ו</w:t>
      </w:r>
      <w:r w:rsidR="00FF3740" w:rsidRPr="0009281B">
        <w:rPr>
          <w:rtl/>
        </w:rPr>
        <w:t>ר</w:t>
      </w:r>
      <w:r w:rsidR="00FF3740" w:rsidRPr="0009281B">
        <w:rPr>
          <w:rFonts w:hint="cs"/>
          <w:rtl/>
        </w:rPr>
        <w:t>י</w:t>
      </w:r>
      <w:r w:rsidR="00FF3740" w:rsidRPr="0009281B">
        <w:rPr>
          <w:rtl/>
        </w:rPr>
        <w:t>"</w:t>
      </w:r>
      <w:r>
        <w:rPr>
          <w:rFonts w:hint="cs"/>
          <w:rtl/>
        </w:rPr>
        <w:t xml:space="preserve">ו</w:t>
      </w:r>
      <w:del w:id="41089" w:author="Claude" w:date="2026-10-07T09:25:01Z">
        <w:r>
          <w:rPr>
            <w:rFonts w:hint="cs"/>
            <w:rtl/>
          </w:rPr>
          <w:delText xml:space="preserve"> </w:delText>
        </w:r>
      </w:del>
      <w:r w:rsidR="00FF3740" w:rsidRPr="0009281B">
        <w:rPr>
          <w:rtl/>
        </w:rPr>
        <w:t>:</w:t>
      </w:r>
    </w:p>
    <w:p w14:paraId="27D0375C" w14:textId="57199017" w:rsidR="00FF3740" w:rsidRPr="006F178A" w:rsidRDefault="00FF3740" w:rsidP="00FF3740">
      <w:pPr>
        <w:rPr>
          <w:rtl/>
        </w:rPr>
      </w:pPr>
      <w:r w:rsidRPr="0009281B">
        <w:rPr>
          <w:rFonts w:ascii="FontbitDavid" w:hAnsi="FontbitDavid"/>
          <w:rtl/>
        </w:rPr>
        <w:t>לעולם ד</w:t>
      </w:r>
      <w:r w:rsidR="0009281B">
        <w:rPr>
          <w:rFonts w:ascii="FontbitDavid" w:hAnsi="FontbitDavid" w:hint="cs"/>
          <w:rtl/>
        </w:rPr>
        <w:t>יש בו</w:t>
      </w:r>
      <w:r w:rsidRPr="0009281B">
        <w:rPr>
          <w:rFonts w:ascii="FontbitDavid" w:hAnsi="FontbitDavid"/>
          <w:rtl/>
        </w:rPr>
        <w:t>, ואם אינו ענין למגעו תנהו ענין למשאו.</w:t>
      </w:r>
    </w:p>
    <w:p w14:paraId="2B8817DE" w14:textId="77777777" w:rsidR="002F2157" w:rsidRPr="006F178A" w:rsidRDefault="002F2157" w:rsidP="002F2157">
      <w:pPr>
        <w:pStyle w:val="afffffb"/>
        <w:rPr>
          <w:rtl/>
        </w:rPr>
      </w:pPr>
      <w:r w:rsidRPr="00B31A8E">
        <w:rPr>
          <w:rFonts w:ascii="BA • Vilna Light" w:hAnsi="BA • Vilna Light" w:cs="BA • Vilna Light" w:hint="cs"/>
          <w:rtl/>
        </w:rPr>
        <w:t>***</w:t>
      </w:r>
      <w:r>
        <w:rPr>
          <w:rFonts w:ascii="BA • Vilna Light" w:hAnsi="BA • Vilna Light" w:cs="BA • Vilna Light" w:hint="cs"/>
          <w:rtl/>
        </w:rPr>
        <w:t>*</w:t>
      </w:r>
    </w:p>
    <w:p w14:paraId="70E2C966" w14:textId="77777777" w:rsidR="004B1A9B" w:rsidRDefault="004B1A9B">
      <w:pPr>
        <w:bidi w:val="0"/>
        <w:spacing w:after="160" w:line="259" w:lineRule="auto"/>
        <w:jc w:val="left"/>
        <w:rPr>
          <w:rFonts w:cs="BA Vilna Bold"/>
          <w:b/>
          <w:spacing w:val="8"/>
          <w:sz w:val="20"/>
          <w:szCs w:val="17"/>
          <w:rtl/>
        </w:rPr>
      </w:pPr>
      <w:r>
        <w:rPr>
          <w:b/>
          <w:sz w:val="20"/>
          <w:rtl/>
        </w:rPr>
        <w:br w:type="page"/>
      </w:r>
    </w:p>
    <w:p w14:paraId="677D3684" w14:textId="5264677B" w:rsidR="00FF3740" w:rsidRPr="006F178A" w:rsidRDefault="00FF3740" w:rsidP="00FF3740">
      <w:pPr>
        <w:pStyle w:val="afffff3"/>
        <w:rPr>
          <w:b/>
          <w:sz w:val="20"/>
          <w:rtl/>
        </w:rPr>
      </w:pPr>
      <w:ins w:id="9872" w:author="מספור קטעי משנה" w:date="2026-10-06T06:45:37Z">
        <w:r>
          <w:rPr>
            <w:rStyle w:val="MisparKeta"/>
          </w:rPr>
          <w:t xml:space="preserve">א. </w:t>
        </w:r>
      </w:ins>
      <w:r w:rsidRPr="006F178A">
        <w:rPr>
          <w:b/>
          <w:rtl/>
          <w:rPrChange w:id="40053" w:author="Claude" w:date="2026-10-06T13:34:43Z">
            <w:rPr>
              <w:b/>
              <w:sz w:val="20"/>
              <w:rtl/>
            </w:rPr>
          </w:rPrChange>
        </w:rPr>
        <w:lastRenderedPageBreak/>
        <w:t>ומזה בשלישי ובשביעי וסותר וכו'.</w:t>
      </w:r>
    </w:p>
    <w:p w14:paraId="67B725B7" w14:textId="77777777" w:rsidR="002F2157" w:rsidRDefault="00FF3740" w:rsidP="002F2157">
      <w:pPr>
        <w:pStyle w:val="36"/>
        <w:framePr w:wrap="notBeside"/>
        <w:rPr>
          <w:rFonts w:ascii="FontbitDavid" w:hAnsi="FontbitDavid"/>
          <w:rtl/>
        </w:rPr>
      </w:pPr>
      <w:r w:rsidRPr="002F2157">
        <w:rPr>
          <w:rtl/>
        </w:rPr>
        <w:t xml:space="preserve">איבעיא להו: </w:t>
      </w:r>
    </w:p>
    <w:p w14:paraId="49A156DF" w14:textId="78A96FC8" w:rsidR="00FF3740" w:rsidRPr="006F178A" w:rsidRDefault="00A86E38" w:rsidP="00FF3740">
      <w:pPr>
        <w:rPr>
          <w:rtl/>
        </w:rPr>
      </w:pPr>
      <w:r>
        <w:rPr>
          <w:rFonts w:ascii="FontbitDavid" w:hAnsi="FontbitDavid" w:hint="cs"/>
          <w:rtl/>
        </w:rPr>
        <w:t>'</w:t>
      </w:r>
      <w:r w:rsidR="00FF3740" w:rsidRPr="006F178A">
        <w:rPr>
          <w:rFonts w:ascii="FontbitDavid" w:hAnsi="FontbitDavid"/>
          <w:rtl/>
        </w:rPr>
        <w:t>עד שיטהר</w:t>
      </w:r>
      <w:r>
        <w:rPr>
          <w:rFonts w:ascii="FontbitDavid" w:hAnsi="FontbitDavid" w:hint="cs"/>
          <w:rtl/>
        </w:rPr>
        <w:t>'</w:t>
      </w:r>
      <w:r w:rsidR="00FF3740" w:rsidRPr="006F178A">
        <w:rPr>
          <w:rFonts w:ascii="FontbitDavid" w:hAnsi="FontbitDavid"/>
          <w:rtl/>
        </w:rPr>
        <w:t xml:space="preserve">, בשביעי קאי, </w:t>
      </w:r>
      <w:r>
        <w:rPr>
          <w:rFonts w:ascii="FontbitDavid" w:hAnsi="FontbitDavid" w:hint="cs"/>
          <w:rtl/>
        </w:rPr>
        <w:t>ו</w:t>
      </w:r>
      <w:r w:rsidR="00FF3740" w:rsidRPr="006F178A">
        <w:rPr>
          <w:rFonts w:ascii="FontbitDavid" w:hAnsi="FontbitDavid"/>
          <w:rtl/>
        </w:rPr>
        <w:t xml:space="preserve">עד דעביד הערב שמש, </w:t>
      </w:r>
      <w:r w:rsidR="002F2157">
        <w:rPr>
          <w:rFonts w:ascii="FontbitDavid" w:hAnsi="FontbitDavid" w:hint="cs"/>
          <w:rtl/>
        </w:rPr>
        <w:t xml:space="preserve">- </w:t>
      </w:r>
      <w:r w:rsidR="002F2157" w:rsidRPr="00A86E38">
        <w:rPr>
          <w:rStyle w:val="27"/>
          <w:rFonts w:hint="cs"/>
          <w:rtl/>
        </w:rPr>
        <w:t>וכר''א</w:t>
      </w:r>
      <w:r w:rsidR="002F2157">
        <w:rPr>
          <w:rFonts w:ascii="FontbitDavid" w:hAnsi="FontbitDavid" w:hint="cs"/>
          <w:rtl/>
        </w:rPr>
        <w:t>.</w:t>
      </w:r>
    </w:p>
    <w:p w14:paraId="4D8E7896" w14:textId="56A1ADC6" w:rsidR="00FF3740" w:rsidRPr="006F178A" w:rsidRDefault="00A86E38" w:rsidP="00A86E38">
      <w:pPr>
        <w:ind w:left="339" w:firstLine="113"/>
        <w:rPr>
          <w:rtl/>
        </w:rPr>
      </w:pPr>
      <w:r>
        <w:rPr>
          <w:rStyle w:val="27"/>
          <w:rFonts w:hint="cs"/>
          <w:rtl/>
        </w:rPr>
        <w:t xml:space="preserve">  </w:t>
      </w:r>
      <w:r w:rsidR="00FF3740" w:rsidRPr="00A86E38">
        <w:rPr>
          <w:rStyle w:val="27"/>
          <w:rFonts w:hint="cs"/>
          <w:rtl/>
        </w:rPr>
        <w:t>א</w:t>
      </w:r>
      <w:r w:rsidRPr="00A86E38">
        <w:rPr>
          <w:rStyle w:val="27"/>
          <w:rFonts w:hint="cs"/>
          <w:rtl/>
        </w:rPr>
        <w:t>ו</w:t>
      </w:r>
      <w:r w:rsidR="00FF3740" w:rsidRPr="00A86E38">
        <w:rPr>
          <w:rStyle w:val="27"/>
          <w:rFonts w:hint="cs"/>
          <w:rtl/>
        </w:rPr>
        <w:t xml:space="preserve"> </w:t>
      </w:r>
      <w:r w:rsidR="00FF3740" w:rsidRPr="006F178A">
        <w:rPr>
          <w:rtl/>
        </w:rPr>
        <w:t>בשמיני קאי, עד שיביא קרבנותיו,</w:t>
      </w:r>
      <w:r w:rsidR="00FF3740" w:rsidRPr="00FB6995">
        <w:rPr>
          <w:rStyle w:val="27"/>
          <w:rtl/>
        </w:rPr>
        <w:t xml:space="preserve"> ו</w:t>
      </w:r>
      <w:r w:rsidR="002F2157" w:rsidRPr="00FB6995">
        <w:rPr>
          <w:rStyle w:val="27"/>
          <w:rFonts w:hint="cs"/>
          <w:rtl/>
        </w:rPr>
        <w:t>כ</w:t>
      </w:r>
      <w:r w:rsidR="00FF3740" w:rsidRPr="00FB6995">
        <w:rPr>
          <w:rStyle w:val="27"/>
          <w:rtl/>
        </w:rPr>
        <w:t>רבנן</w:t>
      </w:r>
      <w:r w:rsidR="00FF3740" w:rsidRPr="006F178A">
        <w:rPr>
          <w:rtl/>
        </w:rPr>
        <w:t xml:space="preserve">? </w:t>
      </w:r>
    </w:p>
    <w:p w14:paraId="16BC52F2" w14:textId="3E12BE9B" w:rsidR="00FB6995" w:rsidRDefault="00FF3740" w:rsidP="00FB6995">
      <w:pPr>
        <w:pStyle w:val="36"/>
        <w:framePr w:wrap="notBeside"/>
        <w:rPr>
          <w:rtl/>
        </w:rPr>
      </w:pPr>
      <w:r w:rsidRPr="00FB6995">
        <w:rPr>
          <w:rFonts w:hint="cs"/>
          <w:rtl/>
        </w:rPr>
        <w:t>ת</w:t>
      </w:r>
      <w:r w:rsidRPr="00FB6995">
        <w:rPr>
          <w:rtl/>
        </w:rPr>
        <w:t>"</w:t>
      </w:r>
      <w:r w:rsidRPr="00FB6995">
        <w:rPr>
          <w:rFonts w:hint="cs"/>
          <w:rtl/>
        </w:rPr>
        <w:t xml:space="preserve">ש </w:t>
      </w:r>
      <w:r w:rsidR="00FB6995">
        <w:rPr>
          <w:rFonts w:hint="cs"/>
          <w:rtl/>
        </w:rPr>
        <w:t xml:space="preserve"> מסיפא:</w:t>
      </w:r>
    </w:p>
    <w:p w14:paraId="6DB4E895" w14:textId="6E35328C" w:rsidR="00FF3740" w:rsidRPr="006F178A" w:rsidRDefault="00FF3740" w:rsidP="00FF3740">
      <w:pPr>
        <w:rPr>
          <w:rtl/>
        </w:rPr>
      </w:pPr>
      <w:r w:rsidRPr="006F178A">
        <w:rPr>
          <w:rtl/>
        </w:rPr>
        <w:t xml:space="preserve">מתחיל ומונה מיד, הא רישא </w:t>
      </w:r>
      <w:r w:rsidR="00FB6995">
        <w:rPr>
          <w:rtl/>
        </w:rPr>
        <w:t>–</w:t>
      </w:r>
      <w:r w:rsidR="00FB6995">
        <w:rPr>
          <w:rFonts w:hint="cs"/>
          <w:rtl/>
        </w:rPr>
        <w:t xml:space="preserve"> '</w:t>
      </w:r>
      <w:r w:rsidRPr="006F178A">
        <w:rPr>
          <w:rtl/>
        </w:rPr>
        <w:t>עד שיטהר</w:t>
      </w:r>
      <w:r w:rsidR="00FB6995">
        <w:rPr>
          <w:rFonts w:hint="cs"/>
          <w:rtl/>
        </w:rPr>
        <w:t>'</w:t>
      </w:r>
      <w:r w:rsidRPr="006F178A">
        <w:rPr>
          <w:rtl/>
        </w:rPr>
        <w:t xml:space="preserve"> </w:t>
      </w:r>
      <w:r w:rsidR="00FB6995">
        <w:rPr>
          <w:rFonts w:hint="cs"/>
          <w:rtl/>
        </w:rPr>
        <w:t xml:space="preserve">היינו </w:t>
      </w:r>
      <w:r w:rsidRPr="006F178A">
        <w:rPr>
          <w:rtl/>
        </w:rPr>
        <w:t>עד שיביא קרבנותיו,</w:t>
      </w:r>
    </w:p>
    <w:p w14:paraId="504B9104" w14:textId="4EF7B77B" w:rsidR="00FF3740" w:rsidRPr="006F178A" w:rsidRDefault="00FF3740" w:rsidP="00FF3740">
      <w:pPr>
        <w:rPr>
          <w:rtl/>
        </w:rPr>
      </w:pPr>
      <w:r w:rsidRPr="00FB6995">
        <w:rPr>
          <w:rStyle w:val="27"/>
          <w:rFonts w:hint="cs"/>
          <w:rtl/>
        </w:rPr>
        <w:t>ו</w:t>
      </w:r>
      <w:r w:rsidR="00FB6995" w:rsidRPr="00FB6995">
        <w:rPr>
          <w:rStyle w:val="27"/>
          <w:rFonts w:hint="cs"/>
          <w:rtl/>
        </w:rPr>
        <w:t>כ</w:t>
      </w:r>
      <w:r w:rsidRPr="00FB6995">
        <w:rPr>
          <w:rStyle w:val="27"/>
          <w:rFonts w:hint="cs"/>
          <w:rtl/>
        </w:rPr>
        <w:t>רבנן</w:t>
      </w:r>
      <w:r w:rsidR="00FB6995" w:rsidRPr="00FB6995">
        <w:rPr>
          <w:rStyle w:val="27"/>
          <w:rFonts w:hint="cs"/>
          <w:rtl/>
        </w:rPr>
        <w:t xml:space="preserve"> שאמרו</w:t>
      </w:r>
      <w:r w:rsidRPr="00FB6995">
        <w:rPr>
          <w:rStyle w:val="27"/>
          <w:rtl/>
        </w:rPr>
        <w:t>:</w:t>
      </w:r>
      <w:r w:rsidRPr="006F178A">
        <w:rPr>
          <w:rtl/>
        </w:rPr>
        <w:t xml:space="preserve"> נזירות דטהרה עד שמיני לא חיילא.</w:t>
      </w:r>
    </w:p>
    <w:p w14:paraId="7E072E13" w14:textId="77777777" w:rsidR="00FF3740" w:rsidRPr="006F178A" w:rsidRDefault="00FF3740" w:rsidP="000F6CD2">
      <w:pPr>
        <w:pStyle w:val="afffffb"/>
        <w:rPr>
          <w:rtl/>
        </w:rPr>
      </w:pPr>
      <w:r>
        <w:rPr>
          <w:rtl/>
        </w:rPr>
        <w:t>׹</w:t>
      </w:r>
    </w:p>
    <w:p w14:paraId="747F971E" w14:textId="77777777" w:rsidR="00FF3740" w:rsidRPr="004B1A9B" w:rsidRDefault="00FF3740" w:rsidP="004B1A9B">
      <w:pPr>
        <w:pStyle w:val="affffff2"/>
        <w:framePr w:wrap="around"/>
        <w:rPr>
          <w:rtl/>
        </w:rPr>
      </w:pPr>
      <w:del w:id="20221" w:author="קלוד" w:date="2026-10-06T10:09:33Z">
        <w:r>
          <w:rPr>
            <w:rtl/>
          </w:rPr>
          <w:delText xml:space="preserve">מתני'.</w:delText>
        </w:r>
      </w:del>
      <w:ins w:id="20222" w:author="קלוד" w:date="2026-10-06T10:09:33Z">
        <w:r>
          <w:rPr>
            <w:rtl/>
          </w:rPr>
          <w:t xml:space="preserve">משנה ג</w:t>
        </w:r>
      </w:ins>
    </w:p>
    <w:p w14:paraId="5DD562CA" w14:textId="77777777" w:rsidR="00FF3740" w:rsidRPr="006F178A" w:rsidRDefault="00FF3740" w:rsidP="00FF3740">
      <w:pPr>
        <w:pStyle w:val="affffb"/>
        <w:spacing w:before="120"/>
        <w:rPr>
          <w:rtl/>
        </w:rPr>
        <w:pPrChange w:id="90048" w:author="קלוד" w:date="2026-10-08T12:08:16Z">
          <w:pPr>
            <w:pStyle w:val="affffb"/>
          </w:pPr>
        </w:pPrChange>
      </w:pPr>
      <w:r w:rsidRPr="006F178A">
        <w:rPr>
          <w:rtl/>
        </w:rPr>
        <w:t xml:space="preserve">אבל הסככות, והפרעות, ובית הפרס, וארץ העמים, והגולל, והדופק, ורביעית דם, ואהל, ורובע עצמות, וכלים הנוגעים במת, ובימי ספרו, ובימי גמרו - על אלו אין הנזיר מגלח, ומזה בשלישי </w:t>
      </w:r>
      <w:r w:rsidRPr="00392931">
        <w:rPr>
          <w:rtl/>
        </w:rPr>
        <w:t>ובשביעי, ואינו סותר את הקודמים, ומתחיל ומונה מיד, וקרבן אין לו.</w:t>
      </w:r>
    </w:p>
    <w:p w14:paraId="5E3BDA30" w14:textId="77777777" w:rsidR="00FF3740" w:rsidRPr="006F178A" w:rsidRDefault="00FF3740" w:rsidP="00516202">
      <w:pPr>
        <w:pStyle w:val="affff5"/>
        <w:framePr w:wrap="around"/>
        <w:rPr>
          <w:rtl/>
        </w:rPr>
      </w:pPr>
      <w:r w:rsidRPr="006F178A">
        <w:rPr>
          <w:rFonts w:hint="cs"/>
          <w:rtl/>
        </w:rPr>
        <w:t>נד:</w:t>
      </w:r>
    </w:p>
    <w:p>
      <w:pPr>
        <w:pStyle w:val="affffff2"/>
        <w:rPr>
          <w:ins w:id="20320" w:author="קלוד" w:date="2026-10-06T10:09:33Z"/>
        </w:rPr>
      </w:pPr>
      <w:ins w:id="20319" w:author="קלוד" w:date="2026-10-06T10:09:33Z">
        <w:r>
          <w:t xml:space="preserve">משנה ג</w:t>
        </w:r>
      </w:ins>
    </w:p>
    <w:p w14:paraId="392E587A" w14:textId="77777777" w:rsidR="00FF3740" w:rsidRPr="006F178A" w:rsidRDefault="00FF3740" w:rsidP="00C35ABB">
      <w:pPr>
        <w:pStyle w:val="affffb"/>
        <w:spacing w:after="120"/>
        <w:rPr>
          <w:rtl/>
        </w:rPr>
      </w:pPr>
      <w:r w:rsidRPr="00DA424D">
        <w:rPr>
          <w:rStyle w:val="TanaimMishna"/>
          <w:rtl/>
          <w:rPrChange w:id="20153" w:author="קלוד" w:date="2026-10-06T10:09:33Z">
            <w:rPr>
              <w:rStyle w:val="27"/>
              <w:rtl/>
            </w:rPr>
          </w:rPrChange>
        </w:rPr>
        <w:t xml:space="preserve">באמת אמרו: </w:t>
      </w:r>
      <w:r w:rsidRPr="006F178A">
        <w:rPr>
          <w:b/>
          <w:rtl/>
          <w:rPrChange w:id="40054" w:author="Claude" w:date="2026-10-06T13:34:43Z">
            <w:rPr>
              <w:b/>
              <w:sz w:val="20"/>
              <w:rtl/>
            </w:rPr>
          </w:rPrChange>
        </w:rPr>
        <w:t>ימי הזב והזבה וימי הסגרו של מצורע - הרי אלו עולין לו.</w:t>
      </w:r>
    </w:p>
    <w:p w14:paraId="57313AEE" w14:textId="49BD76AD" w:rsidR="00FF3740" w:rsidRDefault="00FF3740" w:rsidP="00FF3740">
      <w:pPr>
        <w:rPr>
          <w:rtl/>
        </w:rPr>
      </w:pPr>
      <w:r w:rsidRPr="006F178A">
        <w:rPr>
          <w:rStyle w:val="afffff4"/>
          <w:b/>
          <w:sz w:val="20"/>
          <w:rtl/>
        </w:rPr>
        <w:t>ואלו הן הסככות</w:t>
      </w:r>
      <w:r w:rsidRPr="006F178A">
        <w:rPr>
          <w:rtl/>
        </w:rPr>
        <w:t xml:space="preserve"> אילן המיסך על הארץ, ופרעות - היוצאות מן הגדר.</w:t>
      </w:r>
    </w:p>
    <w:p w14:paraId="219E8AC9" w14:textId="77777777" w:rsidR="00E86049" w:rsidRPr="006F178A" w:rsidRDefault="00E86049" w:rsidP="00E86049">
      <w:pPr>
        <w:pStyle w:val="afffffb"/>
        <w:rPr>
          <w:rtl/>
        </w:rPr>
      </w:pPr>
      <w:r w:rsidRPr="00B31A8E">
        <w:rPr>
          <w:rFonts w:ascii="BA • Vilna Light" w:hAnsi="BA • Vilna Light" w:cs="BA • Vilna Light" w:hint="cs"/>
          <w:rtl/>
        </w:rPr>
        <w:t>***</w:t>
      </w:r>
      <w:r>
        <w:rPr>
          <w:rFonts w:ascii="BA • Vilna Light" w:hAnsi="BA • Vilna Light" w:cs="BA • Vilna Light" w:hint="cs"/>
          <w:rtl/>
        </w:rPr>
        <w:t>*</w:t>
      </w:r>
    </w:p>
    <w:p w14:paraId="5561BDAE" w14:textId="77777777" w:rsidR="00294324" w:rsidRDefault="00294324">
      <w:pPr>
        <w:bidi w:val="0"/>
        <w:spacing w:after="160" w:line="259" w:lineRule="auto"/>
        <w:jc w:val="left"/>
        <w:rPr>
          <w:rFonts w:cs="BA Vilna Bold"/>
          <w:b/>
          <w:spacing w:val="8"/>
          <w:sz w:val="20"/>
          <w:szCs w:val="17"/>
        </w:rPr>
      </w:pPr>
      <w:r>
        <w:rPr>
          <w:b/>
          <w:sz w:val="20"/>
          <w:rtl/>
        </w:rPr>
        <w:br w:type="page"/>
      </w:r>
    </w:p>
    <w:p w14:paraId="16AE9F98" w14:textId="7CEAC3AD" w:rsidR="00FF3740" w:rsidRPr="006F178A" w:rsidRDefault="00FF3740" w:rsidP="00FF3740">
      <w:pPr>
        <w:pStyle w:val="afffff3"/>
        <w:rPr>
          <w:b/>
          <w:sz w:val="20"/>
          <w:rtl/>
        </w:rPr>
      </w:pPr>
      <w:ins w:id="9873" w:author="מספור קטעי משנה" w:date="2026-10-06T06:45:37Z">
        <w:r>
          <w:rPr>
            <w:rStyle w:val="MisparKeta"/>
          </w:rPr>
          <w:t xml:space="preserve">א. </w:t>
        </w:r>
      </w:ins>
      <w:r w:rsidRPr="006F178A">
        <w:rPr>
          <w:b/>
          <w:rtl/>
          <w:rPrChange w:id="40055" w:author="Claude" w:date="2026-10-06T13:34:43Z">
            <w:rPr>
              <w:b/>
              <w:sz w:val="20"/>
              <w:rtl/>
            </w:rPr>
          </w:rPrChange>
        </w:rPr>
        <w:lastRenderedPageBreak/>
        <w:t>וארץ העמים.</w:t>
      </w:r>
    </w:p>
    <w:p w14:paraId="100292EE" w14:textId="77777777" w:rsidR="00E86049" w:rsidRDefault="00FF3740" w:rsidP="00E86049">
      <w:pPr>
        <w:pStyle w:val="36"/>
        <w:framePr w:wrap="notBeside"/>
        <w:rPr>
          <w:rFonts w:ascii="FontbitDavid" w:hAnsi="FontbitDavid"/>
          <w:rtl/>
        </w:rPr>
      </w:pPr>
      <w:r w:rsidRPr="00E86049">
        <w:rPr>
          <w:rtl/>
        </w:rPr>
        <w:t>• איבעיא להו:</w:t>
      </w:r>
    </w:p>
    <w:p w14:paraId="442D499C" w14:textId="03230C43" w:rsidR="00FF3740" w:rsidRPr="006F178A" w:rsidRDefault="00FF3740" w:rsidP="00E86049">
      <w:pPr>
        <w:pStyle w:val="a7"/>
        <w:rPr>
          <w:rtl/>
        </w:rPr>
      </w:pPr>
      <w:r w:rsidRPr="006F178A">
        <w:rPr>
          <w:rtl/>
        </w:rPr>
        <w:t xml:space="preserve">ארץ העמים, </w:t>
      </w:r>
      <w:r w:rsidR="00E86049">
        <w:rPr>
          <w:rFonts w:hint="cs"/>
          <w:rtl/>
        </w:rPr>
        <w:t xml:space="preserve">גזרו </w:t>
      </w:r>
      <w:r w:rsidRPr="006F178A">
        <w:rPr>
          <w:rtl/>
        </w:rPr>
        <w:t xml:space="preserve">משום אוירא </w:t>
      </w:r>
      <w:r w:rsidRPr="006F178A">
        <w:rPr>
          <w:rFonts w:hint="cs"/>
          <w:rtl/>
        </w:rPr>
        <w:t>או משום</w:t>
      </w:r>
      <w:r w:rsidRPr="006F178A">
        <w:rPr>
          <w:rtl/>
        </w:rPr>
        <w:t xml:space="preserve"> גושא? </w:t>
      </w:r>
    </w:p>
    <w:p w14:paraId="501507C1" w14:textId="6D655E0C" w:rsidR="00E86049" w:rsidRDefault="00E86049" w:rsidP="00E86049">
      <w:pPr>
        <w:pStyle w:val="36"/>
        <w:framePr w:wrap="notBeside"/>
        <w:rPr>
          <w:rtl/>
        </w:rPr>
      </w:pPr>
      <w:r>
        <w:rPr>
          <w:rFonts w:hint="cs"/>
          <w:rtl/>
        </w:rPr>
        <w:t xml:space="preserve">א. </w:t>
      </w:r>
      <w:r w:rsidR="00C20DDB">
        <w:rPr>
          <w:rFonts w:hint="cs"/>
          <w:rtl/>
        </w:rPr>
        <w:t xml:space="preserve">         </w:t>
      </w:r>
      <w:r w:rsidR="00FF3740" w:rsidRPr="00E86049">
        <w:rPr>
          <w:rtl/>
        </w:rPr>
        <w:t>ת"ש</w:t>
      </w:r>
      <w:r>
        <w:rPr>
          <w:rFonts w:hint="cs"/>
          <w:rtl/>
        </w:rPr>
        <w:t>:</w:t>
      </w:r>
      <w:r w:rsidR="00FF3740" w:rsidRPr="00E86049">
        <w:rPr>
          <w:rtl/>
        </w:rPr>
        <w:t xml:space="preserve"> </w:t>
      </w:r>
    </w:p>
    <w:p w14:paraId="186DB2C7" w14:textId="1B637035" w:rsidR="00FF3740" w:rsidRPr="006F178A" w:rsidRDefault="00FF3740" w:rsidP="00FF3740">
      <w:pPr>
        <w:rPr>
          <w:rtl/>
        </w:rPr>
      </w:pPr>
      <w:r w:rsidRPr="006F178A">
        <w:rPr>
          <w:rtl/>
        </w:rPr>
        <w:t>ומזה בשלישי ובשביעי</w:t>
      </w:r>
      <w:r w:rsidR="001A7DD4">
        <w:rPr>
          <w:rtl/>
        </w:rPr>
        <w:t>.</w:t>
      </w:r>
      <w:r w:rsidRPr="006F178A">
        <w:rPr>
          <w:rFonts w:hint="cs"/>
          <w:rtl/>
        </w:rPr>
        <w:t xml:space="preserve"> </w:t>
      </w:r>
      <w:r w:rsidRPr="006F178A">
        <w:rPr>
          <w:rtl/>
        </w:rPr>
        <w:t xml:space="preserve">ואי משום אוירא, </w:t>
      </w:r>
      <w:r w:rsidR="00B83E81">
        <w:rPr>
          <w:rFonts w:hint="cs"/>
          <w:rtl/>
        </w:rPr>
        <w:t xml:space="preserve">ל''ל </w:t>
      </w:r>
      <w:r w:rsidRPr="006F178A">
        <w:rPr>
          <w:rtl/>
        </w:rPr>
        <w:t>הזאה</w:t>
      </w:r>
      <w:r w:rsidR="00B83E81">
        <w:rPr>
          <w:rFonts w:hint="cs"/>
          <w:rtl/>
        </w:rPr>
        <w:t>.</w:t>
      </w:r>
      <w:r w:rsidRPr="006F178A">
        <w:rPr>
          <w:rtl/>
        </w:rPr>
        <w:t xml:space="preserve"> </w:t>
      </w:r>
    </w:p>
    <w:p w14:paraId="61A83E92" w14:textId="77777777" w:rsidR="00E86049" w:rsidRDefault="00FF3740" w:rsidP="00E86049">
      <w:pPr>
        <w:pStyle w:val="36"/>
        <w:framePr w:wrap="notBeside"/>
        <w:rPr>
          <w:rFonts w:ascii="FontbitDavid" w:hAnsi="FontbitDavid"/>
          <w:rtl/>
        </w:rPr>
      </w:pPr>
      <w:r w:rsidRPr="00E86049">
        <w:rPr>
          <w:rFonts w:hint="cs"/>
          <w:rtl/>
        </w:rPr>
        <w:t>ודחי'</w:t>
      </w:r>
    </w:p>
    <w:p w14:paraId="268C383D" w14:textId="0F060AC9" w:rsidR="00E86049" w:rsidRDefault="00FF3740" w:rsidP="00FF3740">
      <w:pPr>
        <w:rPr>
          <w:rFonts w:ascii="FontbitDavid" w:hAnsi="FontbitDavid"/>
          <w:rtl/>
        </w:rPr>
      </w:pPr>
      <w:r w:rsidRPr="00E86049">
        <w:rPr>
          <w:rFonts w:ascii="FontbitDavid" w:hAnsi="FontbitDavid" w:hint="cs"/>
          <w:rtl/>
        </w:rPr>
        <w:t>דלעולם משום אוירא</w:t>
      </w:r>
      <w:r w:rsidR="00C74814">
        <w:rPr>
          <w:rFonts w:ascii="FontbitDavid" w:hAnsi="FontbitDavid" w:hint="cs"/>
          <w:rtl/>
        </w:rPr>
        <w:t>,</w:t>
      </w:r>
      <w:r w:rsidRPr="00E86049">
        <w:rPr>
          <w:rFonts w:ascii="FontbitDavid" w:hAnsi="FontbitDavid" w:hint="cs"/>
          <w:rtl/>
        </w:rPr>
        <w:t xml:space="preserve"> ותני </w:t>
      </w:r>
      <w:r w:rsidR="00C74814">
        <w:rPr>
          <w:rFonts w:ascii="FontbitDavid" w:hAnsi="FontbitDavid" w:hint="cs"/>
          <w:rtl/>
        </w:rPr>
        <w:t>הזאה, על השאר</w:t>
      </w:r>
      <w:r w:rsidRPr="00E86049">
        <w:rPr>
          <w:rFonts w:ascii="FontbitDavid" w:hAnsi="FontbitDavid" w:hint="cs"/>
          <w:rtl/>
        </w:rPr>
        <w:t xml:space="preserve"> </w:t>
      </w:r>
    </w:p>
    <w:p w14:paraId="43702C3F" w14:textId="0205CE1A" w:rsidR="00FF3740" w:rsidRPr="006F178A" w:rsidRDefault="00E86049" w:rsidP="00E86049">
      <w:pPr>
        <w:rPr>
          <w:rtl/>
        </w:rPr>
      </w:pPr>
      <w:r w:rsidRPr="00672761">
        <w:rPr>
          <w:rStyle w:val="27"/>
          <w:rFonts w:hint="cs"/>
          <w:rtl/>
        </w:rPr>
        <w:t>ו</w:t>
      </w:r>
      <w:r w:rsidR="00FF3740" w:rsidRPr="00672761">
        <w:rPr>
          <w:rStyle w:val="27"/>
          <w:rFonts w:hint="cs"/>
          <w:rtl/>
        </w:rPr>
        <w:t>מסתבר</w:t>
      </w:r>
      <w:r w:rsidR="00FF3740" w:rsidRPr="00E86049">
        <w:rPr>
          <w:rFonts w:ascii="FontbitDavid" w:hAnsi="FontbitDavid" w:hint="cs"/>
          <w:rtl/>
        </w:rPr>
        <w:t xml:space="preserve"> דתני כלים הנוגעים במת והא לאו בני הזאה הן</w:t>
      </w:r>
      <w:r>
        <w:rPr>
          <w:rFonts w:ascii="FontbitDavid" w:hAnsi="FontbitDavid" w:hint="cs"/>
          <w:rtl/>
        </w:rPr>
        <w:t>.</w:t>
      </w:r>
      <w:r w:rsidR="00FF3740" w:rsidRPr="00E86049">
        <w:rPr>
          <w:rFonts w:ascii="FontbitDavid" w:hAnsi="FontbitDavid" w:hint="cs"/>
          <w:rtl/>
        </w:rPr>
        <w:t xml:space="preserve"> </w:t>
      </w:r>
    </w:p>
    <w:p w14:paraId="415E5051" w14:textId="77777777" w:rsidR="00FF3740" w:rsidRPr="006F178A" w:rsidRDefault="00FF3740" w:rsidP="00516202">
      <w:pPr>
        <w:pStyle w:val="affff5"/>
        <w:framePr w:wrap="around"/>
        <w:rPr>
          <w:rtl/>
        </w:rPr>
      </w:pPr>
      <w:r w:rsidRPr="006F178A">
        <w:rPr>
          <w:rFonts w:hint="cs"/>
          <w:rtl/>
        </w:rPr>
        <w:t>נה.</w:t>
      </w:r>
    </w:p>
    <w:p w14:paraId="37D983B9" w14:textId="77777777" w:rsidR="00672761" w:rsidRDefault="00FF3740" w:rsidP="00672761">
      <w:pPr>
        <w:pStyle w:val="36"/>
        <w:framePr w:wrap="notBeside"/>
        <w:rPr>
          <w:rFonts w:ascii="FontbitDavid" w:hAnsi="FontbitDavid"/>
          <w:rtl/>
        </w:rPr>
      </w:pPr>
      <w:r w:rsidRPr="00672761">
        <w:rPr>
          <w:rtl/>
        </w:rPr>
        <w:t xml:space="preserve">לימא כתנאי: </w:t>
      </w:r>
    </w:p>
    <w:p w14:paraId="5A3C0EB0" w14:textId="0B80EE5A" w:rsidR="00FF3740" w:rsidRPr="006F178A" w:rsidRDefault="00FF3740" w:rsidP="00FF3740">
      <w:pPr>
        <w:rPr>
          <w:rtl/>
        </w:rPr>
      </w:pPr>
      <w:r w:rsidRPr="006F178A">
        <w:rPr>
          <w:rFonts w:ascii="FontbitDavid" w:hAnsi="FontbitDavid"/>
          <w:rtl/>
        </w:rPr>
        <w:t xml:space="preserve">הנכנס לארץ העמים בשידה תיבה ומגדל - </w:t>
      </w:r>
      <w:r w:rsidRPr="00C904F0">
        <w:rPr>
          <w:rStyle w:val="27"/>
          <w:rtl/>
        </w:rPr>
        <w:t xml:space="preserve">רבי </w:t>
      </w:r>
      <w:r w:rsidRPr="006F178A">
        <w:rPr>
          <w:rFonts w:ascii="FontbitDavid" w:hAnsi="FontbitDavid"/>
          <w:rtl/>
        </w:rPr>
        <w:t>מטמא</w:t>
      </w:r>
      <w:r w:rsidRPr="006F178A">
        <w:rPr>
          <w:rFonts w:ascii="FontbitDavid" w:hAnsi="FontbitDavid" w:hint="cs"/>
          <w:rtl/>
        </w:rPr>
        <w:t xml:space="preserve"> </w:t>
      </w:r>
      <w:r w:rsidRPr="00672761">
        <w:rPr>
          <w:rStyle w:val="a6"/>
          <w:rFonts w:hint="cs"/>
          <w:rtl/>
        </w:rPr>
        <w:t>לכאו' משום אויר</w:t>
      </w:r>
      <w:r w:rsidRPr="00672761">
        <w:rPr>
          <w:rStyle w:val="a6"/>
          <w:rtl/>
        </w:rPr>
        <w:t xml:space="preserve"> </w:t>
      </w:r>
    </w:p>
    <w:p w14:paraId="4D0C58EB" w14:textId="2A1AF5A0" w:rsidR="00FF3740" w:rsidRPr="006F178A" w:rsidRDefault="00C904F0" w:rsidP="00FF3740">
      <w:pPr>
        <w:rPr>
          <w:rtl/>
        </w:rPr>
      </w:pPr>
      <w:r>
        <w:rPr>
          <w:rtl/>
        </w:rPr>
        <w:tab/>
      </w:r>
      <w:r>
        <w:rPr>
          <w:rtl/>
        </w:rPr>
        <w:tab/>
      </w:r>
      <w:r>
        <w:rPr>
          <w:rtl/>
        </w:rPr>
        <w:tab/>
      </w:r>
      <w:r>
        <w:rPr>
          <w:rtl/>
        </w:rPr>
        <w:tab/>
      </w:r>
      <w:r>
        <w:rPr>
          <w:rtl/>
        </w:rPr>
        <w:tab/>
      </w:r>
      <w:r>
        <w:rPr>
          <w:rtl/>
        </w:rPr>
        <w:tab/>
      </w:r>
      <w:r>
        <w:rPr>
          <w:rtl/>
        </w:rPr>
        <w:tab/>
      </w:r>
      <w:r>
        <w:rPr>
          <w:rtl/>
        </w:rPr>
        <w:tab/>
      </w:r>
      <w:r>
        <w:rPr>
          <w:rtl/>
        </w:rPr>
        <w:tab/>
      </w:r>
      <w:r w:rsidR="008E49A1">
        <w:rPr>
          <w:rtl/>
        </w:rPr>
        <w:tab/>
      </w:r>
      <w:r w:rsidR="008E49A1">
        <w:rPr>
          <w:rtl/>
        </w:rPr>
        <w:tab/>
      </w:r>
      <w:r w:rsidR="008E49A1">
        <w:rPr>
          <w:rtl/>
        </w:rPr>
        <w:tab/>
      </w:r>
      <w:r w:rsidR="008E49A1">
        <w:rPr>
          <w:rtl/>
        </w:rPr>
        <w:tab/>
      </w:r>
      <w:r w:rsidR="008E49A1">
        <w:rPr>
          <w:rtl/>
        </w:rPr>
        <w:tab/>
      </w:r>
      <w:r w:rsidR="008E49A1">
        <w:rPr>
          <w:rtl/>
        </w:rPr>
        <w:tab/>
      </w:r>
      <w:r w:rsidR="00FF3740" w:rsidRPr="006F178A">
        <w:rPr>
          <w:rFonts w:hint="cs"/>
          <w:rtl/>
        </w:rPr>
        <w:t xml:space="preserve">        </w:t>
      </w:r>
      <w:r w:rsidR="00FF3740" w:rsidRPr="00C904F0">
        <w:rPr>
          <w:rStyle w:val="27"/>
          <w:rFonts w:hint="cs"/>
          <w:rtl/>
        </w:rPr>
        <w:t xml:space="preserve"> </w:t>
      </w:r>
      <w:r w:rsidR="00FF3740" w:rsidRPr="00C904F0">
        <w:rPr>
          <w:rStyle w:val="27"/>
          <w:rtl/>
        </w:rPr>
        <w:t>ור</w:t>
      </w:r>
      <w:r w:rsidR="00FF3740" w:rsidRPr="00C904F0">
        <w:rPr>
          <w:rStyle w:val="27"/>
          <w:rFonts w:hint="cs"/>
          <w:rtl/>
        </w:rPr>
        <w:t>יב</w:t>
      </w:r>
      <w:r w:rsidR="00FF3740" w:rsidRPr="00C904F0">
        <w:rPr>
          <w:rStyle w:val="27"/>
          <w:rtl/>
        </w:rPr>
        <w:t>"</w:t>
      </w:r>
      <w:r w:rsidR="00FF3740" w:rsidRPr="00C904F0">
        <w:rPr>
          <w:rStyle w:val="27"/>
          <w:rFonts w:hint="cs"/>
          <w:rtl/>
        </w:rPr>
        <w:t>י</w:t>
      </w:r>
      <w:r w:rsidR="00FF3740" w:rsidRPr="006F178A">
        <w:rPr>
          <w:rFonts w:hint="cs"/>
          <w:rtl/>
        </w:rPr>
        <w:t xml:space="preserve"> מטהר  </w:t>
      </w:r>
      <w:r w:rsidR="00FF3740" w:rsidRPr="00C904F0">
        <w:rPr>
          <w:rStyle w:val="a6"/>
          <w:rFonts w:hint="cs"/>
          <w:rtl/>
        </w:rPr>
        <w:t>לכאו' משום גושא</w:t>
      </w:r>
    </w:p>
    <w:p w14:paraId="45770834" w14:textId="77777777" w:rsidR="00C904F0" w:rsidRDefault="00FF3740" w:rsidP="00C904F0">
      <w:pPr>
        <w:pStyle w:val="36"/>
        <w:framePr w:wrap="notBeside"/>
        <w:rPr>
          <w:rFonts w:ascii="FontbitDavid" w:hAnsi="FontbitDavid"/>
          <w:rtl/>
        </w:rPr>
      </w:pPr>
      <w:r w:rsidRPr="00C904F0">
        <w:rPr>
          <w:rFonts w:hint="cs"/>
          <w:rtl/>
        </w:rPr>
        <w:t xml:space="preserve">ודחי' </w:t>
      </w:r>
    </w:p>
    <w:p w14:paraId="6DBC072F" w14:textId="1364ABDD" w:rsidR="00FF3740" w:rsidRPr="006F178A" w:rsidRDefault="00FF3740" w:rsidP="00C904F0">
      <w:pPr>
        <w:spacing w:after="120"/>
      </w:pPr>
      <w:r w:rsidRPr="00C904F0">
        <w:rPr>
          <w:rStyle w:val="27"/>
          <w:rFonts w:hint="cs"/>
          <w:rtl/>
        </w:rPr>
        <w:t>דכו</w:t>
      </w:r>
      <w:r w:rsidRPr="00C904F0">
        <w:rPr>
          <w:rStyle w:val="27"/>
          <w:rtl/>
        </w:rPr>
        <w:t>"</w:t>
      </w:r>
      <w:r w:rsidRPr="00C904F0">
        <w:rPr>
          <w:rStyle w:val="27"/>
          <w:rFonts w:hint="cs"/>
          <w:rtl/>
        </w:rPr>
        <w:t xml:space="preserve">ע </w:t>
      </w:r>
      <w:r w:rsidRPr="00C904F0">
        <w:rPr>
          <w:rFonts w:ascii="FontbitDavid" w:hAnsi="FontbitDavid" w:hint="cs"/>
          <w:rtl/>
        </w:rPr>
        <w:t>משום גושא</w:t>
      </w:r>
      <w:r w:rsidR="00C904F0">
        <w:rPr>
          <w:rFonts w:ascii="FontbitDavid" w:hAnsi="FontbitDavid" w:hint="cs"/>
          <w:rtl/>
        </w:rPr>
        <w:t>,</w:t>
      </w:r>
      <w:r w:rsidRPr="00C904F0">
        <w:rPr>
          <w:rFonts w:ascii="FontbitDavid" w:hAnsi="FontbitDavid" w:hint="cs"/>
          <w:rtl/>
        </w:rPr>
        <w:t xml:space="preserve"> </w:t>
      </w:r>
      <w:r w:rsidR="00C904F0" w:rsidRPr="00C904F0">
        <w:rPr>
          <w:rStyle w:val="27"/>
          <w:rFonts w:hint="cs"/>
          <w:rtl/>
        </w:rPr>
        <w:t>וחלקו</w:t>
      </w:r>
      <w:r w:rsidR="00C904F0">
        <w:rPr>
          <w:rFonts w:ascii="FontbitDavid" w:hAnsi="FontbitDavid" w:hint="cs"/>
          <w:rtl/>
        </w:rPr>
        <w:t xml:space="preserve"> אי </w:t>
      </w:r>
      <w:r w:rsidRPr="00C904F0">
        <w:rPr>
          <w:rFonts w:ascii="FontbitDavid" w:hAnsi="FontbitDavid" w:hint="cs"/>
          <w:rtl/>
        </w:rPr>
        <w:t>אוהל זרוק שמיה אהל</w:t>
      </w:r>
      <w:r w:rsidR="00C904F0">
        <w:rPr>
          <w:rFonts w:ascii="FontbitDavid" w:hAnsi="FontbitDavid" w:hint="cs"/>
          <w:rtl/>
        </w:rPr>
        <w:t>.</w:t>
      </w:r>
    </w:p>
    <w:p w14:paraId="6E41987A" w14:textId="1465ACA7" w:rsidR="00C904F0" w:rsidRDefault="002603DE" w:rsidP="00C904F0">
      <w:pPr>
        <w:pStyle w:val="36"/>
        <w:framePr w:wrap="notBeside"/>
        <w:rPr>
          <w:rFonts w:ascii="FontbitDavid" w:hAnsi="FontbitDavid"/>
          <w:rtl/>
        </w:rPr>
      </w:pPr>
      <w:r>
        <w:rPr>
          <w:rFonts w:hint="cs"/>
          <w:rtl/>
        </w:rPr>
        <w:t xml:space="preserve">ב. </w:t>
      </w:r>
      <w:r w:rsidR="00FF3740" w:rsidRPr="00C904F0">
        <w:rPr>
          <w:rtl/>
        </w:rPr>
        <w:t>וה</w:t>
      </w:r>
      <w:r w:rsidR="00FF3740" w:rsidRPr="00C904F0">
        <w:rPr>
          <w:rFonts w:hint="cs"/>
          <w:rtl/>
        </w:rPr>
        <w:t>ך ד</w:t>
      </w:r>
      <w:r w:rsidR="00C904F0">
        <w:rPr>
          <w:rFonts w:hint="cs"/>
          <w:rtl/>
        </w:rPr>
        <w:t>ל</w:t>
      </w:r>
      <w:r w:rsidR="00FF3740" w:rsidRPr="00C904F0">
        <w:rPr>
          <w:rFonts w:hint="cs"/>
          <w:rtl/>
        </w:rPr>
        <w:t>ריב</w:t>
      </w:r>
      <w:r w:rsidR="00FF3740" w:rsidRPr="00C904F0">
        <w:rPr>
          <w:rtl/>
        </w:rPr>
        <w:t>"</w:t>
      </w:r>
      <w:r w:rsidR="00FF3740" w:rsidRPr="00C904F0">
        <w:rPr>
          <w:rFonts w:hint="cs"/>
          <w:rtl/>
        </w:rPr>
        <w:t xml:space="preserve">י </w:t>
      </w:r>
    </w:p>
    <w:p w14:paraId="48EC4C5A" w14:textId="77423E3F" w:rsidR="00012D04" w:rsidRPr="00630105" w:rsidRDefault="00FF3740" w:rsidP="00FF3740">
      <w:pPr>
        <w:rPr>
          <w:rFonts w:ascii="FontbitDavid" w:hAnsi="FontbitDavid"/>
          <w:spacing w:val="2"/>
          <w:rtl/>
        </w:rPr>
      </w:pPr>
      <w:r w:rsidRPr="00630105">
        <w:rPr>
          <w:rFonts w:ascii="FontbitDavid" w:hAnsi="FontbitDavid"/>
          <w:spacing w:val="2"/>
          <w:rtl/>
        </w:rPr>
        <w:t xml:space="preserve">תיבה </w:t>
      </w:r>
      <w:r w:rsidR="00012D04" w:rsidRPr="00630105">
        <w:rPr>
          <w:rFonts w:ascii="FontbitDavid" w:hAnsi="FontbitDavid" w:hint="cs"/>
          <w:spacing w:val="2"/>
          <w:rtl/>
        </w:rPr>
        <w:t>ש</w:t>
      </w:r>
      <w:r w:rsidRPr="00630105">
        <w:rPr>
          <w:rFonts w:ascii="FontbitDavid" w:hAnsi="FontbitDavid"/>
          <w:spacing w:val="2"/>
          <w:rtl/>
        </w:rPr>
        <w:t xml:space="preserve">מלאה כלים וזרקה </w:t>
      </w:r>
      <w:r w:rsidR="00012D04" w:rsidRPr="00630105">
        <w:rPr>
          <w:rFonts w:ascii="FontbitDavid" w:hAnsi="FontbitDavid" w:hint="cs"/>
          <w:spacing w:val="2"/>
          <w:rtl/>
        </w:rPr>
        <w:t>ע''פ</w:t>
      </w:r>
      <w:r w:rsidRPr="00630105">
        <w:rPr>
          <w:rFonts w:ascii="FontbitDavid" w:hAnsi="FontbitDavid"/>
          <w:spacing w:val="2"/>
          <w:rtl/>
        </w:rPr>
        <w:t xml:space="preserve"> המת באהל טמאה, ואם מונחת - טהורה! </w:t>
      </w:r>
    </w:p>
    <w:p w14:paraId="318FA472" w14:textId="5C9453E7" w:rsidR="00012D04" w:rsidRDefault="00FF3740" w:rsidP="00012D04">
      <w:pPr>
        <w:pStyle w:val="36"/>
        <w:framePr w:wrap="notBeside"/>
        <w:rPr>
          <w:rFonts w:ascii="FontbitDavid" w:hAnsi="FontbitDavid" w:cs="BA Vilna Bold"/>
          <w:rtl/>
        </w:rPr>
      </w:pPr>
      <w:r w:rsidRPr="00012D04">
        <w:rPr>
          <w:rFonts w:hint="cs"/>
          <w:rtl/>
        </w:rPr>
        <w:t>-</w:t>
      </w:r>
      <w:r w:rsidR="00012D04">
        <w:rPr>
          <w:rFonts w:hint="cs"/>
          <w:rtl/>
        </w:rPr>
        <w:t>דחי'</w:t>
      </w:r>
      <w:r w:rsidRPr="00012D04">
        <w:rPr>
          <w:rFonts w:hint="cs"/>
          <w:rtl/>
        </w:rPr>
        <w:t xml:space="preserve"> </w:t>
      </w:r>
    </w:p>
    <w:p w14:paraId="616C91C7" w14:textId="286FB3A2" w:rsidR="00FF3740" w:rsidRPr="006F178A" w:rsidRDefault="00FF3740" w:rsidP="002603DE">
      <w:pPr>
        <w:spacing w:after="120"/>
        <w:rPr>
          <w:rtl/>
        </w:rPr>
      </w:pPr>
      <w:r w:rsidRPr="00766B62">
        <w:rPr>
          <w:rFonts w:ascii="FontbitDavid" w:hAnsi="FontbitDavid" w:cs="BA Vilna Bold" w:hint="cs"/>
          <w:rtl/>
        </w:rPr>
        <w:t>לכו</w:t>
      </w:r>
      <w:r w:rsidRPr="00766B62">
        <w:rPr>
          <w:rFonts w:ascii="FontbitDavid" w:hAnsi="FontbitDavid" w:cs="BA Vilna Bold"/>
          <w:rtl/>
        </w:rPr>
        <w:t>"</w:t>
      </w:r>
      <w:r w:rsidRPr="00766B62">
        <w:rPr>
          <w:rFonts w:ascii="FontbitDavid" w:hAnsi="FontbitDavid" w:cs="BA Vilna Bold" w:hint="cs"/>
          <w:rtl/>
        </w:rPr>
        <w:t>ע</w:t>
      </w:r>
      <w:r w:rsidRPr="006F178A">
        <w:rPr>
          <w:rFonts w:ascii="FontbitDavid" w:hAnsi="FontbitDavid" w:hint="cs"/>
          <w:rtl/>
        </w:rPr>
        <w:t xml:space="preserve"> משום אויר</w:t>
      </w:r>
      <w:r w:rsidR="002603DE">
        <w:rPr>
          <w:rFonts w:ascii="FontbitDavid" w:hAnsi="FontbitDavid" w:hint="cs"/>
          <w:rtl/>
        </w:rPr>
        <w:t>,</w:t>
      </w:r>
      <w:r w:rsidRPr="006F178A">
        <w:rPr>
          <w:rFonts w:ascii="FontbitDavid" w:hAnsi="FontbitDavid" w:hint="cs"/>
          <w:rtl/>
        </w:rPr>
        <w:t xml:space="preserve"> </w:t>
      </w:r>
      <w:r w:rsidR="00630105" w:rsidRPr="002603DE">
        <w:rPr>
          <w:rStyle w:val="27"/>
          <w:rFonts w:hint="cs"/>
          <w:rtl/>
        </w:rPr>
        <w:t>וחלקו</w:t>
      </w:r>
      <w:r w:rsidR="00630105">
        <w:rPr>
          <w:rFonts w:ascii="FontbitDavid" w:hAnsi="FontbitDavid" w:hint="cs"/>
          <w:rtl/>
        </w:rPr>
        <w:t xml:space="preserve"> אי גזרו רבנן אף בלא שכיחא.</w:t>
      </w:r>
    </w:p>
    <w:p w14:paraId="0AF7684E" w14:textId="353C9047" w:rsidR="00C904F0" w:rsidRDefault="002603DE" w:rsidP="00C904F0">
      <w:pPr>
        <w:pStyle w:val="36"/>
        <w:framePr w:wrap="notBeside"/>
        <w:rPr>
          <w:rtl/>
        </w:rPr>
      </w:pPr>
      <w:r>
        <w:rPr>
          <w:rFonts w:hint="cs"/>
          <w:rtl/>
        </w:rPr>
        <w:t>ג.</w:t>
      </w:r>
      <w:r w:rsidR="00C20DDB">
        <w:rPr>
          <w:rFonts w:hint="cs"/>
          <w:rtl/>
        </w:rPr>
        <w:t xml:space="preserve">              </w:t>
      </w:r>
      <w:r>
        <w:rPr>
          <w:rFonts w:hint="cs"/>
          <w:rtl/>
        </w:rPr>
        <w:t xml:space="preserve"> </w:t>
      </w:r>
      <w:r w:rsidR="00FF3740" w:rsidRPr="00C904F0">
        <w:rPr>
          <w:rFonts w:hint="cs"/>
          <w:rtl/>
        </w:rPr>
        <w:t xml:space="preserve">והך </w:t>
      </w:r>
    </w:p>
    <w:p w14:paraId="1D217B4D" w14:textId="3C236C08" w:rsidR="00FF3740" w:rsidRPr="006F178A" w:rsidRDefault="00FF3740" w:rsidP="00FF3740">
      <w:pPr>
        <w:rPr>
          <w:rtl/>
        </w:rPr>
      </w:pPr>
      <w:r w:rsidRPr="006F178A">
        <w:rPr>
          <w:rFonts w:hint="cs"/>
          <w:rtl/>
        </w:rPr>
        <w:t>ד</w:t>
      </w:r>
      <w:r w:rsidRPr="006F178A">
        <w:rPr>
          <w:rtl/>
        </w:rPr>
        <w:t>הנכנס לארץ העמים בשידה תיבה ומגדל טהור, בקרון ובספינה ובאיסקריא - טמא.</w:t>
      </w:r>
    </w:p>
    <w:p w14:paraId="7DEE6D07" w14:textId="77777777" w:rsidR="002603DE" w:rsidRDefault="002603DE" w:rsidP="002603DE">
      <w:pPr>
        <w:pStyle w:val="36"/>
        <w:framePr w:wrap="notBeside"/>
        <w:rPr>
          <w:rtl/>
        </w:rPr>
      </w:pPr>
      <w:r w:rsidRPr="002603DE">
        <w:rPr>
          <w:rFonts w:hint="cs"/>
          <w:rtl/>
        </w:rPr>
        <w:t>-דחי'</w:t>
      </w:r>
    </w:p>
    <w:p w14:paraId="6B9C40B6" w14:textId="4D8D4993" w:rsidR="00FF3740" w:rsidRPr="006F178A" w:rsidRDefault="00C1317B" w:rsidP="00001221">
      <w:pPr>
        <w:rPr>
          <w:rtl/>
        </w:rPr>
      </w:pPr>
      <w:r w:rsidRPr="00C1317B">
        <w:rPr>
          <w:rStyle w:val="27"/>
          <w:rFonts w:hint="cs"/>
          <w:rtl/>
        </w:rPr>
        <w:t>ד</w:t>
      </w:r>
      <w:r w:rsidR="00585A64" w:rsidRPr="00C1317B">
        <w:rPr>
          <w:rStyle w:val="27"/>
          <w:rFonts w:hint="cs"/>
          <w:rtl/>
        </w:rPr>
        <w:t>חלקו</w:t>
      </w:r>
      <w:r w:rsidR="00FF3740" w:rsidRPr="00C1317B">
        <w:rPr>
          <w:rStyle w:val="27"/>
          <w:rFonts w:hint="cs"/>
          <w:rtl/>
        </w:rPr>
        <w:t xml:space="preserve"> </w:t>
      </w:r>
      <w:r w:rsidR="00FF3740" w:rsidRPr="00630105">
        <w:rPr>
          <w:rFonts w:ascii="FontbitDavid" w:hAnsi="FontbitDavid"/>
          <w:rtl/>
        </w:rPr>
        <w:t xml:space="preserve">שמא יוציא ראשו </w:t>
      </w:r>
      <w:r w:rsidR="00FF3740" w:rsidRPr="002603DE">
        <w:rPr>
          <w:rStyle w:val="27"/>
          <w:rFonts w:hint="cs"/>
          <w:rtl/>
        </w:rPr>
        <w:t>וכריב</w:t>
      </w:r>
      <w:r w:rsidR="00FF3740" w:rsidRPr="002603DE">
        <w:rPr>
          <w:rStyle w:val="27"/>
          <w:rtl/>
        </w:rPr>
        <w:t>"</w:t>
      </w:r>
      <w:r w:rsidR="00FF3740" w:rsidRPr="002603DE">
        <w:rPr>
          <w:rStyle w:val="27"/>
          <w:rFonts w:hint="cs"/>
          <w:rtl/>
        </w:rPr>
        <w:t>י</w:t>
      </w:r>
      <w:r w:rsidR="00FF3740" w:rsidRPr="002603DE">
        <w:rPr>
          <w:rStyle w:val="27"/>
          <w:rtl/>
        </w:rPr>
        <w:t xml:space="preserve">: </w:t>
      </w:r>
      <w:r w:rsidR="00FF3740" w:rsidRPr="00630105">
        <w:rPr>
          <w:rFonts w:ascii="FontbitDavid" w:hAnsi="FontbitDavid"/>
          <w:rtl/>
        </w:rPr>
        <w:t>הנכנס לארץ העמים בשידה תיבה ומגדל - טהור, עד שיוציא לשם ראשו או רובו.</w:t>
      </w:r>
    </w:p>
    <w:p w14:paraId="646B65B9" w14:textId="77777777" w:rsidR="00FF3740" w:rsidRPr="006F178A" w:rsidRDefault="00FF3740" w:rsidP="00FF3740">
      <w:pPr>
        <w:pStyle w:val="afffff3"/>
        <w:rPr>
          <w:b/>
          <w:sz w:val="20"/>
          <w:rtl/>
        </w:rPr>
      </w:pPr>
      <w:ins w:id="9874" w:author="מספור קטעי משנה" w:date="2026-10-06T06:45:37Z">
        <w:r>
          <w:rPr>
            <w:rStyle w:val="MisparKeta"/>
          </w:rPr>
          <w:t xml:space="preserve">א. </w:t>
        </w:r>
      </w:ins>
      <w:r w:rsidRPr="006F178A">
        <w:rPr>
          <w:b/>
          <w:rtl/>
          <w:rPrChange w:id="40056" w:author="Claude" w:date="2026-10-06T13:34:43Z">
            <w:rPr>
              <w:b/>
              <w:sz w:val="20"/>
              <w:rtl/>
            </w:rPr>
          </w:rPrChange>
        </w:rPr>
        <w:t>ומתחיל ומונה.</w:t>
      </w:r>
    </w:p>
    <w:p w14:paraId="7B1B626B" w14:textId="77777777" w:rsidR="00C1317B" w:rsidRDefault="00FF3740" w:rsidP="00C1317B">
      <w:pPr>
        <w:pStyle w:val="36"/>
        <w:framePr w:wrap="notBeside"/>
        <w:rPr>
          <w:rFonts w:ascii="FontbitDavid" w:hAnsi="FontbitDavid"/>
          <w:rtl/>
        </w:rPr>
      </w:pPr>
      <w:r w:rsidRPr="00C1317B">
        <w:rPr>
          <w:rtl/>
        </w:rPr>
        <w:t>ר"</w:t>
      </w:r>
      <w:r w:rsidRPr="00C1317B">
        <w:rPr>
          <w:rFonts w:hint="cs"/>
          <w:rtl/>
        </w:rPr>
        <w:t>ח</w:t>
      </w:r>
      <w:r w:rsidRPr="00C1317B">
        <w:rPr>
          <w:rtl/>
        </w:rPr>
        <w:t xml:space="preserve">: </w:t>
      </w:r>
    </w:p>
    <w:p w14:paraId="072A61B9" w14:textId="43EBA934" w:rsidR="00FF3740" w:rsidRPr="006F178A" w:rsidRDefault="00FF3740" w:rsidP="001263C2">
      <w:pPr>
        <w:spacing w:after="120"/>
        <w:rPr>
          <w:rtl/>
        </w:rPr>
      </w:pPr>
      <w:r w:rsidRPr="006F178A">
        <w:rPr>
          <w:rFonts w:ascii="FontbitDavid" w:hAnsi="FontbitDavid"/>
          <w:rtl/>
        </w:rPr>
        <w:t>ל"ש אלא בנזירות מועטת, אבל בנזירות מרובה - מיסלק ליה.</w:t>
      </w:r>
      <w:r w:rsidR="00DE48AF">
        <w:rPr>
          <w:rStyle w:val="a6"/>
          <w:rFonts w:hint="cs"/>
          <w:rtl/>
        </w:rPr>
        <w:t xml:space="preserve"> </w:t>
      </w:r>
      <w:r w:rsidR="00DE48AF" w:rsidRPr="00DE48AF">
        <w:rPr>
          <w:rStyle w:val="a6"/>
          <w:rFonts w:hint="cs"/>
          <w:rtl/>
        </w:rPr>
        <w:t>להשלים</w:t>
      </w:r>
    </w:p>
    <w:p w14:paraId="1F10C328" w14:textId="1C1FAEAB" w:rsidR="00DE48AF" w:rsidRDefault="00FF3740" w:rsidP="00DE48AF">
      <w:pPr>
        <w:pStyle w:val="36"/>
        <w:framePr w:wrap="notBeside"/>
        <w:rPr>
          <w:rtl/>
        </w:rPr>
      </w:pPr>
      <w:r w:rsidRPr="00DE48AF">
        <w:rPr>
          <w:rtl/>
        </w:rPr>
        <w:t>מתיב ר</w:t>
      </w:r>
      <w:r w:rsidR="00DE48AF">
        <w:rPr>
          <w:rFonts w:hint="cs"/>
          <w:rtl/>
        </w:rPr>
        <w:t>"ש</w:t>
      </w:r>
      <w:r w:rsidRPr="00DE48AF">
        <w:rPr>
          <w:rtl/>
        </w:rPr>
        <w:t xml:space="preserve">: </w:t>
      </w:r>
    </w:p>
    <w:p w14:paraId="7FF39ED1" w14:textId="2D11CDCC" w:rsidR="00FF3740" w:rsidRPr="006F178A" w:rsidRDefault="00FF3740" w:rsidP="00FF3740">
      <w:pPr>
        <w:rPr>
          <w:rtl/>
        </w:rPr>
      </w:pPr>
      <w:r w:rsidRPr="006F178A">
        <w:rPr>
          <w:rtl/>
        </w:rPr>
        <w:t>מתחיל ומונה מיד, ואין מבטל בהן את הקודמין</w:t>
      </w:r>
      <w:r w:rsidR="001A7DD4">
        <w:rPr>
          <w:rtl/>
        </w:rPr>
        <w:t>.</w:t>
      </w:r>
    </w:p>
    <w:p w14:paraId="4020A300" w14:textId="4CD631FB" w:rsidR="00FF3740" w:rsidRPr="00F07613" w:rsidRDefault="00FF3740" w:rsidP="00FF3740">
      <w:pPr>
        <w:rPr>
          <w:spacing w:val="0"/>
          <w:rtl/>
        </w:rPr>
      </w:pPr>
      <w:r w:rsidRPr="00F07613">
        <w:rPr>
          <w:rFonts w:hint="cs"/>
          <w:spacing w:val="0"/>
          <w:rtl/>
        </w:rPr>
        <w:t>אי</w:t>
      </w:r>
      <w:r w:rsidRPr="00F07613">
        <w:rPr>
          <w:spacing w:val="0"/>
          <w:rtl/>
        </w:rPr>
        <w:t xml:space="preserve"> בנזירות מועטת, </w:t>
      </w:r>
      <w:r w:rsidR="00F07613" w:rsidRPr="00F07613">
        <w:rPr>
          <w:rFonts w:hint="cs"/>
          <w:spacing w:val="0"/>
          <w:rtl/>
        </w:rPr>
        <w:t>-</w:t>
      </w:r>
      <w:r w:rsidRPr="00F07613">
        <w:rPr>
          <w:spacing w:val="0"/>
          <w:rtl/>
        </w:rPr>
        <w:t xml:space="preserve">בעי גידול שיער! </w:t>
      </w:r>
      <w:r w:rsidR="00F07613" w:rsidRPr="00F07613">
        <w:rPr>
          <w:rFonts w:hint="cs"/>
          <w:spacing w:val="0"/>
          <w:rtl/>
        </w:rPr>
        <w:t>בהכרח</w:t>
      </w:r>
      <w:r w:rsidRPr="00F07613">
        <w:rPr>
          <w:spacing w:val="0"/>
          <w:rtl/>
        </w:rPr>
        <w:t xml:space="preserve"> בנזירות מרובה, </w:t>
      </w:r>
      <w:r w:rsidR="00F07613" w:rsidRPr="00F07613">
        <w:rPr>
          <w:rStyle w:val="27"/>
          <w:rFonts w:hint="cs"/>
          <w:spacing w:val="0"/>
          <w:rtl/>
        </w:rPr>
        <w:t>ו</w:t>
      </w:r>
      <w:r w:rsidRPr="00F07613">
        <w:rPr>
          <w:rStyle w:val="27"/>
          <w:spacing w:val="0"/>
          <w:rtl/>
        </w:rPr>
        <w:t xml:space="preserve">תני: </w:t>
      </w:r>
      <w:r w:rsidRPr="00F07613">
        <w:rPr>
          <w:spacing w:val="0"/>
          <w:rtl/>
        </w:rPr>
        <w:t xml:space="preserve">מונה מיד! </w:t>
      </w:r>
    </w:p>
    <w:p w14:paraId="3F1A0035" w14:textId="77777777" w:rsidR="00FF3740" w:rsidRPr="006F178A" w:rsidRDefault="00FF3740" w:rsidP="00516202">
      <w:pPr>
        <w:pStyle w:val="affff5"/>
        <w:framePr w:wrap="around"/>
        <w:rPr>
          <w:rtl/>
        </w:rPr>
      </w:pPr>
      <w:r w:rsidRPr="006F178A">
        <w:rPr>
          <w:rFonts w:hint="cs"/>
          <w:rtl/>
        </w:rPr>
        <w:t>נה:</w:t>
      </w:r>
    </w:p>
    <w:p w14:paraId="399BA238" w14:textId="007EFBA8" w:rsidR="00F07613" w:rsidRDefault="00F07613" w:rsidP="00F07613">
      <w:pPr>
        <w:pStyle w:val="36"/>
        <w:framePr w:wrap="notBeside"/>
        <w:rPr>
          <w:rFonts w:ascii="FontbitDavid" w:hAnsi="FontbitDavid"/>
          <w:rtl/>
        </w:rPr>
      </w:pPr>
      <w:r w:rsidRPr="00F07613">
        <w:rPr>
          <w:rFonts w:hint="cs"/>
          <w:rtl/>
        </w:rPr>
        <w:t>-ודחה</w:t>
      </w:r>
      <w:r w:rsidR="002773A7">
        <w:rPr>
          <w:rFonts w:hint="cs"/>
          <w:rtl/>
        </w:rPr>
        <w:t xml:space="preserve"> בעצמו</w:t>
      </w:r>
      <w:r w:rsidRPr="00F07613">
        <w:rPr>
          <w:rFonts w:hint="cs"/>
          <w:rtl/>
        </w:rPr>
        <w:t>:</w:t>
      </w:r>
    </w:p>
    <w:p w14:paraId="310907B6" w14:textId="4ED77A61" w:rsidR="00ED7A4F" w:rsidRDefault="00FF3740" w:rsidP="009C1DCF">
      <w:pPr>
        <w:spacing w:after="120"/>
        <w:rPr>
          <w:rFonts w:ascii="FontbitDavid" w:hAnsi="FontbitDavid"/>
        </w:rPr>
      </w:pPr>
      <w:r w:rsidRPr="006F178A">
        <w:rPr>
          <w:rFonts w:ascii="FontbitDavid" w:hAnsi="FontbitDavid"/>
          <w:rtl/>
        </w:rPr>
        <w:t>בנזירות בת חמשים יום, די</w:t>
      </w:r>
      <w:r w:rsidR="002773A7">
        <w:rPr>
          <w:rFonts w:ascii="FontbitDavid" w:hAnsi="FontbitDavid" w:hint="cs"/>
          <w:rtl/>
        </w:rPr>
        <w:t>ש</w:t>
      </w:r>
      <w:r w:rsidRPr="006F178A">
        <w:rPr>
          <w:rFonts w:ascii="FontbitDavid" w:hAnsi="FontbitDavid"/>
          <w:rtl/>
        </w:rPr>
        <w:t xml:space="preserve">ב </w:t>
      </w:r>
      <w:r w:rsidR="002773A7">
        <w:rPr>
          <w:rFonts w:ascii="FontbitDavid" w:hAnsi="FontbitDavid" w:hint="cs"/>
          <w:rtl/>
        </w:rPr>
        <w:t>כ'</w:t>
      </w:r>
      <w:r w:rsidRPr="006F178A">
        <w:rPr>
          <w:rFonts w:ascii="FontbitDavid" w:hAnsi="FontbitDavid"/>
          <w:rtl/>
        </w:rPr>
        <w:t xml:space="preserve"> </w:t>
      </w:r>
      <w:r w:rsidR="002773A7">
        <w:rPr>
          <w:rFonts w:ascii="FontbitDavid" w:hAnsi="FontbitDavid" w:hint="cs"/>
          <w:rtl/>
        </w:rPr>
        <w:t xml:space="preserve">ונולדה </w:t>
      </w:r>
      <w:r w:rsidRPr="006F178A">
        <w:rPr>
          <w:rFonts w:ascii="FontbitDavid" w:hAnsi="FontbitDavid"/>
          <w:rtl/>
        </w:rPr>
        <w:t>צרעת, מגלח צרעתו ו</w:t>
      </w:r>
      <w:r w:rsidRPr="006F178A">
        <w:rPr>
          <w:rFonts w:ascii="FontbitDavid" w:hAnsi="FontbitDavid" w:hint="cs"/>
          <w:rtl/>
        </w:rPr>
        <w:t>אח</w:t>
      </w:r>
      <w:r w:rsidRPr="006F178A">
        <w:rPr>
          <w:rFonts w:ascii="FontbitDavid" w:hAnsi="FontbitDavid"/>
          <w:rtl/>
        </w:rPr>
        <w:t>"</w:t>
      </w:r>
      <w:r w:rsidRPr="006F178A">
        <w:rPr>
          <w:rFonts w:ascii="FontbitDavid" w:hAnsi="FontbitDavid" w:hint="cs"/>
          <w:rtl/>
        </w:rPr>
        <w:t>כ ישב ל' יום דנזיר</w:t>
      </w:r>
      <w:r w:rsidR="002773A7">
        <w:rPr>
          <w:rFonts w:ascii="FontbitDavid" w:hAnsi="FontbitDavid" w:hint="cs"/>
          <w:rtl/>
        </w:rPr>
        <w:t>,</w:t>
      </w:r>
      <w:r w:rsidRPr="006F178A">
        <w:rPr>
          <w:rFonts w:ascii="FontbitDavid" w:hAnsi="FontbitDavid" w:hint="cs"/>
          <w:rtl/>
        </w:rPr>
        <w:t xml:space="preserve"> דהא יש לו גידול שיער</w:t>
      </w:r>
      <w:r w:rsidR="00ED7A4F">
        <w:rPr>
          <w:rFonts w:ascii="FontbitDavid" w:hAnsi="FontbitDavid" w:hint="cs"/>
          <w:rtl/>
        </w:rPr>
        <w:t>.</w:t>
      </w:r>
    </w:p>
    <w:p w14:paraId="4213ACF5" w14:textId="77777777" w:rsidR="00FF3740" w:rsidRPr="006F178A" w:rsidRDefault="00FF3740" w:rsidP="00516202">
      <w:pPr>
        <w:pStyle w:val="affff5"/>
        <w:framePr w:wrap="around"/>
        <w:rPr>
          <w:rtl/>
        </w:rPr>
      </w:pPr>
      <w:r w:rsidRPr="006F178A">
        <w:rPr>
          <w:rFonts w:hint="cs"/>
          <w:rtl/>
        </w:rPr>
        <w:t>נו.</w:t>
      </w:r>
    </w:p>
    <w:p w14:paraId="1453757A" w14:textId="448706D4" w:rsidR="002773A7" w:rsidRDefault="00EF5171" w:rsidP="002773A7">
      <w:pPr>
        <w:pStyle w:val="36"/>
        <w:framePr w:wrap="notBeside"/>
        <w:rPr>
          <w:rFonts w:ascii="FontbitDavid" w:hAnsi="FontbitDavid"/>
          <w:rtl/>
        </w:rPr>
      </w:pPr>
      <w:r>
        <w:rPr>
          <w:rFonts w:hint="cs"/>
          <w:rtl/>
        </w:rPr>
        <w:t xml:space="preserve">ב. </w:t>
      </w:r>
      <w:r w:rsidR="00FF3740" w:rsidRPr="002773A7">
        <w:rPr>
          <w:rFonts w:hint="cs"/>
          <w:rtl/>
        </w:rPr>
        <w:t>מתיב רב</w:t>
      </w:r>
      <w:r w:rsidR="00FF3740" w:rsidRPr="002773A7">
        <w:rPr>
          <w:rtl/>
        </w:rPr>
        <w:t>"</w:t>
      </w:r>
      <w:r w:rsidR="00FF3740" w:rsidRPr="002773A7">
        <w:rPr>
          <w:rFonts w:hint="cs"/>
          <w:rtl/>
        </w:rPr>
        <w:t>ח</w:t>
      </w:r>
      <w:r w:rsidR="00FF3740" w:rsidRPr="002773A7">
        <w:rPr>
          <w:rtl/>
        </w:rPr>
        <w:t>:</w:t>
      </w:r>
    </w:p>
    <w:p w14:paraId="07DEFACA" w14:textId="45800374" w:rsidR="00FF3740" w:rsidRPr="006F178A" w:rsidRDefault="00FF3740" w:rsidP="00FF3740">
      <w:pPr>
        <w:rPr>
          <w:rtl/>
        </w:rPr>
      </w:pPr>
      <w:r w:rsidRPr="001263C2">
        <w:rPr>
          <w:rFonts w:ascii="FontbitDavid" w:hAnsi="FontbitDavid"/>
          <w:spacing w:val="0"/>
          <w:rtl/>
        </w:rPr>
        <w:t>נזיר טמא בספק ומוחלט בספק,</w:t>
      </w:r>
      <w:r w:rsidRPr="001263C2">
        <w:rPr>
          <w:rFonts w:ascii="FontbitDavid" w:hAnsi="FontbitDavid" w:hint="cs"/>
          <w:spacing w:val="0"/>
          <w:rtl/>
        </w:rPr>
        <w:t xml:space="preserve"> </w:t>
      </w:r>
      <w:r w:rsidRPr="001263C2">
        <w:rPr>
          <w:rFonts w:ascii="FontbitDavid" w:hAnsi="FontbitDavid"/>
          <w:spacing w:val="0"/>
          <w:rtl/>
        </w:rPr>
        <w:t xml:space="preserve">אוכל בקדשים לאחר ששים יום, ושותה </w:t>
      </w:r>
      <w:r w:rsidRPr="002773A7">
        <w:rPr>
          <w:rFonts w:ascii="FontbitDavid" w:hAnsi="FontbitDavid"/>
          <w:spacing w:val="2"/>
          <w:rtl/>
        </w:rPr>
        <w:t xml:space="preserve">יין ומיטמא למתים לאחר מאה ועשרים יום, </w:t>
      </w:r>
      <w:r w:rsidRPr="002773A7">
        <w:rPr>
          <w:rStyle w:val="27"/>
          <w:spacing w:val="2"/>
          <w:rtl/>
        </w:rPr>
        <w:t xml:space="preserve">ותני עלה: </w:t>
      </w:r>
      <w:r w:rsidRPr="002773A7">
        <w:rPr>
          <w:rFonts w:ascii="FontbitDavid" w:hAnsi="FontbitDavid"/>
          <w:spacing w:val="2"/>
          <w:rtl/>
        </w:rPr>
        <w:t>ב</w:t>
      </w:r>
      <w:r w:rsidRPr="002773A7">
        <w:rPr>
          <w:rFonts w:ascii="FontbitDavid" w:hAnsi="FontbitDavid" w:hint="cs"/>
          <w:spacing w:val="2"/>
          <w:rtl/>
        </w:rPr>
        <w:t>ד</w:t>
      </w:r>
      <w:r w:rsidRPr="002773A7">
        <w:rPr>
          <w:rFonts w:ascii="FontbitDavid" w:hAnsi="FontbitDavid"/>
          <w:spacing w:val="2"/>
          <w:rtl/>
        </w:rPr>
        <w:t>"</w:t>
      </w:r>
      <w:r w:rsidRPr="002773A7">
        <w:rPr>
          <w:rFonts w:ascii="FontbitDavid" w:hAnsi="FontbitDavid" w:hint="cs"/>
          <w:spacing w:val="2"/>
          <w:rtl/>
        </w:rPr>
        <w:t xml:space="preserve">א </w:t>
      </w:r>
      <w:r w:rsidR="002773A7" w:rsidRPr="002773A7">
        <w:rPr>
          <w:rFonts w:ascii="FontbitDavid" w:hAnsi="FontbitDavid" w:hint="cs"/>
          <w:spacing w:val="2"/>
          <w:rtl/>
        </w:rPr>
        <w:t>ב</w:t>
      </w:r>
      <w:r w:rsidRPr="002773A7">
        <w:rPr>
          <w:rFonts w:ascii="FontbitDavid" w:hAnsi="FontbitDavid"/>
          <w:spacing w:val="2"/>
          <w:rtl/>
        </w:rPr>
        <w:t>נזירות מועטת.</w:t>
      </w:r>
    </w:p>
    <w:p w14:paraId="53B38FC7" w14:textId="2B021A82" w:rsidR="00327B43" w:rsidRDefault="00FF3740" w:rsidP="00FF3740">
      <w:pPr>
        <w:rPr>
          <w:rtl/>
        </w:rPr>
      </w:pPr>
      <w:r w:rsidRPr="006F178A">
        <w:rPr>
          <w:rtl/>
        </w:rPr>
        <w:t xml:space="preserve">אבל בנזירות בת שנה, </w:t>
      </w:r>
      <w:r w:rsidR="00327B43">
        <w:rPr>
          <w:rtl/>
        </w:rPr>
        <w:tab/>
      </w:r>
      <w:r w:rsidRPr="006F178A">
        <w:rPr>
          <w:rtl/>
        </w:rPr>
        <w:t xml:space="preserve">אוכל בקדשים לאחר שתי שנים, </w:t>
      </w:r>
    </w:p>
    <w:p w14:paraId="1047CB50" w14:textId="7EE28920" w:rsidR="00FF3740" w:rsidRPr="006F178A" w:rsidRDefault="00FF3740" w:rsidP="00327B43">
      <w:pPr>
        <w:ind w:left="1017" w:firstLine="113"/>
        <w:rPr>
          <w:rtl/>
        </w:rPr>
      </w:pPr>
      <w:r w:rsidRPr="006F178A">
        <w:rPr>
          <w:rtl/>
        </w:rPr>
        <w:t>ושותה יין ומיטמא למתים לאחר ארבע שנים</w:t>
      </w:r>
      <w:r w:rsidR="001A7DD4">
        <w:rPr>
          <w:rtl/>
        </w:rPr>
        <w:t>.</w:t>
      </w:r>
    </w:p>
    <w:p w14:paraId="2D4F6AD2" w14:textId="2A3CCB04" w:rsidR="00FF3740" w:rsidRPr="006F178A" w:rsidRDefault="00FF3740" w:rsidP="00FF3740">
      <w:pPr>
        <w:rPr>
          <w:rtl/>
        </w:rPr>
      </w:pPr>
      <w:r w:rsidRPr="006F178A">
        <w:rPr>
          <w:rtl/>
        </w:rPr>
        <w:t>ואי ס"</w:t>
      </w:r>
      <w:r w:rsidRPr="006F178A">
        <w:rPr>
          <w:rFonts w:hint="cs"/>
          <w:rtl/>
        </w:rPr>
        <w:t>ד</w:t>
      </w:r>
      <w:r w:rsidRPr="006F178A">
        <w:rPr>
          <w:rtl/>
        </w:rPr>
        <w:t xml:space="preserve"> </w:t>
      </w:r>
      <w:r w:rsidR="001263C2">
        <w:rPr>
          <w:rFonts w:hint="cs"/>
          <w:rtl/>
        </w:rPr>
        <w:t>עולין לו ימיו</w:t>
      </w:r>
      <w:r w:rsidRPr="006F178A">
        <w:rPr>
          <w:rtl/>
        </w:rPr>
        <w:t xml:space="preserve">, </w:t>
      </w:r>
      <w:r w:rsidR="001263C2">
        <w:rPr>
          <w:rFonts w:hint="cs"/>
          <w:rtl/>
        </w:rPr>
        <w:t xml:space="preserve">שיספיקו לו </w:t>
      </w:r>
      <w:r w:rsidRPr="006F178A">
        <w:rPr>
          <w:rtl/>
        </w:rPr>
        <w:t xml:space="preserve">בשלש שנים ושלשים יום! </w:t>
      </w:r>
    </w:p>
    <w:p w14:paraId="1326EA31" w14:textId="5FB35C93" w:rsidR="001263C2" w:rsidRDefault="00711B96" w:rsidP="001263C2">
      <w:pPr>
        <w:pStyle w:val="36"/>
        <w:framePr w:wrap="notBeside"/>
        <w:rPr>
          <w:rtl/>
        </w:rPr>
      </w:pPr>
      <w:r>
        <w:rPr>
          <w:rFonts w:hint="cs"/>
          <w:rtl/>
        </w:rPr>
        <w:t xml:space="preserve">ג. </w:t>
      </w:r>
      <w:r w:rsidR="00FF3740" w:rsidRPr="001263C2">
        <w:rPr>
          <w:rtl/>
        </w:rPr>
        <w:t>ועוד מתיב ר</w:t>
      </w:r>
      <w:r w:rsidR="001263C2">
        <w:rPr>
          <w:rFonts w:hint="cs"/>
          <w:rtl/>
        </w:rPr>
        <w:t>"א</w:t>
      </w:r>
      <w:r w:rsidR="00FF3740" w:rsidRPr="001263C2">
        <w:rPr>
          <w:rtl/>
        </w:rPr>
        <w:t xml:space="preserve">: </w:t>
      </w:r>
    </w:p>
    <w:p w14:paraId="5AC1BAF3" w14:textId="4436C9C0" w:rsidR="00FF3740" w:rsidRPr="00C205D6" w:rsidRDefault="00B4433A" w:rsidP="00C205D6">
      <w:pPr>
        <w:rPr>
          <w:spacing w:val="2"/>
          <w:rtl/>
        </w:rPr>
      </w:pPr>
      <w:r w:rsidRPr="00C205D6">
        <w:rPr>
          <w:rFonts w:hint="cs"/>
          <w:spacing w:val="2"/>
          <w:rtl/>
        </w:rPr>
        <w:t>ימי חלוטו ש</w:t>
      </w:r>
      <w:r w:rsidR="00C205D6" w:rsidRPr="00C205D6">
        <w:rPr>
          <w:rFonts w:hint="cs"/>
          <w:spacing w:val="2"/>
          <w:rtl/>
        </w:rPr>
        <w:t xml:space="preserve">אין </w:t>
      </w:r>
      <w:r w:rsidRPr="00C205D6">
        <w:rPr>
          <w:rFonts w:hint="cs"/>
          <w:spacing w:val="2"/>
          <w:rtl/>
        </w:rPr>
        <w:t xml:space="preserve">עולין מן המנין ק''ו מימי טומאה שג''כ מגלח </w:t>
      </w:r>
      <w:r w:rsidR="00FF3740" w:rsidRPr="00C205D6">
        <w:rPr>
          <w:spacing w:val="2"/>
          <w:rtl/>
        </w:rPr>
        <w:t xml:space="preserve">ומביא קרבן, </w:t>
      </w:r>
    </w:p>
    <w:p w14:paraId="5BDA6E5C" w14:textId="77777777" w:rsidR="00C205D6" w:rsidRDefault="00FF3740" w:rsidP="00C205D6">
      <w:pPr>
        <w:pStyle w:val="36"/>
        <w:framePr w:wrap="notBeside"/>
        <w:rPr>
          <w:rtl/>
        </w:rPr>
      </w:pPr>
      <w:r w:rsidRPr="00C205D6">
        <w:rPr>
          <w:rFonts w:hint="cs"/>
          <w:rtl/>
        </w:rPr>
        <w:t>וא</w:t>
      </w:r>
      <w:r w:rsidRPr="00C205D6">
        <w:rPr>
          <w:rtl/>
        </w:rPr>
        <w:t>"</w:t>
      </w:r>
      <w:r w:rsidRPr="00C205D6">
        <w:rPr>
          <w:rFonts w:hint="cs"/>
          <w:rtl/>
        </w:rPr>
        <w:t xml:space="preserve">א לומר </w:t>
      </w:r>
    </w:p>
    <w:p w14:paraId="552DF31D" w14:textId="057EDCEA" w:rsidR="00FF3740" w:rsidRPr="00711B96" w:rsidRDefault="00ED2E2D" w:rsidP="00FF3740">
      <w:pPr>
        <w:rPr>
          <w:rStyle w:val="a6"/>
          <w:rtl/>
        </w:rPr>
      </w:pPr>
      <w:r w:rsidRPr="00B72EBF">
        <w:rPr>
          <w:rFonts w:cs="BA Vilna Bold" w:hint="cs"/>
          <w:spacing w:val="-2"/>
          <w:rtl/>
        </w:rPr>
        <w:t>רק י</w:t>
      </w:r>
      <w:r w:rsidR="00FF3740" w:rsidRPr="00B72EBF">
        <w:rPr>
          <w:rFonts w:cs="BA Vilna Bold" w:hint="cs"/>
          <w:spacing w:val="-2"/>
          <w:rtl/>
        </w:rPr>
        <w:t xml:space="preserve">מי טומאתו </w:t>
      </w:r>
      <w:r w:rsidRPr="00B72EBF">
        <w:rPr>
          <w:rFonts w:cs="BA Vilna Bold" w:hint="cs"/>
          <w:spacing w:val="-2"/>
          <w:rtl/>
        </w:rPr>
        <w:t>ש</w:t>
      </w:r>
      <w:r w:rsidR="00FF3740" w:rsidRPr="00B72EBF">
        <w:rPr>
          <w:rFonts w:cs="BA Vilna Bold" w:hint="cs"/>
          <w:spacing w:val="-2"/>
          <w:rtl/>
        </w:rPr>
        <w:t>מבטל בהן הקודמים</w:t>
      </w:r>
      <w:r w:rsidR="00FF3740" w:rsidRPr="00711B96">
        <w:rPr>
          <w:rStyle w:val="a6"/>
          <w:rFonts w:hint="cs"/>
          <w:rtl/>
        </w:rPr>
        <w:t xml:space="preserve"> משא'כ ימי חלוט</w:t>
      </w:r>
      <w:r w:rsidRPr="00711B96">
        <w:rPr>
          <w:rStyle w:val="a6"/>
          <w:rFonts w:hint="cs"/>
          <w:rtl/>
        </w:rPr>
        <w:t>ו</w:t>
      </w:r>
      <w:r w:rsidR="00FF3740" w:rsidRPr="00711B96">
        <w:rPr>
          <w:rStyle w:val="a6"/>
          <w:rFonts w:hint="cs"/>
          <w:rtl/>
        </w:rPr>
        <w:t xml:space="preserve"> שאין מבט</w:t>
      </w:r>
      <w:r w:rsidRPr="00711B96">
        <w:rPr>
          <w:rStyle w:val="a6"/>
          <w:rFonts w:hint="cs"/>
          <w:rtl/>
        </w:rPr>
        <w:t>ל הקודמים</w:t>
      </w:r>
    </w:p>
    <w:p w14:paraId="6C178CFD" w14:textId="77777777" w:rsidR="009C1335" w:rsidRDefault="00FF3740" w:rsidP="000D210F">
      <w:pPr>
        <w:rPr>
          <w:rtl/>
        </w:rPr>
      </w:pPr>
      <w:r w:rsidRPr="006F178A">
        <w:rPr>
          <w:rFonts w:hint="cs"/>
          <w:rtl/>
        </w:rPr>
        <w:t>ק</w:t>
      </w:r>
      <w:r w:rsidRPr="006F178A">
        <w:rPr>
          <w:rtl/>
        </w:rPr>
        <w:t>"</w:t>
      </w:r>
      <w:r w:rsidRPr="006F178A">
        <w:rPr>
          <w:rFonts w:hint="cs"/>
          <w:rtl/>
        </w:rPr>
        <w:t>ו מ</w:t>
      </w:r>
      <w:r w:rsidRPr="006F178A">
        <w:rPr>
          <w:rtl/>
        </w:rPr>
        <w:t xml:space="preserve">נזיר בקבר ששערו ראוי לתגלחת נזירות </w:t>
      </w:r>
      <w:r w:rsidRPr="006F178A">
        <w:rPr>
          <w:rFonts w:hint="cs"/>
          <w:rtl/>
        </w:rPr>
        <w:t>ו</w:t>
      </w:r>
      <w:r w:rsidRPr="006F178A">
        <w:rPr>
          <w:rtl/>
        </w:rPr>
        <w:t>אין עולין מן המנין,</w:t>
      </w:r>
      <w:r w:rsidRPr="006F178A">
        <w:rPr>
          <w:rFonts w:hint="cs"/>
          <w:rtl/>
        </w:rPr>
        <w:t xml:space="preserve"> </w:t>
      </w:r>
    </w:p>
    <w:p w14:paraId="5ED47C85" w14:textId="1B998888" w:rsidR="00FF3740" w:rsidRPr="006F178A" w:rsidRDefault="00FF3740" w:rsidP="000D210F">
      <w:pPr>
        <w:ind w:left="113" w:firstLine="113"/>
        <w:rPr>
          <w:rtl/>
        </w:rPr>
      </w:pPr>
      <w:r w:rsidRPr="006F178A">
        <w:rPr>
          <w:rFonts w:hint="cs"/>
          <w:rtl/>
        </w:rPr>
        <w:t>כ</w:t>
      </w:r>
      <w:r w:rsidRPr="006F178A">
        <w:rPr>
          <w:rtl/>
        </w:rPr>
        <w:t>"</w:t>
      </w:r>
      <w:r w:rsidRPr="006F178A">
        <w:rPr>
          <w:rFonts w:hint="cs"/>
          <w:rtl/>
        </w:rPr>
        <w:t>ש</w:t>
      </w:r>
      <w:r w:rsidRPr="006F178A">
        <w:rPr>
          <w:rtl/>
        </w:rPr>
        <w:t xml:space="preserve"> ימי חלוטו שאין שערו ראוי לתגלחת נזירות</w:t>
      </w:r>
    </w:p>
    <w:p w14:paraId="18B9E41E" w14:textId="77777777" w:rsidR="00FF3740" w:rsidRPr="006F178A" w:rsidRDefault="00FF3740" w:rsidP="00516202">
      <w:pPr>
        <w:pStyle w:val="affff5"/>
        <w:framePr w:wrap="around"/>
        <w:rPr>
          <w:rtl/>
        </w:rPr>
      </w:pPr>
      <w:r w:rsidRPr="006F178A">
        <w:rPr>
          <w:rFonts w:hint="cs"/>
          <w:rtl/>
        </w:rPr>
        <w:t>נו:</w:t>
      </w:r>
    </w:p>
    <w:p w14:paraId="2E7118A8" w14:textId="7FB2AA63" w:rsidR="00FF3740" w:rsidRPr="004A28AF" w:rsidRDefault="00FF3740" w:rsidP="00FF3740">
      <w:pPr>
        <w:rPr>
          <w:spacing w:val="0"/>
          <w:rtl/>
        </w:rPr>
      </w:pPr>
      <w:r w:rsidRPr="00B72EBF">
        <w:rPr>
          <w:rFonts w:cs="BA Vilna Bold" w:hint="cs"/>
          <w:spacing w:val="0"/>
          <w:rtl/>
        </w:rPr>
        <w:t xml:space="preserve">וימי ספורו </w:t>
      </w:r>
      <w:r w:rsidR="003070F8" w:rsidRPr="004A28AF">
        <w:rPr>
          <w:rFonts w:hint="cs"/>
          <w:spacing w:val="0"/>
          <w:rtl/>
        </w:rPr>
        <w:t>ק''ו</w:t>
      </w:r>
      <w:r w:rsidRPr="004A28AF">
        <w:rPr>
          <w:rFonts w:hint="cs"/>
          <w:spacing w:val="0"/>
          <w:rtl/>
        </w:rPr>
        <w:t xml:space="preserve"> מימי חלוטו דטעון תגלחת,</w:t>
      </w:r>
      <w:r w:rsidR="003070F8" w:rsidRPr="004A28AF">
        <w:rPr>
          <w:rFonts w:hint="cs"/>
          <w:spacing w:val="0"/>
          <w:rtl/>
        </w:rPr>
        <w:t xml:space="preserve"> ו</w:t>
      </w:r>
      <w:r w:rsidRPr="004A28AF">
        <w:rPr>
          <w:rFonts w:hint="cs"/>
          <w:spacing w:val="0"/>
          <w:rtl/>
        </w:rPr>
        <w:t>אין עולין מן המנין</w:t>
      </w:r>
      <w:r w:rsidR="00A76B31">
        <w:rPr>
          <w:rFonts w:hint="cs"/>
          <w:spacing w:val="0"/>
          <w:rtl/>
        </w:rPr>
        <w:t>,</w:t>
      </w:r>
      <w:r w:rsidRPr="004A28AF">
        <w:rPr>
          <w:rFonts w:hint="cs"/>
          <w:spacing w:val="0"/>
          <w:rtl/>
        </w:rPr>
        <w:t xml:space="preserve"> אף ימי ספורו </w:t>
      </w:r>
    </w:p>
    <w:p w14:paraId="43CBC2FE" w14:textId="67307D96" w:rsidR="00FF3740" w:rsidRPr="00A76B31" w:rsidRDefault="00FF3740" w:rsidP="00847616">
      <w:pPr>
        <w:rPr>
          <w:spacing w:val="2"/>
          <w:rtl/>
        </w:rPr>
      </w:pPr>
      <w:r w:rsidRPr="00A76B31">
        <w:rPr>
          <w:rFonts w:cs="BA Vilna Bold" w:hint="cs"/>
          <w:spacing w:val="2"/>
          <w:rtl/>
        </w:rPr>
        <w:t>ימי הסגרו</w:t>
      </w:r>
      <w:r w:rsidRPr="00A76B31">
        <w:rPr>
          <w:rFonts w:hint="cs"/>
          <w:spacing w:val="2"/>
          <w:rtl/>
        </w:rPr>
        <w:t xml:space="preserve"> </w:t>
      </w:r>
      <w:r w:rsidR="00847616" w:rsidRPr="00A76B31">
        <w:rPr>
          <w:rFonts w:hint="cs"/>
          <w:spacing w:val="2"/>
          <w:rtl/>
        </w:rPr>
        <w:t>אין לדמות ל</w:t>
      </w:r>
      <w:r w:rsidRPr="00A76B31">
        <w:rPr>
          <w:rFonts w:hint="cs"/>
          <w:spacing w:val="2"/>
          <w:rtl/>
        </w:rPr>
        <w:t xml:space="preserve">חלוט מטמא משכב ומושב </w:t>
      </w:r>
      <w:r w:rsidR="00847616" w:rsidRPr="00A76B31">
        <w:rPr>
          <w:rFonts w:hint="cs"/>
          <w:spacing w:val="2"/>
          <w:rtl/>
        </w:rPr>
        <w:t xml:space="preserve">ואין </w:t>
      </w:r>
      <w:r w:rsidRPr="00A76B31">
        <w:rPr>
          <w:rFonts w:hint="cs"/>
          <w:spacing w:val="2"/>
          <w:rtl/>
        </w:rPr>
        <w:t xml:space="preserve">עולין </w:t>
      </w:r>
      <w:r w:rsidR="00847616" w:rsidRPr="00A76B31">
        <w:rPr>
          <w:rFonts w:hint="cs"/>
          <w:spacing w:val="2"/>
          <w:rtl/>
        </w:rPr>
        <w:t>ימיו ל</w:t>
      </w:r>
      <w:r w:rsidRPr="00A76B31">
        <w:rPr>
          <w:rFonts w:hint="cs"/>
          <w:spacing w:val="2"/>
          <w:rtl/>
        </w:rPr>
        <w:t>מנין</w:t>
      </w:r>
      <w:r w:rsidR="00A76B31" w:rsidRPr="00A76B31">
        <w:rPr>
          <w:rFonts w:hint="cs"/>
          <w:spacing w:val="2"/>
          <w:rtl/>
        </w:rPr>
        <w:t>,</w:t>
      </w:r>
      <w:r w:rsidRPr="00A76B31">
        <w:rPr>
          <w:rFonts w:hint="cs"/>
          <w:spacing w:val="2"/>
          <w:rtl/>
        </w:rPr>
        <w:t xml:space="preserve"> </w:t>
      </w:r>
    </w:p>
    <w:p w14:paraId="7B045B91" w14:textId="007CAC46" w:rsidR="00FF3740" w:rsidRPr="00AE0F0E" w:rsidRDefault="00AE0F0E" w:rsidP="00AE0F0E">
      <w:pPr>
        <w:ind w:left="339" w:firstLine="113"/>
        <w:rPr>
          <w:rtl/>
        </w:rPr>
      </w:pPr>
      <w:r>
        <w:rPr>
          <w:rFonts w:hint="cs"/>
          <w:rtl/>
        </w:rPr>
        <w:t xml:space="preserve">  </w:t>
      </w:r>
      <w:r w:rsidR="00FF3740" w:rsidRPr="00AE0F0E">
        <w:rPr>
          <w:rFonts w:hint="cs"/>
          <w:rtl/>
        </w:rPr>
        <w:t xml:space="preserve">דמה לחלוטו שטעון תגלחת ומביא קרבן </w:t>
      </w:r>
    </w:p>
    <w:p w14:paraId="087B508A" w14:textId="77777777" w:rsidR="00AE0F0E" w:rsidRDefault="00FF3740" w:rsidP="00FF3740">
      <w:pPr>
        <w:rPr>
          <w:rtl/>
        </w:rPr>
      </w:pPr>
      <w:r w:rsidRPr="00AE0F0E">
        <w:rPr>
          <w:rStyle w:val="27"/>
          <w:rtl/>
        </w:rPr>
        <w:t xml:space="preserve">מכאן אמרו: </w:t>
      </w:r>
      <w:r w:rsidRPr="006F178A">
        <w:rPr>
          <w:rtl/>
        </w:rPr>
        <w:t xml:space="preserve">ימי ספרו וימי גמרו - אין עולין לו מן המנין, </w:t>
      </w:r>
    </w:p>
    <w:p w14:paraId="7139CCF3" w14:textId="7F44ABAF" w:rsidR="00FF3740" w:rsidRPr="006F178A" w:rsidRDefault="00FF3740" w:rsidP="00AE0F0E">
      <w:pPr>
        <w:ind w:left="452" w:firstLine="113"/>
        <w:rPr>
          <w:rtl/>
        </w:rPr>
      </w:pPr>
      <w:r w:rsidRPr="006F178A">
        <w:rPr>
          <w:rtl/>
        </w:rPr>
        <w:t>אבל ימי הזב והזבה והסגרו של מצורע - עולין לו</w:t>
      </w:r>
      <w:r w:rsidR="001A7DD4">
        <w:rPr>
          <w:rtl/>
        </w:rPr>
        <w:t>.</w:t>
      </w:r>
    </w:p>
    <w:p w14:paraId="28A33D66" w14:textId="77777777" w:rsidR="00A76B31" w:rsidRDefault="00FF3740" w:rsidP="004A28AF">
      <w:pPr>
        <w:rPr>
          <w:rtl/>
        </w:rPr>
      </w:pPr>
      <w:r w:rsidRPr="004A28AF">
        <w:rPr>
          <w:rStyle w:val="27"/>
          <w:rtl/>
        </w:rPr>
        <w:t>תני מיהת:</w:t>
      </w:r>
      <w:r w:rsidR="004A28AF" w:rsidRPr="004A28AF">
        <w:rPr>
          <w:rStyle w:val="27"/>
          <w:rFonts w:hint="cs"/>
          <w:rtl/>
        </w:rPr>
        <w:t xml:space="preserve"> </w:t>
      </w:r>
      <w:r w:rsidR="00DD76FD">
        <w:rPr>
          <w:rFonts w:hint="cs"/>
          <w:rtl/>
        </w:rPr>
        <w:t>ד</w:t>
      </w:r>
      <w:r w:rsidRPr="006F178A">
        <w:rPr>
          <w:rtl/>
        </w:rPr>
        <w:t>בימי טומאה מבטל בהן הקודמין,</w:t>
      </w:r>
      <w:r w:rsidR="00DD76FD">
        <w:rPr>
          <w:rFonts w:hint="cs"/>
          <w:rtl/>
        </w:rPr>
        <w:t xml:space="preserve"> משא''כ ימי חלוטו. </w:t>
      </w:r>
    </w:p>
    <w:p w14:paraId="11412968" w14:textId="51D66310" w:rsidR="00DD76FD" w:rsidRDefault="00DD76FD" w:rsidP="00A76B31">
      <w:pPr>
        <w:ind w:left="339" w:firstLine="113"/>
        <w:rPr>
          <w:rFonts w:ascii="FontbitDavid" w:hAnsi="FontbitDavid"/>
          <w:rtl/>
        </w:rPr>
      </w:pPr>
      <w:r>
        <w:rPr>
          <w:rFonts w:hint="cs"/>
          <w:rtl/>
        </w:rPr>
        <w:t>ו</w:t>
      </w:r>
      <w:r w:rsidR="00FF3740" w:rsidRPr="006F178A">
        <w:rPr>
          <w:rtl/>
        </w:rPr>
        <w:t xml:space="preserve">אי בנזירות מועטת, הא בעינן גידול שער! </w:t>
      </w:r>
    </w:p>
    <w:p w14:paraId="155D1BA0" w14:textId="7558032D" w:rsidR="00DD76FD" w:rsidRDefault="00DD76FD" w:rsidP="00DD76FD">
      <w:pPr>
        <w:pStyle w:val="36"/>
        <w:framePr w:wrap="notBeside"/>
        <w:rPr>
          <w:rFonts w:ascii="FontbitDavid" w:hAnsi="FontbitDavid"/>
          <w:rtl/>
        </w:rPr>
      </w:pPr>
      <w:r>
        <w:rPr>
          <w:rFonts w:hint="cs"/>
          <w:rtl/>
        </w:rPr>
        <w:t>ובהכרח</w:t>
      </w:r>
      <w:r w:rsidRPr="00DD76FD">
        <w:rPr>
          <w:rFonts w:hint="cs"/>
          <w:rtl/>
        </w:rPr>
        <w:t xml:space="preserve"> </w:t>
      </w:r>
      <w:r>
        <w:rPr>
          <w:rFonts w:hint="cs"/>
          <w:rtl/>
        </w:rPr>
        <w:t>ד</w:t>
      </w:r>
      <w:r w:rsidRPr="00DD76FD">
        <w:rPr>
          <w:rFonts w:hint="cs"/>
          <w:rtl/>
        </w:rPr>
        <w:t>ש''מ</w:t>
      </w:r>
    </w:p>
    <w:p w14:paraId="13652121" w14:textId="5CEC372D" w:rsidR="00FF3740" w:rsidRPr="006F178A" w:rsidRDefault="00FF3740" w:rsidP="00DD76FD">
      <w:pPr>
        <w:rPr>
          <w:rtl/>
        </w:rPr>
      </w:pPr>
      <w:r w:rsidRPr="006F178A">
        <w:rPr>
          <w:rFonts w:ascii="FontbitDavid" w:hAnsi="FontbitDavid"/>
          <w:rtl/>
        </w:rPr>
        <w:t xml:space="preserve">בנזירות מרובה, </w:t>
      </w:r>
      <w:r w:rsidRPr="00DD76FD">
        <w:rPr>
          <w:rStyle w:val="27"/>
          <w:rtl/>
        </w:rPr>
        <w:t xml:space="preserve">ותני </w:t>
      </w:r>
      <w:r w:rsidRPr="006F178A">
        <w:rPr>
          <w:rFonts w:ascii="FontbitDavid" w:hAnsi="FontbitDavid"/>
          <w:rtl/>
        </w:rPr>
        <w:t xml:space="preserve">שאין עולין לו מן המנין, </w:t>
      </w:r>
      <w:r w:rsidR="00DD76FD">
        <w:rPr>
          <w:rFonts w:ascii="FontbitDavid" w:hAnsi="FontbitDavid" w:hint="cs"/>
          <w:rtl/>
        </w:rPr>
        <w:t xml:space="preserve">- </w:t>
      </w:r>
      <w:r w:rsidR="004A28AF">
        <w:rPr>
          <w:rFonts w:ascii="FontbitDavid" w:hAnsi="FontbitDavid" w:hint="cs"/>
          <w:rtl/>
        </w:rPr>
        <w:t>מוכח שלא עולין לו.</w:t>
      </w:r>
    </w:p>
    <w:p w14:paraId="29B4AD2E" w14:textId="77777777" w:rsidR="00FF3740" w:rsidRPr="006F178A" w:rsidRDefault="00FF3740" w:rsidP="000F6CD2">
      <w:pPr>
        <w:pStyle w:val="afffffb"/>
        <w:rPr>
          <w:rtl/>
        </w:rPr>
      </w:pPr>
      <w:r>
        <w:rPr>
          <w:rtl/>
        </w:rPr>
        <w:t>׹</w:t>
      </w:r>
    </w:p>
    <w:p w14:paraId="13648E69" w14:textId="77777777" w:rsidR="00FF3740" w:rsidRPr="006F178A" w:rsidRDefault="00FF3740" w:rsidP="004B1A9B">
      <w:pPr>
        <w:pStyle w:val="affffff2"/>
        <w:framePr w:wrap="around"/>
        <w:rPr>
          <w:rtl/>
        </w:rPr>
      </w:pPr>
      <w:del w:id="20223" w:author="קלוד" w:date="2026-10-06T10:09:33Z">
        <w:r>
          <w:rPr>
            <w:rtl/>
          </w:rPr>
          <w:delText xml:space="preserve">מתני'.</w:delText>
        </w:r>
      </w:del>
      <w:ins w:id="20224" w:author="קלוד" w:date="2026-10-06T10:09:33Z">
        <w:r>
          <w:rPr>
            <w:rtl/>
          </w:rPr>
          <w:t xml:space="preserve">משנה ד</w:t>
        </w:r>
      </w:ins>
    </w:p>
    <w:p w14:paraId="63E26ADC" w14:textId="4B6F54A8" w:rsidR="009C1335" w:rsidRDefault="00FF3740" w:rsidP="001145BC">
      <w:pPr>
        <w:pStyle w:val="affffb"/>
        <w:spacing w:before="120"/>
        <w:jc w:val="center"/>
        <w:rPr>
          <w:rStyle w:val="27"/>
          <w:rtl/>
        </w:rPr>
        <w:pPrChange w:id="90049" w:author="קלוד" w:date="2026-10-08T12:08:16Z">
          <w:pPr>
            <w:pStyle w:val="affffb"/>
            <w:jc w:val="center"/>
          </w:pPr>
        </w:pPrChange>
      </w:pPr>
      <w:r w:rsidRPr="009C1335">
        <w:rPr>
          <w:rStyle w:val="TanaimMishna"/>
          <w:rtl/>
          <w:rPrChange w:id="20154" w:author="קלוד" w:date="2026-10-06T10:09:33Z">
            <w:rPr>
              <w:rStyle w:val="27"/>
              <w:rtl/>
            </w:rPr>
          </w:rPrChange>
        </w:rPr>
        <w:t>רבי אליעזר משום ר' יהושע:</w:t>
      </w:r>
    </w:p>
    <w:p w14:paraId="13B81DAD" w14:textId="5EBF1701" w:rsidR="00FF3740" w:rsidRPr="006F178A" w:rsidRDefault="00FF3740" w:rsidP="00FF3740">
      <w:pPr>
        <w:pStyle w:val="affffb"/>
        <w:rPr>
          <w:rtl/>
        </w:rPr>
      </w:pPr>
      <w:r w:rsidRPr="006F178A">
        <w:rPr>
          <w:rtl/>
        </w:rPr>
        <w:t xml:space="preserve">כל טומאה מן המת שנזיר מגלח עליה - חייבין עליה על ביאת מקדש, </w:t>
      </w:r>
    </w:p>
    <w:p w14:paraId="19572CEC" w14:textId="4CC5DF67" w:rsidR="00FF3740" w:rsidRPr="00392931" w:rsidRDefault="00FF3740" w:rsidP="00FF3740">
      <w:pPr>
        <w:pStyle w:val="affffb"/>
        <w:rPr>
          <w:rtl/>
        </w:rPr>
      </w:pPr>
      <w:r w:rsidRPr="00392931">
        <w:rPr>
          <w:rtl/>
        </w:rPr>
        <w:t>וכל טומאה מן המת שאין הנזיר מגלח עליה - אין חייבין עליה על ביאת מקדש</w:t>
      </w:r>
      <w:r w:rsidR="001A7DD4">
        <w:rPr>
          <w:rtl/>
        </w:rPr>
        <w:t>.</w:t>
      </w:r>
    </w:p>
    <w:p w14:paraId="35E720CB" w14:textId="2CA0209E" w:rsidR="00FF3740" w:rsidRPr="006F178A" w:rsidRDefault="00FF3740" w:rsidP="00970E32">
      <w:pPr>
        <w:pStyle w:val="affffb"/>
        <w:spacing w:after="120"/>
        <w:rPr>
          <w:rtl/>
        </w:rPr>
      </w:pPr>
      <w:r w:rsidRPr="00970E32">
        <w:rPr>
          <w:rStyle w:val="TanaimMishna"/>
          <w:rtl/>
          <w:rPrChange w:id="20155" w:author="קלוד" w:date="2026-10-06T10:09:33Z">
            <w:rPr>
              <w:rStyle w:val="27"/>
              <w:rtl/>
            </w:rPr>
          </w:rPrChange>
        </w:rPr>
        <w:t xml:space="preserve">א"ר מאיר: </w:t>
      </w:r>
      <w:r w:rsidRPr="006F178A">
        <w:rPr>
          <w:rtl/>
        </w:rPr>
        <w:t xml:space="preserve">לא תהא זו קלה מן השרץ! </w:t>
      </w:r>
    </w:p>
    <w:p w14:paraId="7EE1EBF3" w14:textId="4C4E2476" w:rsidR="00FF3740" w:rsidRPr="006F178A" w:rsidRDefault="00970E32" w:rsidP="00970E32">
      <w:pPr>
        <w:pStyle w:val="a7"/>
        <w:rPr>
          <w:rtl/>
        </w:rPr>
      </w:pPr>
      <w:r>
        <w:rPr>
          <w:rFonts w:hint="cs"/>
          <w:rtl/>
        </w:rPr>
        <w:t>ור''א מרי''ה למד? הא למד מר' יהושע בר ממל!</w:t>
      </w:r>
      <w:r w:rsidR="00FF3740" w:rsidRPr="006F178A">
        <w:rPr>
          <w:rtl/>
        </w:rPr>
        <w:t xml:space="preserve"> </w:t>
      </w:r>
    </w:p>
    <w:p w14:paraId="01906E27" w14:textId="77777777" w:rsidR="00970E32" w:rsidRDefault="00FF3740" w:rsidP="00970E32">
      <w:pPr>
        <w:pStyle w:val="36"/>
        <w:framePr w:wrap="notBeside"/>
        <w:rPr>
          <w:rtl/>
        </w:rPr>
      </w:pPr>
      <w:r w:rsidRPr="00970E32">
        <w:rPr>
          <w:rtl/>
        </w:rPr>
        <w:t>דתניא</w:t>
      </w:r>
      <w:r w:rsidRPr="00970E32">
        <w:rPr>
          <w:rFonts w:hint="cs"/>
          <w:rtl/>
        </w:rPr>
        <w:t xml:space="preserve"> אר</w:t>
      </w:r>
      <w:r w:rsidRPr="00970E32">
        <w:rPr>
          <w:rtl/>
        </w:rPr>
        <w:t>"</w:t>
      </w:r>
      <w:r w:rsidRPr="00970E32">
        <w:rPr>
          <w:rFonts w:hint="cs"/>
          <w:rtl/>
        </w:rPr>
        <w:t>א</w:t>
      </w:r>
      <w:r w:rsidRPr="00970E32">
        <w:rPr>
          <w:rtl/>
        </w:rPr>
        <w:t xml:space="preserve">: </w:t>
      </w:r>
    </w:p>
    <w:p w14:paraId="3C25D22C" w14:textId="775BD9C1" w:rsidR="00FF3740" w:rsidRPr="006F178A" w:rsidRDefault="00FF3740" w:rsidP="00FF3740">
      <w:pPr>
        <w:rPr>
          <w:rtl/>
        </w:rPr>
      </w:pPr>
      <w:r w:rsidRPr="006F178A">
        <w:rPr>
          <w:rtl/>
        </w:rPr>
        <w:t xml:space="preserve">כשהלכתי לערדסקיא, מצאתי </w:t>
      </w:r>
      <w:r w:rsidR="00970E32">
        <w:rPr>
          <w:rFonts w:hint="cs"/>
          <w:rtl/>
        </w:rPr>
        <w:t>לריב''פר ש</w:t>
      </w:r>
      <w:r>
        <w:rPr>
          <w:rtl/>
        </w:rPr>
        <w:t xml:space="preserve">יושב ודן לפני </w:t>
      </w:r>
      <w:r>
        <w:rPr>
          <w:rStyle w:val="a4"/>
          <w:rtl/>
          <w:rPrChange w:id="9075" w:author="מנוע אמוראים" w:date="2026-10-05T16:41:46Z">
            <w:rPr>
              <w:rtl/>
            </w:rPr>
          </w:rPrChange>
        </w:rPr>
        <w:t xml:space="preserve">ר"מ</w:t>
      </w:r>
      <w:r>
        <w:rPr>
          <w:rtl/>
        </w:rPr>
        <w:t xml:space="preserve"> בהלכה.</w:t>
      </w:r>
    </w:p>
    <w:p w14:paraId="11FCB66F" w14:textId="6FAD7DA8" w:rsidR="008A3BD5" w:rsidRPr="00265A89" w:rsidRDefault="008A3BD5" w:rsidP="008A3BD5">
      <w:pPr>
        <w:rPr>
          <w:spacing w:val="0"/>
        </w:rPr>
      </w:pPr>
      <w:r w:rsidRPr="00265A89">
        <w:rPr>
          <w:rFonts w:hint="cs"/>
          <w:spacing w:val="0"/>
          <w:rtl/>
        </w:rPr>
        <w:t>בדברי המשנה</w:t>
      </w:r>
      <w:r w:rsidR="008126AF" w:rsidRPr="00265A89">
        <w:rPr>
          <w:rFonts w:hint="cs"/>
          <w:spacing w:val="0"/>
          <w:rtl/>
        </w:rPr>
        <w:t xml:space="preserve"> </w:t>
      </w:r>
      <w:r w:rsidR="008126AF" w:rsidRPr="00265A89">
        <w:rPr>
          <w:rStyle w:val="a6"/>
          <w:rFonts w:hint="cs"/>
          <w:spacing w:val="0"/>
          <w:rtl/>
        </w:rPr>
        <w:t>בטומאה של חיוב ביאת מקדש,</w:t>
      </w:r>
      <w:r w:rsidRPr="00265A89">
        <w:rPr>
          <w:rFonts w:hint="cs"/>
          <w:spacing w:val="0"/>
          <w:rtl/>
        </w:rPr>
        <w:t xml:space="preserve"> </w:t>
      </w:r>
      <w:r w:rsidRPr="00265A89">
        <w:rPr>
          <w:rStyle w:val="27"/>
          <w:rFonts w:hint="cs"/>
          <w:spacing w:val="0"/>
          <w:rtl/>
        </w:rPr>
        <w:t>וא''ל ר''מ</w:t>
      </w:r>
      <w:r w:rsidRPr="00265A89">
        <w:rPr>
          <w:rFonts w:hint="cs"/>
          <w:spacing w:val="0"/>
          <w:rtl/>
        </w:rPr>
        <w:t xml:space="preserve"> לא תהא זו קלה מן השרץ </w:t>
      </w:r>
    </w:p>
    <w:p w14:paraId="498E046A" w14:textId="0AB309F7" w:rsidR="00FF3740" w:rsidRPr="006F178A" w:rsidRDefault="00FF3740" w:rsidP="00FF3740">
      <w:pPr>
        <w:rPr>
          <w:rtl/>
        </w:rPr>
      </w:pPr>
      <w:r w:rsidRPr="008A3BD5">
        <w:rPr>
          <w:rStyle w:val="27"/>
          <w:rtl/>
        </w:rPr>
        <w:t>אמרתי לו:</w:t>
      </w:r>
      <w:r w:rsidRPr="006F178A">
        <w:rPr>
          <w:rtl/>
        </w:rPr>
        <w:t xml:space="preserve"> כלום אתה בקי </w:t>
      </w:r>
      <w:r w:rsidRPr="008A3BD5">
        <w:rPr>
          <w:rStyle w:val="27"/>
          <w:rtl/>
        </w:rPr>
        <w:t>ברבי יהושע בר ממל</w:t>
      </w:r>
      <w:r w:rsidRPr="006F178A">
        <w:rPr>
          <w:rtl/>
        </w:rPr>
        <w:t xml:space="preserve">? </w:t>
      </w:r>
    </w:p>
    <w:p w14:paraId="7DEBFA14" w14:textId="05C60D94" w:rsidR="00FF3740" w:rsidRPr="006F178A" w:rsidRDefault="00FF3740" w:rsidP="00265A89">
      <w:pPr>
        <w:rPr>
          <w:rtl/>
        </w:rPr>
      </w:pPr>
      <w:r w:rsidRPr="00265A89">
        <w:rPr>
          <w:rStyle w:val="27"/>
          <w:rtl/>
        </w:rPr>
        <w:t xml:space="preserve">אמר לי: </w:t>
      </w:r>
      <w:r w:rsidRPr="006F178A">
        <w:rPr>
          <w:rtl/>
        </w:rPr>
        <w:t>הן,</w:t>
      </w:r>
      <w:r w:rsidRPr="00265A89">
        <w:rPr>
          <w:rStyle w:val="27"/>
          <w:rtl/>
        </w:rPr>
        <w:t xml:space="preserve"> </w:t>
      </w:r>
      <w:r w:rsidR="00124FB6">
        <w:rPr>
          <w:rStyle w:val="27"/>
          <w:rFonts w:hint="cs"/>
          <w:rtl/>
        </w:rPr>
        <w:t xml:space="preserve"> ש</w:t>
      </w:r>
      <w:r w:rsidRPr="00265A89">
        <w:rPr>
          <w:rStyle w:val="27"/>
          <w:rtl/>
        </w:rPr>
        <w:t>כך אמר לי ר</w:t>
      </w:r>
      <w:r w:rsidR="00EB05E8">
        <w:rPr>
          <w:rStyle w:val="27"/>
          <w:rFonts w:hint="cs"/>
          <w:rtl/>
        </w:rPr>
        <w:t>''</w:t>
      </w:r>
      <w:r w:rsidRPr="00265A89">
        <w:rPr>
          <w:rStyle w:val="27"/>
          <w:rFonts w:hint="cs"/>
          <w:rtl/>
        </w:rPr>
        <w:t>י</w:t>
      </w:r>
      <w:r w:rsidR="00EB05E8">
        <w:rPr>
          <w:rStyle w:val="27"/>
          <w:rFonts w:hint="cs"/>
          <w:rtl/>
        </w:rPr>
        <w:t xml:space="preserve"> בר ממל</w:t>
      </w:r>
      <w:r w:rsidR="00124FB6">
        <w:rPr>
          <w:rStyle w:val="27"/>
          <w:rFonts w:hint="cs"/>
          <w:rtl/>
        </w:rPr>
        <w:t>,</w:t>
      </w:r>
      <w:r w:rsidR="00EB05E8">
        <w:rPr>
          <w:rStyle w:val="27"/>
          <w:rFonts w:hint="cs"/>
          <w:rtl/>
        </w:rPr>
        <w:t xml:space="preserve"> </w:t>
      </w:r>
      <w:r w:rsidR="00124FB6">
        <w:rPr>
          <w:rStyle w:val="27"/>
          <w:rFonts w:hint="cs"/>
          <w:rtl/>
        </w:rPr>
        <w:t>בשם</w:t>
      </w:r>
      <w:r w:rsidR="00EB05E8">
        <w:rPr>
          <w:rStyle w:val="27"/>
          <w:rFonts w:hint="cs"/>
          <w:rtl/>
        </w:rPr>
        <w:t xml:space="preserve"> ר</w:t>
      </w:r>
      <w:r w:rsidR="00124FB6">
        <w:rPr>
          <w:rStyle w:val="27"/>
          <w:rFonts w:hint="cs"/>
          <w:rtl/>
        </w:rPr>
        <w:t xml:space="preserve">''י בן חנניא </w:t>
      </w:r>
      <w:r w:rsidR="00265A89">
        <w:rPr>
          <w:rFonts w:hint="cs"/>
          <w:rtl/>
        </w:rPr>
        <w:t xml:space="preserve">את דברי המשנה. </w:t>
      </w:r>
    </w:p>
    <w:p w14:paraId="3BA63AED" w14:textId="77777777" w:rsidR="00124FB6" w:rsidRDefault="00FF3740" w:rsidP="00124FB6">
      <w:pPr>
        <w:pStyle w:val="36"/>
        <w:framePr w:wrap="notBeside"/>
        <w:rPr>
          <w:rFonts w:ascii="FontbitDavid" w:hAnsi="FontbitDavid"/>
          <w:spacing w:val="-6"/>
          <w:rtl/>
        </w:rPr>
      </w:pPr>
      <w:r w:rsidRPr="00124FB6">
        <w:rPr>
          <w:rFonts w:hint="cs"/>
          <w:rtl/>
        </w:rPr>
        <w:t>ש</w:t>
      </w:r>
      <w:r w:rsidRPr="00124FB6">
        <w:rPr>
          <w:rtl/>
        </w:rPr>
        <w:t>"</w:t>
      </w:r>
      <w:r w:rsidRPr="00124FB6">
        <w:rPr>
          <w:rFonts w:hint="eastAsia"/>
          <w:rtl/>
        </w:rPr>
        <w:t>מ</w:t>
      </w:r>
      <w:r w:rsidRPr="00124FB6">
        <w:rPr>
          <w:rtl/>
        </w:rPr>
        <w:t xml:space="preserve">: </w:t>
      </w:r>
    </w:p>
    <w:p w14:paraId="60E5C4BA" w14:textId="1342DC1C" w:rsidR="00FF3740" w:rsidRPr="00C108B6" w:rsidRDefault="00FF3740" w:rsidP="00C108B6">
      <w:pPr>
        <w:spacing w:after="120"/>
        <w:rPr>
          <w:spacing w:val="0"/>
        </w:rPr>
      </w:pPr>
      <w:r w:rsidRPr="00C108B6">
        <w:rPr>
          <w:spacing w:val="0"/>
          <w:rtl/>
        </w:rPr>
        <w:t xml:space="preserve">כל שמעתתא </w:t>
      </w:r>
      <w:r w:rsidR="00124FB6" w:rsidRPr="00C108B6">
        <w:rPr>
          <w:rFonts w:hint="cs"/>
          <w:spacing w:val="0"/>
          <w:rtl/>
        </w:rPr>
        <w:t>ה</w:t>
      </w:r>
      <w:r w:rsidRPr="00C108B6">
        <w:rPr>
          <w:rFonts w:hint="eastAsia"/>
          <w:spacing w:val="0"/>
          <w:rtl/>
        </w:rPr>
        <w:t>נאמרת</w:t>
      </w:r>
      <w:r w:rsidRPr="00C108B6">
        <w:rPr>
          <w:spacing w:val="0"/>
          <w:rtl/>
        </w:rPr>
        <w:t xml:space="preserve"> בפני שלושה </w:t>
      </w:r>
      <w:r w:rsidR="00124FB6" w:rsidRPr="00C108B6">
        <w:rPr>
          <w:rFonts w:hint="cs"/>
          <w:spacing w:val="0"/>
          <w:rtl/>
        </w:rPr>
        <w:t>מזכירים ה</w:t>
      </w:r>
      <w:r w:rsidRPr="00C108B6">
        <w:rPr>
          <w:spacing w:val="0"/>
          <w:rtl/>
        </w:rPr>
        <w:t>ראשון ו</w:t>
      </w:r>
      <w:r w:rsidR="00124FB6" w:rsidRPr="00C108B6">
        <w:rPr>
          <w:rFonts w:hint="cs"/>
          <w:spacing w:val="0"/>
          <w:rtl/>
        </w:rPr>
        <w:t>ה</w:t>
      </w:r>
      <w:r w:rsidRPr="00C108B6">
        <w:rPr>
          <w:spacing w:val="0"/>
          <w:rtl/>
        </w:rPr>
        <w:t xml:space="preserve">אחרון </w:t>
      </w:r>
      <w:r w:rsidR="00124FB6" w:rsidRPr="00C108B6">
        <w:rPr>
          <w:rFonts w:hint="cs"/>
          <w:spacing w:val="0"/>
          <w:rtl/>
        </w:rPr>
        <w:t xml:space="preserve">ולא האמצעי </w:t>
      </w:r>
    </w:p>
    <w:p w14:paraId="4F993F81" w14:textId="77777777" w:rsidR="00C108B6" w:rsidRDefault="00FF3740" w:rsidP="00C108B6">
      <w:pPr>
        <w:pStyle w:val="36"/>
        <w:framePr w:wrap="notBeside"/>
        <w:rPr>
          <w:rFonts w:ascii="FontbitDavid" w:hAnsi="FontbitDavid"/>
          <w:rtl/>
        </w:rPr>
      </w:pPr>
      <w:r w:rsidRPr="00C108B6">
        <w:rPr>
          <w:rFonts w:hint="cs"/>
          <w:rtl/>
        </w:rPr>
        <w:t>ארנב</w:t>
      </w:r>
      <w:r w:rsidRPr="00C108B6">
        <w:rPr>
          <w:rtl/>
        </w:rPr>
        <w:t>"</w:t>
      </w:r>
      <w:r w:rsidRPr="00C108B6">
        <w:rPr>
          <w:rFonts w:hint="cs"/>
          <w:rtl/>
        </w:rPr>
        <w:t>י</w:t>
      </w:r>
      <w:r w:rsidRPr="00C108B6">
        <w:rPr>
          <w:rtl/>
        </w:rPr>
        <w:t>:</w:t>
      </w:r>
    </w:p>
    <w:p w14:paraId="69B91053" w14:textId="121046B8" w:rsidR="00FF3740" w:rsidRPr="006F178A" w:rsidRDefault="00FF3740" w:rsidP="00FF3740">
      <w:pPr>
        <w:rPr>
          <w:rtl/>
        </w:rPr>
      </w:pPr>
      <w:r w:rsidRPr="006F178A">
        <w:rPr>
          <w:rFonts w:ascii="FontbitDavid" w:hAnsi="FontbitDavid"/>
          <w:rtl/>
        </w:rPr>
        <w:t xml:space="preserve">אף אנן תנינא, </w:t>
      </w:r>
      <w:r w:rsidRPr="00C108B6">
        <w:rPr>
          <w:rStyle w:val="27"/>
          <w:rtl/>
        </w:rPr>
        <w:t>נחום הלבלר:</w:t>
      </w:r>
      <w:r w:rsidRPr="006F178A">
        <w:rPr>
          <w:rFonts w:ascii="FontbitDavid" w:hAnsi="FontbitDavid"/>
          <w:rtl/>
        </w:rPr>
        <w:t xml:space="preserve"> כך מקובלני מרבי מיאשא, שקיבל מאבא שקבל מן הזוגות שקבלו מן הנביאים, הלכה למשה מסיני: בזורע שבת וחרדל בשנים ושלשה מקומות, שנותן פאה מכל אחד ואחד</w:t>
      </w:r>
      <w:r w:rsidR="001A7DD4">
        <w:rPr>
          <w:rFonts w:ascii="FontbitDavid" w:hAnsi="FontbitDavid"/>
          <w:rtl/>
        </w:rPr>
        <w:t>.</w:t>
      </w:r>
    </w:p>
    <w:p w14:paraId="7BB42A8C" w14:textId="77777777" w:rsidR="00FF3740" w:rsidRPr="006F178A" w:rsidRDefault="00FF3740" w:rsidP="00FF3740">
      <w:pPr>
        <w:rPr>
          <w:rtl/>
        </w:rPr>
      </w:pPr>
      <w:r w:rsidRPr="006F178A">
        <w:rPr>
          <w:rtl/>
        </w:rPr>
        <w:t>ואילו יהושע וכלב לא קחשיב, ש"מ.</w:t>
      </w:r>
    </w:p>
    <w:p w14:paraId="49D13A5D" w14:textId="77777777" w:rsidR="00FF3740" w:rsidRPr="006F178A" w:rsidRDefault="00FF3740" w:rsidP="000F6CD2">
      <w:pPr>
        <w:pStyle w:val="afffffb"/>
        <w:rPr>
          <w:rtl/>
        </w:rPr>
      </w:pPr>
      <w:r>
        <w:rPr>
          <w:rtl/>
        </w:rPr>
        <w:t>׹</w:t>
      </w:r>
    </w:p>
    <w:p w14:paraId="7AB8E536" w14:textId="77777777" w:rsidR="00FF3740" w:rsidRPr="006F178A" w:rsidRDefault="00FF3740" w:rsidP="004B1A9B">
      <w:pPr>
        <w:pStyle w:val="affffff2"/>
        <w:framePr w:wrap="around"/>
        <w:rPr>
          <w:rtl/>
        </w:rPr>
      </w:pPr>
      <w:del w:id="20225" w:author="קלוד" w:date="2026-10-06T10:09:33Z">
        <w:r>
          <w:rPr>
            <w:rtl/>
          </w:rPr>
          <w:delText xml:space="preserve">מתני'.</w:delText>
        </w:r>
      </w:del>
      <w:ins w:id="20226" w:author="קלוד" w:date="2026-10-06T10:09:33Z">
        <w:r>
          <w:rPr>
            <w:rtl/>
          </w:rPr>
          <w:t xml:space="preserve">משנה ד</w:t>
        </w:r>
      </w:ins>
    </w:p>
    <w:p w14:paraId="4AB30FA7" w14:textId="2711183F" w:rsidR="00FF3740" w:rsidRPr="00625DCC" w:rsidRDefault="00FF3740" w:rsidP="002A5F7D">
      <w:pPr>
        <w:pStyle w:val="affffb"/>
        <w:spacing w:before="120"/>
        <w:rPr>
          <w:spacing w:val="0"/>
          <w:rtl/>
        </w:rPr>
        <w:pPrChange w:id="90050" w:author="קלוד" w:date="2026-10-08T12:08:16Z">
          <w:pPr>
            <w:pStyle w:val="affffb"/>
          </w:pPr>
        </w:pPrChange>
      </w:pPr>
      <w:r w:rsidRPr="002A5F7D">
        <w:rPr>
          <w:rStyle w:val="TanaimMishna"/>
          <w:rtl/>
          <w:rPrChange w:id="20156" w:author="קלוד" w:date="2026-10-06T10:09:33Z">
            <w:rPr>
              <w:rStyle w:val="27"/>
              <w:rtl/>
            </w:rPr>
          </w:rPrChange>
        </w:rPr>
        <w:t>אר"ע</w:t>
      </w:r>
      <w:r w:rsidR="002A5F7D">
        <w:rPr>
          <w:rStyle w:val="TanaimMishna"/>
          <w:rFonts w:hint="cs"/>
          <w:rtl/>
          <w:rPrChange w:id="20157" w:author="קלוד" w:date="2026-10-06T10:09:33Z">
            <w:rPr>
              <w:rStyle w:val="27"/>
              <w:rFonts w:hint="cs"/>
              <w:rtl/>
            </w:rPr>
          </w:rPrChange>
        </w:rPr>
        <w:t>:</w:t>
      </w:r>
      <w:r w:rsidRPr="002A5F7D">
        <w:rPr>
          <w:rStyle w:val="TanaimMishna"/>
          <w:rtl/>
          <w:rPrChange w:id="20158" w:author="קלוד" w:date="2026-10-06T10:09:33Z">
            <w:rPr>
              <w:rStyle w:val="27"/>
              <w:rtl/>
            </w:rPr>
          </w:rPrChange>
        </w:rPr>
        <w:t xml:space="preserve"> דנתי לפני רבי אליעזר:</w:t>
      </w:r>
      <w:r w:rsidRPr="006F178A">
        <w:rPr>
          <w:rtl/>
        </w:rPr>
        <w:t xml:space="preserve"> מה אם עצם</w:t>
      </w:r>
      <w:r w:rsidRPr="002A5F7D">
        <w:rPr>
          <w:rtl/>
        </w:rPr>
        <w:t xml:space="preserve"> כשעורה שאינו מטמא אדם באהל הנזיר מגלח על מגעו ועל משאו,</w:t>
      </w:r>
      <w:r w:rsidR="002A5F7D" w:rsidRPr="002A5F7D">
        <w:rPr>
          <w:rFonts w:hint="cs"/>
          <w:rtl/>
        </w:rPr>
        <w:t xml:space="preserve"> </w:t>
      </w:r>
      <w:r w:rsidRPr="002A5F7D">
        <w:rPr>
          <w:rtl/>
        </w:rPr>
        <w:t>רביעית דם שמטמא אדם באהל -</w:t>
      </w:r>
      <w:r w:rsidR="00BB4569">
        <w:rPr>
          <w:rFonts w:hint="cs"/>
          <w:rtl/>
        </w:rPr>
        <w:t xml:space="preserve"> ק''ו</w:t>
      </w:r>
      <w:r w:rsidRPr="002A5F7D">
        <w:rPr>
          <w:rtl/>
        </w:rPr>
        <w:t xml:space="preserve"> שהנזיר </w:t>
      </w:r>
      <w:r w:rsidR="00BB4569">
        <w:rPr>
          <w:rFonts w:hint="cs"/>
          <w:rtl/>
        </w:rPr>
        <w:t>י</w:t>
      </w:r>
      <w:r w:rsidRPr="002A5F7D">
        <w:rPr>
          <w:rtl/>
        </w:rPr>
        <w:t>גלח על מגעה ועל משאה!</w:t>
      </w:r>
      <w:r w:rsidRPr="00625DCC">
        <w:rPr>
          <w:spacing w:val="0"/>
          <w:rtl/>
        </w:rPr>
        <w:t xml:space="preserve"> </w:t>
      </w:r>
    </w:p>
    <w:p w14:paraId="526C5F6B" w14:textId="77777777" w:rsidR="00FF3740" w:rsidRPr="006F178A" w:rsidRDefault="00FF3740" w:rsidP="00FF3740">
      <w:pPr>
        <w:pStyle w:val="affffb"/>
        <w:rPr>
          <w:rtl/>
        </w:rPr>
      </w:pPr>
      <w:r w:rsidRPr="002A5F7D">
        <w:rPr>
          <w:rStyle w:val="TanaimMishna"/>
          <w:rFonts w:hint="cs"/>
          <w:rtl/>
          <w:rPrChange w:id="20159" w:author="קלוד" w:date="2026-10-06T10:09:33Z">
            <w:rPr>
              <w:rStyle w:val="27"/>
              <w:rFonts w:hint="cs"/>
              <w:rtl/>
            </w:rPr>
          </w:rPrChange>
        </w:rPr>
        <w:t xml:space="preserve">אמר </w:t>
      </w:r>
      <w:r w:rsidRPr="002A5F7D">
        <w:rPr>
          <w:rStyle w:val="TanaimMishna"/>
          <w:rtl/>
          <w:rPrChange w:id="20160" w:author="קלוד" w:date="2026-10-06T10:09:33Z">
            <w:rPr>
              <w:rStyle w:val="27"/>
              <w:rtl/>
            </w:rPr>
          </w:rPrChange>
        </w:rPr>
        <w:t>לי: מה זה, עקיבא,</w:t>
      </w:r>
      <w:r w:rsidRPr="006F178A">
        <w:rPr>
          <w:rtl/>
        </w:rPr>
        <w:t xml:space="preserve"> אין דנין כאן מק"ו.</w:t>
      </w:r>
    </w:p>
    <w:p w14:paraId="22957F56" w14:textId="53021866" w:rsidR="00FF3740" w:rsidRPr="00625DCC" w:rsidRDefault="00FF3740" w:rsidP="00FF3740">
      <w:pPr>
        <w:pStyle w:val="affffb"/>
        <w:rPr>
          <w:spacing w:val="0"/>
          <w:rtl/>
        </w:rPr>
      </w:pPr>
      <w:r w:rsidRPr="00141801">
        <w:rPr>
          <w:rStyle w:val="TanaimMishna"/>
          <w:rtl/>
          <w:rPrChange w:id="20161" w:author="קלוד" w:date="2026-10-06T10:09:33Z">
            <w:rPr>
              <w:rStyle w:val="27"/>
              <w:rtl/>
            </w:rPr>
          </w:rPrChange>
        </w:rPr>
        <w:t>וכ</w:t>
      </w:r>
      <w:r w:rsidR="00141801">
        <w:rPr>
          <w:rStyle w:val="TanaimMishna"/>
          <w:rFonts w:hint="cs"/>
          <w:rtl/>
          <w:rPrChange w:id="20162" w:author="קלוד" w:date="2026-10-06T10:09:33Z">
            <w:rPr>
              <w:rStyle w:val="27"/>
              <w:rFonts w:hint="cs"/>
              <w:rtl/>
            </w:rPr>
          </w:rPrChange>
        </w:rPr>
        <w:t>ש</w:t>
      </w:r>
      <w:r w:rsidRPr="00141801">
        <w:rPr>
          <w:rStyle w:val="TanaimMishna"/>
          <w:rtl/>
          <w:rPrChange w:id="20163" w:author="קלוד" w:date="2026-10-06T10:09:33Z">
            <w:rPr>
              <w:rStyle w:val="27"/>
              <w:rtl/>
            </w:rPr>
          </w:rPrChange>
        </w:rPr>
        <w:t>הרציתי דברים לפני רבי יהושע, א</w:t>
      </w:r>
      <w:r w:rsidR="00141801">
        <w:rPr>
          <w:rStyle w:val="TanaimMishna"/>
          <w:rFonts w:hint="cs"/>
          <w:rtl/>
          <w:rPrChange w:id="20164" w:author="קלוד" w:date="2026-10-06T10:09:33Z">
            <w:rPr>
              <w:rStyle w:val="27"/>
              <w:rFonts w:hint="cs"/>
              <w:rtl/>
            </w:rPr>
          </w:rPrChange>
        </w:rPr>
        <w:t>"ל</w:t>
      </w:r>
      <w:r w:rsidRPr="00141801">
        <w:rPr>
          <w:rStyle w:val="TanaimMishna"/>
          <w:rtl/>
          <w:rPrChange w:id="20165" w:author="קלוד" w:date="2026-10-06T10:09:33Z">
            <w:rPr>
              <w:rStyle w:val="27"/>
              <w:rtl/>
            </w:rPr>
          </w:rPrChange>
        </w:rPr>
        <w:t xml:space="preserve">: </w:t>
      </w:r>
      <w:r w:rsidRPr="0086526D">
        <w:rPr>
          <w:spacing w:val="2"/>
          <w:rtl/>
        </w:rPr>
        <w:t>יפה אמרת, אלא כן אמרו הלכה.</w:t>
      </w:r>
    </w:p>
    <w:p w14:paraId="5C42DC8F" w14:textId="77777777" w:rsidR="00FF3740" w:rsidRPr="006F178A" w:rsidRDefault="00FF3740" w:rsidP="000F6CD2">
      <w:pPr>
        <w:pStyle w:val="afffffb"/>
        <w:rPr>
          <w:rtl/>
        </w:rPr>
      </w:pPr>
      <w:r>
        <w:rPr>
          <w:rtl/>
        </w:rPr>
        <w:t>׹</w:t>
      </w:r>
    </w:p>
    <w:p w14:paraId="0C143D62" w14:textId="77777777" w:rsidR="00FF3740" w:rsidRPr="006F178A" w:rsidRDefault="00FF3740" w:rsidP="00516202">
      <w:pPr>
        <w:pStyle w:val="affff5"/>
        <w:framePr w:wrap="around"/>
        <w:rPr>
          <w:rtl/>
        </w:rPr>
      </w:pPr>
      <w:r w:rsidRPr="006F178A">
        <w:rPr>
          <w:rFonts w:hint="cs"/>
          <w:rtl/>
        </w:rPr>
        <w:t>נז.</w:t>
      </w:r>
    </w:p>
    <w:p w14:paraId="2150E08C" w14:textId="77777777" w:rsidR="0086526D" w:rsidRDefault="00FF3740" w:rsidP="0086526D">
      <w:pPr>
        <w:pStyle w:val="36"/>
        <w:framePr w:wrap="notBeside"/>
        <w:rPr>
          <w:rFonts w:ascii="FontbitDavid" w:hAnsi="FontbitDavid"/>
          <w:rtl/>
        </w:rPr>
      </w:pPr>
      <w:r w:rsidRPr="0086526D">
        <w:rPr>
          <w:rtl/>
        </w:rPr>
        <w:t>• איבעיא להו:</w:t>
      </w:r>
    </w:p>
    <w:p w14:paraId="7F838D7F" w14:textId="26C6A744" w:rsidR="00FF3740" w:rsidRPr="006F178A" w:rsidRDefault="00FF3740" w:rsidP="00FF3740">
      <w:pPr>
        <w:rPr>
          <w:rtl/>
        </w:rPr>
      </w:pPr>
      <w:r w:rsidRPr="006F178A">
        <w:rPr>
          <w:rFonts w:ascii="FontbitDavid" w:hAnsi="FontbitDavid"/>
          <w:rtl/>
        </w:rPr>
        <w:t xml:space="preserve">עצם כשעורה - הלכה, ורביעית דם </w:t>
      </w:r>
      <w:r w:rsidR="0086526D">
        <w:rPr>
          <w:rFonts w:ascii="FontbitDavid" w:hAnsi="FontbitDavid"/>
          <w:rtl/>
        </w:rPr>
        <w:t>–</w:t>
      </w:r>
      <w:r w:rsidRPr="006F178A">
        <w:rPr>
          <w:rFonts w:ascii="FontbitDavid" w:hAnsi="FontbitDavid"/>
          <w:rtl/>
        </w:rPr>
        <w:t xml:space="preserve"> </w:t>
      </w:r>
      <w:r w:rsidR="0086526D">
        <w:rPr>
          <w:rFonts w:ascii="FontbitDavid" w:hAnsi="FontbitDavid" w:hint="cs"/>
          <w:rtl/>
        </w:rPr>
        <w:t>ק''ו</w:t>
      </w:r>
      <w:r w:rsidRPr="006F178A">
        <w:rPr>
          <w:rFonts w:ascii="FontbitDavid" w:hAnsi="FontbitDavid"/>
          <w:rtl/>
        </w:rPr>
        <w:t xml:space="preserve">, ואין דנין </w:t>
      </w:r>
      <w:r w:rsidR="0086526D">
        <w:rPr>
          <w:rFonts w:ascii="FontbitDavid" w:hAnsi="FontbitDavid" w:hint="cs"/>
          <w:rtl/>
        </w:rPr>
        <w:t>ק''ו</w:t>
      </w:r>
      <w:r w:rsidRPr="006F178A">
        <w:rPr>
          <w:rFonts w:ascii="FontbitDavid" w:hAnsi="FontbitDavid"/>
          <w:rtl/>
        </w:rPr>
        <w:t xml:space="preserve"> מהלכה, </w:t>
      </w:r>
    </w:p>
    <w:p w14:paraId="74D84A7A" w14:textId="5C9FFD3E" w:rsidR="00FF3740" w:rsidRPr="006F178A" w:rsidRDefault="00FF3740" w:rsidP="00FF3740">
      <w:pPr>
        <w:rPr>
          <w:rtl/>
        </w:rPr>
      </w:pPr>
      <w:r w:rsidRPr="00766B62">
        <w:rPr>
          <w:rFonts w:cs="BA Vilna Bold" w:hint="cs"/>
          <w:rtl/>
        </w:rPr>
        <w:t>או</w:t>
      </w:r>
      <w:r w:rsidRPr="006F178A">
        <w:rPr>
          <w:rtl/>
        </w:rPr>
        <w:t xml:space="preserve"> רביעית דם </w:t>
      </w:r>
      <w:r w:rsidR="0086526D">
        <w:rPr>
          <w:rFonts w:hint="cs"/>
          <w:rtl/>
        </w:rPr>
        <w:t>- ה</w:t>
      </w:r>
      <w:r w:rsidRPr="006F178A">
        <w:rPr>
          <w:rtl/>
        </w:rPr>
        <w:t xml:space="preserve">לכה, ועצם כשעורה </w:t>
      </w:r>
      <w:r w:rsidR="0086526D">
        <w:rPr>
          <w:rFonts w:hint="cs"/>
          <w:rtl/>
        </w:rPr>
        <w:t xml:space="preserve"> </w:t>
      </w:r>
      <w:r w:rsidRPr="006F178A">
        <w:rPr>
          <w:rtl/>
        </w:rPr>
        <w:t>ק"</w:t>
      </w:r>
      <w:r w:rsidRPr="006F178A">
        <w:rPr>
          <w:rFonts w:hint="cs"/>
          <w:rtl/>
        </w:rPr>
        <w:t>ו</w:t>
      </w:r>
      <w:r w:rsidRPr="006F178A">
        <w:rPr>
          <w:rtl/>
        </w:rPr>
        <w:t xml:space="preserve">, ואין דנין </w:t>
      </w:r>
      <w:r w:rsidR="0086526D">
        <w:rPr>
          <w:rFonts w:hint="cs"/>
          <w:rtl/>
        </w:rPr>
        <w:t>ק''ו</w:t>
      </w:r>
      <w:r w:rsidRPr="006F178A">
        <w:rPr>
          <w:rtl/>
        </w:rPr>
        <w:t xml:space="preserve"> מהלכה? </w:t>
      </w:r>
    </w:p>
    <w:p w14:paraId="2FFC2795" w14:textId="77777777" w:rsidR="00E255F2" w:rsidRDefault="00FF3740" w:rsidP="00E255F2">
      <w:pPr>
        <w:pStyle w:val="36"/>
        <w:framePr w:wrap="notBeside"/>
        <w:rPr>
          <w:rtl/>
        </w:rPr>
      </w:pPr>
      <w:r w:rsidRPr="00E255F2">
        <w:rPr>
          <w:rtl/>
        </w:rPr>
        <w:t xml:space="preserve">ת"ש </w:t>
      </w:r>
    </w:p>
    <w:p w14:paraId="28AE2894" w14:textId="1ADD29A4" w:rsidR="00FF3740" w:rsidRPr="006F178A" w:rsidRDefault="00FF3740" w:rsidP="00FF3740">
      <w:pPr>
        <w:rPr>
          <w:rtl/>
        </w:rPr>
      </w:pPr>
      <w:r w:rsidRPr="006F178A">
        <w:rPr>
          <w:rtl/>
        </w:rPr>
        <w:t xml:space="preserve">עצם כשעורה - הלכה, ורביעית דם – </w:t>
      </w:r>
      <w:r w:rsidRPr="006F178A">
        <w:rPr>
          <w:rFonts w:hint="cs"/>
          <w:rtl/>
        </w:rPr>
        <w:t>ק</w:t>
      </w:r>
      <w:r w:rsidRPr="006F178A">
        <w:rPr>
          <w:rtl/>
        </w:rPr>
        <w:t>"</w:t>
      </w:r>
      <w:r w:rsidRPr="006F178A">
        <w:rPr>
          <w:rFonts w:hint="cs"/>
          <w:rtl/>
        </w:rPr>
        <w:t>ו</w:t>
      </w:r>
      <w:r w:rsidRPr="006F178A">
        <w:rPr>
          <w:rtl/>
        </w:rPr>
        <w:t xml:space="preserve">, ואין דנין </w:t>
      </w:r>
      <w:r w:rsidR="00E255F2">
        <w:rPr>
          <w:rFonts w:hint="cs"/>
          <w:rtl/>
        </w:rPr>
        <w:t>ק''ו</w:t>
      </w:r>
      <w:r w:rsidRPr="006F178A">
        <w:rPr>
          <w:rtl/>
        </w:rPr>
        <w:t xml:space="preserve"> מהלכה.</w:t>
      </w:r>
    </w:p>
    <w:p w14:paraId="3C576BCA" w14:textId="77777777" w:rsidR="00FF3740" w:rsidRPr="006F178A" w:rsidRDefault="00FF3740" w:rsidP="00FF3740">
      <w:pPr>
        <w:pStyle w:val="afffff1"/>
        <w:rPr>
          <w:rStyle w:val="afffff4"/>
          <w:bCs w:val="0"/>
          <w:sz w:val="20"/>
          <w:rtl/>
        </w:rPr>
        <w:sectPr w:rsidR="00FF3740" w:rsidRPr="006F178A" w:rsidSect="008450B4">
          <w:type w:val="continuous"/>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284"/>
          <w:titlePg/>
          <w:bidi/>
          <w:rtlGutter/>
          <w:docGrid w:linePitch="360"/>
        </w:sectPr>
      </w:pPr>
    </w:p>
    <w:p w14:paraId="1FC504D7" w14:textId="38CD32FA" w:rsidR="00FF3740" w:rsidRPr="00766B62" w:rsidRDefault="00FF3740" w:rsidP="001145BC">
      <w:pPr>
        <w:pStyle w:val="Hadran"/>
        <w:rPr>
          <w:rFonts w:cs="BA Vilna Bold"/>
          <w:bCs w:val="0"/>
          <w:sz w:val="20"/>
          <w:rtl/>
        </w:rPr>
        <w:pPrChange w:id="91047" w:author="Claude" w:date="2026-10-08T08:35:28Z">
          <w:pPr>
            <w:pStyle w:val="afffff1"/>
            <w:rPr>
              <w:rFonts w:cs="BA Vilna Bold"/>
              <w:bCs w:val="0"/>
              <w:sz w:val="20"/>
              <w:rtl/>
            </w:rPr>
          </w:pPr>
        </w:pPrChange>
      </w:pPr>
      <w:r w:rsidRPr="006F178A">
        <w:rPr>
          <w:rStyle w:val="afffff4"/>
          <w:bCs w:val="0"/>
          <w:sz w:val="20"/>
          <w:rtl/>
        </w:rPr>
        <w:t xml:space="preserve">הדרן עלך </w:t>
      </w:r>
      <w:r w:rsidR="001145BC">
        <w:rPr>
          <w:rStyle w:val="afffff4"/>
          <w:rFonts w:hint="cs"/>
          <w:bCs w:val="0"/>
          <w:sz w:val="20"/>
          <w:rtl/>
        </w:rPr>
        <w:t xml:space="preserve">פרק </w:t>
      </w:r>
      <w:r w:rsidRPr="006F178A">
        <w:rPr>
          <w:rStyle w:val="afffff4"/>
          <w:bCs w:val="0"/>
          <w:sz w:val="20"/>
          <w:rtl/>
        </w:rPr>
        <w:t>כהן גדול</w:t>
      </w:r>
    </w:p>
    <w:p w14:paraId="645760B4" w14:textId="77777777" w:rsidR="00FF3740" w:rsidRPr="006F178A" w:rsidRDefault="00FF3740" w:rsidP="000F6CD2">
      <w:pPr>
        <w:pStyle w:val="afffffb"/>
        <w:rPr>
          <w:del w:id="90032" w:author="מנוע עיצוב" w:date="2026-10-08T11:01:28Z"/>
          <w:rtl/>
        </w:rPr>
      </w:pPr>
      <w:del w:id="90031" w:author="מנוע עיצוב" w:date="2026-10-08T11:01:28Z">
        <w:r>
          <w:rPr>
            <w:rtl/>
          </w:rPr>
          <w:delText xml:space="preserve">׹</w:delText>
        </w:r>
      </w:del>
    </w:p>
    <w:p w14:paraId="0725D25E" w14:textId="77777777" w:rsidR="00FF3740" w:rsidRPr="006F178A" w:rsidRDefault="00FF3740" w:rsidP="00FF3740">
      <w:r w:rsidRPr="006F178A">
        <w:br w:type="page"/>
      </w:r>
    </w:p>
    <w:p w14:paraId="51040A68" w14:textId="77777777" w:rsidR="00FF3740" w:rsidRPr="006F178A" w:rsidRDefault="00FF3740" w:rsidP="00FF3740">
      <w:pPr>
        <w:pStyle w:val="affff8"/>
        <w:framePr w:wrap="around"/>
        <w:spacing w:line="276" w:lineRule="auto"/>
        <w:rPr>
          <w:del w:id="41137" w:author="Claude" w:date="2026-10-07T09:25:01Z"/>
          <w:sz w:val="20"/>
          <w:rtl/>
        </w:rPr>
      </w:pPr>
      <w:del w:id="41136" w:author="Claude" w:date="2026-10-07T09:25:01Z">
        <w:r w:rsidRPr="006F178A">
          <w:rPr>
            <w:rFonts w:hint="cs"/>
            <w:sz w:val="20"/>
            <w:rtl/>
          </w:rPr>
          <w:lastRenderedPageBreak/>
          <w:delText xml:space="preserve">פרק שמיני </w:delText>
        </w:r>
      </w:del>
    </w:p>
    <w:p w14:paraId="231022B5" w14:textId="77777777" w:rsidR="00FF3740" w:rsidRPr="006F178A" w:rsidRDefault="00FF3740" w:rsidP="00FF3740">
      <w:pPr>
        <w:pStyle w:val="affff9"/>
        <w:framePr w:wrap="around"/>
        <w:spacing w:line="276" w:lineRule="auto"/>
        <w:rPr>
          <w:del w:id="41139" w:author="Claude" w:date="2026-10-07T09:25:01Z"/>
          <w:sz w:val="20"/>
          <w:rtl/>
        </w:rPr>
      </w:pPr>
      <w:del w:id="41138" w:author="Claude" w:date="2026-10-07T09:25:01Z">
        <w:r w:rsidRPr="006F178A">
          <w:rPr>
            <w:rFonts w:hint="cs"/>
            <w:sz w:val="20"/>
            <w:rtl/>
          </w:rPr>
          <w:delText xml:space="preserve">שני נזירים</w:delText>
        </w:r>
      </w:del>
    </w:p>
    <w:p>
      <w:pPr>
        <w:pStyle w:val="PetichatPerek"/>
        <w:rPr>
          <w:ins w:id="41135" w:author="Claude" w:date="2026-10-07T09:25:01Z"/>
        </w:rPr>
      </w:pPr>
      <w:ins w:id="41134" w:author="Claude" w:date="2026-10-07T09:25:01Z">
        <w:r>
          <w:rPr>
            <w:rFonts w:hint="cs"/>
            <w:sz w:val="20"/>
            <w:rtl/>
          </w:rPr>
          <w:t xml:space="preserve">פרק שמיני</w:t>
        </w:r>
        <w:r>
          <w:rPr>
            <w:rFonts w:hint="cs"/>
            <w:sz w:val="20"/>
            <w:rtl/>
          </w:rPr>
          <w:t xml:space="preserve"> - </w:t>
        </w:r>
        <w:r>
          <w:rPr>
            <w:rFonts w:hint="cs"/>
            <w:sz w:val="20"/>
            <w:rtl/>
          </w:rPr>
          <w:t xml:space="preserve">שני נזירים</w:t>
        </w:r>
      </w:ins>
    </w:p>
    <w:p w14:paraId="3D1034F3" w14:textId="77777777" w:rsidR="00FF3740" w:rsidRPr="003511A2" w:rsidRDefault="00FF3740" w:rsidP="003511A2">
      <w:pPr>
        <w:pStyle w:val="affffff2"/>
        <w:framePr w:wrap="around"/>
        <w:rPr>
          <w:rtl/>
        </w:rPr>
      </w:pPr>
      <w:del w:id="20227" w:author="קלוד" w:date="2026-10-06T10:09:33Z">
        <w:r>
          <w:rPr>
            <w:rtl/>
          </w:rPr>
          <w:delText xml:space="preserve">מתני'.</w:delText>
        </w:r>
      </w:del>
      <w:ins w:id="20228" w:author="קלוד" w:date="2026-10-06T10:09:33Z">
        <w:r>
          <w:rPr>
            <w:rtl/>
          </w:rPr>
          <w:t xml:space="preserve">משנה א</w:t>
        </w:r>
      </w:ins>
    </w:p>
    <w:p w14:paraId="31CC14C9" w14:textId="77777777" w:rsidR="00FF3740" w:rsidRPr="006F178A" w:rsidRDefault="00FF3740" w:rsidP="00FF3740">
      <w:pPr>
        <w:pStyle w:val="affffb"/>
        <w:spacing w:before="120"/>
        <w:rPr>
          <w:rtl/>
        </w:rPr>
        <w:pPrChange w:id="90051" w:author="קלוד" w:date="2026-10-08T12:08:16Z">
          <w:pPr>
            <w:pStyle w:val="affffb"/>
          </w:pPr>
        </w:pPrChange>
      </w:pPr>
      <w:r w:rsidRPr="006F178A">
        <w:rPr>
          <w:rtl/>
        </w:rPr>
        <w:t xml:space="preserve">שני נזירים, שאמר להן אחד ראיתי אחד מכם שנטמא ואיני יודע איזה מכם, מגלחין ומביאין קרבן טומאה וקרבן טהרה, </w:t>
      </w:r>
    </w:p>
    <w:p w14:paraId="7D4639EF" w14:textId="77777777" w:rsidR="00FF3740" w:rsidRPr="006F178A" w:rsidRDefault="00FF3740" w:rsidP="00FF3740">
      <w:pPr>
        <w:pStyle w:val="affffb"/>
        <w:rPr>
          <w:rtl/>
        </w:rPr>
      </w:pPr>
      <w:r w:rsidRPr="006F178A">
        <w:rPr>
          <w:rtl/>
        </w:rPr>
        <w:t>ואומר: אם אני הוא טמא - קרבן טומאה שלי וקרבן טהרה שלך,</w:t>
      </w:r>
    </w:p>
    <w:p w14:paraId="0A297AA4" w14:textId="6E595796" w:rsidR="00FF3740" w:rsidRPr="006F178A" w:rsidRDefault="00FF3740" w:rsidP="00FF3740">
      <w:pPr>
        <w:pStyle w:val="affffb"/>
        <w:rPr>
          <w:rtl/>
        </w:rPr>
      </w:pPr>
      <w:r w:rsidRPr="006F178A">
        <w:rPr>
          <w:rFonts w:hint="cs"/>
          <w:rtl/>
        </w:rPr>
        <w:t xml:space="preserve"> </w:t>
      </w:r>
      <w:r w:rsidR="008E49A1">
        <w:rPr>
          <w:rFonts w:hint="cs"/>
          <w:rtl/>
        </w:rPr>
        <w:tab/>
      </w:r>
      <w:r w:rsidRPr="006F178A">
        <w:rPr>
          <w:rtl/>
        </w:rPr>
        <w:tab/>
      </w:r>
      <w:r w:rsidRPr="006F178A">
        <w:rPr>
          <w:rFonts w:hint="cs"/>
          <w:rtl/>
        </w:rPr>
        <w:t xml:space="preserve"> </w:t>
      </w:r>
      <w:r w:rsidRPr="006F178A">
        <w:rPr>
          <w:rtl/>
        </w:rPr>
        <w:t xml:space="preserve">ואם אני הוא הטהור - קרבן טהרה שלי וקרבן טומאה שלך, </w:t>
      </w:r>
    </w:p>
    <w:p w14:paraId="74529FF2" w14:textId="77777777" w:rsidR="00FF3740" w:rsidRPr="006F178A" w:rsidRDefault="00FF3740" w:rsidP="00FF3740">
      <w:pPr>
        <w:pStyle w:val="affffb"/>
        <w:rPr>
          <w:rtl/>
        </w:rPr>
      </w:pPr>
      <w:r w:rsidRPr="006F178A">
        <w:rPr>
          <w:rtl/>
        </w:rPr>
        <w:t xml:space="preserve">וסופרין שלשים יום ומביאין קרבן טהרה, </w:t>
      </w:r>
    </w:p>
    <w:p w14:paraId="20CEF3DD" w14:textId="7CD4423F" w:rsidR="00FF3740" w:rsidRPr="006E7BFC" w:rsidRDefault="00FF3740" w:rsidP="00FF3740">
      <w:pPr>
        <w:pStyle w:val="affffb"/>
        <w:rPr>
          <w:spacing w:val="0"/>
          <w:rtl/>
        </w:rPr>
      </w:pPr>
      <w:r w:rsidRPr="006E7BFC">
        <w:rPr>
          <w:rStyle w:val="TanaimMishna"/>
          <w:spacing w:val="0"/>
          <w:rtl/>
          <w:rPrChange w:id="20166" w:author="קלוד" w:date="2026-10-06T10:09:33Z">
            <w:rPr>
              <w:rStyle w:val="27"/>
              <w:spacing w:val="0"/>
              <w:rtl/>
            </w:rPr>
          </w:rPrChange>
        </w:rPr>
        <w:t xml:space="preserve">ואומר </w:t>
      </w:r>
      <w:r w:rsidRPr="006E7BFC">
        <w:rPr>
          <w:spacing w:val="0"/>
          <w:rtl/>
        </w:rPr>
        <w:t>אם אני הטמא קרבן טומאה שלי וקרבן טהרה שלך, וזה קרבן טהרתי</w:t>
      </w:r>
    </w:p>
    <w:p w14:paraId="3E6E1CF5" w14:textId="1F461A24" w:rsidR="00FF3740" w:rsidRPr="006F178A" w:rsidRDefault="00FF3740" w:rsidP="00FF3740">
      <w:pPr>
        <w:pStyle w:val="affffb"/>
        <w:rPr>
          <w:rtl/>
        </w:rPr>
      </w:pPr>
      <w:r w:rsidRPr="006E7BFC">
        <w:rPr>
          <w:rFonts w:hint="cs"/>
          <w:spacing w:val="0"/>
          <w:rtl/>
        </w:rPr>
        <w:t xml:space="preserve"> </w:t>
      </w:r>
      <w:r w:rsidRPr="006E7BFC">
        <w:rPr>
          <w:rFonts w:hint="cs"/>
          <w:spacing w:val="0"/>
          <w:rtl/>
        </w:rPr>
        <w:tab/>
      </w:r>
      <w:r w:rsidRPr="006E7BFC">
        <w:rPr>
          <w:spacing w:val="0"/>
          <w:rtl/>
        </w:rPr>
        <w:tab/>
        <w:t>ואם אני הטהור קרבן טהרה שלי וקרבן טומאה שלך וזה קרבן טהרתך</w:t>
      </w:r>
    </w:p>
    <w:p w14:paraId="0A721EDC" w14:textId="6C0F7659" w:rsidR="00FF3740" w:rsidRPr="006F178A" w:rsidRDefault="00FF3740" w:rsidP="00463524">
      <w:pPr>
        <w:pStyle w:val="afffff3"/>
        <w:rPr>
          <w:rtl/>
        </w:rPr>
      </w:pPr>
      <w:ins w:id="9878" w:author="מספור קטעי משנה" w:date="2026-10-06T06:45:37Z">
        <w:r>
          <w:rPr>
            <w:rStyle w:val="MisparKeta"/>
          </w:rPr>
          <w:t xml:space="preserve">ב. </w:t>
        </w:r>
      </w:ins>
      <w:r w:rsidRPr="006F178A">
        <w:rPr>
          <w:rtl/>
        </w:rPr>
        <w:t xml:space="preserve">ראיתי אחד מכם שנטמא ואיני יודע איזה מכם, </w:t>
      </w:r>
    </w:p>
    <w:p w14:paraId="13ED38AB" w14:textId="77777777" w:rsidR="00D778B0" w:rsidRDefault="00FF3740" w:rsidP="00D778B0">
      <w:pPr>
        <w:pStyle w:val="36"/>
        <w:framePr w:wrap="notBeside"/>
        <w:rPr>
          <w:rtl/>
        </w:rPr>
      </w:pPr>
      <w:r w:rsidRPr="00D778B0">
        <w:rPr>
          <w:rFonts w:hint="cs"/>
          <w:rtl/>
        </w:rPr>
        <w:t>ו</w:t>
      </w:r>
      <w:r w:rsidR="00585A64" w:rsidRPr="00D778B0">
        <w:rPr>
          <w:rFonts w:hint="cs"/>
          <w:rtl/>
        </w:rPr>
        <w:t>אף</w:t>
      </w:r>
      <w:r w:rsidRPr="00D778B0">
        <w:rPr>
          <w:rFonts w:hint="cs"/>
          <w:rtl/>
        </w:rPr>
        <w:t xml:space="preserve"> </w:t>
      </w:r>
    </w:p>
    <w:p w14:paraId="193C1790" w14:textId="23F712A6" w:rsidR="00FF3740" w:rsidRPr="006F178A" w:rsidRDefault="00FF3740" w:rsidP="009379A9">
      <w:pPr>
        <w:rPr>
          <w:rtl/>
        </w:rPr>
      </w:pPr>
      <w:r w:rsidRPr="006F178A">
        <w:rPr>
          <w:rFonts w:hint="cs"/>
          <w:rtl/>
        </w:rPr>
        <w:t>דכל ספק טומאה ברה</w:t>
      </w:r>
      <w:r w:rsidRPr="006F178A">
        <w:rPr>
          <w:rtl/>
        </w:rPr>
        <w:t>"</w:t>
      </w:r>
      <w:r w:rsidRPr="006F178A">
        <w:rPr>
          <w:rFonts w:hint="cs"/>
          <w:rtl/>
        </w:rPr>
        <w:t>י ילפי מסוטה ד</w:t>
      </w:r>
      <w:r w:rsidRPr="006F178A">
        <w:rPr>
          <w:rtl/>
        </w:rPr>
        <w:t xml:space="preserve">בועל ונבעלת, </w:t>
      </w:r>
      <w:r w:rsidR="009379A9">
        <w:rPr>
          <w:rFonts w:hint="cs"/>
          <w:rtl/>
        </w:rPr>
        <w:t>ו</w:t>
      </w:r>
      <w:r w:rsidR="00585A64">
        <w:rPr>
          <w:rtl/>
        </w:rPr>
        <w:t>כאן</w:t>
      </w:r>
      <w:r w:rsidRPr="006F178A">
        <w:rPr>
          <w:rtl/>
        </w:rPr>
        <w:t xml:space="preserve"> </w:t>
      </w:r>
      <w:r w:rsidR="009379A9">
        <w:rPr>
          <w:rFonts w:hint="cs"/>
          <w:rtl/>
        </w:rPr>
        <w:t>ב'</w:t>
      </w:r>
      <w:r w:rsidRPr="006F178A">
        <w:rPr>
          <w:rtl/>
        </w:rPr>
        <w:t xml:space="preserve"> נזירים </w:t>
      </w:r>
      <w:r w:rsidR="009379A9">
        <w:rPr>
          <w:rFonts w:hint="cs"/>
          <w:rtl/>
        </w:rPr>
        <w:t>ועמם העד הרי</w:t>
      </w:r>
      <w:r w:rsidRPr="006F178A">
        <w:rPr>
          <w:rFonts w:hint="cs"/>
          <w:rtl/>
        </w:rPr>
        <w:t xml:space="preserve"> </w:t>
      </w:r>
      <w:r w:rsidRPr="00AF3199">
        <w:rPr>
          <w:rFonts w:cs="BA Vilna Bold" w:hint="cs"/>
          <w:rtl/>
        </w:rPr>
        <w:t>שלוש</w:t>
      </w:r>
      <w:r w:rsidR="009379A9">
        <w:rPr>
          <w:rFonts w:hint="cs"/>
          <w:rtl/>
        </w:rPr>
        <w:t>,</w:t>
      </w:r>
      <w:r w:rsidRPr="006F178A">
        <w:rPr>
          <w:rFonts w:hint="cs"/>
          <w:rtl/>
        </w:rPr>
        <w:t xml:space="preserve"> הו</w:t>
      </w:r>
      <w:r w:rsidRPr="006F178A">
        <w:rPr>
          <w:rtl/>
        </w:rPr>
        <w:t>"</w:t>
      </w:r>
      <w:r w:rsidRPr="006F178A">
        <w:rPr>
          <w:rFonts w:hint="cs"/>
          <w:rtl/>
        </w:rPr>
        <w:t>ל ספק טומאה ברה</w:t>
      </w:r>
      <w:r w:rsidRPr="006F178A">
        <w:rPr>
          <w:rtl/>
        </w:rPr>
        <w:t>"</w:t>
      </w:r>
      <w:r w:rsidRPr="006F178A">
        <w:rPr>
          <w:rFonts w:hint="cs"/>
          <w:rtl/>
        </w:rPr>
        <w:t>ר וספיקו טהור</w:t>
      </w:r>
      <w:r w:rsidR="009379A9">
        <w:rPr>
          <w:rFonts w:hint="cs"/>
          <w:rtl/>
        </w:rPr>
        <w:t xml:space="preserve"> !?</w:t>
      </w:r>
      <w:r w:rsidRPr="006F178A">
        <w:rPr>
          <w:rFonts w:hint="cs"/>
          <w:rtl/>
        </w:rPr>
        <w:t xml:space="preserve"> </w:t>
      </w:r>
    </w:p>
    <w:p w14:paraId="5DE0DBF1" w14:textId="77777777" w:rsidR="00570E4D" w:rsidRDefault="00FF3740" w:rsidP="00570E4D">
      <w:pPr>
        <w:pStyle w:val="36"/>
        <w:framePr w:wrap="notBeside"/>
        <w:rPr>
          <w:rFonts w:ascii="FontbitDavid" w:hAnsi="FontbitDavid"/>
          <w:rtl/>
        </w:rPr>
      </w:pPr>
      <w:r w:rsidRPr="00570E4D">
        <w:rPr>
          <w:rFonts w:hint="cs"/>
          <w:rtl/>
        </w:rPr>
        <w:t>רבר</w:t>
      </w:r>
      <w:r w:rsidRPr="00570E4D">
        <w:rPr>
          <w:rtl/>
        </w:rPr>
        <w:t>"</w:t>
      </w:r>
      <w:r w:rsidRPr="00570E4D">
        <w:rPr>
          <w:rFonts w:hint="cs"/>
          <w:rtl/>
        </w:rPr>
        <w:t>ה</w:t>
      </w:r>
      <w:r w:rsidRPr="00570E4D">
        <w:rPr>
          <w:rtl/>
        </w:rPr>
        <w:t>:</w:t>
      </w:r>
    </w:p>
    <w:p w14:paraId="3160B84B" w14:textId="774833C0" w:rsidR="00FF3740" w:rsidRPr="00A1348D" w:rsidRDefault="00FF3740" w:rsidP="00243145">
      <w:pPr>
        <w:tabs>
          <w:tab w:val="left" w:pos="113"/>
        </w:tabs>
        <w:rPr>
          <w:spacing w:val="2"/>
          <w:rtl/>
        </w:rPr>
      </w:pPr>
      <w:r w:rsidRPr="00A1348D">
        <w:rPr>
          <w:rFonts w:ascii="FontbitDavid" w:hAnsi="FontbitDavid"/>
          <w:spacing w:val="2"/>
          <w:rtl/>
        </w:rPr>
        <w:t>באומר ראיתי טומאה שנזרקה ביניכם.</w:t>
      </w:r>
      <w:r w:rsidRPr="00A1348D">
        <w:rPr>
          <w:rFonts w:ascii="FontbitDavid" w:hAnsi="FontbitDavid" w:hint="cs"/>
          <w:spacing w:val="2"/>
          <w:rtl/>
        </w:rPr>
        <w:t xml:space="preserve"> </w:t>
      </w:r>
      <w:r w:rsidR="00F2400A" w:rsidRPr="00A1348D">
        <w:rPr>
          <w:rStyle w:val="27"/>
          <w:rFonts w:hint="cs"/>
          <w:spacing w:val="2"/>
          <w:rtl/>
        </w:rPr>
        <w:t xml:space="preserve">כן </w:t>
      </w:r>
      <w:r w:rsidRPr="00A1348D">
        <w:rPr>
          <w:rStyle w:val="27"/>
          <w:rFonts w:hint="cs"/>
          <w:spacing w:val="2"/>
          <w:rtl/>
        </w:rPr>
        <w:t xml:space="preserve">דייק </w:t>
      </w:r>
      <w:r w:rsidR="00F2400A" w:rsidRPr="00A1348D">
        <w:rPr>
          <w:rStyle w:val="27"/>
          <w:rFonts w:hint="cs"/>
          <w:spacing w:val="2"/>
          <w:rtl/>
        </w:rPr>
        <w:t>ר''א מד</w:t>
      </w:r>
      <w:r w:rsidRPr="00A1348D">
        <w:rPr>
          <w:rStyle w:val="27"/>
          <w:rFonts w:hint="cs"/>
          <w:spacing w:val="2"/>
          <w:rtl/>
        </w:rPr>
        <w:t xml:space="preserve">תני </w:t>
      </w:r>
      <w:r w:rsidRPr="00A1348D">
        <w:rPr>
          <w:rFonts w:ascii="FontbitDavid" w:hAnsi="FontbitDavid" w:hint="cs"/>
          <w:spacing w:val="2"/>
          <w:rtl/>
        </w:rPr>
        <w:t>וא</w:t>
      </w:r>
      <w:r w:rsidR="00F2400A" w:rsidRPr="00A1348D">
        <w:rPr>
          <w:rFonts w:ascii="FontbitDavid" w:hAnsi="FontbitDavid" w:hint="cs"/>
          <w:spacing w:val="2"/>
          <w:rtl/>
        </w:rPr>
        <w:t>"</w:t>
      </w:r>
      <w:r w:rsidRPr="00A1348D">
        <w:rPr>
          <w:rFonts w:ascii="FontbitDavid" w:hAnsi="FontbitDavid" w:hint="cs"/>
          <w:spacing w:val="2"/>
          <w:rtl/>
        </w:rPr>
        <w:t>י איזה מכם</w:t>
      </w:r>
      <w:r w:rsidR="00F2400A" w:rsidRPr="00A1348D">
        <w:rPr>
          <w:rFonts w:ascii="FontbitDavid" w:hAnsi="FontbitDavid" w:hint="cs"/>
          <w:spacing w:val="2"/>
          <w:rtl/>
        </w:rPr>
        <w:t>.</w:t>
      </w:r>
    </w:p>
    <w:p w14:paraId="668AEBF0" w14:textId="77777777" w:rsidR="00FF3740" w:rsidRPr="006F178A" w:rsidRDefault="00FF3740" w:rsidP="00516202">
      <w:pPr>
        <w:pStyle w:val="affff5"/>
        <w:framePr w:wrap="around"/>
        <w:rPr>
          <w:rtl/>
        </w:rPr>
      </w:pPr>
      <w:r w:rsidRPr="006F178A">
        <w:rPr>
          <w:rFonts w:hint="cs"/>
          <w:rtl/>
        </w:rPr>
        <w:t>נז:</w:t>
      </w:r>
    </w:p>
    <w:p w14:paraId="7771D5D8" w14:textId="7500BA78" w:rsidR="001D5077" w:rsidRPr="00FB5A44" w:rsidRDefault="00FF3740" w:rsidP="00FB5A44">
      <w:pPr>
        <w:pStyle w:val="afffff3"/>
        <w:rPr>
          <w:b/>
          <w:sz w:val="20"/>
          <w:rtl/>
        </w:rPr>
      </w:pPr>
      <w:ins w:id="9879" w:author="מספור קטעי משנה" w:date="2026-10-06T06:45:37Z">
        <w:r>
          <w:rPr>
            <w:rStyle w:val="MisparKeta"/>
          </w:rPr>
          <w:t xml:space="preserve">א. </w:t>
        </w:r>
      </w:ins>
      <w:r w:rsidRPr="006F178A">
        <w:rPr>
          <w:b/>
          <w:rtl/>
          <w:rPrChange w:id="40057" w:author="Claude" w:date="2026-10-06T13:34:43Z">
            <w:rPr>
              <w:b/>
              <w:sz w:val="20"/>
              <w:rtl/>
            </w:rPr>
          </w:rPrChange>
        </w:rPr>
        <w:t>מגלחין ומביאין.</w:t>
      </w:r>
    </w:p>
    <w:p w14:paraId="3BACE53A" w14:textId="7D81E078" w:rsidR="001D5077" w:rsidRDefault="00FB5A44" w:rsidP="001D5077">
      <w:pPr>
        <w:pStyle w:val="36"/>
        <w:framePr w:wrap="notBeside"/>
        <w:rPr>
          <w:rFonts w:ascii="FontbitDavid" w:hAnsi="FontbitDavid"/>
          <w:rtl/>
        </w:rPr>
      </w:pPr>
      <w:r>
        <w:rPr>
          <w:rFonts w:hint="cs"/>
          <w:rtl/>
        </w:rPr>
        <w:t xml:space="preserve">א. </w:t>
      </w:r>
      <w:r w:rsidR="00FF3740" w:rsidRPr="001D5077">
        <w:rPr>
          <w:rFonts w:hint="cs"/>
          <w:rtl/>
        </w:rPr>
        <w:t xml:space="preserve">שמואל </w:t>
      </w:r>
    </w:p>
    <w:p w14:paraId="6E49EE96" w14:textId="40F3BDB5" w:rsidR="00FF3740" w:rsidRPr="001D5077" w:rsidRDefault="00FB5A44" w:rsidP="00FF3740">
      <w:pPr>
        <w:rPr>
          <w:rStyle w:val="a6"/>
          <w:rtl/>
        </w:rPr>
      </w:pPr>
      <w:r>
        <w:rPr>
          <w:rFonts w:ascii="FontbitDavid" w:hAnsi="FontbitDavid" w:hint="cs"/>
          <w:rtl/>
        </w:rPr>
        <w:t xml:space="preserve">אין בזה איסור הקפה </w:t>
      </w:r>
      <w:r w:rsidR="00FF3740" w:rsidRPr="006F178A">
        <w:rPr>
          <w:rFonts w:ascii="FontbitDavid" w:hAnsi="FontbitDavid" w:hint="cs"/>
          <w:rtl/>
        </w:rPr>
        <w:t xml:space="preserve">דמיירי באשה וקטן </w:t>
      </w:r>
      <w:r w:rsidR="00FF3740" w:rsidRPr="001D5077">
        <w:rPr>
          <w:rStyle w:val="a6"/>
          <w:rFonts w:hint="cs"/>
          <w:rtl/>
        </w:rPr>
        <w:t>[</w:t>
      </w:r>
      <w:r>
        <w:rPr>
          <w:rStyle w:val="a6"/>
          <w:rFonts w:hint="cs"/>
          <w:rtl/>
        </w:rPr>
        <w:t>ו</w:t>
      </w:r>
      <w:r w:rsidR="00FF3740" w:rsidRPr="001D5077">
        <w:rPr>
          <w:rStyle w:val="a6"/>
          <w:rFonts w:hint="cs"/>
          <w:rtl/>
        </w:rPr>
        <w:t xml:space="preserve">בגדול הקפת הראש שמה הקפה] </w:t>
      </w:r>
    </w:p>
    <w:p w14:paraId="3AB48200" w14:textId="1D68750C" w:rsidR="001D5077" w:rsidRDefault="00FB5A44" w:rsidP="001D5077">
      <w:pPr>
        <w:pStyle w:val="36"/>
        <w:framePr w:wrap="notBeside"/>
        <w:rPr>
          <w:rtl/>
        </w:rPr>
      </w:pPr>
      <w:r>
        <w:rPr>
          <w:rFonts w:hint="cs"/>
          <w:rtl/>
        </w:rPr>
        <w:t xml:space="preserve">ב. </w:t>
      </w:r>
      <w:r w:rsidR="00FF3740" w:rsidRPr="001D5077">
        <w:rPr>
          <w:rFonts w:hint="cs"/>
          <w:rtl/>
        </w:rPr>
        <w:t>מ</w:t>
      </w:r>
      <w:r w:rsidR="00FF3740" w:rsidRPr="001D5077">
        <w:rPr>
          <w:rtl/>
        </w:rPr>
        <w:t>"</w:t>
      </w:r>
      <w:r w:rsidR="00FF3740" w:rsidRPr="001D5077">
        <w:rPr>
          <w:rFonts w:hint="cs"/>
          <w:rtl/>
        </w:rPr>
        <w:t>ז</w:t>
      </w:r>
      <w:r>
        <w:rPr>
          <w:rFonts w:hint="cs"/>
          <w:rtl/>
        </w:rPr>
        <w:t xml:space="preserve"> ב</w:t>
      </w:r>
      <w:r w:rsidR="001D5077">
        <w:rPr>
          <w:rFonts w:hint="cs"/>
          <w:rtl/>
        </w:rPr>
        <w:t>שמואל</w:t>
      </w:r>
    </w:p>
    <w:p w14:paraId="2552E409" w14:textId="44CD305E" w:rsidR="00FF3740" w:rsidRPr="006F178A" w:rsidRDefault="00FF3740" w:rsidP="00FF3740">
      <w:pPr>
        <w:rPr>
          <w:rtl/>
        </w:rPr>
      </w:pPr>
      <w:r w:rsidRPr="00066159">
        <w:rPr>
          <w:rStyle w:val="27"/>
          <w:rtl/>
        </w:rPr>
        <w:t>אסיפא</w:t>
      </w:r>
      <w:r w:rsidRPr="006F178A">
        <w:rPr>
          <w:rtl/>
        </w:rPr>
        <w:t>: נזיר ש</w:t>
      </w:r>
      <w:r w:rsidR="00066159">
        <w:rPr>
          <w:rFonts w:hint="cs"/>
          <w:rtl/>
        </w:rPr>
        <w:t>נ</w:t>
      </w:r>
      <w:r w:rsidRPr="006F178A">
        <w:rPr>
          <w:rtl/>
        </w:rPr>
        <w:t xml:space="preserve">טמא בספק ומוחלט בספק, אוכל בקדשים לאחר ששים יום ומגלח </w:t>
      </w:r>
      <w:r w:rsidRPr="001D5077">
        <w:rPr>
          <w:rtl/>
        </w:rPr>
        <w:t>ד' תגלחות:</w:t>
      </w:r>
      <w:r w:rsidRPr="003215F9">
        <w:rPr>
          <w:rStyle w:val="afffffe"/>
          <w:rtl/>
        </w:rPr>
        <w:t xml:space="preserve"> ו</w:t>
      </w:r>
      <w:r w:rsidR="00585A64">
        <w:rPr>
          <w:rStyle w:val="afffffe"/>
          <w:rFonts w:hint="cs"/>
          <w:rtl/>
        </w:rPr>
        <w:t>אף</w:t>
      </w:r>
      <w:r w:rsidRPr="003215F9">
        <w:rPr>
          <w:rStyle w:val="afffffe"/>
          <w:rFonts w:hint="cs"/>
          <w:rtl/>
        </w:rPr>
        <w:t xml:space="preserve"> </w:t>
      </w:r>
      <w:r w:rsidR="001D5077">
        <w:rPr>
          <w:rFonts w:hint="cs"/>
          <w:rtl/>
        </w:rPr>
        <w:t>שעושה</w:t>
      </w:r>
      <w:r w:rsidRPr="006F178A">
        <w:rPr>
          <w:rFonts w:hint="cs"/>
          <w:rtl/>
        </w:rPr>
        <w:t xml:space="preserve"> הקפה </w:t>
      </w:r>
      <w:r w:rsidRPr="006F178A">
        <w:rPr>
          <w:rtl/>
        </w:rPr>
        <w:t>–</w:t>
      </w:r>
      <w:r w:rsidRPr="006F178A">
        <w:rPr>
          <w:rFonts w:hint="cs"/>
          <w:rtl/>
        </w:rPr>
        <w:t xml:space="preserve"> מיירי</w:t>
      </w:r>
      <w:r w:rsidRPr="006F178A">
        <w:rPr>
          <w:rtl/>
        </w:rPr>
        <w:t>: באשה וקטן.</w:t>
      </w:r>
    </w:p>
    <w:p w14:paraId="7802E457" w14:textId="77777777" w:rsidR="00FF3740" w:rsidRPr="006F178A" w:rsidRDefault="00FF3740" w:rsidP="00FF3740">
      <w:pPr>
        <w:rPr>
          <w:rtl/>
        </w:rPr>
      </w:pPr>
    </w:p>
    <w:p w14:paraId="2E3CE45E" w14:textId="77777777" w:rsidR="00066159" w:rsidRDefault="00FF3740" w:rsidP="00066159">
      <w:pPr>
        <w:pStyle w:val="36"/>
        <w:framePr w:wrap="notBeside"/>
        <w:rPr>
          <w:rtl/>
        </w:rPr>
      </w:pPr>
      <w:r w:rsidRPr="00066159">
        <w:rPr>
          <w:rFonts w:hint="cs"/>
          <w:rtl/>
        </w:rPr>
        <w:t>ר</w:t>
      </w:r>
      <w:r w:rsidRPr="00066159">
        <w:rPr>
          <w:rtl/>
        </w:rPr>
        <w:t>"</w:t>
      </w:r>
      <w:r w:rsidRPr="00066159">
        <w:rPr>
          <w:rFonts w:hint="cs"/>
          <w:rtl/>
        </w:rPr>
        <w:t>ה</w:t>
      </w:r>
      <w:r w:rsidRPr="00066159">
        <w:rPr>
          <w:rtl/>
        </w:rPr>
        <w:t>:</w:t>
      </w:r>
    </w:p>
    <w:p w14:paraId="21FECADA" w14:textId="540849BB" w:rsidR="00FF3740" w:rsidRPr="006F178A" w:rsidRDefault="00FF3740" w:rsidP="00FF3740">
      <w:pPr>
        <w:rPr>
          <w:rtl/>
        </w:rPr>
      </w:pPr>
      <w:r w:rsidRPr="006F178A">
        <w:rPr>
          <w:rtl/>
        </w:rPr>
        <w:t>המקיף את הקטן - חייב.</w:t>
      </w:r>
    </w:p>
    <w:p w14:paraId="6BEDABE4" w14:textId="77777777" w:rsidR="00066159" w:rsidRDefault="00FF3740" w:rsidP="00066159">
      <w:pPr>
        <w:pStyle w:val="36"/>
        <w:framePr w:wrap="notBeside"/>
        <w:rPr>
          <w:rtl/>
        </w:rPr>
      </w:pPr>
      <w:r w:rsidRPr="00066159">
        <w:rPr>
          <w:rFonts w:hint="cs"/>
          <w:rtl/>
        </w:rPr>
        <w:t>ראב</w:t>
      </w:r>
      <w:r w:rsidRPr="00066159">
        <w:rPr>
          <w:rtl/>
        </w:rPr>
        <w:t>"</w:t>
      </w:r>
      <w:r w:rsidRPr="00066159">
        <w:rPr>
          <w:rFonts w:hint="cs"/>
          <w:rtl/>
        </w:rPr>
        <w:t>א לר</w:t>
      </w:r>
      <w:r w:rsidRPr="00066159">
        <w:rPr>
          <w:rtl/>
        </w:rPr>
        <w:t>"</w:t>
      </w:r>
      <w:r w:rsidRPr="00066159">
        <w:rPr>
          <w:rFonts w:hint="cs"/>
          <w:rtl/>
        </w:rPr>
        <w:t>ה</w:t>
      </w:r>
      <w:r w:rsidRPr="00066159">
        <w:rPr>
          <w:rtl/>
        </w:rPr>
        <w:t xml:space="preserve">: </w:t>
      </w:r>
    </w:p>
    <w:p w14:paraId="46B8E0BE" w14:textId="3DEF274A" w:rsidR="00FF3740" w:rsidRPr="006F178A" w:rsidRDefault="00FF3740" w:rsidP="00066159">
      <w:pPr>
        <w:rPr>
          <w:rtl/>
        </w:rPr>
      </w:pPr>
      <w:r w:rsidRPr="006F178A">
        <w:rPr>
          <w:rtl/>
        </w:rPr>
        <w:t>ו</w:t>
      </w:r>
      <w:r w:rsidR="00066159">
        <w:rPr>
          <w:rFonts w:hint="cs"/>
          <w:rtl/>
        </w:rPr>
        <w:t>את שלך מי</w:t>
      </w:r>
      <w:r w:rsidRPr="006F178A">
        <w:rPr>
          <w:rtl/>
        </w:rPr>
        <w:t xml:space="preserve"> מגלח –</w:t>
      </w:r>
      <w:r w:rsidRPr="006F178A">
        <w:rPr>
          <w:rFonts w:hint="cs"/>
          <w:rtl/>
        </w:rPr>
        <w:t xml:space="preserve"> </w:t>
      </w:r>
      <w:r w:rsidRPr="00066159">
        <w:rPr>
          <w:rStyle w:val="27"/>
          <w:rFonts w:hint="cs"/>
          <w:rtl/>
        </w:rPr>
        <w:t>א</w:t>
      </w:r>
      <w:r w:rsidRPr="00066159">
        <w:rPr>
          <w:rStyle w:val="27"/>
          <w:rtl/>
        </w:rPr>
        <w:t>"</w:t>
      </w:r>
      <w:r w:rsidRPr="00066159">
        <w:rPr>
          <w:rStyle w:val="27"/>
          <w:rFonts w:hint="cs"/>
          <w:rtl/>
        </w:rPr>
        <w:t>ל</w:t>
      </w:r>
      <w:r w:rsidR="00066159">
        <w:rPr>
          <w:rStyle w:val="27"/>
          <w:rFonts w:hint="cs"/>
          <w:rtl/>
        </w:rPr>
        <w:t>:</w:t>
      </w:r>
      <w:r w:rsidRPr="00066159">
        <w:rPr>
          <w:rStyle w:val="27"/>
          <w:rFonts w:hint="cs"/>
          <w:rtl/>
        </w:rPr>
        <w:t xml:space="preserve"> </w:t>
      </w:r>
      <w:r w:rsidRPr="006F178A">
        <w:rPr>
          <w:rtl/>
        </w:rPr>
        <w:t xml:space="preserve"> חובה.</w:t>
      </w:r>
      <w:r w:rsidRPr="006F178A">
        <w:rPr>
          <w:rFonts w:hint="cs"/>
          <w:rtl/>
        </w:rPr>
        <w:t xml:space="preserve"> </w:t>
      </w:r>
      <w:r w:rsidRPr="006F178A">
        <w:rPr>
          <w:rtl/>
        </w:rPr>
        <w:tab/>
      </w:r>
      <w:r w:rsidRPr="00066159">
        <w:rPr>
          <w:rStyle w:val="27"/>
          <w:rFonts w:hint="cs"/>
          <w:rtl/>
        </w:rPr>
        <w:t>א</w:t>
      </w:r>
      <w:r w:rsidRPr="00066159">
        <w:rPr>
          <w:rStyle w:val="27"/>
          <w:rtl/>
        </w:rPr>
        <w:t>"</w:t>
      </w:r>
      <w:r w:rsidRPr="00066159">
        <w:rPr>
          <w:rStyle w:val="27"/>
          <w:rFonts w:hint="cs"/>
          <w:rtl/>
        </w:rPr>
        <w:t>ל</w:t>
      </w:r>
      <w:r w:rsidRPr="006F178A">
        <w:rPr>
          <w:rFonts w:hint="cs"/>
          <w:rtl/>
        </w:rPr>
        <w:t xml:space="preserve"> </w:t>
      </w:r>
      <w:r w:rsidRPr="006F178A">
        <w:rPr>
          <w:rtl/>
        </w:rPr>
        <w:t>תקב</w:t>
      </w:r>
      <w:r w:rsidR="00066159">
        <w:rPr>
          <w:rFonts w:hint="cs"/>
          <w:rtl/>
        </w:rPr>
        <w:t>ור חובה את בניה</w:t>
      </w:r>
      <w:r w:rsidR="008A6CF8">
        <w:rPr>
          <w:rFonts w:hint="cs"/>
          <w:rtl/>
        </w:rPr>
        <w:t>?!</w:t>
      </w:r>
      <w:r w:rsidR="00066159">
        <w:rPr>
          <w:rFonts w:hint="cs"/>
          <w:rtl/>
        </w:rPr>
        <w:t>.</w:t>
      </w:r>
    </w:p>
    <w:p w14:paraId="3D92A0CE" w14:textId="1B29BBF3" w:rsidR="00FF3740" w:rsidRPr="006F178A" w:rsidRDefault="00FF3740" w:rsidP="00C76BA0">
      <w:pPr>
        <w:spacing w:after="120"/>
        <w:rPr>
          <w:rtl/>
        </w:rPr>
      </w:pPr>
      <w:r w:rsidRPr="006F178A">
        <w:rPr>
          <w:rFonts w:hint="cs"/>
          <w:rtl/>
        </w:rPr>
        <w:t>וכל שנות</w:t>
      </w:r>
      <w:r w:rsidR="00525888">
        <w:rPr>
          <w:rFonts w:hint="cs"/>
          <w:rtl/>
        </w:rPr>
        <w:t xml:space="preserve"> </w:t>
      </w:r>
      <w:r>
        <w:rPr>
          <w:rStyle w:val="a4"/>
          <w:rFonts w:hint="cs"/>
          <w:rtl/>
          <w:rPrChange w:id="9076" w:author="מנוע אמוראים" w:date="2026-10-05T16:41:46Z">
            <w:rPr>
              <w:rFonts w:hint="cs"/>
              <w:rtl/>
            </w:rPr>
          </w:rPrChange>
        </w:rPr>
        <w:t xml:space="preserve">ראב</w:t>
      </w:r>
      <w:r>
        <w:rPr>
          <w:rStyle w:val="a4"/>
          <w:rtl/>
          <w:rPrChange w:id="9077" w:author="מנוע אמוראים" w:date="2026-10-05T16:41:46Z">
            <w:rPr>
              <w:rtl/>
            </w:rPr>
          </w:rPrChange>
        </w:rPr>
        <w:t xml:space="preserve">"</w:t>
      </w:r>
      <w:r>
        <w:rPr>
          <w:rStyle w:val="a4"/>
          <w:rFonts w:hint="cs"/>
          <w:rtl/>
          <w:rPrChange w:id="9078" w:author="מנוע אמוראים" w:date="2026-10-05T16:41:46Z">
            <w:rPr>
              <w:rFonts w:hint="cs"/>
              <w:rtl/>
            </w:rPr>
          </w:rPrChange>
        </w:rPr>
        <w:t xml:space="preserve">א</w:t>
      </w:r>
      <w:r>
        <w:rPr>
          <w:rFonts w:hint="cs"/>
          <w:rtl/>
        </w:rPr>
        <w:t xml:space="preserve"> </w:t>
      </w:r>
      <w:r w:rsidR="008A6CF8">
        <w:rPr>
          <w:rFonts w:hint="cs"/>
          <w:rtl/>
        </w:rPr>
        <w:t xml:space="preserve">לא </w:t>
      </w:r>
      <w:r>
        <w:rPr>
          <w:rFonts w:hint="cs"/>
          <w:rtl/>
        </w:rPr>
        <w:t xml:space="preserve">התקיים זרעו של </w:t>
      </w:r>
      <w:r>
        <w:rPr>
          <w:rStyle w:val="a4"/>
          <w:rFonts w:hint="cs"/>
          <w:rtl/>
          <w:rPrChange w:id="9079" w:author="מנוע אמוראים" w:date="2026-10-05T16:41:46Z">
            <w:rPr>
              <w:rFonts w:hint="cs"/>
              <w:rtl/>
            </w:rPr>
          </w:rPrChange>
        </w:rPr>
        <w:t xml:space="preserve">ר</w:t>
      </w:r>
      <w:r>
        <w:rPr>
          <w:rStyle w:val="a4"/>
          <w:rtl/>
          <w:rPrChange w:id="9080" w:author="מנוע אמוראים" w:date="2026-10-05T16:41:46Z">
            <w:rPr>
              <w:rtl/>
            </w:rPr>
          </w:rPrChange>
        </w:rPr>
        <w:t xml:space="preserve">"</w:t>
      </w:r>
      <w:r>
        <w:rPr>
          <w:rStyle w:val="a4"/>
          <w:rFonts w:hint="cs"/>
          <w:rtl/>
          <w:rPrChange w:id="9081" w:author="מנוע אמוראים" w:date="2026-10-05T16:41:46Z">
            <w:rPr>
              <w:rFonts w:hint="cs"/>
              <w:rtl/>
            </w:rPr>
          </w:rPrChange>
        </w:rPr>
        <w:t xml:space="preserve">ה</w:t>
      </w:r>
      <w:r w:rsidRPr="006F178A">
        <w:rPr>
          <w:rtl/>
        </w:rPr>
        <w:t>.</w:t>
      </w:r>
      <w:r w:rsidR="008A6CF8">
        <w:rPr>
          <w:rFonts w:hint="cs"/>
          <w:rtl/>
        </w:rPr>
        <w:t xml:space="preserve">! </w:t>
      </w:r>
      <w:r w:rsidR="008A6CF8" w:rsidRPr="008A6CF8">
        <w:rPr>
          <w:rStyle w:val="a6"/>
          <w:rFonts w:hint="cs"/>
          <w:rtl/>
        </w:rPr>
        <w:t>[מכח דיבורו</w:t>
      </w:r>
      <w:r w:rsidR="008A6CF8">
        <w:rPr>
          <w:rStyle w:val="a6"/>
          <w:rFonts w:hint="cs"/>
          <w:rtl/>
        </w:rPr>
        <w:t>]</w:t>
      </w:r>
    </w:p>
    <w:p w14:paraId="45CE97E4" w14:textId="77777777" w:rsidR="00C76BA0" w:rsidRDefault="00FF3740" w:rsidP="00C76BA0">
      <w:pPr>
        <w:pStyle w:val="36"/>
        <w:framePr w:wrap="notBeside"/>
        <w:rPr>
          <w:rtl/>
        </w:rPr>
      </w:pPr>
      <w:r w:rsidRPr="00C76BA0">
        <w:rPr>
          <w:rtl/>
        </w:rPr>
        <w:t xml:space="preserve">מכדי </w:t>
      </w:r>
    </w:p>
    <w:p w14:paraId="3D2FD920" w14:textId="00E69605" w:rsidR="00FF3740" w:rsidRPr="006F178A" w:rsidRDefault="00FF3740" w:rsidP="00E10737">
      <w:pPr>
        <w:jc w:val="center"/>
        <w:rPr>
          <w:rtl/>
        </w:rPr>
      </w:pPr>
      <w:r w:rsidRPr="006F178A">
        <w:rPr>
          <w:rtl/>
        </w:rPr>
        <w:t xml:space="preserve">תרוייהו </w:t>
      </w:r>
      <w:r w:rsidR="00C76BA0">
        <w:rPr>
          <w:rFonts w:hint="cs"/>
          <w:rtl/>
        </w:rPr>
        <w:t>למדו</w:t>
      </w:r>
      <w:r w:rsidRPr="004A3A20">
        <w:rPr>
          <w:rStyle w:val="afffffe"/>
          <w:rtl/>
        </w:rPr>
        <w:t xml:space="preserve"> </w:t>
      </w:r>
      <w:r w:rsidR="00C76BA0">
        <w:rPr>
          <w:rStyle w:val="afffffe"/>
          <w:rFonts w:hint="cs"/>
          <w:rtl/>
        </w:rPr>
        <w:t>ש</w:t>
      </w:r>
      <w:r w:rsidRPr="00C76BA0">
        <w:rPr>
          <w:rFonts w:hint="cs"/>
          <w:rtl/>
        </w:rPr>
        <w:t>'</w:t>
      </w:r>
      <w:r w:rsidRPr="00C76BA0">
        <w:rPr>
          <w:rtl/>
        </w:rPr>
        <w:t>הקפת כל הראש שמה הקפה',</w:t>
      </w:r>
    </w:p>
    <w:p w14:paraId="46EC1957" w14:textId="77777777" w:rsidR="003032C0" w:rsidRDefault="003032C0" w:rsidP="003032C0">
      <w:pPr>
        <w:pStyle w:val="36"/>
        <w:framePr w:wrap="notBeside"/>
        <w:rPr>
          <w:rStyle w:val="afffffe"/>
          <w:rtl/>
        </w:rPr>
      </w:pPr>
      <w:r w:rsidRPr="003032C0">
        <w:rPr>
          <w:rFonts w:hint="cs"/>
          <w:rtl/>
        </w:rPr>
        <w:t>לר''ה</w:t>
      </w:r>
      <w:r w:rsidR="00FF3740" w:rsidRPr="003032C0">
        <w:rPr>
          <w:rtl/>
        </w:rPr>
        <w:t xml:space="preserve"> </w:t>
      </w:r>
    </w:p>
    <w:p w14:paraId="6FA975BE" w14:textId="22A92179" w:rsidR="00FF3740" w:rsidRPr="006F178A" w:rsidRDefault="00FF3740" w:rsidP="00FF3740">
      <w:pPr>
        <w:rPr>
          <w:rtl/>
        </w:rPr>
      </w:pPr>
      <w:r w:rsidRPr="00AF76D0">
        <w:rPr>
          <w:rStyle w:val="afffffe"/>
          <w:rFonts w:hint="cs"/>
          <w:rtl/>
        </w:rPr>
        <w:t>'</w:t>
      </w:r>
      <w:r w:rsidRPr="00AF76D0">
        <w:rPr>
          <w:rStyle w:val="afffffe"/>
          <w:rtl/>
        </w:rPr>
        <w:t>לא תקיפו פאת ראשכם ולא תשחית פאת זקנך</w:t>
      </w:r>
      <w:r w:rsidRPr="00AF76D0">
        <w:rPr>
          <w:rStyle w:val="afffffe"/>
          <w:rFonts w:hint="cs"/>
          <w:rtl/>
        </w:rPr>
        <w:t>'</w:t>
      </w:r>
      <w:r w:rsidRPr="00AF76D0">
        <w:rPr>
          <w:rStyle w:val="afffffe"/>
          <w:rtl/>
        </w:rPr>
        <w:t xml:space="preserve"> </w:t>
      </w:r>
      <w:r w:rsidRPr="006F178A">
        <w:rPr>
          <w:rtl/>
        </w:rPr>
        <w:t xml:space="preserve">- כל שיש לו השחתה יש לו הקפה, ונשי </w:t>
      </w:r>
      <w:r w:rsidR="003032C0">
        <w:rPr>
          <w:rFonts w:hint="cs"/>
          <w:rtl/>
        </w:rPr>
        <w:t xml:space="preserve">שאינם </w:t>
      </w:r>
      <w:r w:rsidRPr="006F178A">
        <w:rPr>
          <w:rtl/>
        </w:rPr>
        <w:t xml:space="preserve">בהשחתה </w:t>
      </w:r>
      <w:r w:rsidR="003032C0">
        <w:rPr>
          <w:rFonts w:hint="cs"/>
          <w:rtl/>
        </w:rPr>
        <w:t xml:space="preserve">אינם </w:t>
      </w:r>
      <w:r w:rsidRPr="006F178A">
        <w:rPr>
          <w:rtl/>
        </w:rPr>
        <w:t>בהקפה</w:t>
      </w:r>
      <w:r w:rsidR="001A7DD4">
        <w:rPr>
          <w:rtl/>
        </w:rPr>
        <w:t>.</w:t>
      </w:r>
    </w:p>
    <w:p w14:paraId="761360AB" w14:textId="77777777" w:rsidR="003032C0" w:rsidRDefault="00FF3740" w:rsidP="003032C0">
      <w:pPr>
        <w:pStyle w:val="36"/>
        <w:framePr w:wrap="notBeside"/>
        <w:rPr>
          <w:rtl/>
        </w:rPr>
      </w:pPr>
      <w:r w:rsidRPr="003032C0">
        <w:rPr>
          <w:rFonts w:hint="cs"/>
          <w:rtl/>
        </w:rPr>
        <w:t>וראב</w:t>
      </w:r>
      <w:r w:rsidRPr="003032C0">
        <w:rPr>
          <w:rtl/>
        </w:rPr>
        <w:t>"</w:t>
      </w:r>
      <w:r w:rsidRPr="003032C0">
        <w:rPr>
          <w:rFonts w:hint="cs"/>
          <w:rtl/>
        </w:rPr>
        <w:t>א</w:t>
      </w:r>
      <w:r w:rsidRPr="003032C0">
        <w:rPr>
          <w:rtl/>
        </w:rPr>
        <w:t xml:space="preserve">: </w:t>
      </w:r>
    </w:p>
    <w:p w14:paraId="2FC48046" w14:textId="7393F624" w:rsidR="00FF3740" w:rsidRDefault="00FF3740" w:rsidP="00FB5A44">
      <w:pPr>
        <w:rPr>
          <w:rtl/>
        </w:rPr>
      </w:pPr>
      <w:r w:rsidRPr="006F178A">
        <w:rPr>
          <w:rtl/>
        </w:rPr>
        <w:t>מקיף וניקף במשמע, ו</w:t>
      </w:r>
      <w:r w:rsidR="00706994">
        <w:rPr>
          <w:rFonts w:hint="cs"/>
          <w:rtl/>
        </w:rPr>
        <w:t xml:space="preserve">הוקש </w:t>
      </w:r>
      <w:r w:rsidRPr="006F178A">
        <w:rPr>
          <w:rtl/>
        </w:rPr>
        <w:t xml:space="preserve">מקיף לניקף, </w:t>
      </w:r>
      <w:r w:rsidR="00706994">
        <w:rPr>
          <w:rFonts w:hint="cs"/>
          <w:rtl/>
        </w:rPr>
        <w:t xml:space="preserve">שכל מקום שניקף חייב מקיף </w:t>
      </w:r>
      <w:r w:rsidRPr="006F178A">
        <w:rPr>
          <w:rtl/>
        </w:rPr>
        <w:t>נמי מיחייב, ו</w:t>
      </w:r>
      <w:r w:rsidR="00825843">
        <w:rPr>
          <w:rFonts w:hint="cs"/>
          <w:rtl/>
        </w:rPr>
        <w:t xml:space="preserve">ניקף </w:t>
      </w:r>
      <w:r w:rsidRPr="006F178A">
        <w:rPr>
          <w:rtl/>
        </w:rPr>
        <w:t xml:space="preserve">קטן </w:t>
      </w:r>
      <w:r w:rsidR="00825843">
        <w:rPr>
          <w:rFonts w:hint="cs"/>
          <w:rtl/>
        </w:rPr>
        <w:t>ש</w:t>
      </w:r>
      <w:r w:rsidR="00523F6C">
        <w:rPr>
          <w:rFonts w:hint="cs"/>
          <w:rtl/>
        </w:rPr>
        <w:t>לא חייב</w:t>
      </w:r>
      <w:r w:rsidR="00825843">
        <w:rPr>
          <w:rFonts w:hint="cs"/>
          <w:rtl/>
        </w:rPr>
        <w:t xml:space="preserve"> </w:t>
      </w:r>
      <w:r w:rsidR="00825843" w:rsidRPr="00825843">
        <w:rPr>
          <w:rStyle w:val="a6"/>
          <w:rFonts w:hint="cs"/>
          <w:rtl/>
        </w:rPr>
        <w:t>אינו בר עונשים</w:t>
      </w:r>
      <w:r w:rsidR="00825843">
        <w:rPr>
          <w:rStyle w:val="a6"/>
          <w:rFonts w:hint="cs"/>
          <w:rtl/>
        </w:rPr>
        <w:t>.</w:t>
      </w:r>
      <w:r w:rsidR="00523F6C">
        <w:rPr>
          <w:rFonts w:hint="cs"/>
          <w:rtl/>
        </w:rPr>
        <w:t xml:space="preserve"> מקיף גם לא חייב.</w:t>
      </w:r>
    </w:p>
    <w:p w14:paraId="6DC115EE" w14:textId="77777777" w:rsidR="00825843" w:rsidRPr="006F178A" w:rsidRDefault="00825843" w:rsidP="00FB5A44">
      <w:pPr>
        <w:rPr>
          <w:rtl/>
        </w:rPr>
      </w:pPr>
    </w:p>
    <w:p w14:paraId="612E3ED4" w14:textId="77777777" w:rsidR="00825843" w:rsidRDefault="00825843">
      <w:pPr>
        <w:bidi w:val="0"/>
        <w:spacing w:after="160" w:line="259" w:lineRule="auto"/>
        <w:jc w:val="left"/>
        <w:rPr>
          <w:rFonts w:ascii="BA TM • Vilna Extra-Bold" w:hAnsi="BA TM • Vilna Extra-Bold" w:cs="BA TM • Vilna Extra-Bold"/>
          <w:sz w:val="16"/>
        </w:rPr>
      </w:pPr>
      <w:r>
        <w:rPr>
          <w:rtl/>
        </w:rPr>
        <w:br w:type="page"/>
      </w:r>
    </w:p>
    <w:p w14:paraId="2079BB06" w14:textId="6B3B68BE" w:rsidR="00FF3740" w:rsidRPr="006F178A" w:rsidRDefault="00FF3740" w:rsidP="00FB5A44">
      <w:pPr>
        <w:pStyle w:val="a7"/>
        <w:rPr>
          <w:rtl/>
        </w:rPr>
      </w:pPr>
      <w:r w:rsidRPr="006F178A">
        <w:rPr>
          <w:rtl/>
        </w:rPr>
        <w:lastRenderedPageBreak/>
        <w:t>לימא, הקפת כל הראש תנאי היא</w:t>
      </w:r>
      <w:r w:rsidR="001A7DD4">
        <w:rPr>
          <w:rtl/>
        </w:rPr>
        <w:t>.</w:t>
      </w:r>
    </w:p>
    <w:p w14:paraId="7DEFA8EB" w14:textId="77777777" w:rsidR="00E10737" w:rsidRDefault="00FF3740" w:rsidP="00E10737">
      <w:pPr>
        <w:pStyle w:val="36"/>
        <w:framePr w:wrap="notBeside"/>
        <w:rPr>
          <w:rtl/>
        </w:rPr>
      </w:pPr>
      <w:r w:rsidRPr="00E10737">
        <w:rPr>
          <w:rFonts w:hint="cs"/>
          <w:rtl/>
        </w:rPr>
        <w:t>דת</w:t>
      </w:r>
      <w:r w:rsidRPr="00E10737">
        <w:rPr>
          <w:rtl/>
        </w:rPr>
        <w:t>"</w:t>
      </w:r>
      <w:r w:rsidRPr="00E10737">
        <w:rPr>
          <w:rFonts w:hint="cs"/>
          <w:rtl/>
        </w:rPr>
        <w:t>ר</w:t>
      </w:r>
      <w:r w:rsidRPr="00E10737">
        <w:rPr>
          <w:rtl/>
        </w:rPr>
        <w:t xml:space="preserve">: </w:t>
      </w:r>
    </w:p>
    <w:p w14:paraId="7908947E" w14:textId="29E6B8E0" w:rsidR="00FF3740" w:rsidRPr="006F178A" w:rsidRDefault="00FF3740" w:rsidP="00FF3740">
      <w:pPr>
        <w:rPr>
          <w:rtl/>
        </w:rPr>
      </w:pPr>
      <w:r w:rsidRPr="004A3A20">
        <w:rPr>
          <w:rStyle w:val="afffffe"/>
          <w:rFonts w:hint="cs"/>
          <w:rtl/>
        </w:rPr>
        <w:t>'</w:t>
      </w:r>
      <w:r w:rsidRPr="004A3A20">
        <w:rPr>
          <w:rStyle w:val="afffffe"/>
          <w:rtl/>
        </w:rPr>
        <w:t>ראשו</w:t>
      </w:r>
      <w:r w:rsidRPr="004A3A20">
        <w:rPr>
          <w:rStyle w:val="afffffe"/>
          <w:rFonts w:hint="cs"/>
          <w:rtl/>
        </w:rPr>
        <w:t xml:space="preserve">' </w:t>
      </w:r>
      <w:r w:rsidRPr="006F178A">
        <w:rPr>
          <w:rFonts w:hint="cs"/>
          <w:rtl/>
        </w:rPr>
        <w:t xml:space="preserve">במצורע </w:t>
      </w:r>
      <w:r w:rsidR="00E10737">
        <w:rPr>
          <w:rFonts w:hint="cs"/>
          <w:rtl/>
        </w:rPr>
        <w:t>ד</w:t>
      </w:r>
      <w:r w:rsidRPr="00AF76D0">
        <w:rPr>
          <w:rStyle w:val="afffffe"/>
          <w:rFonts w:hint="cs"/>
          <w:rtl/>
        </w:rPr>
        <w:t>'</w:t>
      </w:r>
      <w:r w:rsidRPr="00AF76D0">
        <w:rPr>
          <w:rStyle w:val="afffffe"/>
          <w:rtl/>
        </w:rPr>
        <w:t>לא תקיפו פאת ראשכם</w:t>
      </w:r>
      <w:r w:rsidRPr="00AF76D0">
        <w:rPr>
          <w:rStyle w:val="afffffe"/>
          <w:rFonts w:hint="cs"/>
          <w:rtl/>
        </w:rPr>
        <w:t>'</w:t>
      </w:r>
      <w:r w:rsidRPr="00AF76D0">
        <w:rPr>
          <w:rStyle w:val="afffffe"/>
          <w:rtl/>
        </w:rPr>
        <w:t>,</w:t>
      </w:r>
      <w:r w:rsidRPr="006F178A">
        <w:rPr>
          <w:rtl/>
        </w:rPr>
        <w:t xml:space="preserve"> </w:t>
      </w:r>
    </w:p>
    <w:p w14:paraId="59359245" w14:textId="77777777" w:rsidR="00FF3740" w:rsidRPr="006F178A" w:rsidRDefault="00FF3740" w:rsidP="00516202">
      <w:pPr>
        <w:pStyle w:val="affff5"/>
        <w:framePr w:wrap="around"/>
        <w:rPr>
          <w:rFonts w:cs="FontbitDavid"/>
          <w:rtl/>
        </w:rPr>
      </w:pPr>
      <w:r w:rsidRPr="006F178A">
        <w:rPr>
          <w:rFonts w:hint="cs"/>
          <w:rtl/>
        </w:rPr>
        <w:t>נח</w:t>
      </w:r>
      <w:r w:rsidRPr="006F178A">
        <w:rPr>
          <w:rFonts w:cs="FontbitDavid" w:hint="cs"/>
          <w:rtl/>
        </w:rPr>
        <w:t>.</w:t>
      </w:r>
    </w:p>
    <w:p w14:paraId="77393B80" w14:textId="4E385890" w:rsidR="00FF3740" w:rsidRPr="006F178A" w:rsidRDefault="00FF3740" w:rsidP="001C7D5D">
      <w:pPr>
        <w:rPr>
          <w:rtl/>
        </w:rPr>
      </w:pPr>
      <w:r w:rsidRPr="00AF76D0">
        <w:rPr>
          <w:rStyle w:val="afffffe"/>
          <w:rFonts w:hint="cs"/>
          <w:rtl/>
        </w:rPr>
        <w:t>'</w:t>
      </w:r>
      <w:r w:rsidRPr="00AF76D0">
        <w:rPr>
          <w:rStyle w:val="afffffe"/>
          <w:rtl/>
        </w:rPr>
        <w:t>ראשו</w:t>
      </w:r>
      <w:r w:rsidRPr="00AF76D0">
        <w:rPr>
          <w:rStyle w:val="afffffe"/>
          <w:rFonts w:hint="cs"/>
          <w:rtl/>
        </w:rPr>
        <w:t>'</w:t>
      </w:r>
      <w:r w:rsidRPr="00AF76D0">
        <w:rPr>
          <w:rStyle w:val="afffffe"/>
          <w:rtl/>
        </w:rPr>
        <w:t xml:space="preserve"> </w:t>
      </w:r>
      <w:r w:rsidR="001C7D5D" w:rsidRPr="001C7D5D">
        <w:rPr>
          <w:rFonts w:hint="cs"/>
          <w:rtl/>
        </w:rPr>
        <w:t>דנזיר מצורע שלא כשאר נזיר</w:t>
      </w:r>
      <w:r w:rsidR="001C7D5D">
        <w:rPr>
          <w:rStyle w:val="afffffe"/>
          <w:rFonts w:hint="cs"/>
          <w:rtl/>
        </w:rPr>
        <w:t xml:space="preserve"> </w:t>
      </w:r>
      <w:r w:rsidRPr="00AF76D0">
        <w:rPr>
          <w:rStyle w:val="afffffe"/>
          <w:rFonts w:hint="cs"/>
          <w:rtl/>
        </w:rPr>
        <w:t>'</w:t>
      </w:r>
      <w:r w:rsidRPr="00AF76D0">
        <w:rPr>
          <w:rStyle w:val="afffffe"/>
          <w:rtl/>
        </w:rPr>
        <w:t>תער לא יעבור על ראשו</w:t>
      </w:r>
      <w:r w:rsidRPr="00AF76D0">
        <w:rPr>
          <w:rStyle w:val="afffffe"/>
          <w:rFonts w:hint="cs"/>
          <w:rtl/>
        </w:rPr>
        <w:t>'</w:t>
      </w:r>
      <w:r w:rsidRPr="00AF76D0">
        <w:rPr>
          <w:rStyle w:val="afffffe"/>
          <w:rtl/>
        </w:rPr>
        <w:t>,</w:t>
      </w:r>
      <w:r w:rsidRPr="006F178A">
        <w:rPr>
          <w:rFonts w:ascii="FontbitDavid" w:hAnsi="FontbitDavid"/>
          <w:rtl/>
        </w:rPr>
        <w:t xml:space="preserve"> </w:t>
      </w:r>
    </w:p>
    <w:p w14:paraId="0854D597" w14:textId="3ECA0076" w:rsidR="001C7D5D" w:rsidRDefault="00FF3740" w:rsidP="001C7D5D">
      <w:pPr>
        <w:pStyle w:val="36"/>
        <w:framePr w:wrap="notBeside"/>
        <w:rPr>
          <w:rtl/>
        </w:rPr>
      </w:pPr>
      <w:r w:rsidRPr="001C7D5D">
        <w:rPr>
          <w:rFonts w:hint="cs"/>
          <w:rtl/>
        </w:rPr>
        <w:t>ו</w:t>
      </w:r>
      <w:r w:rsidR="001C7D5D">
        <w:rPr>
          <w:rFonts w:hint="cs"/>
          <w:rtl/>
        </w:rPr>
        <w:t>כ</w:t>
      </w:r>
      <w:r w:rsidRPr="001C7D5D">
        <w:rPr>
          <w:rFonts w:hint="cs"/>
          <w:rtl/>
        </w:rPr>
        <w:t xml:space="preserve">תנאי </w:t>
      </w:r>
    </w:p>
    <w:p w14:paraId="69ACA6EB" w14:textId="523E1286" w:rsidR="00FF3740" w:rsidRPr="00A1348D" w:rsidRDefault="00FF3740" w:rsidP="00FF3740">
      <w:pPr>
        <w:rPr>
          <w:spacing w:val="2"/>
          <w:rtl/>
        </w:rPr>
      </w:pPr>
      <w:r w:rsidRPr="00A1348D">
        <w:rPr>
          <w:rStyle w:val="27"/>
          <w:rFonts w:hint="cs"/>
          <w:spacing w:val="2"/>
          <w:rtl/>
        </w:rPr>
        <w:t>למ</w:t>
      </w:r>
      <w:r w:rsidRPr="00A1348D">
        <w:rPr>
          <w:rStyle w:val="27"/>
          <w:spacing w:val="2"/>
          <w:rtl/>
        </w:rPr>
        <w:t>"</w:t>
      </w:r>
      <w:r w:rsidRPr="00815D27">
        <w:rPr>
          <w:rStyle w:val="27"/>
          <w:rFonts w:hint="cs"/>
          <w:rtl/>
        </w:rPr>
        <w:t>ד מנזיר סבר</w:t>
      </w:r>
      <w:r w:rsidR="00815D27">
        <w:rPr>
          <w:rStyle w:val="27"/>
          <w:rFonts w:hint="cs"/>
          <w:rtl/>
        </w:rPr>
        <w:t>:</w:t>
      </w:r>
      <w:r w:rsidRPr="00A1348D">
        <w:rPr>
          <w:rFonts w:hint="cs"/>
          <w:spacing w:val="2"/>
          <w:rtl/>
        </w:rPr>
        <w:t xml:space="preserve"> הקפת כל הראש לא שמה הקפה</w:t>
      </w:r>
      <w:r w:rsidR="00815D27">
        <w:rPr>
          <w:rFonts w:hint="cs"/>
          <w:spacing w:val="2"/>
          <w:rtl/>
        </w:rPr>
        <w:t>,</w:t>
      </w:r>
      <w:r w:rsidRPr="00A1348D">
        <w:rPr>
          <w:rFonts w:hint="cs"/>
          <w:spacing w:val="2"/>
          <w:rtl/>
        </w:rPr>
        <w:t xml:space="preserve"> </w:t>
      </w:r>
      <w:r w:rsidRPr="00815D27">
        <w:rPr>
          <w:rStyle w:val="27"/>
          <w:rFonts w:hint="cs"/>
          <w:rtl/>
        </w:rPr>
        <w:t>וקרא</w:t>
      </w:r>
      <w:r w:rsidRPr="00A1348D">
        <w:rPr>
          <w:rFonts w:hint="cs"/>
          <w:spacing w:val="2"/>
          <w:rtl/>
        </w:rPr>
        <w:t xml:space="preserve"> ל</w:t>
      </w:r>
      <w:r w:rsidR="00F07CBB" w:rsidRPr="00A1348D">
        <w:rPr>
          <w:rFonts w:hint="cs"/>
          <w:spacing w:val="2"/>
          <w:rtl/>
        </w:rPr>
        <w:t>דחות</w:t>
      </w:r>
      <w:r w:rsidRPr="00A1348D">
        <w:rPr>
          <w:rFonts w:hint="cs"/>
          <w:spacing w:val="2"/>
          <w:rtl/>
        </w:rPr>
        <w:t xml:space="preserve"> ל</w:t>
      </w:r>
      <w:r w:rsidRPr="00A1348D">
        <w:rPr>
          <w:spacing w:val="2"/>
          <w:rtl/>
        </w:rPr>
        <w:t>"</w:t>
      </w:r>
      <w:r w:rsidRPr="00A1348D">
        <w:rPr>
          <w:rFonts w:hint="cs"/>
          <w:spacing w:val="2"/>
          <w:rtl/>
        </w:rPr>
        <w:t xml:space="preserve">ת ועשה </w:t>
      </w:r>
    </w:p>
    <w:p w14:paraId="1F8C644F" w14:textId="5CAF6911" w:rsidR="00FF3740" w:rsidRPr="006F178A" w:rsidRDefault="00FF3740" w:rsidP="00FF3740">
      <w:pPr>
        <w:rPr>
          <w:rtl/>
        </w:rPr>
      </w:pPr>
      <w:r w:rsidRPr="00F07CBB">
        <w:rPr>
          <w:rStyle w:val="27"/>
          <w:rFonts w:hint="cs"/>
          <w:rtl/>
        </w:rPr>
        <w:t>ואידך סבר</w:t>
      </w:r>
      <w:r w:rsidRPr="00F07CBB">
        <w:rPr>
          <w:rStyle w:val="27"/>
          <w:rtl/>
        </w:rPr>
        <w:t>:</w:t>
      </w:r>
      <w:r w:rsidRPr="006F178A">
        <w:rPr>
          <w:rtl/>
        </w:rPr>
        <w:t xml:space="preserve"> </w:t>
      </w:r>
      <w:r w:rsidR="00815D27">
        <w:rPr>
          <w:rtl/>
        </w:rPr>
        <w:tab/>
      </w:r>
      <w:r w:rsidR="00815D27">
        <w:rPr>
          <w:rtl/>
        </w:rPr>
        <w:tab/>
      </w:r>
      <w:r w:rsidRPr="006F178A">
        <w:rPr>
          <w:rtl/>
        </w:rPr>
        <w:t xml:space="preserve">הקפת כל הראש שמה הקפה, </w:t>
      </w:r>
      <w:r w:rsidR="00815D27">
        <w:rPr>
          <w:rStyle w:val="27"/>
          <w:rtl/>
        </w:rPr>
        <w:tab/>
      </w:r>
      <w:r w:rsidR="00815D27">
        <w:rPr>
          <w:rStyle w:val="27"/>
          <w:rtl/>
        </w:rPr>
        <w:tab/>
      </w:r>
      <w:r w:rsidRPr="00375483">
        <w:rPr>
          <w:rStyle w:val="27"/>
          <w:rFonts w:hint="cs"/>
          <w:rtl/>
        </w:rPr>
        <w:t>ו</w:t>
      </w:r>
      <w:r w:rsidRPr="00375483">
        <w:rPr>
          <w:rStyle w:val="27"/>
          <w:rtl/>
        </w:rPr>
        <w:t>קרא</w:t>
      </w:r>
      <w:r w:rsidRPr="006F178A">
        <w:rPr>
          <w:rtl/>
        </w:rPr>
        <w:t xml:space="preserve"> למידחי לאו גרידא</w:t>
      </w:r>
    </w:p>
    <w:p w14:paraId="3F6592AC" w14:textId="4AB126D3" w:rsidR="00F07CBB" w:rsidRDefault="00FF3740" w:rsidP="00F07CBB">
      <w:pPr>
        <w:pStyle w:val="36"/>
        <w:framePr w:wrap="notBeside"/>
        <w:rPr>
          <w:rtl/>
        </w:rPr>
      </w:pPr>
      <w:r w:rsidRPr="00F07CBB">
        <w:rPr>
          <w:rtl/>
        </w:rPr>
        <w:t xml:space="preserve">רבא: </w:t>
      </w:r>
    </w:p>
    <w:p w14:paraId="1576076F" w14:textId="3B0B23D7" w:rsidR="00E658DD" w:rsidRDefault="0022296C" w:rsidP="00FF3740">
      <w:pPr>
        <w:rPr>
          <w:rtl/>
        </w:rPr>
      </w:pPr>
      <w:r w:rsidRPr="0022296C">
        <w:rPr>
          <w:rStyle w:val="27"/>
          <w:rFonts w:hint="cs"/>
          <w:rtl/>
        </w:rPr>
        <w:t>ל</w:t>
      </w:r>
      <w:r w:rsidR="00FF3740" w:rsidRPr="0022296C">
        <w:rPr>
          <w:rStyle w:val="27"/>
          <w:rtl/>
        </w:rPr>
        <w:t>כ"ע</w:t>
      </w:r>
      <w:r w:rsidR="006D7761">
        <w:rPr>
          <w:rStyle w:val="27"/>
          <w:rFonts w:hint="cs"/>
          <w:rtl/>
        </w:rPr>
        <w:t>:</w:t>
      </w:r>
      <w:r w:rsidR="00FF3740" w:rsidRPr="0022296C">
        <w:rPr>
          <w:rStyle w:val="27"/>
          <w:rtl/>
        </w:rPr>
        <w:t xml:space="preserve"> </w:t>
      </w:r>
      <w:r w:rsidR="00FF3740" w:rsidRPr="006F178A">
        <w:rPr>
          <w:rtl/>
        </w:rPr>
        <w:t xml:space="preserve">הקפת כל הראש לא שמה הקפה, </w:t>
      </w:r>
      <w:r w:rsidR="00FF3740" w:rsidRPr="00375483">
        <w:rPr>
          <w:rStyle w:val="27"/>
          <w:rtl/>
        </w:rPr>
        <w:t xml:space="preserve">וקרא </w:t>
      </w:r>
      <w:r w:rsidR="00375483">
        <w:rPr>
          <w:rFonts w:hint="cs"/>
          <w:rtl/>
        </w:rPr>
        <w:t>כ</w:t>
      </w:r>
      <w:r w:rsidR="00FF3740" w:rsidRPr="006F178A">
        <w:rPr>
          <w:rtl/>
        </w:rPr>
        <w:t xml:space="preserve">שהקיף ולבסוף גילח, </w:t>
      </w:r>
    </w:p>
    <w:p w14:paraId="67F0E37E" w14:textId="578E9EFC" w:rsidR="00FF3740" w:rsidRPr="006F178A" w:rsidRDefault="00FF3740" w:rsidP="00FF3740">
      <w:pPr>
        <w:rPr>
          <w:rtl/>
        </w:rPr>
      </w:pPr>
      <w:r w:rsidRPr="006F178A">
        <w:rPr>
          <w:rtl/>
        </w:rPr>
        <w:t>כיון דאילו גלח בחד זימנא לא חייב, כ</w:t>
      </w:r>
      <w:r w:rsidR="00375483">
        <w:rPr>
          <w:rFonts w:hint="cs"/>
          <w:rtl/>
        </w:rPr>
        <w:t>ש</w:t>
      </w:r>
      <w:r w:rsidRPr="006F178A">
        <w:rPr>
          <w:rtl/>
        </w:rPr>
        <w:t>הקיף ולבסוף גילח</w:t>
      </w:r>
      <w:r w:rsidR="00375483">
        <w:rPr>
          <w:rFonts w:hint="cs"/>
          <w:rtl/>
        </w:rPr>
        <w:t xml:space="preserve"> גם </w:t>
      </w:r>
      <w:r w:rsidRPr="006F178A">
        <w:rPr>
          <w:rtl/>
        </w:rPr>
        <w:t>לא חייב.</w:t>
      </w:r>
    </w:p>
    <w:p w14:paraId="0DFD040C" w14:textId="77777777" w:rsidR="0022296C" w:rsidRDefault="00FF3740" w:rsidP="0022296C">
      <w:pPr>
        <w:pStyle w:val="36"/>
        <w:framePr w:wrap="notBeside"/>
        <w:rPr>
          <w:rtl/>
        </w:rPr>
      </w:pPr>
      <w:r w:rsidRPr="0022296C">
        <w:rPr>
          <w:rtl/>
        </w:rPr>
        <w:t>ו</w:t>
      </w:r>
      <w:r w:rsidRPr="0022296C">
        <w:rPr>
          <w:rFonts w:hint="cs"/>
          <w:rtl/>
        </w:rPr>
        <w:t>יקשה דהאר</w:t>
      </w:r>
      <w:r w:rsidRPr="0022296C">
        <w:rPr>
          <w:rtl/>
        </w:rPr>
        <w:t>"</w:t>
      </w:r>
      <w:r w:rsidRPr="0022296C">
        <w:rPr>
          <w:rFonts w:hint="cs"/>
          <w:rtl/>
        </w:rPr>
        <w:t>ל</w:t>
      </w:r>
      <w:r w:rsidRPr="0022296C">
        <w:rPr>
          <w:rtl/>
        </w:rPr>
        <w:t xml:space="preserve">: </w:t>
      </w:r>
    </w:p>
    <w:p w14:paraId="6A3AC5A6" w14:textId="77777777" w:rsidR="00C05206" w:rsidRDefault="00FF3740" w:rsidP="00FF3740">
      <w:pPr>
        <w:rPr>
          <w:rtl/>
        </w:rPr>
      </w:pPr>
      <w:r w:rsidRPr="006F178A">
        <w:rPr>
          <w:rtl/>
        </w:rPr>
        <w:t xml:space="preserve">כל מקום </w:t>
      </w:r>
      <w:r w:rsidR="00C05206">
        <w:rPr>
          <w:rFonts w:hint="cs"/>
          <w:rtl/>
        </w:rPr>
        <w:t>שיש</w:t>
      </w:r>
      <w:r w:rsidRPr="006F178A">
        <w:rPr>
          <w:rtl/>
        </w:rPr>
        <w:t xml:space="preserve"> עשה ול"ת, אם אתה יכול לקיים את שניהם מוטב, </w:t>
      </w:r>
    </w:p>
    <w:p w14:paraId="39EC33F1" w14:textId="5A2C22AA" w:rsidR="0022296C" w:rsidRDefault="00FF3740" w:rsidP="00FF3740">
      <w:pPr>
        <w:rPr>
          <w:rtl/>
        </w:rPr>
      </w:pPr>
      <w:r w:rsidRPr="006F178A">
        <w:rPr>
          <w:rtl/>
        </w:rPr>
        <w:t xml:space="preserve">ואם לאו -עשה דחה ל"ת! </w:t>
      </w:r>
    </w:p>
    <w:p w14:paraId="4E7D9D80" w14:textId="38C09EFC" w:rsidR="0022296C" w:rsidRDefault="00FF3740" w:rsidP="0022296C">
      <w:pPr>
        <w:pStyle w:val="36"/>
        <w:framePr w:wrap="notBeside"/>
        <w:rPr>
          <w:rtl/>
        </w:rPr>
      </w:pPr>
      <w:r w:rsidRPr="0022296C">
        <w:rPr>
          <w:rtl/>
        </w:rPr>
        <w:t>אלא</w:t>
      </w:r>
      <w:r w:rsidR="006D7761">
        <w:rPr>
          <w:rFonts w:hint="cs"/>
          <w:rtl/>
        </w:rPr>
        <w:t>:</w:t>
      </w:r>
    </w:p>
    <w:p w14:paraId="1F544CD7" w14:textId="10F5CED2" w:rsidR="00FF3740" w:rsidRPr="006F178A" w:rsidRDefault="00FF3740" w:rsidP="00FF3740">
      <w:pPr>
        <w:rPr>
          <w:rtl/>
        </w:rPr>
      </w:pPr>
      <w:r w:rsidRPr="006F178A">
        <w:rPr>
          <w:rtl/>
        </w:rPr>
        <w:t>דכ"ע - הקפת כל הראש שמה הקפה.</w:t>
      </w:r>
    </w:p>
    <w:p w14:paraId="7A8B1E7B" w14:textId="77777777" w:rsidR="00AB09FE" w:rsidRDefault="00FF3740" w:rsidP="00AB09FE">
      <w:pPr>
        <w:pStyle w:val="36"/>
        <w:framePr w:wrap="notBeside"/>
        <w:rPr>
          <w:rtl/>
        </w:rPr>
      </w:pPr>
      <w:r w:rsidRPr="00AB09FE">
        <w:rPr>
          <w:rtl/>
        </w:rPr>
        <w:t>מאן דמוקים</w:t>
      </w:r>
    </w:p>
    <w:p w14:paraId="00149572" w14:textId="175C5F03" w:rsidR="00FF3740" w:rsidRPr="006F178A" w:rsidRDefault="00FF3740" w:rsidP="00FF3740">
      <w:pPr>
        <w:rPr>
          <w:rtl/>
        </w:rPr>
      </w:pPr>
      <w:r w:rsidRPr="006F178A">
        <w:rPr>
          <w:rtl/>
        </w:rPr>
        <w:t xml:space="preserve">לקרא למידחי ל"ת ועשה, לאו </w:t>
      </w:r>
      <w:r w:rsidR="00AB09FE">
        <w:rPr>
          <w:rFonts w:hint="cs"/>
          <w:rtl/>
        </w:rPr>
        <w:t>מ</w:t>
      </w:r>
      <w:r w:rsidRPr="003215F9">
        <w:rPr>
          <w:rStyle w:val="afffffe"/>
          <w:rFonts w:hint="cs"/>
          <w:rtl/>
        </w:rPr>
        <w:t>'</w:t>
      </w:r>
      <w:r w:rsidRPr="003215F9">
        <w:rPr>
          <w:rStyle w:val="afffffe"/>
          <w:rtl/>
        </w:rPr>
        <w:t>לא תלבש שעטנז</w:t>
      </w:r>
      <w:r w:rsidRPr="003215F9">
        <w:rPr>
          <w:rStyle w:val="afffffe"/>
          <w:rFonts w:hint="cs"/>
          <w:rtl/>
        </w:rPr>
        <w:t>'</w:t>
      </w:r>
      <w:r w:rsidRPr="006F178A">
        <w:rPr>
          <w:rtl/>
        </w:rPr>
        <w:t>- הא גדילים תעש</w:t>
      </w:r>
      <w:r w:rsidR="00AB09FE">
        <w:rPr>
          <w:rFonts w:hint="cs"/>
          <w:rtl/>
        </w:rPr>
        <w:t>ה</w:t>
      </w:r>
    </w:p>
    <w:p w14:paraId="11AE3607" w14:textId="77777777" w:rsidR="00AB09FE" w:rsidRDefault="00FF3740" w:rsidP="00AB09FE">
      <w:pPr>
        <w:pStyle w:val="36"/>
        <w:framePr w:wrap="notBeside"/>
        <w:rPr>
          <w:rtl/>
        </w:rPr>
      </w:pPr>
      <w:r w:rsidRPr="00AB09FE">
        <w:rPr>
          <w:rtl/>
        </w:rPr>
        <w:t>ומאן דנפק"</w:t>
      </w:r>
      <w:r w:rsidRPr="00AB09FE">
        <w:rPr>
          <w:rFonts w:hint="cs"/>
          <w:rtl/>
        </w:rPr>
        <w:t xml:space="preserve">ל </w:t>
      </w:r>
    </w:p>
    <w:p w14:paraId="534BAD37" w14:textId="77777777" w:rsidR="00405463" w:rsidRDefault="00FF3740" w:rsidP="00FF3740">
      <w:pPr>
        <w:rPr>
          <w:rtl/>
        </w:rPr>
      </w:pPr>
      <w:r w:rsidRPr="006F178A">
        <w:rPr>
          <w:rtl/>
        </w:rPr>
        <w:t>מ</w:t>
      </w:r>
      <w:r w:rsidRPr="00AB09FE">
        <w:rPr>
          <w:rStyle w:val="afffffe"/>
          <w:rtl/>
        </w:rPr>
        <w:t>ראשו</w:t>
      </w:r>
      <w:r w:rsidRPr="006F178A">
        <w:rPr>
          <w:rFonts w:hint="cs"/>
          <w:rtl/>
        </w:rPr>
        <w:t xml:space="preserve"> לא נפק</w:t>
      </w:r>
      <w:r w:rsidRPr="006F178A">
        <w:rPr>
          <w:rtl/>
        </w:rPr>
        <w:t>"</w:t>
      </w:r>
      <w:r w:rsidRPr="006F178A">
        <w:rPr>
          <w:rFonts w:hint="cs"/>
          <w:rtl/>
        </w:rPr>
        <w:t xml:space="preserve">ל </w:t>
      </w:r>
      <w:r w:rsidRPr="006F178A">
        <w:rPr>
          <w:rtl/>
        </w:rPr>
        <w:t>מגדילים</w:t>
      </w:r>
      <w:r w:rsidRPr="006F178A">
        <w:rPr>
          <w:rFonts w:hint="cs"/>
          <w:rtl/>
        </w:rPr>
        <w:t>,</w:t>
      </w:r>
      <w:r w:rsidRPr="006F178A">
        <w:rPr>
          <w:rtl/>
        </w:rPr>
        <w:t xml:space="preserve"> </w:t>
      </w:r>
    </w:p>
    <w:p w14:paraId="589E2776" w14:textId="386D470E" w:rsidR="00405463" w:rsidRDefault="00FF3740" w:rsidP="00FF3740">
      <w:pPr>
        <w:rPr>
          <w:rtl/>
        </w:rPr>
      </w:pPr>
      <w:r w:rsidRPr="00AB09FE">
        <w:rPr>
          <w:rStyle w:val="27"/>
          <w:rFonts w:hint="cs"/>
          <w:rtl/>
        </w:rPr>
        <w:t>לכדרבא</w:t>
      </w:r>
      <w:r w:rsidR="00AB09FE">
        <w:rPr>
          <w:rStyle w:val="27"/>
          <w:rFonts w:hint="cs"/>
          <w:rtl/>
        </w:rPr>
        <w:t>:</w:t>
      </w:r>
      <w:r w:rsidRPr="006F178A">
        <w:rPr>
          <w:rFonts w:hint="cs"/>
          <w:rtl/>
        </w:rPr>
        <w:t xml:space="preserve"> ד</w:t>
      </w:r>
      <w:r w:rsidRPr="00AB09FE">
        <w:rPr>
          <w:rStyle w:val="afffffe"/>
          <w:rFonts w:hint="cs"/>
          <w:rtl/>
        </w:rPr>
        <w:t>'</w:t>
      </w:r>
      <w:r w:rsidRPr="00AB09FE">
        <w:rPr>
          <w:rStyle w:val="afffffe"/>
          <w:rtl/>
        </w:rPr>
        <w:t>ונתנו על ציצית הכנף,</w:t>
      </w:r>
      <w:r w:rsidRPr="006F178A">
        <w:rPr>
          <w:rtl/>
        </w:rPr>
        <w:t xml:space="preserve"> מין כנף פתיל תכלת, </w:t>
      </w:r>
    </w:p>
    <w:p w14:paraId="30B5F8E0" w14:textId="74280A18" w:rsidR="00FF3740" w:rsidRPr="00405463" w:rsidRDefault="00405463" w:rsidP="00FF3740">
      <w:pPr>
        <w:rPr>
          <w:spacing w:val="0"/>
          <w:rtl/>
        </w:rPr>
      </w:pPr>
      <w:r>
        <w:rPr>
          <w:rStyle w:val="27"/>
          <w:rFonts w:hint="cs"/>
          <w:rtl/>
        </w:rPr>
        <w:t xml:space="preserve">  </w:t>
      </w:r>
      <w:r w:rsidR="00FF3740" w:rsidRPr="00405463">
        <w:rPr>
          <w:rStyle w:val="27"/>
          <w:spacing w:val="0"/>
          <w:rtl/>
        </w:rPr>
        <w:t>וכתיב:</w:t>
      </w:r>
      <w:r w:rsidR="00FF3740" w:rsidRPr="00405463">
        <w:rPr>
          <w:rStyle w:val="afffffe"/>
          <w:spacing w:val="0"/>
          <w:rtl/>
        </w:rPr>
        <w:t xml:space="preserve"> </w:t>
      </w:r>
      <w:r w:rsidR="00FF3740" w:rsidRPr="00405463">
        <w:rPr>
          <w:rStyle w:val="afffffe"/>
          <w:rFonts w:hint="cs"/>
          <w:spacing w:val="0"/>
          <w:rtl/>
        </w:rPr>
        <w:t>'</w:t>
      </w:r>
      <w:r w:rsidR="00FF3740" w:rsidRPr="00405463">
        <w:rPr>
          <w:rStyle w:val="afffffe"/>
          <w:spacing w:val="0"/>
          <w:rtl/>
        </w:rPr>
        <w:t>צמר ופשתים יחדו</w:t>
      </w:r>
      <w:r w:rsidR="00FF3740" w:rsidRPr="00405463">
        <w:rPr>
          <w:rStyle w:val="afffffe"/>
          <w:rFonts w:hint="cs"/>
          <w:spacing w:val="0"/>
          <w:rtl/>
        </w:rPr>
        <w:t>'</w:t>
      </w:r>
      <w:r w:rsidR="00FF3740" w:rsidRPr="00405463">
        <w:rPr>
          <w:rStyle w:val="afffffe"/>
          <w:spacing w:val="0"/>
          <w:rtl/>
        </w:rPr>
        <w:t>,</w:t>
      </w:r>
      <w:r w:rsidR="00FF3740" w:rsidRPr="00405463">
        <w:rPr>
          <w:spacing w:val="0"/>
          <w:rtl/>
        </w:rPr>
        <w:t xml:space="preserve"> כיצד? צמר ופשתים פוטרים במינן </w:t>
      </w:r>
      <w:r w:rsidRPr="00405463">
        <w:rPr>
          <w:rFonts w:hint="cs"/>
          <w:spacing w:val="0"/>
          <w:rtl/>
        </w:rPr>
        <w:t>ו</w:t>
      </w:r>
      <w:r w:rsidR="00FF3740" w:rsidRPr="00405463">
        <w:rPr>
          <w:spacing w:val="0"/>
          <w:rtl/>
        </w:rPr>
        <w:t xml:space="preserve">שלא במינן, </w:t>
      </w:r>
    </w:p>
    <w:p w14:paraId="501987A3" w14:textId="77777777" w:rsidR="00FF3740" w:rsidRPr="006F178A" w:rsidRDefault="00FF3740" w:rsidP="00FF3740">
      <w:pPr>
        <w:rPr>
          <w:rtl/>
        </w:rPr>
      </w:pPr>
      <w:r w:rsidRPr="006F178A">
        <w:rPr>
          <w:rtl/>
        </w:rPr>
        <w:t>שאר מינין - במינן פוטרין, שלא במינן אין פוטרין.</w:t>
      </w:r>
    </w:p>
    <w:p w14:paraId="3B194CA5" w14:textId="77777777" w:rsidR="00031230" w:rsidRDefault="00FF3740" w:rsidP="00031230">
      <w:pPr>
        <w:pStyle w:val="36"/>
        <w:framePr w:wrap="notBeside"/>
        <w:rPr>
          <w:rtl/>
        </w:rPr>
      </w:pPr>
      <w:r w:rsidRPr="00031230">
        <w:rPr>
          <w:rtl/>
        </w:rPr>
        <w:t>ו</w:t>
      </w:r>
      <w:r w:rsidRPr="00031230">
        <w:rPr>
          <w:rFonts w:hint="cs"/>
          <w:rtl/>
        </w:rPr>
        <w:t xml:space="preserve">תנא </w:t>
      </w:r>
      <w:r w:rsidRPr="00031230">
        <w:rPr>
          <w:rtl/>
        </w:rPr>
        <w:t xml:space="preserve">דמפיק לראשו </w:t>
      </w:r>
    </w:p>
    <w:p w14:paraId="7ADCA8CA" w14:textId="2A17D7F5" w:rsidR="009212EB" w:rsidRDefault="00FF3740" w:rsidP="00405463">
      <w:pPr>
        <w:rPr>
          <w:rStyle w:val="afffffe"/>
          <w:rtl/>
        </w:rPr>
      </w:pPr>
      <w:r w:rsidRPr="00AF3199">
        <w:rPr>
          <w:rFonts w:cs="BA Vilna Bold"/>
          <w:rtl/>
        </w:rPr>
        <w:t>ללאו</w:t>
      </w:r>
      <w:r w:rsidRPr="006F178A">
        <w:rPr>
          <w:rtl/>
        </w:rPr>
        <w:t xml:space="preserve"> </w:t>
      </w:r>
      <w:r w:rsidR="00495213">
        <w:rPr>
          <w:rtl/>
        </w:rPr>
        <w:tab/>
      </w:r>
      <w:r w:rsidRPr="006F178A">
        <w:rPr>
          <w:rtl/>
        </w:rPr>
        <w:t>דעשה דחי ל"</w:t>
      </w:r>
      <w:r w:rsidRPr="006F178A">
        <w:rPr>
          <w:rFonts w:hint="cs"/>
          <w:rtl/>
        </w:rPr>
        <w:t>ת</w:t>
      </w:r>
      <w:r w:rsidRPr="006F178A">
        <w:rPr>
          <w:rtl/>
        </w:rPr>
        <w:t xml:space="preserve"> ועשה </w:t>
      </w:r>
      <w:r w:rsidRPr="009C2527">
        <w:rPr>
          <w:rStyle w:val="afffffe"/>
          <w:rtl/>
        </w:rPr>
        <w:t>מ</w:t>
      </w:r>
      <w:r w:rsidRPr="009C2527">
        <w:rPr>
          <w:rStyle w:val="afffffe"/>
          <w:rFonts w:hint="cs"/>
          <w:rtl/>
        </w:rPr>
        <w:t>'</w:t>
      </w:r>
      <w:r w:rsidRPr="009C2527">
        <w:rPr>
          <w:rStyle w:val="afffffe"/>
          <w:rtl/>
        </w:rPr>
        <w:t>זקנו</w:t>
      </w:r>
      <w:r w:rsidRPr="009C2527">
        <w:rPr>
          <w:rStyle w:val="afffffe"/>
          <w:rFonts w:hint="cs"/>
          <w:rtl/>
        </w:rPr>
        <w:t xml:space="preserve">' </w:t>
      </w:r>
    </w:p>
    <w:p w14:paraId="750ABE11" w14:textId="05752A19" w:rsidR="00FF3740" w:rsidRPr="006F178A" w:rsidRDefault="00FF3740" w:rsidP="00495213">
      <w:pPr>
        <w:ind w:left="226" w:firstLine="113"/>
        <w:rPr>
          <w:rtl/>
        </w:rPr>
      </w:pPr>
      <w:r w:rsidRPr="006F178A">
        <w:rPr>
          <w:rFonts w:hint="cs"/>
          <w:rtl/>
        </w:rPr>
        <w:t xml:space="preserve">שמצורע וכהן </w:t>
      </w:r>
      <w:r w:rsidR="009212EB">
        <w:rPr>
          <w:rFonts w:hint="cs"/>
          <w:rtl/>
        </w:rPr>
        <w:t xml:space="preserve">אינם </w:t>
      </w:r>
      <w:r w:rsidRPr="006F178A">
        <w:rPr>
          <w:rFonts w:hint="cs"/>
          <w:rtl/>
        </w:rPr>
        <w:t>בכלל</w:t>
      </w:r>
      <w:r w:rsidRPr="00AF76D0">
        <w:rPr>
          <w:rStyle w:val="afffffe"/>
          <w:rFonts w:hint="cs"/>
          <w:rtl/>
        </w:rPr>
        <w:t xml:space="preserve"> '</w:t>
      </w:r>
      <w:r w:rsidRPr="00AF76D0">
        <w:rPr>
          <w:rStyle w:val="afffffe"/>
          <w:rtl/>
        </w:rPr>
        <w:t>ופאת זקנם לא יגלחו</w:t>
      </w:r>
      <w:r w:rsidRPr="00AF76D0">
        <w:rPr>
          <w:rStyle w:val="afffffe"/>
          <w:rFonts w:hint="cs"/>
          <w:rtl/>
        </w:rPr>
        <w:t>'</w:t>
      </w:r>
      <w:r w:rsidRPr="00AF76D0">
        <w:rPr>
          <w:rStyle w:val="afffffe"/>
          <w:rtl/>
        </w:rPr>
        <w:t>,</w:t>
      </w:r>
      <w:r w:rsidRPr="006F178A">
        <w:rPr>
          <w:rtl/>
        </w:rPr>
        <w:t xml:space="preserve"> </w:t>
      </w:r>
    </w:p>
    <w:p w14:paraId="70E75985" w14:textId="3A8FB343" w:rsidR="00405463" w:rsidRDefault="00FF3740" w:rsidP="00405463">
      <w:pPr>
        <w:pStyle w:val="36"/>
        <w:framePr w:wrap="notBeside"/>
        <w:rPr>
          <w:rtl/>
        </w:rPr>
      </w:pPr>
      <w:r w:rsidRPr="00405463">
        <w:rPr>
          <w:rtl/>
        </w:rPr>
        <w:t>מאן דמפיק</w:t>
      </w:r>
      <w:r w:rsidR="00405463">
        <w:rPr>
          <w:rFonts w:hint="cs"/>
          <w:rtl/>
        </w:rPr>
        <w:t xml:space="preserve"> לראשו</w:t>
      </w:r>
    </w:p>
    <w:p w14:paraId="669C1108" w14:textId="4F7A1213" w:rsidR="00405463" w:rsidRDefault="00FF3740" w:rsidP="003F69DA">
      <w:pPr>
        <w:rPr>
          <w:rtl/>
        </w:rPr>
      </w:pPr>
      <w:r w:rsidRPr="00AF3199">
        <w:rPr>
          <w:rFonts w:cs="BA Vilna Bold"/>
          <w:rtl/>
        </w:rPr>
        <w:t>לעשה</w:t>
      </w:r>
      <w:r w:rsidRPr="006F178A">
        <w:rPr>
          <w:rtl/>
        </w:rPr>
        <w:t xml:space="preserve"> </w:t>
      </w:r>
      <w:r w:rsidRPr="00AF3199">
        <w:rPr>
          <w:rFonts w:cs="BA Vilna Bold"/>
          <w:rtl/>
        </w:rPr>
        <w:t>ול</w:t>
      </w:r>
      <w:r w:rsidR="003F69DA" w:rsidRPr="00AF3199">
        <w:rPr>
          <w:rFonts w:cs="BA Vilna Bold" w:hint="cs"/>
          <w:rtl/>
        </w:rPr>
        <w:t>"ת</w:t>
      </w:r>
      <w:r w:rsidRPr="00AF3199">
        <w:rPr>
          <w:rFonts w:cs="BA Vilna Bold"/>
          <w:rtl/>
        </w:rPr>
        <w:t>,</w:t>
      </w:r>
      <w:r w:rsidRPr="006F178A">
        <w:rPr>
          <w:rtl/>
        </w:rPr>
        <w:t xml:space="preserve"> </w:t>
      </w:r>
      <w:r w:rsidRPr="006F178A">
        <w:rPr>
          <w:rFonts w:hint="cs"/>
          <w:rtl/>
        </w:rPr>
        <w:t xml:space="preserve">לא </w:t>
      </w:r>
      <w:r w:rsidR="00645173">
        <w:rPr>
          <w:rFonts w:hint="cs"/>
          <w:rtl/>
        </w:rPr>
        <w:t>למד</w:t>
      </w:r>
      <w:r w:rsidRPr="006F178A">
        <w:rPr>
          <w:rFonts w:hint="cs"/>
          <w:rtl/>
        </w:rPr>
        <w:t xml:space="preserve"> </w:t>
      </w:r>
      <w:r w:rsidRPr="00405463">
        <w:rPr>
          <w:rStyle w:val="afffffe"/>
          <w:rFonts w:hint="cs"/>
          <w:rtl/>
        </w:rPr>
        <w:t>מזקנו</w:t>
      </w:r>
      <w:r w:rsidRPr="006F178A">
        <w:rPr>
          <w:rFonts w:hint="cs"/>
          <w:rtl/>
        </w:rPr>
        <w:t xml:space="preserve"> </w:t>
      </w:r>
      <w:r w:rsidR="00645173">
        <w:rPr>
          <w:rFonts w:hint="cs"/>
          <w:rtl/>
        </w:rPr>
        <w:t>-ד</w:t>
      </w:r>
      <w:r w:rsidRPr="006F178A">
        <w:rPr>
          <w:rFonts w:hint="cs"/>
          <w:rtl/>
        </w:rPr>
        <w:t xml:space="preserve">בעלמא </w:t>
      </w:r>
      <w:r w:rsidR="00405463">
        <w:rPr>
          <w:rFonts w:hint="cs"/>
          <w:rtl/>
        </w:rPr>
        <w:t>אין עשה דחי ל''ת ועשה</w:t>
      </w:r>
      <w:r w:rsidR="003F69DA">
        <w:rPr>
          <w:rFonts w:hint="cs"/>
          <w:rtl/>
        </w:rPr>
        <w:t>,</w:t>
      </w:r>
    </w:p>
    <w:p w14:paraId="382A87E4" w14:textId="793A3E67" w:rsidR="00FF3740" w:rsidRPr="006F178A" w:rsidRDefault="00FF3740" w:rsidP="00495213">
      <w:pPr>
        <w:spacing w:after="120"/>
        <w:ind w:left="226" w:firstLine="113"/>
        <w:rPr>
          <w:rtl/>
        </w:rPr>
      </w:pPr>
      <w:r w:rsidRPr="006F178A">
        <w:rPr>
          <w:rFonts w:hint="cs"/>
          <w:rtl/>
        </w:rPr>
        <w:t>ואעפ</w:t>
      </w:r>
      <w:r w:rsidRPr="006F178A">
        <w:rPr>
          <w:rtl/>
        </w:rPr>
        <w:t>"</w:t>
      </w:r>
      <w:r w:rsidRPr="006F178A">
        <w:rPr>
          <w:rFonts w:hint="cs"/>
          <w:rtl/>
        </w:rPr>
        <w:t xml:space="preserve">כ לא יליף מכהן דדחי </w:t>
      </w:r>
      <w:r w:rsidR="00645173">
        <w:rPr>
          <w:rFonts w:hint="cs"/>
          <w:rtl/>
        </w:rPr>
        <w:t xml:space="preserve">- </w:t>
      </w:r>
      <w:r w:rsidRPr="006F178A">
        <w:rPr>
          <w:rFonts w:hint="cs"/>
          <w:rtl/>
        </w:rPr>
        <w:t>דלאו שאין שוה בכל</w:t>
      </w:r>
      <w:r w:rsidR="00615540">
        <w:rPr>
          <w:rFonts w:hint="cs"/>
          <w:rtl/>
        </w:rPr>
        <w:t>,</w:t>
      </w:r>
      <w:r w:rsidRPr="006F178A">
        <w:rPr>
          <w:rFonts w:hint="cs"/>
          <w:rtl/>
        </w:rPr>
        <w:t xml:space="preserve"> </w:t>
      </w:r>
    </w:p>
    <w:p w14:paraId="52ABF717" w14:textId="77777777" w:rsidR="00FF3740" w:rsidRPr="006F178A" w:rsidRDefault="00FF3740" w:rsidP="00516202">
      <w:pPr>
        <w:pStyle w:val="affff5"/>
        <w:framePr w:wrap="around"/>
        <w:rPr>
          <w:rtl/>
        </w:rPr>
      </w:pPr>
      <w:r w:rsidRPr="006F178A">
        <w:rPr>
          <w:rFonts w:hint="cs"/>
          <w:rtl/>
        </w:rPr>
        <w:t>נח:</w:t>
      </w:r>
    </w:p>
    <w:p w14:paraId="0502DC97" w14:textId="77777777" w:rsidR="003F69DA" w:rsidRDefault="00FF3740" w:rsidP="003F69DA">
      <w:pPr>
        <w:pStyle w:val="36"/>
        <w:framePr w:wrap="notBeside"/>
        <w:rPr>
          <w:rFonts w:ascii="FontbitDavid" w:hAnsi="FontbitDavid"/>
          <w:spacing w:val="-6"/>
          <w:rtl/>
        </w:rPr>
      </w:pPr>
      <w:r w:rsidRPr="003F69DA">
        <w:rPr>
          <w:rtl/>
        </w:rPr>
        <w:t xml:space="preserve">ומאן דמוקים לראשו </w:t>
      </w:r>
    </w:p>
    <w:p w14:paraId="2A330F37" w14:textId="5AF70031" w:rsidR="00FF3740" w:rsidRPr="003F69DA" w:rsidRDefault="00FF3740" w:rsidP="003F69DA">
      <w:pPr>
        <w:rPr>
          <w:rtl/>
        </w:rPr>
      </w:pPr>
      <w:r w:rsidRPr="00AF3199">
        <w:rPr>
          <w:rFonts w:cs="BA Vilna Bold"/>
          <w:rtl/>
        </w:rPr>
        <w:t>בנזיר</w:t>
      </w:r>
      <w:r w:rsidRPr="003F69DA">
        <w:rPr>
          <w:rtl/>
        </w:rPr>
        <w:t xml:space="preserve">, </w:t>
      </w:r>
      <w:r w:rsidRPr="003F69DA">
        <w:rPr>
          <w:rFonts w:hint="cs"/>
          <w:rtl/>
        </w:rPr>
        <w:t>מיבעי ל</w:t>
      </w:r>
      <w:r w:rsidRPr="003F69DA">
        <w:rPr>
          <w:rStyle w:val="afffffe"/>
          <w:rFonts w:hint="cs"/>
          <w:rtl/>
        </w:rPr>
        <w:t xml:space="preserve">זקנו </w:t>
      </w:r>
      <w:r w:rsidRPr="003F69DA">
        <w:rPr>
          <w:rFonts w:hint="cs"/>
          <w:rtl/>
        </w:rPr>
        <w:t>ד'</w:t>
      </w:r>
      <w:r w:rsidRPr="003F69DA">
        <w:rPr>
          <w:rStyle w:val="afffffe"/>
          <w:rFonts w:hint="cs"/>
          <w:rtl/>
        </w:rPr>
        <w:t>ו</w:t>
      </w:r>
      <w:r w:rsidRPr="003F69DA">
        <w:rPr>
          <w:rStyle w:val="afffffe"/>
          <w:rtl/>
        </w:rPr>
        <w:t>פאת זקנם לא יגלחו</w:t>
      </w:r>
      <w:r w:rsidRPr="003F69DA">
        <w:rPr>
          <w:rStyle w:val="afffffe"/>
          <w:rFonts w:hint="cs"/>
          <w:rtl/>
        </w:rPr>
        <w:t>'</w:t>
      </w:r>
      <w:r w:rsidRPr="003F69DA">
        <w:rPr>
          <w:rtl/>
        </w:rPr>
        <w:t xml:space="preserve">, </w:t>
      </w:r>
      <w:r w:rsidR="003F69DA">
        <w:rPr>
          <w:rFonts w:hint="cs"/>
          <w:rtl/>
        </w:rPr>
        <w:t xml:space="preserve">ולא </w:t>
      </w:r>
      <w:r w:rsidRPr="003F69DA">
        <w:rPr>
          <w:rtl/>
        </w:rPr>
        <w:t xml:space="preserve">כהן מצורע </w:t>
      </w:r>
    </w:p>
    <w:p w14:paraId="13F15F70" w14:textId="72B6A3D8" w:rsidR="00FF3740" w:rsidRPr="006F178A" w:rsidRDefault="00FF3740" w:rsidP="00927538">
      <w:pPr>
        <w:rPr>
          <w:rtl/>
        </w:rPr>
      </w:pPr>
      <w:r w:rsidRPr="004A3A20">
        <w:rPr>
          <w:rStyle w:val="afffffe"/>
          <w:rFonts w:hint="cs"/>
          <w:rtl/>
        </w:rPr>
        <w:t>'</w:t>
      </w:r>
      <w:r w:rsidRPr="004A3A20">
        <w:rPr>
          <w:rStyle w:val="afffffe"/>
          <w:rtl/>
        </w:rPr>
        <w:t>ולא תשחית</w:t>
      </w:r>
      <w:r w:rsidRPr="004A3A20">
        <w:rPr>
          <w:rStyle w:val="afffffe"/>
          <w:rFonts w:hint="cs"/>
          <w:rtl/>
        </w:rPr>
        <w:t>'</w:t>
      </w:r>
      <w:r w:rsidR="001A7DD4">
        <w:rPr>
          <w:rStyle w:val="afffffe"/>
          <w:rtl/>
        </w:rPr>
        <w:t>.</w:t>
      </w:r>
      <w:r w:rsidR="00927538">
        <w:rPr>
          <w:rStyle w:val="afffffe"/>
          <w:rFonts w:hint="cs"/>
          <w:rtl/>
        </w:rPr>
        <w:t xml:space="preserve"> </w:t>
      </w:r>
      <w:r w:rsidR="00170FCC">
        <w:rPr>
          <w:rStyle w:val="afffffe"/>
          <w:rFonts w:hint="cs"/>
          <w:rtl/>
        </w:rPr>
        <w:t xml:space="preserve">רק </w:t>
      </w:r>
      <w:r w:rsidR="00927538">
        <w:rPr>
          <w:rFonts w:hint="cs"/>
          <w:rtl/>
        </w:rPr>
        <w:t>בתער שיש השחתה</w:t>
      </w:r>
      <w:r w:rsidR="00170FCC">
        <w:rPr>
          <w:rFonts w:hint="cs"/>
          <w:rtl/>
        </w:rPr>
        <w:t>,</w:t>
      </w:r>
      <w:r w:rsidR="00927538">
        <w:rPr>
          <w:rFonts w:hint="cs"/>
          <w:rtl/>
        </w:rPr>
        <w:t xml:space="preserve"> ו</w:t>
      </w:r>
      <w:r w:rsidRPr="006F178A">
        <w:rPr>
          <w:rFonts w:hint="cs"/>
          <w:rtl/>
        </w:rPr>
        <w:t xml:space="preserve">לא במלקט ורהיטני, </w:t>
      </w:r>
    </w:p>
    <w:p w14:paraId="1B5DA6EA" w14:textId="26614FC6" w:rsidR="00170FCC" w:rsidRDefault="00FF3740" w:rsidP="00170FCC">
      <w:pPr>
        <w:pStyle w:val="36"/>
        <w:framePr w:wrap="notBeside"/>
        <w:rPr>
          <w:rtl/>
        </w:rPr>
      </w:pPr>
      <w:r w:rsidRPr="00170FCC">
        <w:rPr>
          <w:rFonts w:hint="cs"/>
          <w:rtl/>
        </w:rPr>
        <w:t>ו</w:t>
      </w:r>
      <w:r w:rsidRPr="00170FCC">
        <w:rPr>
          <w:rtl/>
        </w:rPr>
        <w:t xml:space="preserve">מאן דמפיק </w:t>
      </w:r>
      <w:r w:rsidR="00170FCC">
        <w:rPr>
          <w:rFonts w:hint="cs"/>
          <w:rtl/>
        </w:rPr>
        <w:t xml:space="preserve"> ראשו</w:t>
      </w:r>
    </w:p>
    <w:p w14:paraId="2DE6F546" w14:textId="46407535" w:rsidR="00FF3740" w:rsidRPr="00A1348D" w:rsidRDefault="00FF3740" w:rsidP="00FF3740">
      <w:pPr>
        <w:rPr>
          <w:spacing w:val="0"/>
          <w:rtl/>
        </w:rPr>
      </w:pPr>
      <w:r w:rsidRPr="00AF3199">
        <w:rPr>
          <w:rFonts w:cs="BA Vilna Bold"/>
          <w:spacing w:val="0"/>
          <w:rtl/>
        </w:rPr>
        <w:t>ללאו</w:t>
      </w:r>
      <w:r w:rsidR="00170FCC" w:rsidRPr="00A1348D">
        <w:rPr>
          <w:rFonts w:hint="cs"/>
          <w:spacing w:val="0"/>
          <w:rtl/>
        </w:rPr>
        <w:t>,</w:t>
      </w:r>
      <w:r w:rsidRPr="00A1348D">
        <w:rPr>
          <w:spacing w:val="0"/>
          <w:rtl/>
        </w:rPr>
        <w:t xml:space="preserve"> </w:t>
      </w:r>
      <w:r w:rsidRPr="00A1348D">
        <w:rPr>
          <w:rFonts w:hint="cs"/>
          <w:spacing w:val="0"/>
          <w:rtl/>
        </w:rPr>
        <w:t>ל</w:t>
      </w:r>
      <w:r w:rsidRPr="00A1348D">
        <w:rPr>
          <w:spacing w:val="0"/>
          <w:rtl/>
        </w:rPr>
        <w:t>"</w:t>
      </w:r>
      <w:r w:rsidRPr="00A1348D">
        <w:rPr>
          <w:rFonts w:hint="cs"/>
          <w:spacing w:val="0"/>
          <w:rtl/>
        </w:rPr>
        <w:t xml:space="preserve">ל למיכתב </w:t>
      </w:r>
      <w:r w:rsidRPr="00A1348D">
        <w:rPr>
          <w:rStyle w:val="afffffe"/>
          <w:rFonts w:hint="cs"/>
          <w:spacing w:val="0"/>
          <w:rtl/>
        </w:rPr>
        <w:t>ראשו</w:t>
      </w:r>
      <w:r w:rsidR="00170FCC" w:rsidRPr="00A1348D">
        <w:rPr>
          <w:rStyle w:val="afffffe"/>
          <w:rFonts w:hint="cs"/>
          <w:spacing w:val="0"/>
          <w:rtl/>
        </w:rPr>
        <w:t>,</w:t>
      </w:r>
      <w:r w:rsidRPr="00A1348D">
        <w:rPr>
          <w:rStyle w:val="afffffe"/>
          <w:rFonts w:hint="cs"/>
          <w:spacing w:val="0"/>
          <w:rtl/>
        </w:rPr>
        <w:t xml:space="preserve"> זקנו</w:t>
      </w:r>
      <w:r w:rsidRPr="00A1348D">
        <w:rPr>
          <w:rFonts w:hint="cs"/>
          <w:spacing w:val="0"/>
          <w:rtl/>
        </w:rPr>
        <w:t xml:space="preserve"> משמע לדחות לאו ומשמע לדחות ל</w:t>
      </w:r>
      <w:r w:rsidRPr="00A1348D">
        <w:rPr>
          <w:spacing w:val="0"/>
          <w:rtl/>
        </w:rPr>
        <w:t>"</w:t>
      </w:r>
      <w:r w:rsidRPr="00A1348D">
        <w:rPr>
          <w:rFonts w:hint="cs"/>
          <w:spacing w:val="0"/>
          <w:rtl/>
        </w:rPr>
        <w:t>ת ועשה</w:t>
      </w:r>
    </w:p>
    <w:p w14:paraId="67878812" w14:textId="77777777" w:rsidR="006E3A6C" w:rsidRDefault="00FF3740" w:rsidP="00FF3740">
      <w:pPr>
        <w:rPr>
          <w:rtl/>
        </w:rPr>
      </w:pPr>
      <w:r w:rsidRPr="006F178A">
        <w:rPr>
          <w:rtl/>
        </w:rPr>
        <w:t xml:space="preserve">לכך שקול הוא ויבואו שניהן! </w:t>
      </w:r>
      <w:r w:rsidR="006E3A6C">
        <w:rPr>
          <w:rFonts w:hint="cs"/>
          <w:rtl/>
        </w:rPr>
        <w:t xml:space="preserve">לא למד </w:t>
      </w:r>
      <w:r w:rsidRPr="006F178A">
        <w:rPr>
          <w:rtl/>
        </w:rPr>
        <w:t>כהן מנזיר</w:t>
      </w:r>
      <w:r w:rsidR="006E3A6C">
        <w:rPr>
          <w:rFonts w:hint="cs"/>
          <w:rtl/>
        </w:rPr>
        <w:t>-</w:t>
      </w:r>
      <w:r w:rsidRPr="006F178A">
        <w:rPr>
          <w:rtl/>
        </w:rPr>
        <w:t xml:space="preserve"> </w:t>
      </w:r>
      <w:r w:rsidR="006E3A6C">
        <w:rPr>
          <w:rFonts w:hint="cs"/>
          <w:rtl/>
        </w:rPr>
        <w:t>ד</w:t>
      </w:r>
      <w:r w:rsidRPr="006F178A">
        <w:rPr>
          <w:rtl/>
        </w:rPr>
        <w:t xml:space="preserve">ישנו בשאלה, </w:t>
      </w:r>
    </w:p>
    <w:p w14:paraId="105C5101" w14:textId="217F29F0" w:rsidR="00FF3740" w:rsidRPr="006F178A" w:rsidRDefault="006E3A6C" w:rsidP="006E3A6C">
      <w:pPr>
        <w:ind w:left="1243" w:firstLine="113"/>
        <w:rPr>
          <w:rtl/>
        </w:rPr>
      </w:pPr>
      <w:r>
        <w:rPr>
          <w:rFonts w:hint="cs"/>
          <w:rtl/>
        </w:rPr>
        <w:t xml:space="preserve">לא למד </w:t>
      </w:r>
      <w:r w:rsidR="00FF3740" w:rsidRPr="006F178A">
        <w:rPr>
          <w:rtl/>
        </w:rPr>
        <w:t xml:space="preserve">נזיר מכהן </w:t>
      </w:r>
      <w:r>
        <w:rPr>
          <w:rFonts w:hint="cs"/>
          <w:rtl/>
        </w:rPr>
        <w:t>-ד</w:t>
      </w:r>
      <w:r w:rsidR="00FF3740" w:rsidRPr="006F178A">
        <w:rPr>
          <w:rtl/>
        </w:rPr>
        <w:t xml:space="preserve">לאו שאינו שוה בכל, </w:t>
      </w:r>
    </w:p>
    <w:p w14:paraId="49E8D346" w14:textId="77777777" w:rsidR="00615540" w:rsidRDefault="00FF3740" w:rsidP="00615540">
      <w:pPr>
        <w:pStyle w:val="36"/>
        <w:framePr w:wrap="notBeside"/>
        <w:rPr>
          <w:rtl/>
        </w:rPr>
      </w:pPr>
      <w:r w:rsidRPr="00615540">
        <w:rPr>
          <w:rtl/>
        </w:rPr>
        <w:t xml:space="preserve">ובעלמא </w:t>
      </w:r>
    </w:p>
    <w:p w14:paraId="474DACA8" w14:textId="644BF673" w:rsidR="006425F0" w:rsidRDefault="00FF3740" w:rsidP="00E658DD">
      <w:pPr>
        <w:rPr>
          <w:rtl/>
        </w:rPr>
      </w:pPr>
      <w:r w:rsidRPr="006F178A">
        <w:rPr>
          <w:rtl/>
        </w:rPr>
        <w:t>לא ילפינן מינייהו, משום דאיכא למיפרך, כדאמרן.</w:t>
      </w:r>
    </w:p>
    <w:p w14:paraId="513A92B6" w14:textId="77777777" w:rsidR="006425F0" w:rsidRDefault="006425F0">
      <w:pPr>
        <w:bidi w:val="0"/>
        <w:spacing w:after="160" w:line="259" w:lineRule="auto"/>
        <w:jc w:val="left"/>
      </w:pPr>
      <w:r>
        <w:rPr>
          <w:rtl/>
        </w:rPr>
        <w:br w:type="page"/>
      </w:r>
    </w:p>
    <w:p w14:paraId="0C63C7D5" w14:textId="77777777" w:rsidR="00AD3E02" w:rsidRDefault="00AD3E02" w:rsidP="00E658DD">
      <w:pPr>
        <w:pStyle w:val="a7"/>
        <w:rPr>
          <w:rtl/>
        </w:rPr>
      </w:pPr>
      <w:r w:rsidRPr="00B31A8E">
        <w:rPr>
          <w:rFonts w:ascii="BA • Vilna Light" w:hAnsi="BA • Vilna Light" w:cs="BA • Vilna Light" w:hint="cs"/>
          <w:rtl/>
        </w:rPr>
        <w:lastRenderedPageBreak/>
        <w:t>***</w:t>
      </w:r>
      <w:r>
        <w:rPr>
          <w:rFonts w:ascii="BA • Vilna Light" w:hAnsi="BA • Vilna Light" w:cs="BA • Vilna Light" w:hint="cs"/>
          <w:rtl/>
        </w:rPr>
        <w:t>*</w:t>
      </w:r>
    </w:p>
    <w:p w14:paraId="09E57948" w14:textId="475A81A9" w:rsidR="00FF3740" w:rsidRPr="006F178A" w:rsidRDefault="00FF3740" w:rsidP="00E658DD">
      <w:pPr>
        <w:pStyle w:val="a7"/>
        <w:rPr>
          <w:rtl/>
        </w:rPr>
      </w:pPr>
      <w:r w:rsidRPr="006F178A">
        <w:rPr>
          <w:rtl/>
        </w:rPr>
        <w:t xml:space="preserve">רב: מיקל אדם כל גופו </w:t>
      </w:r>
      <w:r w:rsidR="00B52473" w:rsidRPr="00B52473">
        <w:rPr>
          <w:rStyle w:val="a6"/>
          <w:rFonts w:hint="cs"/>
          <w:rtl/>
        </w:rPr>
        <w:t>[כעין]</w:t>
      </w:r>
      <w:r w:rsidR="00B52473">
        <w:rPr>
          <w:rFonts w:hint="cs"/>
          <w:rtl/>
        </w:rPr>
        <w:t xml:space="preserve"> </w:t>
      </w:r>
      <w:r w:rsidRPr="006F178A">
        <w:rPr>
          <w:rtl/>
        </w:rPr>
        <w:t>בתער.</w:t>
      </w:r>
    </w:p>
    <w:p w14:paraId="7BE4F653" w14:textId="77777777" w:rsidR="00CA3191" w:rsidRDefault="00CA3191" w:rsidP="00CA3191">
      <w:pPr>
        <w:pStyle w:val="36"/>
        <w:framePr w:wrap="notBeside"/>
        <w:rPr>
          <w:rtl/>
        </w:rPr>
      </w:pPr>
      <w:r w:rsidRPr="00CA3191">
        <w:rPr>
          <w:rFonts w:hint="cs"/>
          <w:rtl/>
        </w:rPr>
        <w:t xml:space="preserve">והך </w:t>
      </w:r>
    </w:p>
    <w:p w14:paraId="436A873D" w14:textId="3E01F8CB" w:rsidR="00FF3740" w:rsidRPr="006F178A" w:rsidRDefault="00CA3191" w:rsidP="00FF3740">
      <w:pPr>
        <w:rPr>
          <w:rtl/>
        </w:rPr>
      </w:pPr>
      <w:r>
        <w:rPr>
          <w:rFonts w:ascii="FontbitDavid" w:hAnsi="FontbitDavid" w:hint="cs"/>
          <w:rtl/>
        </w:rPr>
        <w:t>ד</w:t>
      </w:r>
      <w:r w:rsidR="00FF3740" w:rsidRPr="006F178A">
        <w:rPr>
          <w:rFonts w:ascii="FontbitDavid" w:hAnsi="FontbitDavid"/>
          <w:rtl/>
        </w:rPr>
        <w:t xml:space="preserve">המעביר בית השחי ובית הערוה - לוקה! </w:t>
      </w:r>
      <w:r>
        <w:rPr>
          <w:rFonts w:ascii="FontbitDavid" w:hAnsi="FontbitDavid" w:hint="cs"/>
          <w:rtl/>
        </w:rPr>
        <w:t xml:space="preserve">- </w:t>
      </w:r>
      <w:r w:rsidR="00FF3740" w:rsidRPr="006F178A">
        <w:rPr>
          <w:rFonts w:ascii="FontbitDavid" w:hAnsi="FontbitDavid"/>
          <w:rtl/>
        </w:rPr>
        <w:t>הא בתער, הא במספרים.</w:t>
      </w:r>
    </w:p>
    <w:p w14:paraId="31AF4B64" w14:textId="77777777" w:rsidR="00B52473" w:rsidRDefault="00FF3740" w:rsidP="00B52473">
      <w:pPr>
        <w:pStyle w:val="36"/>
        <w:framePr w:wrap="notBeside"/>
        <w:rPr>
          <w:rtl/>
        </w:rPr>
      </w:pPr>
      <w:r w:rsidRPr="00B52473">
        <w:rPr>
          <w:rtl/>
        </w:rPr>
        <w:t>ו</w:t>
      </w:r>
      <w:r w:rsidRPr="00B52473">
        <w:rPr>
          <w:rFonts w:hint="cs"/>
          <w:rtl/>
        </w:rPr>
        <w:t xml:space="preserve">הך </w:t>
      </w:r>
    </w:p>
    <w:p w14:paraId="68D2FEF5" w14:textId="00086EB8" w:rsidR="00FF3740" w:rsidRPr="006F178A" w:rsidRDefault="00FF3740" w:rsidP="00FF3740">
      <w:pPr>
        <w:rPr>
          <w:rtl/>
        </w:rPr>
      </w:pPr>
      <w:r w:rsidRPr="00B52473">
        <w:rPr>
          <w:rStyle w:val="27"/>
          <w:rFonts w:hint="cs"/>
          <w:rtl/>
        </w:rPr>
        <w:t>דרב</w:t>
      </w:r>
      <w:r w:rsidR="00B52473">
        <w:rPr>
          <w:rStyle w:val="27"/>
          <w:rFonts w:hint="cs"/>
          <w:rtl/>
        </w:rPr>
        <w:t>:</w:t>
      </w:r>
      <w:r w:rsidRPr="00B52473">
        <w:rPr>
          <w:rStyle w:val="27"/>
          <w:rFonts w:hint="cs"/>
          <w:rtl/>
        </w:rPr>
        <w:t xml:space="preserve"> </w:t>
      </w:r>
      <w:r w:rsidRPr="006F178A">
        <w:rPr>
          <w:rFonts w:hint="cs"/>
          <w:rtl/>
        </w:rPr>
        <w:t xml:space="preserve">בתער </w:t>
      </w:r>
      <w:r w:rsidR="00B52473">
        <w:rPr>
          <w:rFonts w:hint="cs"/>
          <w:rtl/>
        </w:rPr>
        <w:t xml:space="preserve">- </w:t>
      </w:r>
      <w:r w:rsidRPr="006F178A">
        <w:rPr>
          <w:rFonts w:hint="cs"/>
          <w:rtl/>
        </w:rPr>
        <w:t>היינו כעין תער</w:t>
      </w:r>
      <w:r w:rsidRPr="006F178A">
        <w:rPr>
          <w:rtl/>
        </w:rPr>
        <w:t>.</w:t>
      </w:r>
    </w:p>
    <w:p w14:paraId="64DF2540" w14:textId="5ACCF670" w:rsidR="00B52473" w:rsidRDefault="00FF3740" w:rsidP="00B52473">
      <w:pPr>
        <w:pStyle w:val="36"/>
        <w:framePr w:wrap="notBeside"/>
        <w:rPr>
          <w:rtl/>
        </w:rPr>
      </w:pPr>
      <w:r w:rsidRPr="00B52473">
        <w:rPr>
          <w:rFonts w:hint="cs"/>
          <w:rtl/>
        </w:rPr>
        <w:t>רחב'א מרי</w:t>
      </w:r>
      <w:r w:rsidRPr="00B52473">
        <w:rPr>
          <w:rtl/>
        </w:rPr>
        <w:t>"</w:t>
      </w:r>
      <w:r w:rsidRPr="00B52473">
        <w:rPr>
          <w:rFonts w:hint="cs"/>
          <w:rtl/>
        </w:rPr>
        <w:t>ו</w:t>
      </w:r>
      <w:r w:rsidRPr="00B52473">
        <w:rPr>
          <w:rtl/>
        </w:rPr>
        <w:t>:</w:t>
      </w:r>
    </w:p>
    <w:p w14:paraId="72626D6E" w14:textId="29F31771" w:rsidR="00FF3740" w:rsidRPr="006F178A" w:rsidRDefault="00FF3740" w:rsidP="00C03F05">
      <w:pPr>
        <w:rPr>
          <w:rtl/>
        </w:rPr>
      </w:pPr>
      <w:r w:rsidRPr="006F178A">
        <w:rPr>
          <w:rtl/>
        </w:rPr>
        <w:t xml:space="preserve">המעביר בית השחי ובית הערוה </w:t>
      </w:r>
      <w:r w:rsidR="00C03F05">
        <w:rPr>
          <w:rtl/>
        </w:rPr>
        <w:t>–</w:t>
      </w:r>
      <w:r w:rsidRPr="006F178A">
        <w:rPr>
          <w:rtl/>
        </w:rPr>
        <w:t xml:space="preserve"> לוקה</w:t>
      </w:r>
      <w:r w:rsidR="00C03F05">
        <w:rPr>
          <w:rFonts w:hint="cs"/>
          <w:rtl/>
        </w:rPr>
        <w:t xml:space="preserve"> - </w:t>
      </w:r>
      <w:r w:rsidR="0024682F">
        <w:rPr>
          <w:rFonts w:hint="cs"/>
          <w:rtl/>
        </w:rPr>
        <w:t>מדר</w:t>
      </w:r>
      <w:r w:rsidR="00245EDB">
        <w:rPr>
          <w:rFonts w:hint="cs"/>
          <w:rtl/>
        </w:rPr>
        <w:t>בנן</w:t>
      </w:r>
      <w:r w:rsidR="00C03F05">
        <w:rPr>
          <w:rFonts w:hint="cs"/>
          <w:rtl/>
        </w:rPr>
        <w:t xml:space="preserve"> </w:t>
      </w:r>
      <w:r w:rsidR="00C03F05" w:rsidRPr="00C03F05">
        <w:rPr>
          <w:rStyle w:val="a6"/>
          <w:rFonts w:hint="cs"/>
          <w:rtl/>
        </w:rPr>
        <w:t>שאינה מן התורה</w:t>
      </w:r>
    </w:p>
    <w:p w14:paraId="450CF7CB" w14:textId="77777777" w:rsidR="00FF3740" w:rsidRPr="006F178A" w:rsidRDefault="00FF3740" w:rsidP="00516202">
      <w:pPr>
        <w:pStyle w:val="affff5"/>
        <w:framePr w:wrap="around"/>
        <w:rPr>
          <w:rFonts w:cs="FontbitDavid"/>
          <w:rtl/>
        </w:rPr>
      </w:pPr>
      <w:r w:rsidRPr="006F178A">
        <w:rPr>
          <w:rFonts w:hint="cs"/>
          <w:rtl/>
        </w:rPr>
        <w:t>נט</w:t>
      </w:r>
      <w:r w:rsidRPr="006F178A">
        <w:rPr>
          <w:rFonts w:cs="FontbitDavid" w:hint="cs"/>
          <w:rtl/>
        </w:rPr>
        <w:t>.</w:t>
      </w:r>
    </w:p>
    <w:p w14:paraId="1ED1F5E0" w14:textId="77777777" w:rsidR="00C03F05" w:rsidRDefault="00FF3740" w:rsidP="00C03F05">
      <w:pPr>
        <w:pStyle w:val="36"/>
        <w:framePr w:wrap="notBeside"/>
        <w:rPr>
          <w:rFonts w:ascii="FontbitDavid" w:hAnsi="FontbitDavid"/>
          <w:rtl/>
        </w:rPr>
      </w:pPr>
      <w:r w:rsidRPr="00C03F05">
        <w:rPr>
          <w:rFonts w:hint="cs"/>
          <w:rtl/>
        </w:rPr>
        <w:t>א</w:t>
      </w:r>
      <w:r w:rsidRPr="00C03F05">
        <w:rPr>
          <w:rtl/>
        </w:rPr>
        <w:t>"</w:t>
      </w:r>
      <w:r w:rsidRPr="00C03F05">
        <w:rPr>
          <w:rFonts w:hint="cs"/>
          <w:rtl/>
        </w:rPr>
        <w:t>ד רחב</w:t>
      </w:r>
      <w:r w:rsidRPr="00C03F05">
        <w:rPr>
          <w:rtl/>
        </w:rPr>
        <w:t>"</w:t>
      </w:r>
      <w:r w:rsidRPr="00C03F05">
        <w:rPr>
          <w:rFonts w:hint="cs"/>
          <w:rtl/>
        </w:rPr>
        <w:t>א מרי</w:t>
      </w:r>
      <w:r w:rsidRPr="00C03F05">
        <w:rPr>
          <w:rtl/>
        </w:rPr>
        <w:t>"</w:t>
      </w:r>
      <w:r w:rsidRPr="00C03F05">
        <w:rPr>
          <w:rFonts w:hint="cs"/>
          <w:rtl/>
        </w:rPr>
        <w:t>ו</w:t>
      </w:r>
      <w:r w:rsidRPr="00C03F05">
        <w:rPr>
          <w:rtl/>
        </w:rPr>
        <w:t>:</w:t>
      </w:r>
    </w:p>
    <w:p w14:paraId="1D8AF0B4" w14:textId="75657F81" w:rsidR="00FF3740" w:rsidRPr="00A1348D" w:rsidRDefault="00FF3740" w:rsidP="00FF3740">
      <w:pPr>
        <w:rPr>
          <w:spacing w:val="0"/>
          <w:rtl/>
        </w:rPr>
      </w:pPr>
      <w:r w:rsidRPr="00A1348D">
        <w:rPr>
          <w:rFonts w:ascii="FontbitDavid" w:hAnsi="FontbitDavid"/>
          <w:spacing w:val="0"/>
          <w:rtl/>
        </w:rPr>
        <w:t>המעביר בית השחי ובית הערוה -לוקה משום</w:t>
      </w:r>
      <w:r w:rsidRPr="00A1348D">
        <w:rPr>
          <w:rStyle w:val="afffffe"/>
          <w:spacing w:val="0"/>
          <w:rtl/>
        </w:rPr>
        <w:t xml:space="preserve"> </w:t>
      </w:r>
      <w:r w:rsidRPr="00A1348D">
        <w:rPr>
          <w:rStyle w:val="afffffe"/>
          <w:rFonts w:hint="cs"/>
          <w:spacing w:val="0"/>
          <w:rtl/>
        </w:rPr>
        <w:t>'</w:t>
      </w:r>
      <w:r w:rsidRPr="00A1348D">
        <w:rPr>
          <w:rStyle w:val="afffffe"/>
          <w:spacing w:val="0"/>
          <w:rtl/>
        </w:rPr>
        <w:t>לא ילבש גבר שמלת אשה'.</w:t>
      </w:r>
    </w:p>
    <w:p w14:paraId="7640E794" w14:textId="10128F60" w:rsidR="00FF3740" w:rsidRPr="006F178A" w:rsidRDefault="00FF3740" w:rsidP="00243208">
      <w:pPr>
        <w:rPr>
          <w:rtl/>
        </w:rPr>
      </w:pPr>
      <w:r w:rsidRPr="00243208">
        <w:rPr>
          <w:rStyle w:val="27"/>
          <w:rFonts w:hint="cs"/>
          <w:rtl/>
        </w:rPr>
        <w:t>ו</w:t>
      </w:r>
      <w:r w:rsidR="00313BED" w:rsidRPr="00243208">
        <w:rPr>
          <w:rStyle w:val="27"/>
          <w:rFonts w:hint="cs"/>
          <w:rtl/>
        </w:rPr>
        <w:t xml:space="preserve">חלק </w:t>
      </w:r>
      <w:r w:rsidRPr="00243208">
        <w:rPr>
          <w:rStyle w:val="27"/>
          <w:rFonts w:hint="cs"/>
          <w:rtl/>
        </w:rPr>
        <w:t>אהך דס</w:t>
      </w:r>
      <w:r w:rsidRPr="00243208">
        <w:rPr>
          <w:rStyle w:val="27"/>
          <w:rtl/>
        </w:rPr>
        <w:t>"</w:t>
      </w:r>
      <w:r w:rsidRPr="00243208">
        <w:rPr>
          <w:rStyle w:val="27"/>
          <w:rFonts w:hint="cs"/>
          <w:rtl/>
        </w:rPr>
        <w:t>ל</w:t>
      </w:r>
      <w:r w:rsidRPr="00243208">
        <w:rPr>
          <w:rStyle w:val="27"/>
          <w:rtl/>
        </w:rPr>
        <w:t xml:space="preserve">: </w:t>
      </w:r>
      <w:r w:rsidRPr="006F178A">
        <w:rPr>
          <w:rtl/>
        </w:rPr>
        <w:t>העברת שיער אינה מד</w:t>
      </w:r>
      <w:r w:rsidR="00243208">
        <w:rPr>
          <w:rFonts w:hint="cs"/>
          <w:rtl/>
        </w:rPr>
        <w:t>"ת אלא מד''ס.</w:t>
      </w:r>
      <w:r w:rsidRPr="006F178A">
        <w:rPr>
          <w:rtl/>
        </w:rPr>
        <w:t xml:space="preserve"> </w:t>
      </w:r>
    </w:p>
    <w:p w14:paraId="79272A7D" w14:textId="77777777" w:rsidR="00243208" w:rsidRDefault="00FF3740" w:rsidP="00243208">
      <w:pPr>
        <w:pStyle w:val="36"/>
        <w:framePr w:wrap="notBeside"/>
        <w:rPr>
          <w:rtl/>
        </w:rPr>
      </w:pPr>
      <w:r w:rsidRPr="00243208">
        <w:rPr>
          <w:rFonts w:hint="cs"/>
          <w:rtl/>
        </w:rPr>
        <w:t>ות</w:t>
      </w:r>
      <w:r w:rsidRPr="00243208">
        <w:rPr>
          <w:rtl/>
        </w:rPr>
        <w:t>"</w:t>
      </w:r>
      <w:r w:rsidRPr="00243208">
        <w:rPr>
          <w:rFonts w:hint="cs"/>
          <w:rtl/>
        </w:rPr>
        <w:t xml:space="preserve">ק </w:t>
      </w:r>
    </w:p>
    <w:p w14:paraId="53A1A1C2" w14:textId="77777777" w:rsidR="00E10693" w:rsidRDefault="00FF3740" w:rsidP="00FF3740">
      <w:pPr>
        <w:rPr>
          <w:rtl/>
        </w:rPr>
      </w:pPr>
      <w:r w:rsidRPr="00AF76D0">
        <w:rPr>
          <w:rStyle w:val="afffffe"/>
          <w:rFonts w:hint="cs"/>
          <w:rtl/>
        </w:rPr>
        <w:t>'</w:t>
      </w:r>
      <w:r w:rsidRPr="00AF76D0">
        <w:rPr>
          <w:rStyle w:val="afffffe"/>
          <w:rtl/>
        </w:rPr>
        <w:t>לא ילבש גבר</w:t>
      </w:r>
      <w:r w:rsidRPr="00AF76D0">
        <w:rPr>
          <w:rStyle w:val="afffffe"/>
          <w:rFonts w:hint="cs"/>
          <w:rtl/>
        </w:rPr>
        <w:t xml:space="preserve">' </w:t>
      </w:r>
      <w:r w:rsidRPr="006F178A">
        <w:rPr>
          <w:rtl/>
        </w:rPr>
        <w:t xml:space="preserve">שלא ילבש איש שמלת אשה וישב בין הנשים, </w:t>
      </w:r>
    </w:p>
    <w:p w14:paraId="33010FD4" w14:textId="67FF991B" w:rsidR="00FF3740" w:rsidRPr="006F178A" w:rsidRDefault="00FF3740" w:rsidP="00E10693">
      <w:pPr>
        <w:ind w:left="1130" w:firstLine="113"/>
        <w:rPr>
          <w:rtl/>
        </w:rPr>
      </w:pPr>
      <w:r w:rsidRPr="006F178A">
        <w:rPr>
          <w:rtl/>
        </w:rPr>
        <w:t>ואשה שמלת איש ותשב בין האנשים</w:t>
      </w:r>
      <w:r w:rsidR="001A7DD4">
        <w:rPr>
          <w:rtl/>
        </w:rPr>
        <w:t>.</w:t>
      </w:r>
    </w:p>
    <w:p w14:paraId="5F89D840" w14:textId="77777777" w:rsidR="00243208" w:rsidRDefault="00FF3740" w:rsidP="00243208">
      <w:pPr>
        <w:pStyle w:val="36"/>
        <w:framePr w:wrap="notBeside"/>
        <w:rPr>
          <w:rtl/>
        </w:rPr>
      </w:pPr>
      <w:r w:rsidRPr="00243208">
        <w:rPr>
          <w:rFonts w:hint="cs"/>
          <w:rtl/>
        </w:rPr>
        <w:t>ראב</w:t>
      </w:r>
      <w:r w:rsidRPr="00243208">
        <w:rPr>
          <w:rtl/>
        </w:rPr>
        <w:t>"</w:t>
      </w:r>
      <w:r w:rsidRPr="00243208">
        <w:rPr>
          <w:rFonts w:hint="cs"/>
          <w:rtl/>
        </w:rPr>
        <w:t>י</w:t>
      </w:r>
      <w:r w:rsidRPr="00243208">
        <w:rPr>
          <w:rtl/>
        </w:rPr>
        <w:t xml:space="preserve">: </w:t>
      </w:r>
    </w:p>
    <w:p w14:paraId="579609F2" w14:textId="77777777" w:rsidR="00E10693" w:rsidRDefault="00FF3740" w:rsidP="00FF3740">
      <w:pPr>
        <w:rPr>
          <w:rStyle w:val="afffffe"/>
          <w:rtl/>
        </w:rPr>
      </w:pPr>
      <w:r w:rsidRPr="00AF76D0">
        <w:rPr>
          <w:rStyle w:val="afffffe"/>
          <w:rFonts w:hint="cs"/>
          <w:rtl/>
        </w:rPr>
        <w:t>'</w:t>
      </w:r>
      <w:r w:rsidRPr="00AF76D0">
        <w:rPr>
          <w:rStyle w:val="afffffe"/>
          <w:rtl/>
        </w:rPr>
        <w:t xml:space="preserve">לא יהיה כלי גבר על אשה', </w:t>
      </w:r>
      <w:r w:rsidR="00E10693" w:rsidRPr="006F178A">
        <w:rPr>
          <w:rtl/>
        </w:rPr>
        <w:t>שלא תצא אשה בכלי זיין למלחמה</w:t>
      </w:r>
      <w:r w:rsidR="00E10693" w:rsidRPr="00AF76D0">
        <w:rPr>
          <w:rStyle w:val="afffffe"/>
          <w:rFonts w:hint="cs"/>
          <w:rtl/>
        </w:rPr>
        <w:t xml:space="preserve"> </w:t>
      </w:r>
    </w:p>
    <w:p w14:paraId="4AC9039E" w14:textId="324D3925" w:rsidR="00FF3740" w:rsidRPr="006F178A" w:rsidRDefault="00FF3740" w:rsidP="00FF3740">
      <w:pPr>
        <w:rPr>
          <w:rtl/>
        </w:rPr>
      </w:pPr>
      <w:r w:rsidRPr="00AF76D0">
        <w:rPr>
          <w:rStyle w:val="afffffe"/>
          <w:rFonts w:hint="cs"/>
          <w:rtl/>
        </w:rPr>
        <w:t>'</w:t>
      </w:r>
      <w:r w:rsidRPr="00AF76D0">
        <w:rPr>
          <w:rStyle w:val="afffffe"/>
          <w:rtl/>
        </w:rPr>
        <w:t xml:space="preserve">ולא ילבש גבר שמלת אשה' </w:t>
      </w:r>
      <w:r w:rsidRPr="006F178A">
        <w:rPr>
          <w:rtl/>
        </w:rPr>
        <w:t>שלא יתקן איש ב</w:t>
      </w:r>
      <w:r w:rsidRPr="00766B62">
        <w:rPr>
          <w:rFonts w:cs="BA Vilna Bold"/>
          <w:rtl/>
        </w:rPr>
        <w:t>תיקו</w:t>
      </w:r>
      <w:r w:rsidRPr="006F178A">
        <w:rPr>
          <w:rtl/>
        </w:rPr>
        <w:t>ני אשה.</w:t>
      </w:r>
    </w:p>
    <w:p w14:paraId="28528F7B" w14:textId="77777777" w:rsidR="00050155" w:rsidRDefault="00FF3740" w:rsidP="00050155">
      <w:pPr>
        <w:pStyle w:val="36"/>
        <w:framePr w:wrap="notBeside"/>
        <w:rPr>
          <w:rtl/>
        </w:rPr>
      </w:pPr>
      <w:r w:rsidRPr="00050155">
        <w:rPr>
          <w:rFonts w:hint="cs"/>
          <w:rtl/>
        </w:rPr>
        <w:t>ר</w:t>
      </w:r>
      <w:r w:rsidRPr="00050155">
        <w:rPr>
          <w:rtl/>
        </w:rPr>
        <w:t>"</w:t>
      </w:r>
      <w:r w:rsidRPr="00050155">
        <w:rPr>
          <w:rFonts w:hint="cs"/>
          <w:rtl/>
        </w:rPr>
        <w:t>נ:</w:t>
      </w:r>
      <w:r w:rsidRPr="00050155">
        <w:rPr>
          <w:rtl/>
        </w:rPr>
        <w:t xml:space="preserve"> </w:t>
      </w:r>
    </w:p>
    <w:p w14:paraId="1C9CA8CE" w14:textId="011E1CAD" w:rsidR="00FF3740" w:rsidRPr="006F178A" w:rsidRDefault="00FF3740" w:rsidP="00FF3740">
      <w:pPr>
        <w:rPr>
          <w:rtl/>
        </w:rPr>
      </w:pPr>
      <w:r w:rsidRPr="006F178A">
        <w:rPr>
          <w:rtl/>
        </w:rPr>
        <w:t>בנזיר מותר</w:t>
      </w:r>
      <w:r w:rsidR="003975C4">
        <w:rPr>
          <w:rFonts w:hint="cs"/>
          <w:rtl/>
        </w:rPr>
        <w:t xml:space="preserve"> </w:t>
      </w:r>
      <w:r w:rsidR="003975C4" w:rsidRPr="003975C4">
        <w:rPr>
          <w:rStyle w:val="a6"/>
          <w:rFonts w:hint="cs"/>
          <w:rtl/>
        </w:rPr>
        <w:t>[בתגלחת באותן מקומות]</w:t>
      </w:r>
      <w:r w:rsidRPr="003975C4">
        <w:rPr>
          <w:rStyle w:val="a6"/>
          <w:rtl/>
        </w:rPr>
        <w:t>.</w:t>
      </w:r>
      <w:r w:rsidRPr="003975C4">
        <w:rPr>
          <w:rStyle w:val="a6"/>
          <w:rFonts w:hint="cs"/>
          <w:rtl/>
        </w:rPr>
        <w:t xml:space="preserve"> </w:t>
      </w:r>
      <w:r w:rsidRPr="006F178A">
        <w:rPr>
          <w:rtl/>
        </w:rPr>
        <w:t>ו</w:t>
      </w:r>
      <w:r w:rsidR="003975C4">
        <w:rPr>
          <w:rFonts w:hint="cs"/>
          <w:rtl/>
        </w:rPr>
        <w:t>אין</w:t>
      </w:r>
      <w:r w:rsidRPr="006F178A">
        <w:rPr>
          <w:rtl/>
        </w:rPr>
        <w:t xml:space="preserve"> הלכ</w:t>
      </w:r>
      <w:r w:rsidR="003975C4">
        <w:rPr>
          <w:rFonts w:hint="cs"/>
          <w:rtl/>
        </w:rPr>
        <w:t>ה</w:t>
      </w:r>
      <w:r w:rsidRPr="006F178A">
        <w:rPr>
          <w:rtl/>
        </w:rPr>
        <w:t xml:space="preserve"> כ</w:t>
      </w:r>
      <w:r w:rsidR="003975C4">
        <w:rPr>
          <w:rFonts w:hint="cs"/>
          <w:rtl/>
        </w:rPr>
        <w:t>מותו</w:t>
      </w:r>
      <w:r w:rsidRPr="006F178A">
        <w:rPr>
          <w:rtl/>
        </w:rPr>
        <w:t>.</w:t>
      </w:r>
    </w:p>
    <w:p w14:paraId="728DFB2D" w14:textId="2320FB2D" w:rsidR="003975C4" w:rsidRDefault="00FF3740" w:rsidP="003975C4">
      <w:pPr>
        <w:pStyle w:val="36"/>
        <w:framePr w:wrap="notBeside"/>
        <w:jc w:val="center"/>
        <w:rPr>
          <w:rtl/>
        </w:rPr>
      </w:pPr>
      <w:r w:rsidRPr="003975C4">
        <w:rPr>
          <w:rtl/>
        </w:rPr>
        <w:t xml:space="preserve"> </w:t>
      </w:r>
      <w:r w:rsidRPr="003975C4">
        <w:rPr>
          <w:rFonts w:hint="cs"/>
          <w:rtl/>
        </w:rPr>
        <w:t>רבנן לרשב</w:t>
      </w:r>
      <w:r w:rsidRPr="003975C4">
        <w:rPr>
          <w:rtl/>
        </w:rPr>
        <w:t>"</w:t>
      </w:r>
      <w:r w:rsidRPr="003975C4">
        <w:rPr>
          <w:rFonts w:hint="cs"/>
          <w:rtl/>
        </w:rPr>
        <w:t>א</w:t>
      </w:r>
      <w:r w:rsidRPr="003975C4">
        <w:rPr>
          <w:rtl/>
        </w:rPr>
        <w:t xml:space="preserve">: </w:t>
      </w:r>
    </w:p>
    <w:p w14:paraId="4104A999" w14:textId="3A062411" w:rsidR="00FF3740" w:rsidRPr="006F178A" w:rsidRDefault="003975C4" w:rsidP="000404FC">
      <w:pPr>
        <w:spacing w:after="120"/>
        <w:rPr>
          <w:rtl/>
        </w:rPr>
      </w:pPr>
      <w:r>
        <w:rPr>
          <w:rFonts w:hint="cs"/>
          <w:rtl/>
        </w:rPr>
        <w:t>ראינו</w:t>
      </w:r>
      <w:r w:rsidR="00FF3740" w:rsidRPr="006F178A">
        <w:rPr>
          <w:rtl/>
        </w:rPr>
        <w:t xml:space="preserve"> </w:t>
      </w:r>
      <w:r>
        <w:rPr>
          <w:rFonts w:hint="cs"/>
          <w:rtl/>
        </w:rPr>
        <w:t xml:space="preserve">שאין </w:t>
      </w:r>
      <w:r>
        <w:rPr>
          <w:rStyle w:val="a4"/>
          <w:rFonts w:hint="cs"/>
          <w:rtl/>
          <w:rPrChange w:id="9082" w:author="מנוע אמוראים" w:date="2026-10-05T16:41:46Z">
            <w:rPr>
              <w:rFonts w:hint="cs"/>
              <w:rtl/>
            </w:rPr>
          </w:rPrChange>
        </w:rPr>
        <w:t xml:space="preserve">לרי</w:t>
      </w:r>
      <w:r>
        <w:rPr>
          <w:rStyle w:val="a4"/>
          <w:rtl/>
          <w:rPrChange w:id="9083" w:author="מנוע אמוראים" w:date="2026-10-05T16:41:46Z">
            <w:rPr>
              <w:rtl/>
            </w:rPr>
          </w:rPrChange>
        </w:rPr>
        <w:t xml:space="preserve">"</w:t>
      </w:r>
      <w:r>
        <w:rPr>
          <w:rStyle w:val="a4"/>
          <w:rFonts w:hint="cs"/>
          <w:rtl/>
          <w:rPrChange w:id="9084" w:author="מנוע אמוראים" w:date="2026-10-05T16:41:46Z">
            <w:rPr>
              <w:rFonts w:hint="cs"/>
              <w:rtl/>
            </w:rPr>
          </w:rPrChange>
        </w:rPr>
        <w:t xml:space="preserve">ו</w:t>
      </w:r>
      <w:r>
        <w:rPr>
          <w:rFonts w:hint="cs"/>
          <w:rtl/>
        </w:rPr>
        <w:t xml:space="preserve">, </w:t>
      </w:r>
      <w:r w:rsidR="00FF3740" w:rsidRPr="003975C4">
        <w:rPr>
          <w:rStyle w:val="27"/>
          <w:rFonts w:hint="cs"/>
          <w:rtl/>
        </w:rPr>
        <w:t>א</w:t>
      </w:r>
      <w:r w:rsidR="00FF3740" w:rsidRPr="003975C4">
        <w:rPr>
          <w:rStyle w:val="27"/>
          <w:rtl/>
        </w:rPr>
        <w:t>"</w:t>
      </w:r>
      <w:r w:rsidR="00FF3740" w:rsidRPr="003975C4">
        <w:rPr>
          <w:rStyle w:val="27"/>
          <w:rFonts w:hint="cs"/>
          <w:rtl/>
        </w:rPr>
        <w:t>ל</w:t>
      </w:r>
      <w:r w:rsidR="00FF3740" w:rsidRPr="003975C4">
        <w:rPr>
          <w:rStyle w:val="27"/>
          <w:rtl/>
        </w:rPr>
        <w:t>:</w:t>
      </w:r>
      <w:r w:rsidR="00FF3740" w:rsidRPr="006F178A">
        <w:rPr>
          <w:rtl/>
        </w:rPr>
        <w:t xml:space="preserve"> </w:t>
      </w:r>
      <w:r>
        <w:rPr>
          <w:rFonts w:hint="cs"/>
          <w:rtl/>
        </w:rPr>
        <w:t xml:space="preserve">נשרו </w:t>
      </w:r>
      <w:r w:rsidR="00FF3740" w:rsidRPr="006F178A">
        <w:rPr>
          <w:rtl/>
        </w:rPr>
        <w:t>מחמת זקנה.</w:t>
      </w:r>
    </w:p>
    <w:p w14:paraId="2903823E" w14:textId="0E57F6CD" w:rsidR="008D55B4" w:rsidRDefault="008D55B4" w:rsidP="008D55B4">
      <w:pPr>
        <w:pStyle w:val="36"/>
        <w:framePr w:wrap="notBeside"/>
        <w:rPr>
          <w:rtl/>
        </w:rPr>
      </w:pPr>
      <w:r w:rsidRPr="008D55B4">
        <w:rPr>
          <w:rFonts w:hint="cs"/>
          <w:rtl/>
        </w:rPr>
        <w:t>מעשה</w:t>
      </w:r>
      <w:r w:rsidR="000404FC">
        <w:rPr>
          <w:rFonts w:hint="cs"/>
          <w:rtl/>
        </w:rPr>
        <w:t xml:space="preserve"> בא'</w:t>
      </w:r>
    </w:p>
    <w:p w14:paraId="6AEB2659" w14:textId="2DD9B718" w:rsidR="00FF3740" w:rsidRPr="006F178A" w:rsidRDefault="008D55B4" w:rsidP="00FF3740">
      <w:pPr>
        <w:rPr>
          <w:rtl/>
        </w:rPr>
      </w:pPr>
      <w:r>
        <w:rPr>
          <w:rFonts w:hint="cs"/>
          <w:rtl/>
        </w:rPr>
        <w:t>שנתחייב מלקות</w:t>
      </w:r>
      <w:r w:rsidR="000404FC">
        <w:rPr>
          <w:rFonts w:hint="cs"/>
          <w:rtl/>
        </w:rPr>
        <w:t xml:space="preserve"> </w:t>
      </w:r>
      <w:r w:rsidR="000404FC" w:rsidRPr="000404FC">
        <w:rPr>
          <w:rStyle w:val="a6"/>
          <w:rFonts w:hint="cs"/>
          <w:rtl/>
        </w:rPr>
        <w:t>דרבנן</w:t>
      </w:r>
      <w:r>
        <w:rPr>
          <w:rFonts w:hint="cs"/>
          <w:rtl/>
        </w:rPr>
        <w:t xml:space="preserve"> </w:t>
      </w:r>
      <w:r w:rsidR="00FF3740" w:rsidRPr="006F178A">
        <w:rPr>
          <w:rFonts w:hint="cs"/>
          <w:rtl/>
        </w:rPr>
        <w:t xml:space="preserve">לפני </w:t>
      </w:r>
      <w:r>
        <w:rPr>
          <w:rStyle w:val="a4"/>
          <w:rtl/>
          <w:rPrChange w:id="9085" w:author="מנוע אמוראים" w:date="2026-10-05T16:41:46Z">
            <w:rPr>
              <w:rtl/>
            </w:rPr>
          </w:rPrChange>
        </w:rPr>
        <w:t xml:space="preserve">ר</w:t>
      </w:r>
      <w:r>
        <w:rPr>
          <w:rStyle w:val="a4"/>
          <w:rFonts w:hint="cs"/>
          <w:rtl/>
          <w:rPrChange w:id="9086" w:author="מנוע אמוראים" w:date="2026-10-05T16:41:46Z">
            <w:rPr>
              <w:rFonts w:hint="cs"/>
              <w:rtl/>
            </w:rPr>
          </w:rPrChange>
        </w:rPr>
        <w:t xml:space="preserve">"א</w:t>
      </w:r>
      <w:r w:rsidR="00FF3740" w:rsidRPr="006F178A">
        <w:rPr>
          <w:rtl/>
        </w:rPr>
        <w:t xml:space="preserve">, </w:t>
      </w:r>
      <w:r w:rsidR="00FF3740" w:rsidRPr="006F178A">
        <w:rPr>
          <w:rFonts w:hint="cs"/>
          <w:rtl/>
        </w:rPr>
        <w:t xml:space="preserve">נתגלה בית שחי שלו וראו שאינו מגלח </w:t>
      </w:r>
      <w:r w:rsidR="00FF3740" w:rsidRPr="008D55B4">
        <w:rPr>
          <w:rStyle w:val="27"/>
          <w:rFonts w:hint="cs"/>
          <w:rtl/>
        </w:rPr>
        <w:t>א</w:t>
      </w:r>
      <w:r w:rsidR="00FF3740" w:rsidRPr="008D55B4">
        <w:rPr>
          <w:rStyle w:val="27"/>
          <w:rtl/>
        </w:rPr>
        <w:t>"</w:t>
      </w:r>
      <w:r w:rsidR="00FF3740" w:rsidRPr="008D55B4">
        <w:rPr>
          <w:rStyle w:val="27"/>
          <w:rFonts w:hint="cs"/>
          <w:rtl/>
        </w:rPr>
        <w:t>ל ר</w:t>
      </w:r>
      <w:r w:rsidR="00FF3740" w:rsidRPr="008D55B4">
        <w:rPr>
          <w:rStyle w:val="27"/>
          <w:rtl/>
        </w:rPr>
        <w:t>"</w:t>
      </w:r>
      <w:r w:rsidR="00FF3740" w:rsidRPr="008D55B4">
        <w:rPr>
          <w:rStyle w:val="27"/>
          <w:rFonts w:hint="cs"/>
          <w:rtl/>
        </w:rPr>
        <w:t xml:space="preserve">א </w:t>
      </w:r>
      <w:r w:rsidR="00FF3740" w:rsidRPr="006F178A">
        <w:rPr>
          <w:rFonts w:hint="cs"/>
          <w:rtl/>
        </w:rPr>
        <w:t>עזבוהו דמן חבריא הוא</w:t>
      </w:r>
      <w:r w:rsidR="005601CB">
        <w:rPr>
          <w:rFonts w:hint="cs"/>
          <w:rtl/>
        </w:rPr>
        <w:t>.</w:t>
      </w:r>
      <w:r w:rsidR="00FF3740" w:rsidRPr="006F178A">
        <w:rPr>
          <w:rFonts w:hint="cs"/>
          <w:rtl/>
        </w:rPr>
        <w:t xml:space="preserve"> </w:t>
      </w:r>
      <w:r w:rsidR="00FF3740" w:rsidRPr="006F178A">
        <w:rPr>
          <w:rtl/>
        </w:rPr>
        <w:t xml:space="preserve"> </w:t>
      </w:r>
    </w:p>
    <w:p w14:paraId="49EE8593" w14:textId="77777777" w:rsidR="003D60E7" w:rsidRDefault="00FF3740" w:rsidP="003D60E7">
      <w:pPr>
        <w:pStyle w:val="36"/>
        <w:framePr w:wrap="notBeside"/>
        <w:rPr>
          <w:rtl/>
        </w:rPr>
      </w:pPr>
      <w:r w:rsidRPr="003D60E7">
        <w:rPr>
          <w:rFonts w:hint="cs"/>
          <w:rtl/>
        </w:rPr>
        <w:t>בעא רב מר</w:t>
      </w:r>
      <w:r w:rsidRPr="003D60E7">
        <w:rPr>
          <w:rtl/>
        </w:rPr>
        <w:t>"</w:t>
      </w:r>
      <w:r w:rsidRPr="003D60E7">
        <w:rPr>
          <w:rFonts w:hint="cs"/>
          <w:rtl/>
        </w:rPr>
        <w:t>ח</w:t>
      </w:r>
      <w:r w:rsidRPr="003D60E7">
        <w:rPr>
          <w:rtl/>
        </w:rPr>
        <w:t>:</w:t>
      </w:r>
    </w:p>
    <w:p w14:paraId="5A2B2761" w14:textId="5A7BAEA2" w:rsidR="00FF3740" w:rsidRPr="006F178A" w:rsidRDefault="00FF3740" w:rsidP="00FF3740">
      <w:pPr>
        <w:rPr>
          <w:rtl/>
        </w:rPr>
      </w:pPr>
      <w:r w:rsidRPr="006F178A">
        <w:rPr>
          <w:rtl/>
        </w:rPr>
        <w:t xml:space="preserve"> מהו לגלח</w:t>
      </w:r>
      <w:r w:rsidR="0010512E">
        <w:rPr>
          <w:rFonts w:hint="cs"/>
          <w:rtl/>
        </w:rPr>
        <w:t xml:space="preserve"> </w:t>
      </w:r>
      <w:r w:rsidR="0010512E" w:rsidRPr="0010512E">
        <w:rPr>
          <w:rStyle w:val="a6"/>
          <w:rFonts w:hint="cs"/>
          <w:rtl/>
        </w:rPr>
        <w:t>באותן מקומות</w:t>
      </w:r>
      <w:r w:rsidRPr="006F178A">
        <w:rPr>
          <w:rtl/>
        </w:rPr>
        <w:t xml:space="preserve">? </w:t>
      </w:r>
      <w:r w:rsidR="005601CB">
        <w:rPr>
          <w:rStyle w:val="27"/>
          <w:rtl/>
        </w:rPr>
        <w:tab/>
      </w:r>
      <w:r w:rsidR="005601CB">
        <w:rPr>
          <w:rStyle w:val="27"/>
          <w:rtl/>
        </w:rPr>
        <w:tab/>
      </w:r>
      <w:r w:rsidR="005601CB">
        <w:rPr>
          <w:rStyle w:val="27"/>
          <w:rtl/>
        </w:rPr>
        <w:tab/>
      </w:r>
      <w:r w:rsidRPr="003D60E7">
        <w:rPr>
          <w:rStyle w:val="27"/>
          <w:rtl/>
        </w:rPr>
        <w:t>א</w:t>
      </w:r>
      <w:r w:rsidR="003D60E7" w:rsidRPr="003D60E7">
        <w:rPr>
          <w:rStyle w:val="27"/>
          <w:rFonts w:hint="cs"/>
          <w:rtl/>
        </w:rPr>
        <w:t>"ל</w:t>
      </w:r>
      <w:r w:rsidRPr="003D60E7">
        <w:rPr>
          <w:rStyle w:val="27"/>
          <w:rtl/>
        </w:rPr>
        <w:t xml:space="preserve">: </w:t>
      </w:r>
      <w:r w:rsidRPr="006F178A">
        <w:rPr>
          <w:rtl/>
        </w:rPr>
        <w:t>אסור.</w:t>
      </w:r>
      <w:r w:rsidRPr="006F178A">
        <w:rPr>
          <w:rFonts w:hint="cs"/>
          <w:rtl/>
        </w:rPr>
        <w:t xml:space="preserve"> וזמן יש לו כל זמן שגדל נושר </w:t>
      </w:r>
    </w:p>
    <w:p w14:paraId="5F690E21" w14:textId="75BD4EE6" w:rsidR="0010512E" w:rsidRDefault="00FF3740" w:rsidP="0010512E">
      <w:pPr>
        <w:pStyle w:val="36"/>
        <w:framePr w:wrap="notBeside"/>
        <w:rPr>
          <w:rtl/>
        </w:rPr>
      </w:pPr>
      <w:r w:rsidRPr="0010512E">
        <w:rPr>
          <w:rtl/>
        </w:rPr>
        <w:t>בעא רב מר</w:t>
      </w:r>
      <w:r w:rsidR="0010512E">
        <w:rPr>
          <w:rFonts w:hint="cs"/>
          <w:rtl/>
        </w:rPr>
        <w:t>"ח</w:t>
      </w:r>
      <w:r w:rsidRPr="0010512E">
        <w:rPr>
          <w:rtl/>
        </w:rPr>
        <w:t>:</w:t>
      </w:r>
    </w:p>
    <w:p w14:paraId="4492A89A" w14:textId="578CBD19" w:rsidR="00FF3740" w:rsidRPr="006F178A" w:rsidRDefault="00FF3740" w:rsidP="00FF3740">
      <w:pPr>
        <w:rPr>
          <w:rtl/>
        </w:rPr>
      </w:pPr>
      <w:r w:rsidRPr="006F178A">
        <w:rPr>
          <w:rtl/>
        </w:rPr>
        <w:t>מהו לחוך</w:t>
      </w:r>
      <w:r w:rsidR="00D35369">
        <w:rPr>
          <w:rFonts w:hint="cs"/>
          <w:rtl/>
        </w:rPr>
        <w:t xml:space="preserve"> </w:t>
      </w:r>
      <w:r w:rsidR="00D35369" w:rsidRPr="00D35369">
        <w:rPr>
          <w:rStyle w:val="a6"/>
          <w:rFonts w:hint="cs"/>
          <w:rtl/>
        </w:rPr>
        <w:t>לחכך</w:t>
      </w:r>
      <w:r w:rsidRPr="006F178A">
        <w:rPr>
          <w:rtl/>
        </w:rPr>
        <w:t xml:space="preserve">? </w:t>
      </w:r>
      <w:r w:rsidR="005601CB">
        <w:rPr>
          <w:rStyle w:val="27"/>
          <w:rtl/>
        </w:rPr>
        <w:tab/>
      </w:r>
      <w:r w:rsidR="005601CB">
        <w:rPr>
          <w:rStyle w:val="27"/>
          <w:rtl/>
        </w:rPr>
        <w:tab/>
      </w:r>
      <w:r w:rsidR="005601CB">
        <w:rPr>
          <w:rStyle w:val="27"/>
          <w:rtl/>
        </w:rPr>
        <w:tab/>
      </w:r>
      <w:r w:rsidR="005601CB">
        <w:rPr>
          <w:rStyle w:val="27"/>
          <w:rtl/>
        </w:rPr>
        <w:tab/>
      </w:r>
      <w:r w:rsidR="005601CB">
        <w:rPr>
          <w:rStyle w:val="27"/>
          <w:rtl/>
        </w:rPr>
        <w:tab/>
      </w:r>
      <w:r w:rsidR="005601CB">
        <w:rPr>
          <w:rStyle w:val="27"/>
          <w:rtl/>
        </w:rPr>
        <w:tab/>
      </w:r>
      <w:r w:rsidR="0010512E" w:rsidRPr="0010512E">
        <w:rPr>
          <w:rStyle w:val="27"/>
          <w:rFonts w:hint="cs"/>
          <w:rtl/>
        </w:rPr>
        <w:t>א''ל</w:t>
      </w:r>
      <w:r w:rsidRPr="0010512E">
        <w:rPr>
          <w:rStyle w:val="27"/>
          <w:rtl/>
        </w:rPr>
        <w:t>:</w:t>
      </w:r>
      <w:r w:rsidRPr="006F178A">
        <w:rPr>
          <w:rtl/>
        </w:rPr>
        <w:t xml:space="preserve"> אסור.</w:t>
      </w:r>
      <w:r w:rsidRPr="006F178A">
        <w:rPr>
          <w:rFonts w:hint="cs"/>
          <w:rtl/>
        </w:rPr>
        <w:t xml:space="preserve">   </w:t>
      </w:r>
      <w:r w:rsidRPr="006F178A">
        <w:rPr>
          <w:rtl/>
        </w:rPr>
        <w:t xml:space="preserve">בבגדו, מהו? </w:t>
      </w:r>
      <w:r w:rsidRPr="00D35369">
        <w:rPr>
          <w:rStyle w:val="27"/>
          <w:rtl/>
        </w:rPr>
        <w:t xml:space="preserve">א"ל: </w:t>
      </w:r>
      <w:r w:rsidRPr="006F178A">
        <w:rPr>
          <w:rtl/>
        </w:rPr>
        <w:t>מותר.</w:t>
      </w:r>
    </w:p>
    <w:p w14:paraId="40A11527" w14:textId="146125E6" w:rsidR="00E11E05" w:rsidRDefault="00FF3740" w:rsidP="00E11E05">
      <w:pPr>
        <w:pStyle w:val="36"/>
        <w:framePr w:wrap="notBeside"/>
        <w:rPr>
          <w:rtl/>
        </w:rPr>
      </w:pPr>
      <w:r w:rsidRPr="00E11E05">
        <w:rPr>
          <w:rFonts w:hint="cs"/>
          <w:rtl/>
        </w:rPr>
        <w:t>א</w:t>
      </w:r>
      <w:r w:rsidRPr="00E11E05">
        <w:rPr>
          <w:rtl/>
        </w:rPr>
        <w:t>"</w:t>
      </w:r>
      <w:r w:rsidRPr="00E11E05">
        <w:rPr>
          <w:rFonts w:hint="cs"/>
          <w:rtl/>
        </w:rPr>
        <w:t>ד</w:t>
      </w:r>
      <w:r w:rsidRPr="00E11E05">
        <w:rPr>
          <w:rtl/>
        </w:rPr>
        <w:t xml:space="preserve"> </w:t>
      </w:r>
      <w:r w:rsidR="00E11E05">
        <w:rPr>
          <w:rFonts w:hint="cs"/>
          <w:rtl/>
        </w:rPr>
        <w:t>שאלו</w:t>
      </w:r>
      <w:r w:rsidRPr="00E11E05">
        <w:rPr>
          <w:rtl/>
        </w:rPr>
        <w:t xml:space="preserve"> </w:t>
      </w:r>
    </w:p>
    <w:p w14:paraId="495AF928" w14:textId="3F69A036" w:rsidR="00FF3740" w:rsidRPr="006F178A" w:rsidRDefault="00FF3740" w:rsidP="008C519E">
      <w:pPr>
        <w:rPr>
          <w:rtl/>
        </w:rPr>
      </w:pPr>
      <w:r w:rsidRPr="006F178A">
        <w:rPr>
          <w:rtl/>
        </w:rPr>
        <w:t xml:space="preserve">בתפלה בבגדו, </w:t>
      </w:r>
      <w:r w:rsidR="00F11D69" w:rsidRPr="00F11D69">
        <w:rPr>
          <w:rStyle w:val="a6"/>
          <w:rFonts w:hint="cs"/>
          <w:rtl/>
        </w:rPr>
        <w:t>כשמתפלל</w:t>
      </w:r>
      <w:r w:rsidR="00F11D69">
        <w:rPr>
          <w:rFonts w:hint="cs"/>
          <w:rtl/>
        </w:rPr>
        <w:t xml:space="preserve"> </w:t>
      </w:r>
      <w:r w:rsidRPr="006F178A">
        <w:rPr>
          <w:rtl/>
        </w:rPr>
        <w:t xml:space="preserve">מאי? </w:t>
      </w:r>
      <w:r w:rsidRPr="00E11E05">
        <w:rPr>
          <w:rStyle w:val="27"/>
          <w:rtl/>
        </w:rPr>
        <w:t xml:space="preserve">א"ל: </w:t>
      </w:r>
      <w:r w:rsidRPr="006F178A">
        <w:rPr>
          <w:rtl/>
        </w:rPr>
        <w:t>אסור.</w:t>
      </w:r>
      <w:r w:rsidRPr="006F178A">
        <w:rPr>
          <w:rFonts w:hint="cs"/>
          <w:rtl/>
        </w:rPr>
        <w:t xml:space="preserve">   </w:t>
      </w:r>
      <w:r w:rsidRPr="00766B62">
        <w:rPr>
          <w:rFonts w:cs="BA Vilna Bold"/>
          <w:rtl/>
        </w:rPr>
        <w:t>ו</w:t>
      </w:r>
      <w:r w:rsidR="008C519E">
        <w:rPr>
          <w:rFonts w:cs="BA Vilna Bold" w:hint="cs"/>
          <w:rtl/>
        </w:rPr>
        <w:t>אין הלכה כר''ח.</w:t>
      </w:r>
    </w:p>
    <w:p w14:paraId="42154BDF" w14:textId="77777777" w:rsidR="00FF3740" w:rsidRPr="006F178A" w:rsidRDefault="00FF3740" w:rsidP="000F6CD2">
      <w:pPr>
        <w:pStyle w:val="afffffb"/>
        <w:rPr>
          <w:rtl/>
        </w:rPr>
      </w:pPr>
      <w:r>
        <w:rPr>
          <w:rtl/>
        </w:rPr>
        <w:t>׹</w:t>
      </w:r>
    </w:p>
    <w:p w14:paraId="460C89C5" w14:textId="77777777" w:rsidR="00FF3740" w:rsidRPr="006F178A" w:rsidRDefault="00FF3740" w:rsidP="00516202">
      <w:pPr>
        <w:pStyle w:val="affff5"/>
        <w:framePr w:wrap="around"/>
        <w:rPr>
          <w:rtl/>
        </w:rPr>
      </w:pPr>
      <w:r w:rsidRPr="006F178A">
        <w:rPr>
          <w:rFonts w:hint="cs"/>
          <w:rtl/>
        </w:rPr>
        <w:t xml:space="preserve">נט: </w:t>
      </w:r>
    </w:p>
    <w:p w14:paraId="6A0E29A6" w14:textId="77777777" w:rsidR="00FF3740" w:rsidRPr="006F178A" w:rsidRDefault="00FF3740" w:rsidP="008C519E">
      <w:pPr>
        <w:pStyle w:val="affffff2"/>
        <w:framePr w:wrap="around"/>
        <w:rPr>
          <w:rtl/>
        </w:rPr>
      </w:pPr>
      <w:del w:id="20229" w:author="קלוד" w:date="2026-10-06T10:09:33Z">
        <w:r>
          <w:rPr>
            <w:rtl/>
          </w:rPr>
          <w:delText xml:space="preserve">מתני'.</w:delText>
        </w:r>
      </w:del>
      <w:ins w:id="20230" w:author="קלוד" w:date="2026-10-06T10:09:33Z">
        <w:r>
          <w:rPr>
            <w:rtl/>
          </w:rPr>
          <w:t xml:space="preserve">משנה א</w:t>
        </w:r>
      </w:ins>
    </w:p>
    <w:p w14:paraId="3C60B267" w14:textId="77777777" w:rsidR="00FF3740" w:rsidRPr="006F178A" w:rsidRDefault="00FF3740" w:rsidP="00FF3740">
      <w:pPr>
        <w:pStyle w:val="affffb"/>
        <w:spacing w:before="120"/>
        <w:rPr>
          <w:rtl/>
        </w:rPr>
        <w:pPrChange w:id="90052" w:author="קלוד" w:date="2026-10-08T12:08:16Z">
          <w:pPr>
            <w:pStyle w:val="affffb"/>
          </w:pPr>
        </w:pPrChange>
      </w:pPr>
      <w:r w:rsidRPr="006F178A">
        <w:rPr>
          <w:rtl/>
        </w:rPr>
        <w:t xml:space="preserve">מת אחד מהן </w:t>
      </w:r>
      <w:r w:rsidRPr="00183F1D">
        <w:rPr>
          <w:rStyle w:val="TanaimMishna"/>
          <w:rtl/>
          <w:rPrChange w:id="20167" w:author="קלוד" w:date="2026-10-06T10:09:33Z">
            <w:rPr>
              <w:rStyle w:val="27"/>
              <w:rtl/>
            </w:rPr>
          </w:rPrChange>
        </w:rPr>
        <w:t xml:space="preserve">- אמר ר' יהושע: </w:t>
      </w:r>
      <w:r w:rsidRPr="006F178A">
        <w:rPr>
          <w:rtl/>
        </w:rPr>
        <w:t>יבקש אחד מן השוק שידור כנגדו בנזיר,</w:t>
      </w:r>
    </w:p>
    <w:p w14:paraId="64A8DEE0" w14:textId="15B4381A" w:rsidR="00FF3740" w:rsidRPr="006F178A" w:rsidRDefault="00FF3740" w:rsidP="00FF3740">
      <w:pPr>
        <w:pStyle w:val="affffb"/>
        <w:rPr>
          <w:rtl/>
        </w:rPr>
      </w:pPr>
      <w:r w:rsidRPr="00183F1D">
        <w:rPr>
          <w:rStyle w:val="TanaimMishna"/>
          <w:rtl/>
          <w:rPrChange w:id="20168" w:author="קלוד" w:date="2026-10-06T10:09:33Z">
            <w:rPr>
              <w:rStyle w:val="27"/>
              <w:rtl/>
            </w:rPr>
          </w:rPrChange>
        </w:rPr>
        <w:t xml:space="preserve">ואומר: </w:t>
      </w:r>
      <w:r w:rsidRPr="006F178A">
        <w:rPr>
          <w:rtl/>
        </w:rPr>
        <w:t xml:space="preserve">אם טמא הייתי הרי אתה נזיר מיד, ואם טהור הייתי הרי אתה </w:t>
      </w:r>
      <w:r w:rsidRPr="00392931">
        <w:rPr>
          <w:rtl/>
        </w:rPr>
        <w:t xml:space="preserve">נזיר אחר </w:t>
      </w:r>
      <w:r w:rsidR="00C634F0">
        <w:rPr>
          <w:rFonts w:hint="cs"/>
          <w:rtl/>
        </w:rPr>
        <w:t>ל'</w:t>
      </w:r>
      <w:r w:rsidRPr="00392931">
        <w:rPr>
          <w:rtl/>
        </w:rPr>
        <w:t xml:space="preserve"> יום, וסופרין שלשים ומביאין קרבן טומאה וקרבן טהרה, </w:t>
      </w:r>
    </w:p>
    <w:p w14:paraId="3D7B1FD3" w14:textId="77777777" w:rsidR="00FF3740" w:rsidRPr="006F178A" w:rsidRDefault="00FF3740" w:rsidP="00FF3740">
      <w:pPr>
        <w:pStyle w:val="affffb"/>
        <w:rPr>
          <w:rtl/>
        </w:rPr>
      </w:pPr>
      <w:r w:rsidRPr="00183F1D">
        <w:rPr>
          <w:rStyle w:val="TanaimMishna"/>
          <w:rtl/>
          <w:rPrChange w:id="20169" w:author="קלוד" w:date="2026-10-06T10:09:33Z">
            <w:rPr>
              <w:rStyle w:val="27"/>
              <w:rtl/>
            </w:rPr>
          </w:rPrChange>
        </w:rPr>
        <w:t xml:space="preserve">ואומר: </w:t>
      </w:r>
      <w:r w:rsidRPr="006F178A">
        <w:rPr>
          <w:rtl/>
        </w:rPr>
        <w:t xml:space="preserve">אם אני הוא הטמא - קרבן טומאה שלי וקרבן טהרה שלך, </w:t>
      </w:r>
    </w:p>
    <w:p w14:paraId="3780C36F" w14:textId="6D052B03" w:rsidR="00FF3740" w:rsidRPr="006F178A" w:rsidRDefault="00FF3740" w:rsidP="00FF3740">
      <w:pPr>
        <w:pStyle w:val="affffb"/>
        <w:rPr>
          <w:rtl/>
        </w:rPr>
      </w:pPr>
      <w:r w:rsidRPr="006F178A">
        <w:rPr>
          <w:rtl/>
        </w:rPr>
        <w:t xml:space="preserve">ואם אני הוא הטהור קרבן טהרה שלי וקרבן טומאה בספק, וסופרים </w:t>
      </w:r>
      <w:r w:rsidR="00C634F0">
        <w:rPr>
          <w:rFonts w:hint="cs"/>
          <w:rtl/>
        </w:rPr>
        <w:t>ל'</w:t>
      </w:r>
      <w:r w:rsidRPr="006F178A">
        <w:rPr>
          <w:rtl/>
        </w:rPr>
        <w:t xml:space="preserve"> יום ומביאין קרבן טהרה, </w:t>
      </w:r>
    </w:p>
    <w:p w14:paraId="61D654BC" w14:textId="7F6F05BF" w:rsidR="00FF3740" w:rsidRPr="00C634F0" w:rsidRDefault="00FF3740" w:rsidP="00FF3740">
      <w:pPr>
        <w:pStyle w:val="affffb"/>
        <w:rPr>
          <w:spacing w:val="0"/>
          <w:rtl/>
        </w:rPr>
      </w:pPr>
      <w:r w:rsidRPr="00C634F0">
        <w:rPr>
          <w:rStyle w:val="TanaimMishna"/>
          <w:spacing w:val="0"/>
          <w:rtl/>
          <w:rPrChange w:id="20170" w:author="קלוד" w:date="2026-10-06T10:09:33Z">
            <w:rPr>
              <w:rStyle w:val="27"/>
              <w:spacing w:val="0"/>
              <w:rtl/>
            </w:rPr>
          </w:rPrChange>
        </w:rPr>
        <w:t xml:space="preserve">ואומר: </w:t>
      </w:r>
      <w:r w:rsidRPr="00C634F0">
        <w:rPr>
          <w:spacing w:val="0"/>
          <w:rtl/>
        </w:rPr>
        <w:t>אם אני הטמא קרבן טומאה שלי וקרבן טהרה שלך וזה קרבן טהרתי</w:t>
      </w:r>
    </w:p>
    <w:p w14:paraId="767DA136" w14:textId="0F7B1264" w:rsidR="00FF3740" w:rsidRPr="009C1970" w:rsidRDefault="00FF3740" w:rsidP="00C634F0">
      <w:pPr>
        <w:pStyle w:val="affffb"/>
        <w:spacing w:after="120"/>
        <w:rPr>
          <w:rtl/>
        </w:rPr>
      </w:pPr>
      <w:r w:rsidRPr="00C634F0">
        <w:rPr>
          <w:spacing w:val="0"/>
          <w:rtl/>
        </w:rPr>
        <w:t>ואם אני הטהור קרבן טהרה שלי וקרבן טומאה בספק, וזהו קרבן טהרתך.</w:t>
      </w:r>
    </w:p>
    <w:p w14:paraId="4C9E8A8E" w14:textId="77777777" w:rsidR="00FF3740" w:rsidRPr="006F178A" w:rsidRDefault="00FF3740" w:rsidP="00FF3740">
      <w:pPr>
        <w:pStyle w:val="affffb"/>
        <w:rPr>
          <w:rtl/>
        </w:rPr>
      </w:pPr>
      <w:r w:rsidRPr="00183F1D">
        <w:rPr>
          <w:rStyle w:val="TanaimMishna"/>
          <w:rtl/>
          <w:rPrChange w:id="20171" w:author="קלוד" w:date="2026-10-06T10:09:33Z">
            <w:rPr>
              <w:rStyle w:val="27"/>
              <w:rtl/>
            </w:rPr>
          </w:rPrChange>
        </w:rPr>
        <w:t xml:space="preserve">אמר לו בן זומא: </w:t>
      </w:r>
      <w:r w:rsidRPr="006F178A">
        <w:rPr>
          <w:rtl/>
        </w:rPr>
        <w:t xml:space="preserve">ומי שומע לו שידור כנגדו בנזיר! </w:t>
      </w:r>
    </w:p>
    <w:p w14:paraId="79363FD3" w14:textId="09DFD09F" w:rsidR="00FF3740" w:rsidRPr="006F178A" w:rsidRDefault="00010077" w:rsidP="00FF3740">
      <w:pPr>
        <w:pStyle w:val="affffb"/>
        <w:rPr>
          <w:rtl/>
        </w:rPr>
      </w:pPr>
      <w:r>
        <w:rPr>
          <w:rFonts w:hint="cs"/>
          <w:rtl/>
        </w:rPr>
        <w:t xml:space="preserve"> </w:t>
      </w:r>
      <w:r>
        <w:rPr>
          <w:rtl/>
        </w:rPr>
        <w:tab/>
      </w:r>
      <w:r>
        <w:rPr>
          <w:rtl/>
        </w:rPr>
        <w:tab/>
      </w:r>
      <w:r>
        <w:rPr>
          <w:rtl/>
        </w:rPr>
        <w:tab/>
      </w:r>
      <w:r>
        <w:rPr>
          <w:rtl/>
        </w:rPr>
        <w:tab/>
      </w:r>
      <w:r>
        <w:rPr>
          <w:rtl/>
        </w:rPr>
        <w:tab/>
      </w:r>
      <w:r>
        <w:rPr>
          <w:rtl/>
        </w:rPr>
        <w:tab/>
      </w:r>
      <w:r>
        <w:rPr>
          <w:rFonts w:hint="cs"/>
          <w:rtl/>
        </w:rPr>
        <w:t xml:space="preserve"> </w:t>
      </w:r>
      <w:r w:rsidR="00FF3740" w:rsidRPr="006F178A">
        <w:rPr>
          <w:rtl/>
        </w:rPr>
        <w:t xml:space="preserve">אלא, מביא חטאת העוף ועולת בהמה, </w:t>
      </w:r>
    </w:p>
    <w:p w14:paraId="53561BDA" w14:textId="5ED158CF" w:rsidR="00FF3740" w:rsidRPr="00B15076" w:rsidRDefault="00FF3740" w:rsidP="00E250B0">
      <w:pPr>
        <w:pStyle w:val="affffb"/>
        <w:rPr>
          <w:spacing w:val="2"/>
          <w:rtl/>
        </w:rPr>
      </w:pPr>
      <w:r w:rsidRPr="00E250B0">
        <w:rPr>
          <w:rStyle w:val="TanaimMishna"/>
          <w:rtl/>
          <w:rPrChange w:id="20172" w:author="קלוד" w:date="2026-10-06T10:09:33Z">
            <w:rPr>
              <w:rStyle w:val="27"/>
              <w:rtl/>
            </w:rPr>
          </w:rPrChange>
        </w:rPr>
        <w:t xml:space="preserve">ואומר: </w:t>
      </w:r>
      <w:r w:rsidRPr="006F178A">
        <w:rPr>
          <w:rtl/>
        </w:rPr>
        <w:t>אם טמא הייתי החטאת מחובתי והעולה נדבה,</w:t>
      </w:r>
      <w:r w:rsidR="00E250B0">
        <w:rPr>
          <w:rFonts w:hint="cs"/>
          <w:spacing w:val="2"/>
          <w:rtl/>
        </w:rPr>
        <w:t xml:space="preserve"> </w:t>
      </w:r>
      <w:r w:rsidRPr="00B15076">
        <w:rPr>
          <w:spacing w:val="2"/>
          <w:rtl/>
        </w:rPr>
        <w:t xml:space="preserve">ואם טהור הייתי העולה מחובתי והחטאת מספק, וסופר שלשים יום ומביא קרבן טהרה, </w:t>
      </w:r>
    </w:p>
    <w:p w14:paraId="29776ABD" w14:textId="77777777" w:rsidR="00FF3740" w:rsidRPr="006F178A" w:rsidRDefault="00FF3740" w:rsidP="00FF3740">
      <w:pPr>
        <w:pStyle w:val="affffb"/>
        <w:rPr>
          <w:rtl/>
        </w:rPr>
      </w:pPr>
      <w:r w:rsidRPr="00E250B0">
        <w:rPr>
          <w:rStyle w:val="TanaimMishna"/>
          <w:rtl/>
          <w:rPrChange w:id="20173" w:author="קלוד" w:date="2026-10-06T10:09:33Z">
            <w:rPr>
              <w:rStyle w:val="27"/>
              <w:rtl/>
            </w:rPr>
          </w:rPrChange>
        </w:rPr>
        <w:t xml:space="preserve">ואומר: </w:t>
      </w:r>
      <w:r w:rsidRPr="006F178A">
        <w:rPr>
          <w:rtl/>
        </w:rPr>
        <w:t xml:space="preserve">אם טמא הייתי - העולה הראשונה נדבה וזו חובה, </w:t>
      </w:r>
    </w:p>
    <w:p w14:paraId="6546A7C1" w14:textId="31D468A9" w:rsidR="00FF3740" w:rsidRPr="006F178A" w:rsidRDefault="00E250B0" w:rsidP="00FF3740">
      <w:pPr>
        <w:pStyle w:val="affffb"/>
        <w:rPr>
          <w:rtl/>
        </w:rPr>
      </w:pPr>
      <w:r>
        <w:rPr>
          <w:rFonts w:hint="cs"/>
          <w:rtl/>
        </w:rPr>
        <w:t xml:space="preserve"> </w:t>
      </w:r>
      <w:r>
        <w:rPr>
          <w:rtl/>
        </w:rPr>
        <w:tab/>
      </w:r>
      <w:r w:rsidR="00FF3740" w:rsidRPr="006F178A">
        <w:rPr>
          <w:rtl/>
        </w:rPr>
        <w:t>ואם טהור הייתי - העולה הראשונה חובה וזו נדבה וזו שאר קרבני.</w:t>
      </w:r>
    </w:p>
    <w:p w14:paraId="6295F1B6" w14:textId="77777777" w:rsidR="00E250B0" w:rsidRDefault="00FF3740" w:rsidP="00FF3740">
      <w:pPr>
        <w:pStyle w:val="affffb"/>
        <w:rPr>
          <w:rtl/>
        </w:rPr>
      </w:pPr>
      <w:r w:rsidRPr="00E250B0">
        <w:rPr>
          <w:rStyle w:val="TanaimMishna"/>
          <w:rtl/>
          <w:rPrChange w:id="20174" w:author="קלוד" w:date="2026-10-06T10:09:33Z">
            <w:rPr>
              <w:rStyle w:val="27"/>
              <w:rtl/>
            </w:rPr>
          </w:rPrChange>
        </w:rPr>
        <w:t>אמר רבי יהושע:</w:t>
      </w:r>
      <w:r w:rsidRPr="006F178A">
        <w:rPr>
          <w:rtl/>
        </w:rPr>
        <w:t xml:space="preserve"> נמצא זה מביא קרבנותיו לחצאים! </w:t>
      </w:r>
    </w:p>
    <w:p w14:paraId="629E81CF" w14:textId="55A2D36D" w:rsidR="00FF3740" w:rsidRPr="006F178A" w:rsidRDefault="00FF3740" w:rsidP="00FF3740">
      <w:pPr>
        <w:pStyle w:val="affffb"/>
        <w:rPr>
          <w:rtl/>
        </w:rPr>
      </w:pPr>
      <w:r>
        <w:rPr>
          <w:rtl/>
        </w:rPr>
        <w:t xml:space="preserve">אבל הודו לו </w:t>
      </w:r>
      <w:r>
        <w:rPr>
          <w:rStyle w:val="TanaimMishna"/>
          <w:rtl/>
          <w:rPrChange w:id="20175" w:author="קלוד" w:date="2026-10-06T10:09:33Z">
            <w:rPr>
              <w:rtl/>
            </w:rPr>
          </w:rPrChange>
        </w:rPr>
        <w:t xml:space="preserve">חכמים</w:t>
      </w:r>
      <w:r>
        <w:rPr>
          <w:rtl/>
        </w:rPr>
        <w:t xml:space="preserve"> לבן זומא.</w:t>
      </w:r>
    </w:p>
    <w:p w14:paraId="75E6D536" w14:textId="115BD634" w:rsidR="00FF3740" w:rsidRPr="006F178A" w:rsidRDefault="00C55A03" w:rsidP="00C55A03">
      <w:pPr>
        <w:pStyle w:val="afffff3"/>
        <w:rPr>
          <w:rtl/>
        </w:rPr>
      </w:pPr>
      <w:ins w:id="9880" w:author="מספור קטעי משנה" w:date="2026-10-06T06:45:37Z">
        <w:r>
          <w:rPr>
            <w:rStyle w:val="MisparKeta"/>
          </w:rPr>
          <w:t xml:space="preserve">א. </w:t>
        </w:r>
      </w:ins>
      <w:r>
        <w:rPr>
          <w:rFonts w:hint="cs"/>
          <w:rtl/>
        </w:rPr>
        <w:t>נמצא זה מביא קרבנותיו לחצאין</w:t>
      </w:r>
    </w:p>
    <w:p w14:paraId="3F9CDCFB" w14:textId="77777777" w:rsidR="00C55A03" w:rsidRDefault="00FF3740" w:rsidP="00C55A03">
      <w:pPr>
        <w:pStyle w:val="36"/>
        <w:framePr w:wrap="notBeside"/>
        <w:rPr>
          <w:rtl/>
        </w:rPr>
      </w:pPr>
      <w:r w:rsidRPr="00C55A03">
        <w:rPr>
          <w:rFonts w:hint="cs"/>
          <w:rtl/>
        </w:rPr>
        <w:t>ריא</w:t>
      </w:r>
      <w:r w:rsidRPr="00C55A03">
        <w:rPr>
          <w:rtl/>
        </w:rPr>
        <w:t>"</w:t>
      </w:r>
      <w:r w:rsidRPr="00C55A03">
        <w:rPr>
          <w:rFonts w:hint="cs"/>
          <w:rtl/>
        </w:rPr>
        <w:t>ש</w:t>
      </w:r>
      <w:r w:rsidRPr="00C55A03">
        <w:rPr>
          <w:rtl/>
        </w:rPr>
        <w:t xml:space="preserve">: </w:t>
      </w:r>
    </w:p>
    <w:p w14:paraId="338E71DA" w14:textId="45A9EF22" w:rsidR="00FF3740" w:rsidRPr="006F178A" w:rsidRDefault="00C55A03" w:rsidP="00C55A03">
      <w:pPr>
        <w:rPr>
          <w:rtl/>
        </w:rPr>
      </w:pPr>
      <w:r>
        <w:rPr>
          <w:rFonts w:hint="cs"/>
          <w:rtl/>
        </w:rPr>
        <w:t>ר''יה אמר כן רק לחדד את התלמידים</w:t>
      </w:r>
      <w:r w:rsidR="00570C0F">
        <w:rPr>
          <w:rFonts w:hint="cs"/>
          <w:rtl/>
        </w:rPr>
        <w:t xml:space="preserve"> </w:t>
      </w:r>
      <w:r w:rsidR="00570C0F" w:rsidRPr="00570C0F">
        <w:rPr>
          <w:rStyle w:val="a6"/>
          <w:rFonts w:hint="cs"/>
          <w:rtl/>
        </w:rPr>
        <w:t>שאין בעיה שיביא לחצאין</w:t>
      </w:r>
    </w:p>
    <w:p w14:paraId="662EAE51" w14:textId="77777777" w:rsidR="00C55A03" w:rsidRDefault="00FF3740" w:rsidP="00C55A03">
      <w:pPr>
        <w:pStyle w:val="36"/>
        <w:framePr w:wrap="notBeside"/>
        <w:rPr>
          <w:rtl/>
        </w:rPr>
      </w:pPr>
      <w:r w:rsidRPr="00C55A03">
        <w:rPr>
          <w:rtl/>
        </w:rPr>
        <w:t>רב נחמן:</w:t>
      </w:r>
    </w:p>
    <w:p w14:paraId="7AB28E23" w14:textId="110C8653" w:rsidR="00FF3740" w:rsidRPr="006F178A" w:rsidRDefault="00BA12D3" w:rsidP="00BA12D3">
      <w:pPr>
        <w:rPr>
          <w:rtl/>
        </w:rPr>
      </w:pPr>
      <w:r>
        <w:rPr>
          <w:rFonts w:hint="cs"/>
          <w:rtl/>
        </w:rPr>
        <w:t xml:space="preserve">מה יעשה רי''ה לחלב בני המעיים שלא יסריח </w:t>
      </w:r>
      <w:r w:rsidR="00FF3740" w:rsidRPr="006F178A">
        <w:rPr>
          <w:rtl/>
        </w:rPr>
        <w:t xml:space="preserve"> </w:t>
      </w:r>
      <w:r w:rsidR="00570C0F" w:rsidRPr="00570C0F">
        <w:rPr>
          <w:rStyle w:val="a6"/>
          <w:rFonts w:hint="cs"/>
          <w:rtl/>
        </w:rPr>
        <w:t>שצריך שיגלחו שניהם</w:t>
      </w:r>
    </w:p>
    <w:p w14:paraId="2F03BBAB" w14:textId="795A3799" w:rsidR="00AE51E7" w:rsidRDefault="00FF3740" w:rsidP="000F6CD2">
      <w:pPr>
        <w:pStyle w:val="afffffb"/>
        <w:rPr>
          <w:rtl/>
        </w:rPr>
      </w:pPr>
      <w:r>
        <w:rPr>
          <w:rtl/>
        </w:rPr>
        <w:t>׹</w:t>
      </w:r>
    </w:p>
    <w:p w14:paraId="1513DA67" w14:textId="77777777" w:rsidR="00AE51E7" w:rsidRDefault="00AE51E7">
      <w:pPr>
        <w:bidi w:val="0"/>
        <w:spacing w:after="160" w:line="259" w:lineRule="auto"/>
        <w:jc w:val="left"/>
        <w:rPr>
          <w:rFonts w:ascii="BA חניכי הישיבות" w:hAnsi="BA חניכי הישיבות" w:cs="BA חניכי הישיבות"/>
          <w:color w:val="BF8F00" w:themeColor="accent4" w:themeShade="BF"/>
          <w:rtl/>
        </w:rPr>
      </w:pPr>
      <w:r>
        <w:rPr>
          <w:rtl/>
        </w:rPr>
        <w:br w:type="page"/>
      </w:r>
    </w:p>
    <w:p w14:paraId="3D4358C7" w14:textId="77777777" w:rsidR="00FF3740" w:rsidRPr="006F178A" w:rsidRDefault="00FF3740" w:rsidP="00570C0F">
      <w:pPr>
        <w:pStyle w:val="affffff2"/>
        <w:framePr w:wrap="around"/>
        <w:rPr>
          <w:rtl/>
        </w:rPr>
      </w:pPr>
      <w:del w:id="20231" w:author="קלוד" w:date="2026-10-06T10:09:33Z">
        <w:r>
          <w:rPr>
            <w:rtl/>
          </w:rPr>
          <w:delText xml:space="preserve">מתני'.</w:delText>
        </w:r>
      </w:del>
      <w:ins w:id="20232" w:author="קלוד" w:date="2026-10-06T10:09:33Z">
        <w:r>
          <w:rPr>
            <w:rtl/>
          </w:rPr>
          <w:t xml:space="preserve">משנה ב</w:t>
        </w:r>
      </w:ins>
    </w:p>
    <w:p w14:paraId="5BB192F9" w14:textId="77777777" w:rsidR="00FF3740" w:rsidRPr="006F178A" w:rsidRDefault="00FF3740" w:rsidP="00FF3740">
      <w:pPr>
        <w:pStyle w:val="affffb"/>
        <w:spacing w:before="120"/>
        <w:rPr>
          <w:rtl/>
        </w:rPr>
        <w:pPrChange w:id="90053" w:author="קלוד" w:date="2026-10-08T12:08:16Z">
          <w:pPr>
            <w:pStyle w:val="affffb"/>
          </w:pPr>
        </w:pPrChange>
      </w:pPr>
      <w:r w:rsidRPr="006F178A">
        <w:rPr>
          <w:rtl/>
        </w:rPr>
        <w:t xml:space="preserve">נזיר שהיה טמא בספק ומוחלט בספק, אוכל בקדשים אחר ששים יום, </w:t>
      </w:r>
    </w:p>
    <w:p w14:paraId="46603BA4" w14:textId="77777777" w:rsidR="00FF3740" w:rsidRPr="006F178A" w:rsidRDefault="00FF3740" w:rsidP="00FF3740">
      <w:pPr>
        <w:pStyle w:val="affffb"/>
        <w:rPr>
          <w:rtl/>
        </w:rPr>
      </w:pPr>
      <w:r w:rsidRPr="006F178A">
        <w:rPr>
          <w:rFonts w:hint="cs"/>
          <w:rtl/>
        </w:rPr>
        <w:t xml:space="preserve"> </w:t>
      </w:r>
      <w:r w:rsidRPr="006F178A">
        <w:rPr>
          <w:rFonts w:hint="cs"/>
          <w:rtl/>
        </w:rPr>
        <w:tab/>
      </w:r>
      <w:r w:rsidRPr="006F178A">
        <w:rPr>
          <w:rFonts w:hint="cs"/>
          <w:rtl/>
        </w:rPr>
        <w:tab/>
      </w:r>
      <w:r w:rsidRPr="006F178A">
        <w:rPr>
          <w:rFonts w:hint="cs"/>
          <w:rtl/>
        </w:rPr>
        <w:tab/>
        <w:t xml:space="preserve">    </w:t>
      </w:r>
      <w:r w:rsidRPr="006F178A">
        <w:rPr>
          <w:rtl/>
        </w:rPr>
        <w:t xml:space="preserve">ושותה יין ומטמא למתים אחר מאה ועשרים יום, </w:t>
      </w:r>
    </w:p>
    <w:p w14:paraId="473D07EA" w14:textId="77777777" w:rsidR="007B1516" w:rsidRDefault="00FF3740" w:rsidP="00FF3740">
      <w:pPr>
        <w:pStyle w:val="affffb"/>
        <w:rPr>
          <w:spacing w:val="2"/>
          <w:rtl/>
        </w:rPr>
      </w:pPr>
      <w:r w:rsidRPr="00B15076">
        <w:rPr>
          <w:spacing w:val="2"/>
          <w:rtl/>
        </w:rPr>
        <w:t xml:space="preserve">שתגלחת הנגע דוחה תגלחת הנזיר בזמן שהוא ודאי, </w:t>
      </w:r>
    </w:p>
    <w:p w14:paraId="74DCCC9B" w14:textId="2BB4841D" w:rsidR="00FF3740" w:rsidRPr="00B15076" w:rsidRDefault="00FF3740" w:rsidP="00FF3740">
      <w:pPr>
        <w:pStyle w:val="affffb"/>
        <w:rPr>
          <w:spacing w:val="2"/>
          <w:rtl/>
        </w:rPr>
      </w:pPr>
      <w:r w:rsidRPr="00B15076">
        <w:rPr>
          <w:spacing w:val="2"/>
          <w:rtl/>
        </w:rPr>
        <w:t>אבל בזמן שהוא ספק אינו דוחה.</w:t>
      </w:r>
    </w:p>
    <w:p w14:paraId="55A241D4" w14:textId="77777777" w:rsidR="00FF3740" w:rsidRPr="006F178A" w:rsidRDefault="00FF3740" w:rsidP="000F6CD2">
      <w:pPr>
        <w:pStyle w:val="afffffb"/>
        <w:rPr>
          <w:rtl/>
        </w:rPr>
      </w:pPr>
      <w:r>
        <w:rPr>
          <w:rtl/>
        </w:rPr>
        <w:t>׹</w:t>
      </w:r>
    </w:p>
    <w:p w14:paraId="4CC45508" w14:textId="77777777" w:rsidR="00FF3740" w:rsidRPr="006F178A" w:rsidRDefault="00FF3740" w:rsidP="00516202">
      <w:pPr>
        <w:pStyle w:val="affff5"/>
        <w:framePr w:wrap="around"/>
        <w:rPr>
          <w:rtl/>
        </w:rPr>
      </w:pPr>
      <w:r w:rsidRPr="006F178A">
        <w:rPr>
          <w:rFonts w:hint="cs"/>
          <w:rtl/>
        </w:rPr>
        <w:t>ס.</w:t>
      </w:r>
    </w:p>
    <w:p w14:paraId="10A7B437" w14:textId="59C5FFC7" w:rsidR="005E7423" w:rsidRDefault="005E7423" w:rsidP="005E7423">
      <w:pPr>
        <w:pStyle w:val="36"/>
        <w:framePr w:wrap="notBeside"/>
        <w:rPr>
          <w:rFonts w:ascii="FontbitDavid" w:hAnsi="FontbitDavid"/>
          <w:rtl/>
        </w:rPr>
      </w:pPr>
      <w:r w:rsidRPr="005E7423">
        <w:rPr>
          <w:rFonts w:hint="cs"/>
          <w:rtl/>
        </w:rPr>
        <w:t xml:space="preserve">תני: </w:t>
      </w:r>
    </w:p>
    <w:p w14:paraId="22FEE6C7" w14:textId="47918D1E" w:rsidR="00FF3740" w:rsidRPr="006F178A" w:rsidRDefault="000B46D7" w:rsidP="005E7423">
      <w:pPr>
        <w:rPr>
          <w:rtl/>
        </w:rPr>
      </w:pPr>
      <w:r>
        <w:rPr>
          <w:rFonts w:ascii="FontbitDavid" w:hAnsi="FontbitDavid" w:hint="cs"/>
          <w:rtl/>
        </w:rPr>
        <w:t>ב</w:t>
      </w:r>
      <w:r w:rsidR="00FF3740" w:rsidRPr="006F178A">
        <w:rPr>
          <w:rFonts w:ascii="FontbitDavid" w:hAnsi="FontbitDavid"/>
          <w:rtl/>
        </w:rPr>
        <w:t xml:space="preserve">ד"א - בנזירות מועטת, </w:t>
      </w:r>
      <w:r w:rsidR="00FF3740" w:rsidRPr="00AF3199">
        <w:rPr>
          <w:rFonts w:ascii="FontbitDavid" w:hAnsi="FontbitDavid" w:cs="BA Vilna Bold"/>
          <w:rtl/>
        </w:rPr>
        <w:t xml:space="preserve">אבל בנזירות בת שנה </w:t>
      </w:r>
      <w:r w:rsidR="00FF3740" w:rsidRPr="006F178A">
        <w:rPr>
          <w:rFonts w:ascii="FontbitDavid" w:hAnsi="FontbitDavid"/>
          <w:rtl/>
        </w:rPr>
        <w:t>- אוכל בקדשים אחר שתי שנים, ושותה יין ומיטמא למתים לאחר ארבע שנים</w:t>
      </w:r>
      <w:r w:rsidR="001A7DD4">
        <w:rPr>
          <w:rFonts w:ascii="FontbitDavid" w:hAnsi="FontbitDavid"/>
          <w:rtl/>
        </w:rPr>
        <w:t>.</w:t>
      </w:r>
    </w:p>
    <w:p w14:paraId="5A32F70F" w14:textId="77777777" w:rsidR="000B46D7" w:rsidRDefault="00FF3740" w:rsidP="000B46D7">
      <w:pPr>
        <w:pStyle w:val="36"/>
        <w:framePr w:wrap="notBeside"/>
        <w:rPr>
          <w:spacing w:val="-4"/>
          <w:rtl/>
        </w:rPr>
      </w:pPr>
      <w:r w:rsidRPr="000B46D7">
        <w:rPr>
          <w:rtl/>
        </w:rPr>
        <w:t xml:space="preserve">ותני עלה: </w:t>
      </w:r>
    </w:p>
    <w:p w14:paraId="3862D8C5" w14:textId="40ED42A9" w:rsidR="000B46D7" w:rsidRPr="00AF3199" w:rsidRDefault="00FF3740" w:rsidP="000B46D7">
      <w:pPr>
        <w:jc w:val="center"/>
        <w:rPr>
          <w:rFonts w:cs="BA Vilna Bold"/>
          <w:rtl/>
        </w:rPr>
      </w:pPr>
      <w:r w:rsidRPr="00AF3199">
        <w:rPr>
          <w:rFonts w:cs="BA Vilna Bold"/>
          <w:rtl/>
        </w:rPr>
        <w:t>ומגלח ארבע תגלחיות,</w:t>
      </w:r>
    </w:p>
    <w:p w14:paraId="27E83616" w14:textId="3AD27F1A" w:rsidR="00FF3740" w:rsidRPr="000B46D7" w:rsidRDefault="00FF3740" w:rsidP="00FF3740">
      <w:pPr>
        <w:rPr>
          <w:rtl/>
        </w:rPr>
      </w:pPr>
      <w:r w:rsidRPr="00AF3199">
        <w:rPr>
          <w:rFonts w:cs="BA Vilna Bold"/>
          <w:rtl/>
        </w:rPr>
        <w:t xml:space="preserve">תגלחת ראשונה </w:t>
      </w:r>
      <w:r w:rsidRPr="000B46D7">
        <w:rPr>
          <w:rtl/>
        </w:rPr>
        <w:t xml:space="preserve">- מביא צפורים וחטאת העוף ועולת בהמה, </w:t>
      </w:r>
    </w:p>
    <w:p w14:paraId="126FC303" w14:textId="77777777" w:rsidR="00FF3740" w:rsidRPr="006F178A" w:rsidRDefault="00FF3740" w:rsidP="00FF3740">
      <w:pPr>
        <w:rPr>
          <w:rtl/>
        </w:rPr>
      </w:pPr>
      <w:r w:rsidRPr="00AF3199">
        <w:rPr>
          <w:rFonts w:cs="BA Vilna Bold"/>
          <w:rtl/>
        </w:rPr>
        <w:t>שניה</w:t>
      </w:r>
      <w:r w:rsidRPr="006F178A">
        <w:rPr>
          <w:rtl/>
        </w:rPr>
        <w:t xml:space="preserve"> - מביא חטאת העוף ועולת בהמה, </w:t>
      </w:r>
    </w:p>
    <w:p w14:paraId="6498F579" w14:textId="77777777" w:rsidR="00FF3740" w:rsidRPr="006F178A" w:rsidRDefault="00FF3740" w:rsidP="00FF3740">
      <w:pPr>
        <w:rPr>
          <w:rtl/>
        </w:rPr>
      </w:pPr>
      <w:r w:rsidRPr="00AF3199">
        <w:rPr>
          <w:rFonts w:cs="BA Vilna Bold"/>
          <w:rtl/>
        </w:rPr>
        <w:t>שלישית</w:t>
      </w:r>
      <w:r w:rsidRPr="006F178A">
        <w:rPr>
          <w:rtl/>
        </w:rPr>
        <w:t xml:space="preserve"> - מביא חטאת העוף ועולת בהמה, </w:t>
      </w:r>
    </w:p>
    <w:p w14:paraId="5B0E0350" w14:textId="77777777" w:rsidR="00FF3740" w:rsidRPr="006F178A" w:rsidRDefault="00FF3740" w:rsidP="000C4196">
      <w:pPr>
        <w:spacing w:after="120"/>
        <w:rPr>
          <w:rtl/>
        </w:rPr>
      </w:pPr>
      <w:r w:rsidRPr="00AF3199">
        <w:rPr>
          <w:rFonts w:cs="BA Vilna Bold"/>
          <w:rtl/>
        </w:rPr>
        <w:t>רביעית</w:t>
      </w:r>
      <w:r w:rsidRPr="006F178A">
        <w:rPr>
          <w:rtl/>
        </w:rPr>
        <w:t xml:space="preserve"> - מביא קרבן טהרה.</w:t>
      </w:r>
    </w:p>
    <w:p w14:paraId="689C9BE1" w14:textId="61C76602" w:rsidR="00CD1BC5" w:rsidRPr="00AF3199" w:rsidRDefault="00CD1BC5" w:rsidP="00FF3740">
      <w:pPr>
        <w:rPr>
          <w:rFonts w:cs="BA Vilna Bold"/>
          <w:rtl/>
        </w:rPr>
      </w:pPr>
      <w:r w:rsidRPr="00AF3199">
        <w:rPr>
          <w:rFonts w:cs="BA Vilna Bold" w:hint="cs"/>
          <w:rtl/>
        </w:rPr>
        <w:t xml:space="preserve">בתגלחת ראשונה </w:t>
      </w:r>
    </w:p>
    <w:p w14:paraId="1605CD3A" w14:textId="3F3B7FA4" w:rsidR="00FF3740" w:rsidRPr="00D103D3" w:rsidRDefault="00FF3740" w:rsidP="00FF3740">
      <w:pPr>
        <w:rPr>
          <w:spacing w:val="0"/>
          <w:rtl/>
        </w:rPr>
      </w:pPr>
      <w:r w:rsidRPr="00AF3199">
        <w:rPr>
          <w:rFonts w:ascii="FontbitDavid" w:hAnsi="FontbitDavid" w:cs="BA Vilna Bold"/>
          <w:spacing w:val="0"/>
          <w:rtl/>
        </w:rPr>
        <w:t>אי מצורע ולא טמא</w:t>
      </w:r>
      <w:r w:rsidRPr="00D103D3">
        <w:rPr>
          <w:rFonts w:ascii="FontbitDavid" w:hAnsi="FontbitDavid"/>
          <w:spacing w:val="0"/>
          <w:rtl/>
        </w:rPr>
        <w:t xml:space="preserve"> ציפורין חובתו, וחטאת העוף ספק לקבורה</w:t>
      </w:r>
      <w:r w:rsidRPr="00D103D3">
        <w:rPr>
          <w:rFonts w:ascii="FontbitDavid" w:hAnsi="FontbitDavid" w:hint="cs"/>
          <w:spacing w:val="0"/>
          <w:rtl/>
        </w:rPr>
        <w:t>,</w:t>
      </w:r>
      <w:r w:rsidRPr="00D103D3">
        <w:rPr>
          <w:rFonts w:ascii="FontbitDavid" w:hAnsi="FontbitDavid"/>
          <w:spacing w:val="0"/>
          <w:rtl/>
        </w:rPr>
        <w:t xml:space="preserve"> ועולה נדבה,</w:t>
      </w:r>
    </w:p>
    <w:p w14:paraId="779EF658" w14:textId="349A103F" w:rsidR="00FF3740" w:rsidRPr="00D103D3" w:rsidRDefault="00FF3740" w:rsidP="00FF3740">
      <w:pPr>
        <w:rPr>
          <w:spacing w:val="0"/>
          <w:rtl/>
        </w:rPr>
      </w:pPr>
      <w:r w:rsidRPr="00D103D3">
        <w:rPr>
          <w:spacing w:val="0"/>
          <w:rtl/>
        </w:rPr>
        <w:t>ו</w:t>
      </w:r>
      <w:r w:rsidR="00D028E9" w:rsidRPr="00D103D3">
        <w:rPr>
          <w:rFonts w:hint="cs"/>
          <w:spacing w:val="0"/>
          <w:rtl/>
        </w:rPr>
        <w:t xml:space="preserve">א''א </w:t>
      </w:r>
      <w:r w:rsidRPr="00D103D3">
        <w:rPr>
          <w:spacing w:val="0"/>
          <w:rtl/>
        </w:rPr>
        <w:t xml:space="preserve">לגלחו תוך </w:t>
      </w:r>
      <w:r w:rsidR="00D103D3" w:rsidRPr="00D103D3">
        <w:rPr>
          <w:rFonts w:hint="cs"/>
          <w:spacing w:val="0"/>
          <w:rtl/>
        </w:rPr>
        <w:t xml:space="preserve">ז' </w:t>
      </w:r>
      <w:r w:rsidR="00D028E9" w:rsidRPr="00D103D3">
        <w:rPr>
          <w:rFonts w:hint="cs"/>
          <w:spacing w:val="0"/>
          <w:rtl/>
        </w:rPr>
        <w:t>דשמא אינו</w:t>
      </w:r>
      <w:r w:rsidRPr="00D103D3">
        <w:rPr>
          <w:spacing w:val="0"/>
          <w:rtl/>
        </w:rPr>
        <w:t xml:space="preserve"> מוחלט</w:t>
      </w:r>
      <w:r w:rsidRPr="00D103D3">
        <w:rPr>
          <w:rStyle w:val="afffffe"/>
          <w:spacing w:val="0"/>
          <w:rtl/>
        </w:rPr>
        <w:t xml:space="preserve"> </w:t>
      </w:r>
      <w:r w:rsidR="00880628" w:rsidRPr="00D103D3">
        <w:rPr>
          <w:rStyle w:val="afffffe"/>
          <w:rFonts w:hint="cs"/>
          <w:spacing w:val="0"/>
          <w:rtl/>
        </w:rPr>
        <w:t>ו</w:t>
      </w:r>
      <w:r w:rsidRPr="00D103D3">
        <w:rPr>
          <w:rStyle w:val="afffffe"/>
          <w:rFonts w:hint="cs"/>
          <w:spacing w:val="0"/>
          <w:rtl/>
        </w:rPr>
        <w:t>'</w:t>
      </w:r>
      <w:r w:rsidRPr="00D103D3">
        <w:rPr>
          <w:rStyle w:val="afffffe"/>
          <w:spacing w:val="0"/>
          <w:rtl/>
        </w:rPr>
        <w:t>תער לא יעבור על ראשו עד מלאת</w:t>
      </w:r>
      <w:r w:rsidR="00D103D3">
        <w:rPr>
          <w:rStyle w:val="afffffe"/>
          <w:rFonts w:hint="cs"/>
          <w:spacing w:val="0"/>
          <w:rtl/>
        </w:rPr>
        <w:t>.</w:t>
      </w:r>
    </w:p>
    <w:p w14:paraId="6F996072" w14:textId="77777777" w:rsidR="00CD1BC5" w:rsidRDefault="00FF3740" w:rsidP="00FF3740">
      <w:pPr>
        <w:rPr>
          <w:rtl/>
        </w:rPr>
      </w:pPr>
      <w:r w:rsidRPr="00AF3199">
        <w:rPr>
          <w:rFonts w:cs="BA Vilna Bold"/>
          <w:rtl/>
        </w:rPr>
        <w:t>ואי לא מצורע ודאי הוי</w:t>
      </w:r>
      <w:r w:rsidR="00584615" w:rsidRPr="00AF3199">
        <w:rPr>
          <w:rFonts w:cs="BA Vilna Bold" w:hint="cs"/>
          <w:rtl/>
        </w:rPr>
        <w:t>,</w:t>
      </w:r>
      <w:r w:rsidRPr="006F178A">
        <w:rPr>
          <w:rtl/>
        </w:rPr>
        <w:t xml:space="preserve"> </w:t>
      </w:r>
      <w:r w:rsidRPr="00AF3199">
        <w:rPr>
          <w:rFonts w:cs="BA Vilna Bold"/>
          <w:rtl/>
        </w:rPr>
        <w:t xml:space="preserve">והוא טמא </w:t>
      </w:r>
      <w:r w:rsidRPr="006F178A">
        <w:rPr>
          <w:rtl/>
        </w:rPr>
        <w:t xml:space="preserve">חטאת העוף חובתו, </w:t>
      </w:r>
    </w:p>
    <w:p w14:paraId="285D8ABA" w14:textId="3CE67167" w:rsidR="00FF3740" w:rsidRPr="00CD1BC5" w:rsidRDefault="00FF3740" w:rsidP="00CD1BC5">
      <w:pPr>
        <w:ind w:left="226" w:firstLine="113"/>
        <w:rPr>
          <w:spacing w:val="2"/>
          <w:rtl/>
        </w:rPr>
      </w:pPr>
      <w:r w:rsidRPr="00CD1BC5">
        <w:rPr>
          <w:spacing w:val="2"/>
          <w:rtl/>
        </w:rPr>
        <w:t xml:space="preserve">וציפורין </w:t>
      </w:r>
      <w:r w:rsidR="007652CA" w:rsidRPr="00CD1BC5">
        <w:rPr>
          <w:rFonts w:hint="cs"/>
          <w:spacing w:val="2"/>
          <w:rtl/>
        </w:rPr>
        <w:t xml:space="preserve">נעשין בחוץ </w:t>
      </w:r>
      <w:r w:rsidRPr="00CD1BC5">
        <w:rPr>
          <w:rStyle w:val="a6"/>
          <w:spacing w:val="2"/>
          <w:rtl/>
        </w:rPr>
        <w:t>ולא הוי חולין בעזרה,</w:t>
      </w:r>
      <w:r w:rsidRPr="00CD1BC5">
        <w:rPr>
          <w:spacing w:val="2"/>
          <w:rtl/>
        </w:rPr>
        <w:t xml:space="preserve"> ועולת בהמה </w:t>
      </w:r>
      <w:r w:rsidR="00D103D3" w:rsidRPr="00CD1BC5">
        <w:rPr>
          <w:rFonts w:hint="cs"/>
          <w:spacing w:val="2"/>
          <w:rtl/>
        </w:rPr>
        <w:t>תהא</w:t>
      </w:r>
      <w:r w:rsidRPr="00CD1BC5">
        <w:rPr>
          <w:spacing w:val="2"/>
          <w:rtl/>
        </w:rPr>
        <w:t xml:space="preserve"> נדבה</w:t>
      </w:r>
      <w:r w:rsidR="001A7DD4" w:rsidRPr="00CD1BC5">
        <w:rPr>
          <w:spacing w:val="2"/>
          <w:rtl/>
        </w:rPr>
        <w:t>.</w:t>
      </w:r>
    </w:p>
    <w:p w14:paraId="10DA6A59" w14:textId="77777777" w:rsidR="00CD1BC5" w:rsidRPr="0014437C" w:rsidRDefault="00FF3740" w:rsidP="00FA7478">
      <w:pPr>
        <w:rPr>
          <w:spacing w:val="2"/>
          <w:rtl/>
        </w:rPr>
      </w:pPr>
      <w:r w:rsidRPr="0014437C">
        <w:rPr>
          <w:rFonts w:cs="BA Vilna Bold"/>
          <w:spacing w:val="2"/>
          <w:rtl/>
        </w:rPr>
        <w:t>ואי לא מצורע</w:t>
      </w:r>
      <w:r w:rsidRPr="0014437C">
        <w:rPr>
          <w:rFonts w:cs="BA Vilna Bold" w:hint="cs"/>
          <w:spacing w:val="2"/>
          <w:rtl/>
        </w:rPr>
        <w:t xml:space="preserve"> </w:t>
      </w:r>
      <w:r w:rsidRPr="0014437C">
        <w:rPr>
          <w:rFonts w:cs="BA Vilna Bold"/>
          <w:spacing w:val="2"/>
          <w:rtl/>
        </w:rPr>
        <w:t>ולא טמא הוא</w:t>
      </w:r>
      <w:r w:rsidRPr="0014437C">
        <w:rPr>
          <w:spacing w:val="2"/>
          <w:rtl/>
        </w:rPr>
        <w:t xml:space="preserve"> ציפורין </w:t>
      </w:r>
      <w:r w:rsidR="007652CA" w:rsidRPr="0014437C">
        <w:rPr>
          <w:rFonts w:hint="cs"/>
          <w:spacing w:val="2"/>
          <w:rtl/>
        </w:rPr>
        <w:t>נעשין בחוץ,</w:t>
      </w:r>
      <w:r w:rsidRPr="0014437C">
        <w:rPr>
          <w:spacing w:val="2"/>
          <w:rtl/>
        </w:rPr>
        <w:t xml:space="preserve"> חטאת העוף לקבורה, </w:t>
      </w:r>
    </w:p>
    <w:p w14:paraId="4BE76306" w14:textId="255389CE" w:rsidR="00FF3740" w:rsidRPr="006F178A" w:rsidRDefault="00FF3740" w:rsidP="00FA7478">
      <w:pPr>
        <w:spacing w:after="120"/>
        <w:ind w:left="226" w:firstLine="113"/>
        <w:rPr>
          <w:rtl/>
        </w:rPr>
      </w:pPr>
      <w:r w:rsidRPr="006F178A">
        <w:rPr>
          <w:rtl/>
        </w:rPr>
        <w:t xml:space="preserve">עולת בהמה </w:t>
      </w:r>
      <w:r w:rsidR="007652CA">
        <w:rPr>
          <w:rFonts w:hint="cs"/>
          <w:rtl/>
        </w:rPr>
        <w:t>תהא</w:t>
      </w:r>
      <w:r w:rsidRPr="006F178A">
        <w:rPr>
          <w:rtl/>
        </w:rPr>
        <w:t xml:space="preserve"> חובתו.</w:t>
      </w:r>
      <w:r w:rsidR="00880628">
        <w:rPr>
          <w:rFonts w:ascii="FontbitDavid" w:hAnsi="FontbitDavid" w:hint="cs"/>
          <w:rtl/>
        </w:rPr>
        <w:t xml:space="preserve"> </w:t>
      </w:r>
      <w:r w:rsidR="000C4196" w:rsidRPr="000C4196">
        <w:rPr>
          <w:rStyle w:val="27"/>
          <w:rFonts w:hint="cs"/>
          <w:rtl/>
        </w:rPr>
        <w:t xml:space="preserve">וכר''ש </w:t>
      </w:r>
      <w:r w:rsidR="000C4196">
        <w:rPr>
          <w:rFonts w:ascii="FontbitDavid" w:hAnsi="FontbitDavid" w:hint="cs"/>
          <w:rtl/>
        </w:rPr>
        <w:t>שמביא אשם ומתנה..</w:t>
      </w:r>
    </w:p>
    <w:p w14:paraId="6A892403" w14:textId="1FC1B25B" w:rsidR="00044A2A" w:rsidRDefault="00FF3740" w:rsidP="00FF3740">
      <w:pPr>
        <w:rPr>
          <w:rtl/>
        </w:rPr>
      </w:pPr>
      <w:r w:rsidRPr="00AF3199">
        <w:rPr>
          <w:rFonts w:cs="BA Vilna Bold"/>
          <w:rtl/>
        </w:rPr>
        <w:t>תגלחת שניה ושלישית</w:t>
      </w:r>
      <w:r w:rsidRPr="00757D20">
        <w:rPr>
          <w:rtl/>
        </w:rPr>
        <w:t xml:space="preserve"> </w:t>
      </w:r>
      <w:r w:rsidR="00044A2A">
        <w:rPr>
          <w:rFonts w:hint="cs"/>
          <w:rtl/>
        </w:rPr>
        <w:t xml:space="preserve">א''צ </w:t>
      </w:r>
      <w:r w:rsidRPr="00757D20">
        <w:rPr>
          <w:rtl/>
        </w:rPr>
        <w:t>ציפורין</w:t>
      </w:r>
      <w:r w:rsidRPr="00011DDC">
        <w:rPr>
          <w:rStyle w:val="a6"/>
          <w:rtl/>
        </w:rPr>
        <w:t xml:space="preserve"> </w:t>
      </w:r>
      <w:r w:rsidR="00011DDC" w:rsidRPr="00011DDC">
        <w:rPr>
          <w:rStyle w:val="a6"/>
          <w:rFonts w:hint="cs"/>
          <w:rtl/>
        </w:rPr>
        <w:t>שעשאן בראשונה</w:t>
      </w:r>
      <w:r w:rsidRPr="00757D20">
        <w:rPr>
          <w:rtl/>
        </w:rPr>
        <w:t xml:space="preserve">, </w:t>
      </w:r>
    </w:p>
    <w:p w14:paraId="06CEB1DA" w14:textId="18DF7EAD" w:rsidR="00FF3740" w:rsidRPr="00757D20" w:rsidRDefault="00044A2A" w:rsidP="00FA7478">
      <w:pPr>
        <w:spacing w:after="120"/>
        <w:ind w:left="113" w:firstLine="113"/>
        <w:rPr>
          <w:rtl/>
        </w:rPr>
      </w:pPr>
      <w:r>
        <w:rPr>
          <w:rFonts w:hint="cs"/>
          <w:rtl/>
        </w:rPr>
        <w:t>ש</w:t>
      </w:r>
      <w:r w:rsidR="00FF3740" w:rsidRPr="00757D20">
        <w:rPr>
          <w:rtl/>
        </w:rPr>
        <w:t xml:space="preserve">מא ודאי מוחלט הוא, </w:t>
      </w:r>
      <w:r w:rsidR="00FA7478">
        <w:rPr>
          <w:rStyle w:val="a6"/>
          <w:rtl/>
        </w:rPr>
        <w:tab/>
      </w:r>
      <w:r w:rsidR="00FF3740" w:rsidRPr="003A60A9">
        <w:rPr>
          <w:rStyle w:val="a6"/>
          <w:rtl/>
        </w:rPr>
        <w:t>ח</w:t>
      </w:r>
      <w:r w:rsidR="003A60A9" w:rsidRPr="003A60A9">
        <w:rPr>
          <w:rStyle w:val="a6"/>
          <w:rFonts w:hint="cs"/>
          <w:rtl/>
        </w:rPr>
        <w:t xml:space="preserve">טאת </w:t>
      </w:r>
      <w:r w:rsidR="00FF3740" w:rsidRPr="00757D20">
        <w:rPr>
          <w:rtl/>
        </w:rPr>
        <w:t>לספק ספרו, ו</w:t>
      </w:r>
      <w:r w:rsidR="003A60A9">
        <w:rPr>
          <w:rFonts w:hint="cs"/>
          <w:rtl/>
        </w:rPr>
        <w:t>א</w:t>
      </w:r>
      <w:r w:rsidR="00FF3740" w:rsidRPr="00757D20">
        <w:rPr>
          <w:rtl/>
        </w:rPr>
        <w:t>ח</w:t>
      </w:r>
      <w:r w:rsidR="003A60A9">
        <w:rPr>
          <w:rFonts w:hint="cs"/>
          <w:rtl/>
        </w:rPr>
        <w:t>ת</w:t>
      </w:r>
      <w:r w:rsidR="00FF3740" w:rsidRPr="00757D20">
        <w:rPr>
          <w:rtl/>
        </w:rPr>
        <w:t xml:space="preserve"> לספק טומאתו.</w:t>
      </w:r>
    </w:p>
    <w:p w14:paraId="4289B569" w14:textId="77777777" w:rsidR="00FF3740" w:rsidRPr="006F178A" w:rsidRDefault="00FF3740" w:rsidP="00FF3740">
      <w:pPr>
        <w:rPr>
          <w:rtl/>
        </w:rPr>
      </w:pPr>
      <w:r w:rsidRPr="00AF3199">
        <w:rPr>
          <w:rFonts w:ascii="FontbitDavid" w:hAnsi="FontbitDavid" w:cs="BA Vilna Bold"/>
          <w:rtl/>
        </w:rPr>
        <w:t xml:space="preserve">תגלחת רביעית </w:t>
      </w:r>
      <w:r w:rsidRPr="006F178A">
        <w:rPr>
          <w:rFonts w:ascii="FontbitDavid" w:hAnsi="FontbitDavid"/>
          <w:rtl/>
        </w:rPr>
        <w:t>- מביא קרבן טהרה ומתני.</w:t>
      </w:r>
    </w:p>
    <w:p w14:paraId="38016658" w14:textId="77777777" w:rsidR="00FF3740" w:rsidRPr="006F178A" w:rsidRDefault="00FF3740" w:rsidP="00516202">
      <w:pPr>
        <w:pStyle w:val="affff5"/>
        <w:framePr w:wrap="around"/>
        <w:rPr>
          <w:rtl/>
        </w:rPr>
      </w:pPr>
      <w:r w:rsidRPr="006F178A">
        <w:rPr>
          <w:rFonts w:hint="cs"/>
          <w:rtl/>
        </w:rPr>
        <w:t>ס:</w:t>
      </w:r>
    </w:p>
    <w:p w14:paraId="22B0E1D9" w14:textId="77777777" w:rsidR="003A60A9" w:rsidRDefault="00FF3740" w:rsidP="00FF3740">
      <w:pPr>
        <w:rPr>
          <w:rFonts w:ascii="FontbitDavid" w:hAnsi="FontbitDavid"/>
          <w:rtl/>
        </w:rPr>
      </w:pPr>
      <w:r w:rsidRPr="00AF3199">
        <w:rPr>
          <w:rFonts w:ascii="FontbitDavid" w:hAnsi="FontbitDavid" w:cs="BA Vilna Bold"/>
          <w:rtl/>
        </w:rPr>
        <w:t xml:space="preserve">ואי ודאי נזיר </w:t>
      </w:r>
      <w:r w:rsidRPr="006F178A">
        <w:rPr>
          <w:rFonts w:ascii="FontbitDavid" w:hAnsi="FontbitDavid"/>
          <w:rtl/>
        </w:rPr>
        <w:t xml:space="preserve">הוא עולה הראשונה חובה וזו נדבה, </w:t>
      </w:r>
    </w:p>
    <w:p w14:paraId="28C018B5" w14:textId="78D87296" w:rsidR="00FF3740" w:rsidRPr="006F178A" w:rsidRDefault="00FF3740" w:rsidP="00FF3740">
      <w:pPr>
        <w:rPr>
          <w:rtl/>
        </w:rPr>
      </w:pPr>
      <w:r w:rsidRPr="00AF3199">
        <w:rPr>
          <w:rFonts w:ascii="FontbitDavid" w:hAnsi="FontbitDavid" w:cs="BA Vilna Bold"/>
          <w:rtl/>
        </w:rPr>
        <w:t xml:space="preserve">ואם טמא ומוחלט הוא </w:t>
      </w:r>
      <w:r w:rsidRPr="006F178A">
        <w:rPr>
          <w:rFonts w:ascii="FontbitDavid" w:hAnsi="FontbitDavid"/>
          <w:rtl/>
        </w:rPr>
        <w:t>עולה הראשונה נדבה וזו חובה וזה שאר קרבנו.</w:t>
      </w:r>
    </w:p>
    <w:p w14:paraId="507504A2" w14:textId="77777777" w:rsidR="003A60A9" w:rsidRDefault="00FF3740" w:rsidP="00FF3740">
      <w:pPr>
        <w:rPr>
          <w:rtl/>
        </w:rPr>
      </w:pPr>
      <w:r w:rsidRPr="00AF3199">
        <w:rPr>
          <w:rFonts w:cs="BA Vilna Bold"/>
          <w:rtl/>
        </w:rPr>
        <w:t xml:space="preserve">טמא ספק ומוחלט ודאי </w:t>
      </w:r>
      <w:r w:rsidRPr="006F178A">
        <w:rPr>
          <w:rtl/>
        </w:rPr>
        <w:t xml:space="preserve">אוכל בקדשים לאחר שמונה ימים, </w:t>
      </w:r>
    </w:p>
    <w:p w14:paraId="6C80B051" w14:textId="756C2283" w:rsidR="00FF3740" w:rsidRPr="006F178A" w:rsidRDefault="00FF3740" w:rsidP="003A60A9">
      <w:pPr>
        <w:ind w:left="1017" w:firstLine="113"/>
        <w:rPr>
          <w:rtl/>
        </w:rPr>
      </w:pPr>
      <w:r w:rsidRPr="006F178A">
        <w:rPr>
          <w:rtl/>
        </w:rPr>
        <w:t xml:space="preserve">ושותה יין ומיטמא למתים לאחר </w:t>
      </w:r>
      <w:r w:rsidR="00044A2A">
        <w:rPr>
          <w:rFonts w:hint="cs"/>
          <w:rtl/>
        </w:rPr>
        <w:t xml:space="preserve">ס''ז </w:t>
      </w:r>
      <w:r w:rsidRPr="006F178A">
        <w:rPr>
          <w:rtl/>
        </w:rPr>
        <w:t>ימים</w:t>
      </w:r>
      <w:r w:rsidR="001A7DD4">
        <w:rPr>
          <w:rtl/>
        </w:rPr>
        <w:t>.</w:t>
      </w:r>
    </w:p>
    <w:p w14:paraId="3951EB84" w14:textId="77777777" w:rsidR="00044A2A" w:rsidRDefault="00FF3740" w:rsidP="00FF3740">
      <w:pPr>
        <w:rPr>
          <w:rtl/>
        </w:rPr>
      </w:pPr>
      <w:r w:rsidRPr="00AF3199">
        <w:rPr>
          <w:rFonts w:cs="BA Vilna Bold"/>
          <w:rtl/>
        </w:rPr>
        <w:t xml:space="preserve">מוחלט ספק וטמא ודאי </w:t>
      </w:r>
      <w:r w:rsidRPr="00044A2A">
        <w:rPr>
          <w:rtl/>
        </w:rPr>
        <w:t xml:space="preserve">אוכל בקדשים לאחר </w:t>
      </w:r>
      <w:r w:rsidRPr="00044A2A">
        <w:rPr>
          <w:rFonts w:hint="cs"/>
          <w:rtl/>
        </w:rPr>
        <w:t>ל</w:t>
      </w:r>
      <w:r w:rsidRPr="00044A2A">
        <w:rPr>
          <w:rtl/>
        </w:rPr>
        <w:t>"</w:t>
      </w:r>
      <w:r w:rsidRPr="00044A2A">
        <w:rPr>
          <w:rFonts w:hint="cs"/>
          <w:rtl/>
        </w:rPr>
        <w:t xml:space="preserve">ז </w:t>
      </w:r>
      <w:r w:rsidRPr="00044A2A">
        <w:rPr>
          <w:rtl/>
        </w:rPr>
        <w:t xml:space="preserve">ימים, </w:t>
      </w:r>
    </w:p>
    <w:p w14:paraId="1FF90817" w14:textId="7D4ACAC5" w:rsidR="00FF3740" w:rsidRPr="00044A2A" w:rsidRDefault="00FF3740" w:rsidP="00044A2A">
      <w:pPr>
        <w:ind w:left="1017" w:firstLine="113"/>
        <w:rPr>
          <w:rtl/>
        </w:rPr>
      </w:pPr>
      <w:r w:rsidRPr="00044A2A">
        <w:rPr>
          <w:rtl/>
        </w:rPr>
        <w:t>ושותה יין ומיטמא למתים לאחר</w:t>
      </w:r>
      <w:r w:rsidRPr="00044A2A">
        <w:rPr>
          <w:rFonts w:hint="cs"/>
          <w:rtl/>
        </w:rPr>
        <w:t xml:space="preserve"> ע</w:t>
      </w:r>
      <w:r w:rsidRPr="00044A2A">
        <w:rPr>
          <w:rtl/>
        </w:rPr>
        <w:t>"</w:t>
      </w:r>
      <w:r w:rsidRPr="00044A2A">
        <w:rPr>
          <w:rFonts w:hint="cs"/>
          <w:rtl/>
        </w:rPr>
        <w:t>ד</w:t>
      </w:r>
      <w:r w:rsidRPr="00044A2A">
        <w:rPr>
          <w:rtl/>
        </w:rPr>
        <w:t xml:space="preserve"> ימים</w:t>
      </w:r>
      <w:r w:rsidR="001A7DD4" w:rsidRPr="00044A2A">
        <w:rPr>
          <w:rtl/>
        </w:rPr>
        <w:t>.</w:t>
      </w:r>
    </w:p>
    <w:p w14:paraId="6DCA8E50" w14:textId="77777777" w:rsidR="00044A2A" w:rsidRDefault="00FF3740" w:rsidP="00FF3740">
      <w:pPr>
        <w:rPr>
          <w:rtl/>
        </w:rPr>
      </w:pPr>
      <w:r w:rsidRPr="00AF3199">
        <w:rPr>
          <w:rFonts w:cs="BA Vilna Bold"/>
          <w:rtl/>
        </w:rPr>
        <w:t xml:space="preserve">טמא ודאי ומוחלט ודאי </w:t>
      </w:r>
      <w:r w:rsidRPr="00044A2A">
        <w:rPr>
          <w:rtl/>
        </w:rPr>
        <w:t xml:space="preserve">אוכל בקדשים לאחר </w:t>
      </w:r>
      <w:r w:rsidRPr="00044A2A">
        <w:rPr>
          <w:rFonts w:hint="eastAsia"/>
          <w:rtl/>
        </w:rPr>
        <w:t>ח</w:t>
      </w:r>
      <w:r w:rsidRPr="00044A2A">
        <w:rPr>
          <w:rtl/>
        </w:rPr>
        <w:t xml:space="preserve">' ימים, </w:t>
      </w:r>
    </w:p>
    <w:p w14:paraId="2FB82D27" w14:textId="13A9A278" w:rsidR="00FF3740" w:rsidRPr="00044A2A" w:rsidRDefault="00FF3740" w:rsidP="00044A2A">
      <w:pPr>
        <w:ind w:left="1017" w:firstLine="113"/>
        <w:rPr>
          <w:rtl/>
        </w:rPr>
      </w:pPr>
      <w:r w:rsidRPr="00044A2A">
        <w:rPr>
          <w:rtl/>
        </w:rPr>
        <w:t xml:space="preserve">ושותה יין ומיטמא למתים לאחר </w:t>
      </w:r>
      <w:r w:rsidRPr="00044A2A">
        <w:rPr>
          <w:rFonts w:hint="eastAsia"/>
          <w:rtl/>
        </w:rPr>
        <w:t>מ</w:t>
      </w:r>
      <w:r w:rsidRPr="00044A2A">
        <w:rPr>
          <w:rtl/>
        </w:rPr>
        <w:t>"</w:t>
      </w:r>
      <w:r w:rsidRPr="00044A2A">
        <w:rPr>
          <w:rFonts w:hint="eastAsia"/>
          <w:rtl/>
        </w:rPr>
        <w:t>ד</w:t>
      </w:r>
      <w:r w:rsidRPr="00044A2A">
        <w:rPr>
          <w:rtl/>
        </w:rPr>
        <w:t xml:space="preserve"> ימים.</w:t>
      </w:r>
    </w:p>
    <w:p w14:paraId="47A8FFFE" w14:textId="1D41EE52" w:rsidR="00FF3740" w:rsidRPr="006F178A" w:rsidRDefault="004045F6" w:rsidP="004045F6">
      <w:pPr>
        <w:pStyle w:val="a7"/>
        <w:jc w:val="center"/>
        <w:rPr>
          <w:rtl/>
        </w:rPr>
        <w:pPrChange w:id="90006" w:author="קלוד" w:date="2026-10-08T12:07:40Z">
          <w:pPr>
            <w:jc w:val="center"/>
          </w:pPr>
        </w:pPrChange>
      </w:pPr>
      <w:del w:id="90004" w:author="קלוד" w:date="2026-10-08T12:07:40Z">
        <w:r w:rsidRPr="00B31A8E">
          <w:rPr>
            <w:rFonts w:ascii="BA • Vilna Light" w:hAnsi="BA • Vilna Light" w:cs="BA • Vilna Light" w:hint="cs"/>
            <w:rtl/>
          </w:rPr>
          <w:delText xml:space="preserve">***</w:delText>
        </w:r>
      </w:del>
      <w:ins w:id="90005" w:author="קלוד" w:date="2026-10-08T12:07:40Z">
        <w:r>
          <w:rPr>
            <w:color w:val="7B3F00"/>
          </w:rPr>
          <w:t xml:space="preserve">נזיר ומצורע - תגלחת אחת לשניהם</w:t>
        </w:r>
      </w:ins>
    </w:p>
    <w:p w14:paraId="120C7E17" w14:textId="67F29CE0" w:rsidR="00044A2A" w:rsidRDefault="00FF3740" w:rsidP="004366D0">
      <w:pPr>
        <w:pStyle w:val="36"/>
        <w:framePr w:wrap="notBeside"/>
        <w:jc w:val="center"/>
        <w:rPr>
          <w:rtl/>
        </w:rPr>
      </w:pPr>
      <w:r w:rsidRPr="00044A2A">
        <w:rPr>
          <w:rtl/>
        </w:rPr>
        <w:t xml:space="preserve"> תלמידיו </w:t>
      </w:r>
      <w:r w:rsidR="004366D0">
        <w:rPr>
          <w:rFonts w:hint="cs"/>
          <w:rtl/>
        </w:rPr>
        <w:t>ל</w:t>
      </w:r>
      <w:r w:rsidRPr="00044A2A">
        <w:rPr>
          <w:rtl/>
        </w:rPr>
        <w:t>ר</w:t>
      </w:r>
      <w:r w:rsidRPr="00044A2A">
        <w:rPr>
          <w:rFonts w:hint="cs"/>
          <w:rtl/>
        </w:rPr>
        <w:t>שב</w:t>
      </w:r>
      <w:r w:rsidRPr="00044A2A">
        <w:rPr>
          <w:rtl/>
        </w:rPr>
        <w:t>"</w:t>
      </w:r>
      <w:r w:rsidRPr="00044A2A">
        <w:rPr>
          <w:rFonts w:hint="eastAsia"/>
          <w:rtl/>
        </w:rPr>
        <w:t>י</w:t>
      </w:r>
      <w:r w:rsidRPr="00044A2A">
        <w:rPr>
          <w:rtl/>
        </w:rPr>
        <w:t xml:space="preserve">: </w:t>
      </w:r>
    </w:p>
    <w:p w14:paraId="39719069" w14:textId="261F18F0" w:rsidR="00FF3740" w:rsidRPr="004366D0" w:rsidRDefault="00FF3740" w:rsidP="00FF3740">
      <w:pPr>
        <w:rPr>
          <w:rtl/>
        </w:rPr>
      </w:pPr>
      <w:r w:rsidRPr="004366D0">
        <w:rPr>
          <w:rtl/>
        </w:rPr>
        <w:t xml:space="preserve">נזיר טהור ומצורע, מהו שיגלח תגלחת אחת ועולה לו לכאן ולכאן? </w:t>
      </w:r>
    </w:p>
    <w:p w14:paraId="0E5FD2DF" w14:textId="77777777" w:rsidR="004366D0" w:rsidRDefault="00FF3740" w:rsidP="004366D0">
      <w:pPr>
        <w:rPr>
          <w:rFonts w:ascii="FontbitDavid" w:hAnsi="FontbitDavid"/>
          <w:rtl/>
        </w:rPr>
      </w:pPr>
      <w:r w:rsidRPr="004366D0">
        <w:rPr>
          <w:rStyle w:val="27"/>
          <w:rFonts w:hint="cs"/>
          <w:rtl/>
        </w:rPr>
        <w:t>א</w:t>
      </w:r>
      <w:r w:rsidRPr="004366D0">
        <w:rPr>
          <w:rStyle w:val="27"/>
          <w:rtl/>
        </w:rPr>
        <w:t>"</w:t>
      </w:r>
      <w:r w:rsidRPr="004366D0">
        <w:rPr>
          <w:rStyle w:val="27"/>
          <w:rFonts w:hint="cs"/>
          <w:rtl/>
        </w:rPr>
        <w:t>ל</w:t>
      </w:r>
      <w:r w:rsidRPr="004366D0">
        <w:rPr>
          <w:rStyle w:val="27"/>
          <w:rtl/>
        </w:rPr>
        <w:t xml:space="preserve">: </w:t>
      </w:r>
      <w:r w:rsidRPr="006F178A">
        <w:rPr>
          <w:rtl/>
        </w:rPr>
        <w:t>אינו מגלח.</w:t>
      </w:r>
      <w:r w:rsidRPr="006F178A">
        <w:rPr>
          <w:rFonts w:hint="cs"/>
          <w:rtl/>
        </w:rPr>
        <w:t xml:space="preserve"> </w:t>
      </w:r>
      <w:r w:rsidR="004366D0">
        <w:rPr>
          <w:rFonts w:hint="cs"/>
          <w:rtl/>
        </w:rPr>
        <w:t>ד</w:t>
      </w:r>
      <w:r w:rsidRPr="006F178A">
        <w:rPr>
          <w:rtl/>
        </w:rPr>
        <w:t>אילו זה לגדל וזה לגדל, וזה להעביר וזה להעביר יפה אתם אומרים, עכשיו נזיר להעביר, ומצורע לגדל.</w:t>
      </w:r>
      <w:r w:rsidR="004366D0">
        <w:rPr>
          <w:rFonts w:ascii="FontbitDavid" w:hAnsi="FontbitDavid" w:hint="cs"/>
          <w:rtl/>
        </w:rPr>
        <w:t xml:space="preserve"> </w:t>
      </w:r>
    </w:p>
    <w:p w14:paraId="67A86E16" w14:textId="4C08F305" w:rsidR="00FF3740" w:rsidRPr="006F178A" w:rsidRDefault="00FF3740" w:rsidP="004366D0">
      <w:pPr>
        <w:rPr>
          <w:rtl/>
        </w:rPr>
      </w:pPr>
      <w:r w:rsidRPr="006F178A">
        <w:rPr>
          <w:rFonts w:ascii="FontbitDavid" w:hAnsi="FontbitDavid"/>
          <w:rtl/>
        </w:rPr>
        <w:t xml:space="preserve">ולא תעלה לו לימי חלוטו, ותעלה לו לימי ספרו! </w:t>
      </w:r>
    </w:p>
    <w:p w14:paraId="3DA5DEA4" w14:textId="77777777" w:rsidR="00C37A38" w:rsidRDefault="00FF3740" w:rsidP="00FF3740">
      <w:pPr>
        <w:rPr>
          <w:rFonts w:ascii="FontbitDavid" w:hAnsi="FontbitDavid"/>
          <w:rtl/>
        </w:rPr>
      </w:pPr>
      <w:r w:rsidRPr="004366D0">
        <w:rPr>
          <w:rStyle w:val="27"/>
          <w:rtl/>
        </w:rPr>
        <w:t xml:space="preserve">ואמר להן: </w:t>
      </w:r>
      <w:r w:rsidRPr="006F178A">
        <w:rPr>
          <w:rFonts w:ascii="FontbitDavid" w:hAnsi="FontbitDavid"/>
          <w:rtl/>
        </w:rPr>
        <w:t xml:space="preserve">אילו </w:t>
      </w:r>
      <w:r w:rsidR="00C37A38">
        <w:rPr>
          <w:rFonts w:ascii="FontbitDavid" w:hAnsi="FontbitDavid" w:hint="cs"/>
          <w:rtl/>
        </w:rPr>
        <w:t>שניהם</w:t>
      </w:r>
      <w:r w:rsidRPr="006F178A">
        <w:rPr>
          <w:rFonts w:ascii="FontbitDavid" w:hAnsi="FontbitDavid"/>
          <w:rtl/>
        </w:rPr>
        <w:t xml:space="preserve"> לפני זריקת דמים יפה אתם אומרים, </w:t>
      </w:r>
    </w:p>
    <w:p w14:paraId="4394329C" w14:textId="4877F95A" w:rsidR="00FF3740" w:rsidRPr="006F178A" w:rsidRDefault="00FF3740" w:rsidP="00C37A38">
      <w:pPr>
        <w:ind w:left="339" w:firstLine="113"/>
        <w:rPr>
          <w:rtl/>
        </w:rPr>
      </w:pPr>
      <w:r w:rsidRPr="006F178A">
        <w:rPr>
          <w:rFonts w:ascii="FontbitDavid" w:hAnsi="FontbitDavid"/>
          <w:rtl/>
        </w:rPr>
        <w:t>אלא מצורע לפני זריקת דמים, ונזיר לאחר זריקת דמים.</w:t>
      </w:r>
    </w:p>
    <w:p w14:paraId="276664BD" w14:textId="77777777" w:rsidR="00FF3740" w:rsidRPr="006F178A" w:rsidRDefault="00FF3740" w:rsidP="00FF3740">
      <w:pPr>
        <w:rPr>
          <w:rtl/>
        </w:rPr>
      </w:pPr>
      <w:r w:rsidRPr="004366D0">
        <w:rPr>
          <w:rFonts w:ascii="FontbitDavid" w:hAnsi="FontbitDavid"/>
          <w:rtl/>
        </w:rPr>
        <w:t xml:space="preserve">ולא תעלה לו לימי צרעתו ונזירותו, ותעלה לו לימי צרעתו וטומאתו! </w:t>
      </w:r>
    </w:p>
    <w:p w14:paraId="7849345E" w14:textId="5F26A71F" w:rsidR="004366D0" w:rsidRDefault="00FF3740" w:rsidP="00FF3740">
      <w:pPr>
        <w:rPr>
          <w:rFonts w:ascii="FontbitDavid" w:hAnsi="FontbitDavid"/>
          <w:rtl/>
        </w:rPr>
      </w:pPr>
      <w:r w:rsidRPr="004366D0">
        <w:rPr>
          <w:rStyle w:val="27"/>
          <w:rFonts w:hint="cs"/>
          <w:rtl/>
        </w:rPr>
        <w:t>א</w:t>
      </w:r>
      <w:r w:rsidR="00C37A38">
        <w:rPr>
          <w:rStyle w:val="27"/>
          <w:rFonts w:hint="cs"/>
          <w:rtl/>
        </w:rPr>
        <w:t>מר להן</w:t>
      </w:r>
      <w:r w:rsidRPr="004366D0">
        <w:rPr>
          <w:rStyle w:val="27"/>
          <w:rtl/>
        </w:rPr>
        <w:t>:</w:t>
      </w:r>
      <w:r w:rsidRPr="006F178A">
        <w:rPr>
          <w:rFonts w:ascii="FontbitDavid" w:hAnsi="FontbitDavid"/>
          <w:rtl/>
        </w:rPr>
        <w:t xml:space="preserve"> אילו </w:t>
      </w:r>
      <w:r w:rsidR="00C37A38">
        <w:rPr>
          <w:rFonts w:ascii="FontbitDavid" w:hAnsi="FontbitDavid" w:hint="cs"/>
          <w:rtl/>
        </w:rPr>
        <w:t xml:space="preserve">שניהם </w:t>
      </w:r>
      <w:r w:rsidRPr="006F178A">
        <w:rPr>
          <w:rFonts w:ascii="FontbitDavid" w:hAnsi="FontbitDavid"/>
          <w:rtl/>
        </w:rPr>
        <w:t xml:space="preserve">לפני ביאת מים יפה אתם אומרים, </w:t>
      </w:r>
    </w:p>
    <w:p w14:paraId="1E3366E0" w14:textId="030F2D4A" w:rsidR="00FF3740" w:rsidRPr="006F178A" w:rsidRDefault="00FF3740" w:rsidP="00C37A38">
      <w:pPr>
        <w:ind w:left="339" w:firstLine="113"/>
        <w:rPr>
          <w:rtl/>
        </w:rPr>
      </w:pPr>
      <w:r w:rsidRPr="006F178A">
        <w:rPr>
          <w:rFonts w:ascii="FontbitDavid" w:hAnsi="FontbitDavid"/>
          <w:rtl/>
        </w:rPr>
        <w:t>אלא טמא לאחר ביאת מים, מצורע לפני ביאת מים.</w:t>
      </w:r>
    </w:p>
    <w:p w14:paraId="34FE6C67" w14:textId="77777777" w:rsidR="00FF3740" w:rsidRPr="006F178A" w:rsidRDefault="00FF3740" w:rsidP="00FF3740">
      <w:pPr>
        <w:rPr>
          <w:rtl/>
        </w:rPr>
      </w:pPr>
      <w:r w:rsidRPr="004366D0">
        <w:rPr>
          <w:rStyle w:val="27"/>
          <w:rtl/>
        </w:rPr>
        <w:t xml:space="preserve">אמרו לו: </w:t>
      </w:r>
      <w:r w:rsidRPr="006F178A">
        <w:rPr>
          <w:rtl/>
        </w:rPr>
        <w:t xml:space="preserve">יפה אמרת שלא תעלה לו לימי ספרו ולנזירותו, ותעלה לו לימי חלוטו וטומאתו, דזה לגדל וזה לגדל הוא! </w:t>
      </w:r>
    </w:p>
    <w:p w14:paraId="1DB392D5" w14:textId="77777777" w:rsidR="00A1348D" w:rsidRDefault="00FF3740" w:rsidP="00FF3740">
      <w:pPr>
        <w:rPr>
          <w:rtl/>
        </w:rPr>
      </w:pPr>
      <w:r w:rsidRPr="004366D0">
        <w:rPr>
          <w:rStyle w:val="27"/>
          <w:rFonts w:hint="cs"/>
          <w:rtl/>
        </w:rPr>
        <w:t>א</w:t>
      </w:r>
      <w:r w:rsidRPr="004366D0">
        <w:rPr>
          <w:rStyle w:val="27"/>
          <w:rtl/>
        </w:rPr>
        <w:t>"</w:t>
      </w:r>
      <w:r w:rsidRPr="004366D0">
        <w:rPr>
          <w:rStyle w:val="27"/>
          <w:rFonts w:hint="cs"/>
          <w:rtl/>
        </w:rPr>
        <w:t>ל</w:t>
      </w:r>
      <w:r w:rsidRPr="004366D0">
        <w:rPr>
          <w:rStyle w:val="27"/>
          <w:rtl/>
        </w:rPr>
        <w:t xml:space="preserve">: </w:t>
      </w:r>
      <w:r w:rsidRPr="006F178A">
        <w:rPr>
          <w:rtl/>
        </w:rPr>
        <w:t xml:space="preserve">נזיר טהור והוא מצורע זה לגדל וזה להעביר, </w:t>
      </w:r>
    </w:p>
    <w:p w14:paraId="1F917AC5" w14:textId="0D33F7BC" w:rsidR="00FF3740" w:rsidRPr="00A1348D" w:rsidRDefault="00FF3740" w:rsidP="00A1348D">
      <w:pPr>
        <w:ind w:left="113" w:firstLine="113"/>
        <w:rPr>
          <w:spacing w:val="2"/>
          <w:rtl/>
        </w:rPr>
      </w:pPr>
      <w:r w:rsidRPr="00A1348D">
        <w:rPr>
          <w:spacing w:val="2"/>
          <w:rtl/>
        </w:rPr>
        <w:t>ואם נזיר טמא והוא מצורע זה לפני ביאת מים וזה לאחר ביאת מים.</w:t>
      </w:r>
    </w:p>
    <w:p w14:paraId="2B1F98C1" w14:textId="77777777" w:rsidR="00FF3740" w:rsidRPr="006F178A" w:rsidRDefault="00FF3740" w:rsidP="00516202">
      <w:pPr>
        <w:pStyle w:val="affff5"/>
        <w:framePr w:wrap="around"/>
        <w:rPr>
          <w:rtl/>
        </w:rPr>
      </w:pPr>
      <w:r w:rsidRPr="006F178A">
        <w:rPr>
          <w:rFonts w:hint="cs"/>
          <w:rtl/>
        </w:rPr>
        <w:t>סא.</w:t>
      </w:r>
    </w:p>
    <w:p w14:paraId="5C09DD1A" w14:textId="77777777" w:rsidR="005D4009" w:rsidRDefault="00FF3740" w:rsidP="005D4009">
      <w:pPr>
        <w:pStyle w:val="36"/>
        <w:framePr w:wrap="notBeside"/>
        <w:rPr>
          <w:rFonts w:ascii="FontbitDavid" w:hAnsi="FontbitDavid"/>
          <w:spacing w:val="-4"/>
          <w:rtl/>
        </w:rPr>
      </w:pPr>
      <w:r w:rsidRPr="00625DCC">
        <w:rPr>
          <w:rFonts w:ascii="FontbitDavid" w:hAnsi="FontbitDavid"/>
          <w:spacing w:val="-4"/>
          <w:rtl/>
        </w:rPr>
        <w:t xml:space="preserve"> </w:t>
      </w:r>
      <w:r w:rsidRPr="005D4009">
        <w:rPr>
          <w:rtl/>
        </w:rPr>
        <w:t>תני ר"</w:t>
      </w:r>
      <w:r w:rsidRPr="005D4009">
        <w:rPr>
          <w:rFonts w:hint="cs"/>
          <w:rtl/>
        </w:rPr>
        <w:t>ח</w:t>
      </w:r>
      <w:r w:rsidRPr="005D4009">
        <w:rPr>
          <w:rtl/>
        </w:rPr>
        <w:t xml:space="preserve">: </w:t>
      </w:r>
    </w:p>
    <w:p w14:paraId="7633FF00" w14:textId="6036CEA2" w:rsidR="00FF3740" w:rsidRPr="005D4009" w:rsidRDefault="00FF3740" w:rsidP="005D4009">
      <w:pPr>
        <w:rPr>
          <w:rtl/>
        </w:rPr>
      </w:pPr>
      <w:r w:rsidRPr="005D4009">
        <w:rPr>
          <w:rtl/>
        </w:rPr>
        <w:t>זה לפני ביאת מים וזה לאחר</w:t>
      </w:r>
      <w:r w:rsidR="005D4009">
        <w:rPr>
          <w:rFonts w:hint="cs"/>
          <w:rtl/>
        </w:rPr>
        <w:t>יה</w:t>
      </w:r>
      <w:r w:rsidRPr="005D4009">
        <w:rPr>
          <w:rtl/>
        </w:rPr>
        <w:t>, זה לפני זריקת דמים וזה לאחר</w:t>
      </w:r>
      <w:r w:rsidR="005D4009">
        <w:rPr>
          <w:rFonts w:hint="cs"/>
          <w:rtl/>
        </w:rPr>
        <w:t>יה.</w:t>
      </w:r>
    </w:p>
    <w:p w14:paraId="43CA8981" w14:textId="77777777" w:rsidR="00FF3740" w:rsidRPr="006F178A" w:rsidRDefault="00FF3740" w:rsidP="000F6CD2">
      <w:pPr>
        <w:pStyle w:val="afffffb"/>
        <w:rPr>
          <w:del w:id="90034" w:author="מנוע עיצוב" w:date="2026-10-08T11:01:28Z"/>
          <w:rtl/>
        </w:rPr>
      </w:pPr>
      <w:del w:id="90033" w:author="מנוע עיצוב" w:date="2026-10-08T11:01:28Z">
        <w:r>
          <w:rPr>
            <w:rtl/>
          </w:rPr>
          <w:delText xml:space="preserve">׹</w:delText>
        </w:r>
      </w:del>
    </w:p>
    <w:p w14:paraId="4C09DFEC" w14:textId="38FA7083" w:rsidR="00FF3740" w:rsidRPr="006F178A" w:rsidRDefault="00FF3740" w:rsidP="00FF3740">
      <w:pPr>
        <w:pStyle w:val="afffff3"/>
        <w:rPr>
          <w:b/>
          <w:sz w:val="20"/>
          <w:rtl/>
        </w:rPr>
      </w:pPr>
      <w:ins w:id="9882" w:author="מספור קטעי משנה" w:date="2026-10-06T06:45:37Z">
        <w:r>
          <w:rPr>
            <w:rStyle w:val="MisparKeta"/>
          </w:rPr>
          <w:t xml:space="preserve">א. </w:t>
        </w:r>
      </w:ins>
      <w:r w:rsidRPr="006F178A">
        <w:rPr>
          <w:b/>
          <w:rtl/>
          <w:rPrChange w:id="40058" w:author="Claude" w:date="2026-10-06T13:34:43Z">
            <w:rPr>
              <w:b/>
              <w:sz w:val="20"/>
              <w:rtl/>
            </w:rPr>
          </w:rPrChange>
        </w:rPr>
        <w:t>שתגלחת הנגע</w:t>
      </w:r>
      <w:r w:rsidR="0059626C">
        <w:rPr>
          <w:rFonts w:hint="cs"/>
          <w:b/>
          <w:rtl/>
          <w:rPrChange w:id="40059" w:author="Claude" w:date="2026-10-06T13:34:43Z">
            <w:rPr>
              <w:rFonts w:hint="cs"/>
              <w:b/>
              <w:sz w:val="20"/>
              <w:rtl/>
            </w:rPr>
          </w:rPrChange>
        </w:rPr>
        <w:t xml:space="preserve"> דוחה תגלחת הנזיר בזמן שהוא ודאי</w:t>
      </w:r>
      <w:r w:rsidRPr="006F178A">
        <w:rPr>
          <w:b/>
          <w:rtl/>
          <w:rPrChange w:id="40060" w:author="Claude" w:date="2026-10-06T13:34:43Z">
            <w:rPr>
              <w:b/>
              <w:sz w:val="20"/>
              <w:rtl/>
            </w:rPr>
          </w:rPrChange>
        </w:rPr>
        <w:t xml:space="preserve"> וכו'.</w:t>
      </w:r>
    </w:p>
    <w:p w14:paraId="4E4BF318" w14:textId="77777777" w:rsidR="0059626C" w:rsidRDefault="00FF3740" w:rsidP="0059626C">
      <w:pPr>
        <w:pStyle w:val="36"/>
        <w:framePr w:wrap="notBeside"/>
        <w:rPr>
          <w:rFonts w:ascii="FontbitDavid" w:hAnsi="FontbitDavid"/>
          <w:rtl/>
        </w:rPr>
      </w:pPr>
      <w:r w:rsidRPr="0059626C">
        <w:rPr>
          <w:rtl/>
        </w:rPr>
        <w:t>בעי ר</w:t>
      </w:r>
      <w:r w:rsidRPr="0059626C">
        <w:rPr>
          <w:rFonts w:hint="cs"/>
          <w:rtl/>
        </w:rPr>
        <w:t>ב</w:t>
      </w:r>
      <w:r w:rsidRPr="0059626C">
        <w:rPr>
          <w:rtl/>
        </w:rPr>
        <w:t>"</w:t>
      </w:r>
      <w:r w:rsidRPr="0059626C">
        <w:rPr>
          <w:rFonts w:hint="cs"/>
          <w:rtl/>
        </w:rPr>
        <w:t>ח</w:t>
      </w:r>
      <w:r w:rsidRPr="0059626C">
        <w:rPr>
          <w:rtl/>
        </w:rPr>
        <w:t>:</w:t>
      </w:r>
    </w:p>
    <w:p w14:paraId="36EE3CA8" w14:textId="05D4D36C" w:rsidR="0059626C" w:rsidRDefault="00FF3740" w:rsidP="00FF3740">
      <w:pPr>
        <w:rPr>
          <w:rFonts w:ascii="FontbitDavid" w:hAnsi="FontbitDavid" w:cs="BA Vilna Bold"/>
          <w:rtl/>
        </w:rPr>
      </w:pPr>
      <w:r w:rsidRPr="006F178A">
        <w:rPr>
          <w:rFonts w:ascii="FontbitDavid" w:hAnsi="FontbitDavid"/>
          <w:rtl/>
        </w:rPr>
        <w:t xml:space="preserve">הני ארבע תגלחות משום </w:t>
      </w:r>
      <w:r w:rsidRPr="00AF3199">
        <w:rPr>
          <w:rFonts w:ascii="FontbitDavid" w:hAnsi="FontbitDavid" w:cs="BA Vilna Bold"/>
          <w:rtl/>
        </w:rPr>
        <w:t>מצוה</w:t>
      </w:r>
      <w:r w:rsidR="0059626C">
        <w:rPr>
          <w:rFonts w:ascii="FontbitDavid" w:hAnsi="FontbitDavid" w:hint="cs"/>
          <w:rtl/>
        </w:rPr>
        <w:t>,</w:t>
      </w:r>
      <w:r w:rsidRPr="006F178A">
        <w:rPr>
          <w:rFonts w:ascii="FontbitDavid" w:hAnsi="FontbitDavid"/>
          <w:rtl/>
        </w:rPr>
        <w:t xml:space="preserve"> או משום </w:t>
      </w:r>
      <w:r w:rsidRPr="006F178A">
        <w:rPr>
          <w:rFonts w:ascii="FontbitDavid" w:hAnsi="FontbitDavid" w:hint="cs"/>
          <w:rtl/>
        </w:rPr>
        <w:t>להעביר טומאה</w:t>
      </w:r>
      <w:r w:rsidRPr="006F178A">
        <w:rPr>
          <w:rFonts w:ascii="FontbitDavid" w:hAnsi="FontbitDavid"/>
          <w:rtl/>
        </w:rPr>
        <w:t xml:space="preserve">? </w:t>
      </w:r>
    </w:p>
    <w:p w14:paraId="72180F92" w14:textId="77777777" w:rsidR="0059626C" w:rsidRDefault="00FF3740" w:rsidP="0059626C">
      <w:pPr>
        <w:pStyle w:val="36"/>
        <w:framePr w:wrap="notBeside"/>
        <w:rPr>
          <w:rFonts w:ascii="FontbitDavid" w:hAnsi="FontbitDavid"/>
          <w:rtl/>
        </w:rPr>
      </w:pPr>
      <w:r w:rsidRPr="0059626C">
        <w:rPr>
          <w:rFonts w:hint="cs"/>
          <w:rtl/>
        </w:rPr>
        <w:t>ונפק</w:t>
      </w:r>
      <w:r w:rsidRPr="0059626C">
        <w:rPr>
          <w:rtl/>
        </w:rPr>
        <w:t>"</w:t>
      </w:r>
      <w:r w:rsidRPr="0059626C">
        <w:rPr>
          <w:rFonts w:hint="cs"/>
          <w:rtl/>
        </w:rPr>
        <w:t xml:space="preserve">מ </w:t>
      </w:r>
    </w:p>
    <w:p w14:paraId="31E03435" w14:textId="71657EE2" w:rsidR="00FF3740" w:rsidRPr="006F178A" w:rsidRDefault="00FF3740" w:rsidP="00FF3740">
      <w:pPr>
        <w:rPr>
          <w:rtl/>
        </w:rPr>
      </w:pPr>
      <w:r w:rsidRPr="006F178A">
        <w:rPr>
          <w:rFonts w:ascii="FontbitDavid" w:hAnsi="FontbitDavid" w:hint="cs"/>
          <w:rtl/>
        </w:rPr>
        <w:t xml:space="preserve">להעביר במשחה </w:t>
      </w:r>
      <w:r w:rsidRPr="00ED1136">
        <w:rPr>
          <w:rStyle w:val="a6"/>
          <w:rFonts w:hint="cs"/>
          <w:rtl/>
        </w:rPr>
        <w:t>משום מצווה אסור</w:t>
      </w:r>
      <w:r w:rsidR="00ED1136">
        <w:rPr>
          <w:rStyle w:val="a6"/>
          <w:rFonts w:hint="cs"/>
          <w:rtl/>
        </w:rPr>
        <w:t>,</w:t>
      </w:r>
      <w:r w:rsidRPr="00ED1136">
        <w:rPr>
          <w:rStyle w:val="a6"/>
          <w:rFonts w:hint="cs"/>
          <w:rtl/>
        </w:rPr>
        <w:t xml:space="preserve"> </w:t>
      </w:r>
      <w:r w:rsidR="00ED1136">
        <w:rPr>
          <w:rStyle w:val="a6"/>
          <w:rFonts w:hint="cs"/>
          <w:rtl/>
        </w:rPr>
        <w:t>ואי</w:t>
      </w:r>
      <w:r w:rsidRPr="00ED1136">
        <w:rPr>
          <w:rStyle w:val="a6"/>
          <w:rFonts w:hint="cs"/>
          <w:rtl/>
        </w:rPr>
        <w:t xml:space="preserve"> </w:t>
      </w:r>
      <w:r w:rsidR="00ED1136">
        <w:rPr>
          <w:rStyle w:val="a6"/>
          <w:rFonts w:hint="cs"/>
          <w:rtl/>
        </w:rPr>
        <w:t xml:space="preserve">מצד להעביר </w:t>
      </w:r>
      <w:r w:rsidRPr="00ED1136">
        <w:rPr>
          <w:rStyle w:val="a6"/>
          <w:rFonts w:hint="cs"/>
          <w:rtl/>
        </w:rPr>
        <w:t>שיער טומאה אפי במשחה</w:t>
      </w:r>
      <w:r w:rsidRPr="006F178A">
        <w:rPr>
          <w:rFonts w:ascii="FontbitDavid" w:hAnsi="FontbitDavid" w:hint="cs"/>
          <w:rtl/>
        </w:rPr>
        <w:t xml:space="preserve"> </w:t>
      </w:r>
      <w:r w:rsidRPr="006F178A">
        <w:rPr>
          <w:rFonts w:ascii="FontbitDavid" w:hAnsi="FontbitDavid"/>
          <w:rtl/>
        </w:rPr>
        <w:t xml:space="preserve"> </w:t>
      </w:r>
    </w:p>
    <w:p w14:paraId="0F61D83C" w14:textId="3646FA3F" w:rsidR="00ED1136" w:rsidRDefault="00FF3740" w:rsidP="00ED1136">
      <w:pPr>
        <w:pStyle w:val="36"/>
        <w:framePr w:wrap="notBeside"/>
        <w:rPr>
          <w:rtl/>
        </w:rPr>
      </w:pPr>
      <w:r>
        <w:rPr>
          <w:rtl/>
        </w:rPr>
        <w:t xml:space="preserve">רבא</w:t>
      </w:r>
      <w:del w:id="41090" w:author="Claude" w:date="2026-10-07T09:25:01Z">
        <w:r>
          <w:rPr>
            <w:rtl/>
          </w:rPr>
          <w:delText xml:space="preserve"> </w:delText>
        </w:r>
      </w:del>
      <w:r w:rsidR="00ED1136">
        <w:rPr>
          <w:rFonts w:hint="cs"/>
          <w:rtl/>
        </w:rPr>
        <w:t>:</w:t>
      </w:r>
    </w:p>
    <w:p w14:paraId="013F9612" w14:textId="4DF6B5DE" w:rsidR="00FF3740" w:rsidRPr="00AF3199" w:rsidRDefault="00FF3740" w:rsidP="00FF3740">
      <w:pPr>
        <w:rPr>
          <w:rFonts w:cs="BA Vilna Bold"/>
          <w:rtl/>
        </w:rPr>
      </w:pPr>
      <w:r w:rsidRPr="006F178A">
        <w:rPr>
          <w:rtl/>
        </w:rPr>
        <w:t xml:space="preserve">ת"ש ומגלח </w:t>
      </w:r>
      <w:r w:rsidRPr="00766B62">
        <w:rPr>
          <w:rFonts w:cs="BA Vilna Bold"/>
          <w:rtl/>
        </w:rPr>
        <w:t>ארבע</w:t>
      </w:r>
      <w:r w:rsidRPr="006F178A">
        <w:rPr>
          <w:rtl/>
        </w:rPr>
        <w:t xml:space="preserve"> תגלחות</w:t>
      </w:r>
      <w:r w:rsidR="001A7DD4">
        <w:rPr>
          <w:rtl/>
        </w:rPr>
        <w:t>.</w:t>
      </w:r>
      <w:r w:rsidRPr="006F178A">
        <w:rPr>
          <w:rFonts w:hint="cs"/>
          <w:rtl/>
        </w:rPr>
        <w:t xml:space="preserve"> וא</w:t>
      </w:r>
      <w:r w:rsidR="00F676C2">
        <w:rPr>
          <w:rFonts w:hint="cs"/>
          <w:rtl/>
        </w:rPr>
        <w:t>י</w:t>
      </w:r>
      <w:r w:rsidRPr="006F178A">
        <w:rPr>
          <w:rFonts w:hint="cs"/>
          <w:rtl/>
        </w:rPr>
        <w:t xml:space="preserve"> משום העברת שיער טומאה </w:t>
      </w:r>
      <w:r w:rsidR="00585A64">
        <w:rPr>
          <w:rFonts w:hint="cs"/>
          <w:rtl/>
        </w:rPr>
        <w:t>אף</w:t>
      </w:r>
      <w:r w:rsidRPr="006F178A">
        <w:rPr>
          <w:rFonts w:hint="cs"/>
          <w:rtl/>
        </w:rPr>
        <w:t xml:space="preserve"> בג' סגי </w:t>
      </w:r>
      <w:r w:rsidRPr="00AF3199">
        <w:rPr>
          <w:rFonts w:cs="BA Vilna Bold"/>
          <w:rtl/>
        </w:rPr>
        <w:t>–</w:t>
      </w:r>
      <w:r w:rsidRPr="00AF3199">
        <w:rPr>
          <w:rFonts w:cs="BA Vilna Bold" w:hint="cs"/>
          <w:rtl/>
        </w:rPr>
        <w:t xml:space="preserve"> ש</w:t>
      </w:r>
      <w:r w:rsidRPr="00AF3199">
        <w:rPr>
          <w:rFonts w:cs="BA Vilna Bold"/>
          <w:rtl/>
        </w:rPr>
        <w:t>"</w:t>
      </w:r>
      <w:r w:rsidRPr="00AF3199">
        <w:rPr>
          <w:rFonts w:cs="BA Vilna Bold" w:hint="cs"/>
          <w:rtl/>
        </w:rPr>
        <w:t xml:space="preserve">מ משום מצווה </w:t>
      </w:r>
    </w:p>
    <w:p w14:paraId="7F6CE895" w14:textId="77777777" w:rsidR="00FF3740" w:rsidRPr="006F178A" w:rsidRDefault="00FF3740" w:rsidP="000F6CD2">
      <w:pPr>
        <w:pStyle w:val="afffffb"/>
        <w:rPr>
          <w:del w:id="90036" w:author="מנוע עיצוב" w:date="2026-10-08T11:01:28Z"/>
          <w:rtl/>
        </w:rPr>
      </w:pPr>
      <w:del w:id="90035" w:author="מנוע עיצוב" w:date="2026-10-08T11:01:28Z">
        <w:r>
          <w:rPr>
            <w:rtl/>
          </w:rPr>
          <w:delText xml:space="preserve">׹</w:delText>
        </w:r>
      </w:del>
    </w:p>
    <w:p w14:paraId="1023973E" w14:textId="77777777" w:rsidR="00FF3740" w:rsidRPr="00766B62" w:rsidRDefault="00FF3740" w:rsidP="00FF3740">
      <w:pPr>
        <w:pStyle w:val="afffff1"/>
        <w:rPr>
          <w:rFonts w:cs="BA Vilna Bold"/>
          <w:bCs w:val="0"/>
          <w:sz w:val="20"/>
          <w:rtl/>
        </w:rPr>
        <w:sectPr w:rsidR="00FF3740" w:rsidRPr="00766B62" w:rsidSect="008450B4">
          <w:type w:val="continuous"/>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284"/>
          <w:titlePg/>
          <w:bidi/>
          <w:rtlGutter/>
          <w:docGrid w:linePitch="360"/>
        </w:sectPr>
      </w:pPr>
    </w:p>
    <w:p w14:paraId="406DCEF6" w14:textId="77777777" w:rsidR="00FF3740" w:rsidRPr="00766B62" w:rsidRDefault="00FF3740" w:rsidP="00FF3740">
      <w:pPr>
        <w:pStyle w:val="Hadran"/>
        <w:rPr>
          <w:rFonts w:cs="BA Vilna Bold"/>
          <w:bCs w:val="0"/>
          <w:sz w:val="20"/>
          <w:rtl/>
        </w:rPr>
        <w:sectPr w:rsidR="00FF3740" w:rsidRPr="00766B62" w:rsidSect="008450B4">
          <w:type w:val="continuous"/>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720"/>
          <w:titlePg/>
          <w:bidi/>
          <w:rtlGutter/>
          <w:docGrid w:linePitch="360"/>
        </w:sectPr>
        <w:pPrChange w:id="91048" w:author="Claude" w:date="2026-10-08T08:35:28Z">
          <w:pPr>
            <w:pStyle w:val="afffff1"/>
            <w:rPr>
              <w:rFonts w:cs="BA Vilna Bold"/>
              <w:bCs w:val="0"/>
              <w:sz w:val="20"/>
              <w:rtl/>
            </w:rPr>
            <w:sectPr w:rsidR="00FF3740" w:rsidRPr="00766B62" w:rsidSect="008450B4">
              <w:type w:val="continuous"/>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720"/>
              <w:titlePg/>
              <w:bidi/>
              <w:rtlGutter/>
              <w:docGrid w:linePitch="360"/>
            </w:sectPr>
          </w:pPr>
        </w:pPrChange>
      </w:pPr>
      <w:r w:rsidRPr="00766B62">
        <w:rPr>
          <w:rFonts w:cs="BA Vilna Bold"/>
          <w:bCs w:val="0"/>
          <w:sz w:val="20"/>
          <w:rtl/>
        </w:rPr>
        <w:t>הדרן עלך שני נזירים</w:t>
      </w:r>
    </w:p>
    <w:p w14:paraId="4FA97800" w14:textId="77777777" w:rsidR="00FF3740" w:rsidRPr="00766B62" w:rsidRDefault="00FF3740" w:rsidP="00FF3740">
      <w:pPr>
        <w:pStyle w:val="afffff1"/>
        <w:rPr>
          <w:rFonts w:cs="BA Vilna Bold"/>
          <w:bCs w:val="0"/>
          <w:sz w:val="20"/>
          <w:rtl/>
        </w:rPr>
      </w:pPr>
    </w:p>
    <w:p w14:paraId="336D8087" w14:textId="77777777" w:rsidR="00FF3740" w:rsidRPr="006F178A" w:rsidRDefault="00FF3740" w:rsidP="00FF3740">
      <w:r w:rsidRPr="006F178A">
        <w:rPr>
          <w:rFonts w:ascii="FontbitDavid" w:hAnsi="FontbitDavid"/>
        </w:rPr>
        <w:br w:type="page"/>
      </w:r>
    </w:p>
    <w:p w14:paraId="0AE87D6F" w14:textId="77777777" w:rsidR="00FF3740" w:rsidRPr="006F178A" w:rsidRDefault="00FF3740" w:rsidP="00FF3740">
      <w:pPr>
        <w:pStyle w:val="affff8"/>
        <w:framePr w:wrap="around"/>
        <w:spacing w:line="276" w:lineRule="auto"/>
        <w:rPr>
          <w:del w:id="41143" w:author="Claude" w:date="2026-10-07T09:25:01Z"/>
          <w:sz w:val="20"/>
          <w:rtl/>
        </w:rPr>
      </w:pPr>
      <w:del w:id="41142" w:author="Claude" w:date="2026-10-07T09:25:01Z">
        <w:r w:rsidRPr="006F178A">
          <w:rPr>
            <w:rFonts w:hint="cs"/>
            <w:sz w:val="20"/>
            <w:rtl/>
          </w:rPr>
          <w:lastRenderedPageBreak/>
          <w:delText xml:space="preserve">פרק תשיעי </w:delText>
        </w:r>
      </w:del>
    </w:p>
    <w:p w14:paraId="1420BC41" w14:textId="77777777" w:rsidR="00FF3740" w:rsidRPr="006F178A" w:rsidRDefault="00FF3740" w:rsidP="00FF3740">
      <w:pPr>
        <w:pStyle w:val="affff9"/>
        <w:framePr w:wrap="around"/>
        <w:spacing w:line="276" w:lineRule="auto"/>
        <w:rPr>
          <w:del w:id="41145" w:author="Claude" w:date="2026-10-07T09:25:01Z"/>
          <w:sz w:val="20"/>
          <w:rtl/>
        </w:rPr>
      </w:pPr>
      <w:del w:id="41144" w:author="Claude" w:date="2026-10-07T09:25:01Z">
        <w:r w:rsidRPr="006F178A">
          <w:rPr>
            <w:rFonts w:hint="cs"/>
            <w:sz w:val="20"/>
            <w:rtl/>
          </w:rPr>
          <w:delText xml:space="preserve">הכותים אין להם</w:delText>
        </w:r>
      </w:del>
    </w:p>
    <w:p w14:paraId="46E2D48B" w14:textId="77777777" w:rsidR="00FF3740" w:rsidRPr="006F178A" w:rsidRDefault="00FF3740" w:rsidP="00FF3740">
      <w:pPr>
        <w:pStyle w:val="affff9"/>
        <w:framePr w:wrap="around"/>
        <w:spacing w:line="276" w:lineRule="auto"/>
        <w:rPr>
          <w:del w:id="42147" w:author="Claude" w:date="2026-10-07T09:43:50Z"/>
          <w:sz w:val="20"/>
          <w:rtl/>
        </w:rPr>
      </w:pPr>
      <w:del w:id="42146" w:author="Claude" w:date="2026-10-07T09:43:50Z">
        <w:r w:rsidRPr="006F178A">
          <w:rPr>
            <w:rFonts w:hint="cs"/>
            <w:sz w:val="20"/>
            <w:rtl/>
          </w:rPr>
          <w:delText xml:space="preserve">הכותים אין להם </w:delText>
        </w:r>
      </w:del>
    </w:p>
    <w:p>
      <w:pPr>
        <w:pStyle w:val="PetichatPerek"/>
        <w:rPr>
          <w:ins w:id="41141" w:author="Claude" w:date="2026-10-07T09:25:01Z"/>
        </w:rPr>
      </w:pPr>
      <w:ins w:id="41140" w:author="Claude" w:date="2026-10-07T09:25:01Z">
        <w:r>
          <w:rPr>
            <w:rFonts w:hint="cs"/>
            <w:sz w:val="20"/>
            <w:rtl/>
          </w:rPr>
          <w:t xml:space="preserve">פרק תשיעי</w:t>
        </w:r>
        <w:r>
          <w:rPr>
            <w:rFonts w:hint="cs"/>
            <w:sz w:val="20"/>
            <w:rtl/>
          </w:rPr>
          <w:t xml:space="preserve"> - </w:t>
        </w:r>
        <w:r>
          <w:rPr>
            <w:rFonts w:hint="cs"/>
            <w:sz w:val="20"/>
            <w:rtl/>
          </w:rPr>
          <w:t xml:space="preserve">הכותים אין להם</w:t>
        </w:r>
      </w:ins>
    </w:p>
    <w:p w14:paraId="0700A48D" w14:textId="77777777" w:rsidR="00FF3740" w:rsidRPr="006F178A" w:rsidRDefault="00FF3740" w:rsidP="00E7495F">
      <w:pPr>
        <w:pStyle w:val="affffff2"/>
        <w:framePr w:wrap="around"/>
        <w:rPr>
          <w:rtl/>
        </w:rPr>
      </w:pPr>
      <w:del w:id="20233" w:author="קלוד" w:date="2026-10-06T10:09:33Z">
        <w:r>
          <w:rPr>
            <w:rtl/>
          </w:rPr>
          <w:delText xml:space="preserve">מתני'.</w:delText>
        </w:r>
      </w:del>
      <w:ins w:id="20234" w:author="קלוד" w:date="2026-10-06T10:09:33Z">
        <w:r>
          <w:rPr>
            <w:rtl/>
          </w:rPr>
          <w:t xml:space="preserve">משנה א</w:t>
        </w:r>
      </w:ins>
    </w:p>
    <w:p w14:paraId="5297F484" w14:textId="0CD721E6" w:rsidR="00FF3740" w:rsidRPr="006F178A" w:rsidRDefault="00FF3740" w:rsidP="00237C8F">
      <w:pPr>
        <w:pStyle w:val="affffb"/>
        <w:spacing w:before="120"/>
        <w:jc w:val="center"/>
        <w:rPr>
          <w:rtl/>
        </w:rPr>
        <w:pPrChange w:id="90054" w:author="קלוד" w:date="2026-10-08T12:08:16Z">
          <w:pPr>
            <w:pStyle w:val="affffb"/>
            <w:jc w:val="center"/>
          </w:pPr>
        </w:pPrChange>
      </w:pPr>
      <w:r w:rsidRPr="006F178A">
        <w:rPr>
          <w:rtl/>
        </w:rPr>
        <w:t>הכותים אין להם נזירות.</w:t>
      </w:r>
      <w:r w:rsidR="00237C8F">
        <w:rPr>
          <w:rFonts w:hint="cs"/>
          <w:rtl/>
        </w:rPr>
        <w:t xml:space="preserve">                         </w:t>
      </w:r>
      <w:r w:rsidRPr="006F178A">
        <w:rPr>
          <w:rtl/>
        </w:rPr>
        <w:t>נשים ועבדים יש להן נזירות.</w:t>
      </w:r>
    </w:p>
    <w:p w14:paraId="2A8C41F9" w14:textId="7813F289" w:rsidR="00FF3740" w:rsidRPr="006F178A" w:rsidRDefault="00FF3740" w:rsidP="00237C8F">
      <w:pPr>
        <w:pStyle w:val="affffb"/>
        <w:jc w:val="center"/>
        <w:rPr>
          <w:rtl/>
        </w:rPr>
      </w:pPr>
      <w:r w:rsidRPr="006F178A">
        <w:rPr>
          <w:rtl/>
        </w:rPr>
        <w:t xml:space="preserve">חומר בנשים מבעבדים, שכופה את עבדו </w:t>
      </w:r>
      <w:r w:rsidR="00237C8F">
        <w:rPr>
          <w:rFonts w:hint="cs"/>
          <w:rtl/>
        </w:rPr>
        <w:t>ולא</w:t>
      </w:r>
      <w:r w:rsidRPr="006F178A">
        <w:rPr>
          <w:rtl/>
        </w:rPr>
        <w:t xml:space="preserve"> את אשתו.</w:t>
      </w:r>
    </w:p>
    <w:p w14:paraId="297A7FFA" w14:textId="77777777" w:rsidR="001A5D8F" w:rsidRDefault="001A5D8F" w:rsidP="001A5D8F">
      <w:pPr>
        <w:pStyle w:val="afffff3"/>
        <w:rPr>
          <w:rtl/>
        </w:rPr>
      </w:pPr>
      <w:ins w:id="9883" w:author="מספור קטעי משנה" w:date="2026-10-06T06:45:37Z">
        <w:r>
          <w:rPr>
            <w:rStyle w:val="MisparKeta"/>
          </w:rPr>
          <w:t xml:space="preserve">ב. </w:t>
        </w:r>
      </w:ins>
      <w:r w:rsidRPr="006F178A">
        <w:rPr>
          <w:rtl/>
        </w:rPr>
        <w:t>הכותים אין להם נזירות,</w:t>
      </w:r>
    </w:p>
    <w:p w14:paraId="6AF94CA2" w14:textId="77777777" w:rsidR="001A5D8F" w:rsidRDefault="00FF3740" w:rsidP="001A5D8F">
      <w:pPr>
        <w:pStyle w:val="36"/>
        <w:framePr w:wrap="notBeside"/>
        <w:rPr>
          <w:rStyle w:val="afffffe"/>
          <w:rtl/>
        </w:rPr>
      </w:pPr>
      <w:r w:rsidRPr="001A5D8F">
        <w:rPr>
          <w:rFonts w:hint="cs"/>
          <w:rtl/>
        </w:rPr>
        <w:t>מדת</w:t>
      </w:r>
      <w:r w:rsidRPr="001A5D8F">
        <w:rPr>
          <w:rtl/>
        </w:rPr>
        <w:t>"</w:t>
      </w:r>
      <w:r w:rsidRPr="001A5D8F">
        <w:rPr>
          <w:rFonts w:hint="cs"/>
          <w:rtl/>
        </w:rPr>
        <w:t xml:space="preserve">ר </w:t>
      </w:r>
    </w:p>
    <w:p w14:paraId="5EEC1FD6" w14:textId="3C1ACB62" w:rsidR="00FF3740" w:rsidRPr="006F178A" w:rsidRDefault="00FF3740" w:rsidP="00FF3740">
      <w:pPr>
        <w:rPr>
          <w:rtl/>
        </w:rPr>
      </w:pPr>
      <w:r w:rsidRPr="00AF76D0">
        <w:rPr>
          <w:rStyle w:val="afffffe"/>
          <w:rFonts w:hint="cs"/>
          <w:rtl/>
        </w:rPr>
        <w:t>'</w:t>
      </w:r>
      <w:r w:rsidRPr="00AF76D0">
        <w:rPr>
          <w:rStyle w:val="afffffe"/>
          <w:rtl/>
        </w:rPr>
        <w:t>דבר אל בני ישראל</w:t>
      </w:r>
      <w:r w:rsidRPr="00AF76D0">
        <w:rPr>
          <w:rStyle w:val="afffffe"/>
          <w:rFonts w:hint="cs"/>
          <w:rtl/>
        </w:rPr>
        <w:t xml:space="preserve">' </w:t>
      </w:r>
      <w:r w:rsidRPr="006F178A">
        <w:rPr>
          <w:rFonts w:hint="cs"/>
          <w:rtl/>
        </w:rPr>
        <w:t>ולא לעכו</w:t>
      </w:r>
      <w:r w:rsidRPr="006F178A">
        <w:rPr>
          <w:rtl/>
        </w:rPr>
        <w:t>"</w:t>
      </w:r>
      <w:r w:rsidRPr="006F178A">
        <w:rPr>
          <w:rFonts w:hint="cs"/>
          <w:rtl/>
        </w:rPr>
        <w:t>ם,</w:t>
      </w:r>
      <w:r w:rsidRPr="00AF76D0">
        <w:rPr>
          <w:rStyle w:val="afffffe"/>
          <w:rFonts w:hint="cs"/>
          <w:rtl/>
        </w:rPr>
        <w:t xml:space="preserve"> 'ואמרת אליהם' </w:t>
      </w:r>
      <w:r w:rsidRPr="006F178A">
        <w:rPr>
          <w:rFonts w:hint="cs"/>
          <w:rtl/>
        </w:rPr>
        <w:t>לרבות את העבדים</w:t>
      </w:r>
    </w:p>
    <w:p w14:paraId="28446F6C" w14:textId="77777777" w:rsidR="001A5D8F" w:rsidRDefault="00FF3740" w:rsidP="001A5D8F">
      <w:pPr>
        <w:pStyle w:val="36"/>
        <w:framePr w:wrap="notBeside"/>
        <w:rPr>
          <w:rtl/>
        </w:rPr>
      </w:pPr>
      <w:r w:rsidRPr="001A5D8F">
        <w:rPr>
          <w:rFonts w:hint="cs"/>
          <w:rtl/>
        </w:rPr>
        <w:t>ו</w:t>
      </w:r>
      <w:r w:rsidR="00585A64" w:rsidRPr="001A5D8F">
        <w:rPr>
          <w:rFonts w:hint="cs"/>
          <w:rtl/>
        </w:rPr>
        <w:t>אף</w:t>
      </w:r>
      <w:r w:rsidRPr="001A5D8F">
        <w:rPr>
          <w:rFonts w:hint="cs"/>
          <w:rtl/>
        </w:rPr>
        <w:t xml:space="preserve"> </w:t>
      </w:r>
    </w:p>
    <w:p w14:paraId="238E363A" w14:textId="6C44D8F7" w:rsidR="00FF3740" w:rsidRPr="006F178A" w:rsidRDefault="00FF3740" w:rsidP="00FF3740">
      <w:pPr>
        <w:rPr>
          <w:rtl/>
        </w:rPr>
      </w:pPr>
      <w:r w:rsidRPr="006F178A">
        <w:rPr>
          <w:rFonts w:hint="cs"/>
          <w:rtl/>
        </w:rPr>
        <w:t>דכ</w:t>
      </w:r>
      <w:r w:rsidRPr="006F178A">
        <w:rPr>
          <w:rtl/>
        </w:rPr>
        <w:t>ל מצוה שהאשה חייבת בה - עבד חייב בה</w:t>
      </w:r>
    </w:p>
    <w:p w14:paraId="60B0B447" w14:textId="3595A9E1" w:rsidR="001A5D8F" w:rsidRDefault="001A5D8F" w:rsidP="001A5D8F">
      <w:pPr>
        <w:pStyle w:val="36"/>
        <w:framePr w:wrap="notBeside"/>
        <w:rPr>
          <w:rFonts w:ascii="FontbitDavid" w:hAnsi="FontbitDavid"/>
          <w:rtl/>
        </w:rPr>
      </w:pPr>
      <w:r>
        <w:rPr>
          <w:rFonts w:hint="cs"/>
          <w:rtl/>
        </w:rPr>
        <w:t xml:space="preserve">- </w:t>
      </w:r>
      <w:r w:rsidR="00FF3740" w:rsidRPr="001A5D8F">
        <w:rPr>
          <w:rFonts w:hint="cs"/>
          <w:rtl/>
        </w:rPr>
        <w:t xml:space="preserve">רבא: </w:t>
      </w:r>
    </w:p>
    <w:p w14:paraId="21C30E9D" w14:textId="70935F02" w:rsidR="00FF3740" w:rsidRPr="006F178A" w:rsidRDefault="00FF3740" w:rsidP="00E94B08">
      <w:pPr>
        <w:spacing w:after="120"/>
        <w:rPr>
          <w:rtl/>
        </w:rPr>
      </w:pPr>
      <w:r w:rsidRPr="001A5D8F">
        <w:rPr>
          <w:rFonts w:ascii="FontbitDavid" w:hAnsi="FontbitDavid" w:hint="cs"/>
          <w:rtl/>
        </w:rPr>
        <w:t xml:space="preserve">שאני </w:t>
      </w:r>
      <w:r w:rsidR="00585A64" w:rsidRPr="001A5D8F">
        <w:rPr>
          <w:rFonts w:ascii="FontbitDavid" w:hAnsi="FontbitDavid" w:hint="cs"/>
          <w:rtl/>
        </w:rPr>
        <w:t>כאן</w:t>
      </w:r>
      <w:r w:rsidRPr="00AF76D0">
        <w:rPr>
          <w:rStyle w:val="afffffe"/>
          <w:rFonts w:hint="cs"/>
          <w:rtl/>
        </w:rPr>
        <w:t xml:space="preserve"> '</w:t>
      </w:r>
      <w:r w:rsidRPr="00AF76D0">
        <w:rPr>
          <w:rStyle w:val="afffffe"/>
          <w:rtl/>
        </w:rPr>
        <w:t>לאסור איסר על נפשו</w:t>
      </w:r>
      <w:r w:rsidRPr="00AF76D0">
        <w:rPr>
          <w:rStyle w:val="afffffe"/>
          <w:rFonts w:hint="cs"/>
          <w:rtl/>
        </w:rPr>
        <w:t>'</w:t>
      </w:r>
      <w:r w:rsidRPr="00AF76D0">
        <w:rPr>
          <w:rStyle w:val="afffffe"/>
          <w:rtl/>
        </w:rPr>
        <w:t>,</w:t>
      </w:r>
      <w:r w:rsidRPr="001A5D8F">
        <w:rPr>
          <w:rFonts w:ascii="FontbitDavid" w:hAnsi="FontbitDavid"/>
          <w:rtl/>
        </w:rPr>
        <w:t xml:space="preserve"> במי שנפשו קנויה לו, יצא עבד שאין נפשו קנויה לו, </w:t>
      </w:r>
      <w:r w:rsidRPr="001A5D8F">
        <w:rPr>
          <w:rFonts w:ascii="FontbitDavid" w:hAnsi="FontbitDavid" w:hint="cs"/>
          <w:rtl/>
        </w:rPr>
        <w:t>אימא גבי נזיר</w:t>
      </w:r>
      <w:r w:rsidRPr="001A5D8F">
        <w:rPr>
          <w:rFonts w:ascii="FontbitDavid" w:hAnsi="FontbitDavid"/>
          <w:rtl/>
        </w:rPr>
        <w:t xml:space="preserve"> נמי לא, קמ"</w:t>
      </w:r>
      <w:r w:rsidRPr="001A5D8F">
        <w:rPr>
          <w:rFonts w:ascii="FontbitDavid" w:hAnsi="FontbitDavid" w:hint="cs"/>
          <w:rtl/>
        </w:rPr>
        <w:t>ל</w:t>
      </w:r>
      <w:r w:rsidRPr="001A5D8F">
        <w:rPr>
          <w:rFonts w:ascii="FontbitDavid" w:hAnsi="FontbitDavid"/>
          <w:rtl/>
        </w:rPr>
        <w:t>.</w:t>
      </w:r>
    </w:p>
    <w:p w14:paraId="531451B5" w14:textId="7923A838" w:rsidR="00FF3740" w:rsidRPr="006F178A" w:rsidRDefault="00FF3740" w:rsidP="00FF3740">
      <w:pPr>
        <w:rPr>
          <w:rtl/>
        </w:rPr>
      </w:pPr>
      <w:r w:rsidRPr="006F178A">
        <w:rPr>
          <w:rFonts w:ascii="FontbitDavid" w:hAnsi="FontbitDavid"/>
          <w:rtl/>
        </w:rPr>
        <w:t>•</w:t>
      </w:r>
      <w:r w:rsidRPr="00AF76D0">
        <w:rPr>
          <w:rStyle w:val="afffffe"/>
          <w:rtl/>
        </w:rPr>
        <w:t xml:space="preserve"> </w:t>
      </w:r>
      <w:r w:rsidRPr="00AF76D0">
        <w:rPr>
          <w:rStyle w:val="afffffe"/>
          <w:rFonts w:hint="cs"/>
          <w:rtl/>
        </w:rPr>
        <w:t>'</w:t>
      </w:r>
      <w:r w:rsidRPr="00AF76D0">
        <w:rPr>
          <w:rStyle w:val="afffffe"/>
          <w:rtl/>
        </w:rPr>
        <w:t>דבר אל בני ישראל</w:t>
      </w:r>
      <w:r w:rsidRPr="00AF76D0">
        <w:rPr>
          <w:rStyle w:val="afffffe"/>
          <w:rFonts w:hint="cs"/>
          <w:rtl/>
        </w:rPr>
        <w:t>'</w:t>
      </w:r>
      <w:r w:rsidRPr="00AF76D0">
        <w:rPr>
          <w:rStyle w:val="afffffe"/>
          <w:rtl/>
        </w:rPr>
        <w:t xml:space="preserve"> </w:t>
      </w:r>
      <w:r w:rsidRPr="006F178A">
        <w:rPr>
          <w:rFonts w:ascii="FontbitDavid" w:hAnsi="FontbitDavid"/>
          <w:rtl/>
        </w:rPr>
        <w:t>- ולא לע</w:t>
      </w:r>
      <w:r w:rsidR="004C6529">
        <w:rPr>
          <w:rFonts w:ascii="FontbitDavid" w:hAnsi="FontbitDavid" w:hint="cs"/>
          <w:rtl/>
        </w:rPr>
        <w:t>כו''ם</w:t>
      </w:r>
      <w:r w:rsidRPr="006F178A">
        <w:rPr>
          <w:rFonts w:ascii="FontbitDavid" w:hAnsi="FontbitDavid"/>
          <w:rtl/>
        </w:rPr>
        <w:t>.</w:t>
      </w:r>
    </w:p>
    <w:p w14:paraId="257928F2" w14:textId="77777777" w:rsidR="004C6529" w:rsidRDefault="00FF3740" w:rsidP="004C6529">
      <w:pPr>
        <w:pStyle w:val="36"/>
        <w:framePr w:wrap="notBeside"/>
        <w:rPr>
          <w:rtl/>
        </w:rPr>
      </w:pPr>
      <w:r w:rsidRPr="004C6529">
        <w:rPr>
          <w:rFonts w:hint="cs"/>
          <w:rtl/>
        </w:rPr>
        <w:t xml:space="preserve">והך </w:t>
      </w:r>
    </w:p>
    <w:p w14:paraId="35052A99" w14:textId="77777777" w:rsidR="004C6529" w:rsidRDefault="00FF3740" w:rsidP="00FF3740">
      <w:pPr>
        <w:rPr>
          <w:rtl/>
        </w:rPr>
      </w:pPr>
      <w:r w:rsidRPr="006F178A">
        <w:rPr>
          <w:rFonts w:hint="cs"/>
          <w:rtl/>
        </w:rPr>
        <w:t>ד</w:t>
      </w:r>
      <w:r w:rsidR="004C6529">
        <w:rPr>
          <w:rFonts w:hint="cs"/>
          <w:rtl/>
        </w:rPr>
        <w:t>ב</w:t>
      </w:r>
      <w:r w:rsidRPr="006F178A">
        <w:rPr>
          <w:rtl/>
        </w:rPr>
        <w:t>ערכין,</w:t>
      </w:r>
      <w:r w:rsidRPr="004C6529">
        <w:rPr>
          <w:rStyle w:val="27"/>
          <w:rtl/>
        </w:rPr>
        <w:t xml:space="preserve"> </w:t>
      </w:r>
      <w:r w:rsidRPr="004C6529">
        <w:rPr>
          <w:rStyle w:val="27"/>
          <w:rFonts w:hint="cs"/>
          <w:rtl/>
        </w:rPr>
        <w:t>כ</w:t>
      </w:r>
      <w:r w:rsidRPr="004C6529">
        <w:rPr>
          <w:rStyle w:val="27"/>
          <w:rtl/>
        </w:rPr>
        <w:t xml:space="preserve">תיב: </w:t>
      </w:r>
      <w:r w:rsidRPr="00AF76D0">
        <w:rPr>
          <w:rStyle w:val="afffffe"/>
          <w:rFonts w:hint="cs"/>
          <w:rtl/>
        </w:rPr>
        <w:t>'</w:t>
      </w:r>
      <w:r w:rsidRPr="00AF76D0">
        <w:rPr>
          <w:rStyle w:val="afffffe"/>
          <w:rtl/>
        </w:rPr>
        <w:t>דבר אל בני ישראל</w:t>
      </w:r>
      <w:r w:rsidRPr="00AF76D0">
        <w:rPr>
          <w:rStyle w:val="afffffe"/>
          <w:rFonts w:hint="cs"/>
          <w:rtl/>
        </w:rPr>
        <w:t>'</w:t>
      </w:r>
      <w:r w:rsidRPr="00AF76D0">
        <w:rPr>
          <w:rStyle w:val="afffffe"/>
          <w:rtl/>
        </w:rPr>
        <w:t xml:space="preserve"> </w:t>
      </w:r>
    </w:p>
    <w:p w14:paraId="4D8F8131" w14:textId="23E576A4" w:rsidR="00FF3740" w:rsidRPr="006F178A" w:rsidRDefault="00FF3740" w:rsidP="00FF3740">
      <w:pPr>
        <w:rPr>
          <w:rtl/>
        </w:rPr>
      </w:pPr>
      <w:r w:rsidRPr="004C6529">
        <w:rPr>
          <w:rStyle w:val="27"/>
          <w:rtl/>
        </w:rPr>
        <w:t xml:space="preserve">ותניא: </w:t>
      </w:r>
      <w:r w:rsidRPr="006F178A">
        <w:rPr>
          <w:rtl/>
        </w:rPr>
        <w:t>אין הע</w:t>
      </w:r>
      <w:r w:rsidRPr="006F178A">
        <w:rPr>
          <w:rFonts w:hint="cs"/>
          <w:rtl/>
        </w:rPr>
        <w:t>כו</w:t>
      </w:r>
      <w:r w:rsidRPr="006F178A">
        <w:rPr>
          <w:rtl/>
        </w:rPr>
        <w:t>"</w:t>
      </w:r>
      <w:r w:rsidRPr="006F178A">
        <w:rPr>
          <w:rFonts w:hint="cs"/>
          <w:rtl/>
        </w:rPr>
        <w:t xml:space="preserve">ם </w:t>
      </w:r>
      <w:r w:rsidRPr="006F178A">
        <w:rPr>
          <w:rtl/>
        </w:rPr>
        <w:t xml:space="preserve">מעריכין, יכול לא יהו נערכין? </w:t>
      </w:r>
      <w:r w:rsidRPr="004C6529">
        <w:rPr>
          <w:rStyle w:val="27"/>
          <w:rtl/>
        </w:rPr>
        <w:t>ת"ל:</w:t>
      </w:r>
      <w:r w:rsidRPr="004C6529">
        <w:rPr>
          <w:rStyle w:val="afffffe"/>
          <w:rtl/>
        </w:rPr>
        <w:t xml:space="preserve"> איש!</w:t>
      </w:r>
      <w:r w:rsidRPr="006F178A">
        <w:rPr>
          <w:rtl/>
        </w:rPr>
        <w:t xml:space="preserve"> </w:t>
      </w:r>
    </w:p>
    <w:p w14:paraId="7B4F84C0" w14:textId="77777777" w:rsidR="004C6529" w:rsidRDefault="00FF3740" w:rsidP="004C6529">
      <w:pPr>
        <w:pStyle w:val="36"/>
        <w:framePr w:wrap="notBeside"/>
        <w:rPr>
          <w:rtl/>
        </w:rPr>
      </w:pPr>
      <w:r w:rsidRPr="004C6529">
        <w:rPr>
          <w:rtl/>
        </w:rPr>
        <w:t xml:space="preserve">שאני </w:t>
      </w:r>
      <w:r w:rsidR="00585A64" w:rsidRPr="004C6529">
        <w:rPr>
          <w:rtl/>
        </w:rPr>
        <w:t>כאן</w:t>
      </w:r>
      <w:r w:rsidRPr="004C6529">
        <w:rPr>
          <w:rtl/>
        </w:rPr>
        <w:t>,</w:t>
      </w:r>
    </w:p>
    <w:p w14:paraId="155C18FC" w14:textId="120AE06E" w:rsidR="00FF3740" w:rsidRPr="006F178A" w:rsidRDefault="00FF3740" w:rsidP="00FF3740">
      <w:pPr>
        <w:rPr>
          <w:rtl/>
        </w:rPr>
      </w:pPr>
      <w:r w:rsidRPr="004C6529">
        <w:rPr>
          <w:rFonts w:ascii="FontbitDavid" w:hAnsi="FontbitDavid"/>
          <w:rtl/>
        </w:rPr>
        <w:t>ד</w:t>
      </w:r>
      <w:r w:rsidRPr="004C6529">
        <w:rPr>
          <w:rFonts w:ascii="FontbitDavid" w:hAnsi="FontbitDavid" w:hint="cs"/>
          <w:rtl/>
        </w:rPr>
        <w:t>'</w:t>
      </w:r>
      <w:r>
        <w:rPr>
          <w:rStyle w:val="afffffe"/>
          <w:rFonts w:ascii="FontbitDavid" w:hAnsi="FontbitDavid"/>
          <w:rtl/>
          <w:rPrChange w:id="9008" w:author="מנוע פסוקים" w:date="2026-10-05T16:38:29Z">
            <w:rPr>
              <w:rFonts w:ascii="FontbitDavid" w:hAnsi="FontbitDavid"/>
              <w:rtl/>
            </w:rPr>
          </w:rPrChange>
        </w:rPr>
        <w:t xml:space="preserve">לאביו ולאמו לא יטמא</w:t>
      </w:r>
      <w:r w:rsidRPr="004C6529">
        <w:rPr>
          <w:rFonts w:ascii="FontbitDavid" w:hAnsi="FontbitDavid" w:hint="cs"/>
          <w:rtl/>
        </w:rPr>
        <w:t>'</w:t>
      </w:r>
      <w:r w:rsidRPr="004C6529">
        <w:rPr>
          <w:rFonts w:ascii="FontbitDavid" w:hAnsi="FontbitDavid"/>
          <w:rtl/>
        </w:rPr>
        <w:t>, במי שיש לו אב, יצא ע</w:t>
      </w:r>
      <w:r w:rsidR="002C790E">
        <w:rPr>
          <w:rFonts w:ascii="FontbitDavid" w:hAnsi="FontbitDavid" w:hint="cs"/>
          <w:rtl/>
        </w:rPr>
        <w:t>כו''ם</w:t>
      </w:r>
      <w:r w:rsidRPr="004C6529">
        <w:rPr>
          <w:rFonts w:ascii="FontbitDavid" w:hAnsi="FontbitDavid"/>
          <w:rtl/>
        </w:rPr>
        <w:t xml:space="preserve"> שאין לו אב.</w:t>
      </w:r>
    </w:p>
    <w:p w14:paraId="4DFA92FA" w14:textId="77777777" w:rsidR="002C790E" w:rsidRDefault="00FF3740" w:rsidP="002C790E">
      <w:pPr>
        <w:pStyle w:val="36"/>
        <w:framePr w:wrap="notBeside"/>
        <w:rPr>
          <w:rFonts w:ascii="FontbitDavid" w:hAnsi="FontbitDavid"/>
          <w:rtl/>
        </w:rPr>
      </w:pPr>
      <w:r w:rsidRPr="002C790E">
        <w:rPr>
          <w:rFonts w:hint="cs"/>
          <w:rtl/>
        </w:rPr>
        <w:t>ו</w:t>
      </w:r>
      <w:r w:rsidR="00585A64" w:rsidRPr="002C790E">
        <w:rPr>
          <w:rFonts w:hint="cs"/>
          <w:rtl/>
        </w:rPr>
        <w:t>אף</w:t>
      </w:r>
      <w:r w:rsidRPr="002C790E">
        <w:rPr>
          <w:rFonts w:hint="cs"/>
          <w:rtl/>
        </w:rPr>
        <w:t xml:space="preserve"> </w:t>
      </w:r>
    </w:p>
    <w:p w14:paraId="09372968" w14:textId="7F6AA509" w:rsidR="00FF3740" w:rsidRPr="00597FEA" w:rsidRDefault="00FF3740" w:rsidP="00FF3740">
      <w:pPr>
        <w:rPr>
          <w:spacing w:val="2"/>
          <w:rtl/>
        </w:rPr>
      </w:pPr>
      <w:r w:rsidRPr="00597FEA">
        <w:rPr>
          <w:rFonts w:ascii="FontbitDavid" w:hAnsi="FontbitDavid" w:hint="cs"/>
          <w:spacing w:val="2"/>
          <w:rtl/>
        </w:rPr>
        <w:t>דעכו</w:t>
      </w:r>
      <w:r w:rsidRPr="00597FEA">
        <w:rPr>
          <w:rFonts w:ascii="FontbitDavid" w:hAnsi="FontbitDavid"/>
          <w:spacing w:val="2"/>
          <w:rtl/>
        </w:rPr>
        <w:t>"</w:t>
      </w:r>
      <w:r w:rsidRPr="00597FEA">
        <w:rPr>
          <w:rFonts w:ascii="FontbitDavid" w:hAnsi="FontbitDavid" w:hint="cs"/>
          <w:spacing w:val="2"/>
          <w:rtl/>
        </w:rPr>
        <w:t>ם יורש את אביו דבר תורה</w:t>
      </w:r>
      <w:r w:rsidRPr="00597FEA">
        <w:rPr>
          <w:rStyle w:val="afffffe"/>
          <w:rFonts w:hint="cs"/>
          <w:spacing w:val="2"/>
          <w:rtl/>
        </w:rPr>
        <w:t xml:space="preserve"> '</w:t>
      </w:r>
      <w:r w:rsidRPr="00597FEA">
        <w:rPr>
          <w:rStyle w:val="afffffe"/>
          <w:spacing w:val="2"/>
          <w:rtl/>
        </w:rPr>
        <w:t>כי ירושה לעשו נתתי את הר שעיר</w:t>
      </w:r>
      <w:r w:rsidRPr="00597FEA">
        <w:rPr>
          <w:rStyle w:val="afffffe"/>
          <w:rFonts w:hint="cs"/>
          <w:spacing w:val="2"/>
          <w:rtl/>
        </w:rPr>
        <w:t>'</w:t>
      </w:r>
      <w:r w:rsidRPr="00597FEA">
        <w:rPr>
          <w:rStyle w:val="afffffe"/>
          <w:spacing w:val="2"/>
          <w:rtl/>
        </w:rPr>
        <w:t>!</w:t>
      </w:r>
      <w:r w:rsidRPr="00597FEA">
        <w:rPr>
          <w:rFonts w:ascii="FontbitDavid" w:hAnsi="FontbitDavid"/>
          <w:spacing w:val="2"/>
          <w:rtl/>
        </w:rPr>
        <w:t xml:space="preserve"> </w:t>
      </w:r>
    </w:p>
    <w:p w14:paraId="243C348E" w14:textId="04C1D739" w:rsidR="00FF3740" w:rsidRPr="00766B62" w:rsidRDefault="00FF3740" w:rsidP="00FF3740">
      <w:pPr>
        <w:rPr>
          <w:rFonts w:cs="BA Vilna Bold"/>
          <w:rtl/>
        </w:rPr>
      </w:pPr>
      <w:r w:rsidRPr="006F178A">
        <w:rPr>
          <w:rFonts w:hint="cs"/>
          <w:rtl/>
        </w:rPr>
        <w:t>וא</w:t>
      </w:r>
      <w:r w:rsidRPr="006F178A">
        <w:rPr>
          <w:rtl/>
        </w:rPr>
        <w:t>"</w:t>
      </w:r>
      <w:r w:rsidRPr="006F178A">
        <w:rPr>
          <w:rFonts w:hint="cs"/>
          <w:rtl/>
        </w:rPr>
        <w:t>א ד</w:t>
      </w:r>
      <w:r w:rsidRPr="006F178A">
        <w:rPr>
          <w:rtl/>
        </w:rPr>
        <w:t>במי שמוזהר על כיבוד אביו.</w:t>
      </w:r>
      <w:r w:rsidRPr="006F178A">
        <w:rPr>
          <w:rFonts w:hint="cs"/>
          <w:rtl/>
        </w:rPr>
        <w:t xml:space="preserve"> ד</w:t>
      </w:r>
      <w:r w:rsidRPr="006F178A">
        <w:rPr>
          <w:rtl/>
        </w:rPr>
        <w:t xml:space="preserve">מי כתיב </w:t>
      </w:r>
      <w:r w:rsidRPr="007E1BBF">
        <w:rPr>
          <w:rStyle w:val="afffffe"/>
          <w:rtl/>
        </w:rPr>
        <w:t>כבד אביך</w:t>
      </w:r>
      <w:r w:rsidRPr="006F178A">
        <w:rPr>
          <w:rtl/>
        </w:rPr>
        <w:t xml:space="preserve"> </w:t>
      </w:r>
      <w:r w:rsidR="00B247BE">
        <w:rPr>
          <w:rFonts w:hint="cs"/>
          <w:rtl/>
        </w:rPr>
        <w:t>ב</w:t>
      </w:r>
      <w:r w:rsidRPr="006F178A">
        <w:rPr>
          <w:rtl/>
        </w:rPr>
        <w:t xml:space="preserve">נזיר? </w:t>
      </w:r>
    </w:p>
    <w:p w14:paraId="1DEDA8DC" w14:textId="77777777" w:rsidR="007E1BBF" w:rsidRDefault="00FF3740" w:rsidP="007E1BBF">
      <w:pPr>
        <w:pStyle w:val="36"/>
        <w:framePr w:wrap="notBeside"/>
        <w:rPr>
          <w:rFonts w:ascii="FontbitDavid" w:hAnsi="FontbitDavid"/>
          <w:rtl/>
        </w:rPr>
      </w:pPr>
      <w:r w:rsidRPr="007E1BBF">
        <w:rPr>
          <w:rtl/>
        </w:rPr>
        <w:t>א</w:t>
      </w:r>
      <w:r w:rsidRPr="007E1BBF">
        <w:rPr>
          <w:rFonts w:hint="cs"/>
          <w:rtl/>
        </w:rPr>
        <w:t xml:space="preserve">. </w:t>
      </w:r>
    </w:p>
    <w:p w14:paraId="34B8E0C9" w14:textId="798AB7DE" w:rsidR="00FF3740" w:rsidRPr="006F178A" w:rsidRDefault="00FF3740" w:rsidP="008E49A1">
      <w:r w:rsidRPr="00AF76D0">
        <w:rPr>
          <w:rStyle w:val="afffffe"/>
          <w:rFonts w:hint="cs"/>
          <w:rtl/>
        </w:rPr>
        <w:t>'</w:t>
      </w:r>
      <w:r w:rsidRPr="00AF76D0">
        <w:rPr>
          <w:rStyle w:val="afffffe"/>
          <w:rtl/>
        </w:rPr>
        <w:t>לאביו ולאמו לא יטמא</w:t>
      </w:r>
      <w:r w:rsidRPr="00AF76D0">
        <w:rPr>
          <w:rStyle w:val="afffffe"/>
          <w:rFonts w:hint="cs"/>
          <w:rtl/>
        </w:rPr>
        <w:t>'</w:t>
      </w:r>
      <w:r w:rsidRPr="00AF76D0">
        <w:rPr>
          <w:rStyle w:val="afffffe"/>
          <w:rtl/>
        </w:rPr>
        <w:t>,</w:t>
      </w:r>
      <w:r w:rsidRPr="008E49A1">
        <w:rPr>
          <w:rFonts w:ascii="FontbitDavid" w:hAnsi="FontbitDavid"/>
          <w:rtl/>
        </w:rPr>
        <w:t xml:space="preserve"> במי שיש לו טומאה, יצא ע</w:t>
      </w:r>
      <w:r w:rsidRPr="008E49A1">
        <w:rPr>
          <w:rFonts w:ascii="FontbitDavid" w:hAnsi="FontbitDavid" w:hint="cs"/>
          <w:rtl/>
        </w:rPr>
        <w:t>כו</w:t>
      </w:r>
      <w:r w:rsidRPr="008E49A1">
        <w:rPr>
          <w:rFonts w:ascii="FontbitDavid" w:hAnsi="FontbitDavid"/>
          <w:rtl/>
        </w:rPr>
        <w:t>"</w:t>
      </w:r>
      <w:r w:rsidRPr="008E49A1">
        <w:rPr>
          <w:rFonts w:ascii="FontbitDavid" w:hAnsi="FontbitDavid" w:hint="cs"/>
          <w:rtl/>
        </w:rPr>
        <w:t xml:space="preserve">ם </w:t>
      </w:r>
      <w:r w:rsidRPr="008E49A1">
        <w:rPr>
          <w:rFonts w:ascii="FontbitDavid" w:hAnsi="FontbitDavid"/>
          <w:rtl/>
        </w:rPr>
        <w:t>שאין לו טומאה.</w:t>
      </w:r>
    </w:p>
    <w:p w14:paraId="33945783" w14:textId="77777777" w:rsidR="00FF3740" w:rsidRPr="006F178A" w:rsidRDefault="00FF3740" w:rsidP="00516202">
      <w:pPr>
        <w:pStyle w:val="affff5"/>
        <w:framePr w:wrap="around"/>
        <w:rPr>
          <w:rtl/>
        </w:rPr>
      </w:pPr>
      <w:r w:rsidRPr="006F178A">
        <w:rPr>
          <w:rFonts w:hint="cs"/>
          <w:rtl/>
        </w:rPr>
        <w:t>סא:</w:t>
      </w:r>
    </w:p>
    <w:p w14:paraId="5CEE03EC" w14:textId="77777777" w:rsidR="00FF3740" w:rsidRPr="006F178A" w:rsidRDefault="00FF3740" w:rsidP="008E49A1">
      <w:pPr>
        <w:rPr>
          <w:rtl/>
        </w:rPr>
      </w:pPr>
      <w:r w:rsidRPr="008E49A1">
        <w:rPr>
          <w:rFonts w:ascii="FontbitDavid" w:hAnsi="FontbitDavid" w:hint="cs"/>
          <w:rtl/>
        </w:rPr>
        <w:t>ד'</w:t>
      </w:r>
      <w:r w:rsidRPr="00B247BE">
        <w:rPr>
          <w:rStyle w:val="afffffe"/>
          <w:rtl/>
        </w:rPr>
        <w:t>ואיש אשר יטמא ולא יתחטא ונכרתה הנפש ההיא מתוך הקהל</w:t>
      </w:r>
      <w:r w:rsidRPr="00766B62">
        <w:rPr>
          <w:rFonts w:ascii="FontbitDavid" w:hAnsi="FontbitDavid" w:cs="BA Vilna Bold" w:hint="cs"/>
          <w:rtl/>
        </w:rPr>
        <w:t>'</w:t>
      </w:r>
      <w:r w:rsidRPr="008E49A1">
        <w:rPr>
          <w:rFonts w:ascii="FontbitDavid" w:hAnsi="FontbitDavid"/>
          <w:rtl/>
        </w:rPr>
        <w:t>, יצא זה שאין לו קהל.</w:t>
      </w:r>
    </w:p>
    <w:p w14:paraId="32194B94" w14:textId="77777777" w:rsidR="00FF3740" w:rsidRPr="006F178A" w:rsidRDefault="00FF3740" w:rsidP="008E49A1">
      <w:pPr>
        <w:rPr>
          <w:rtl/>
        </w:rPr>
      </w:pPr>
      <w:r w:rsidRPr="006F178A">
        <w:rPr>
          <w:rFonts w:hint="cs"/>
          <w:rtl/>
        </w:rPr>
        <w:t>וא</w:t>
      </w:r>
      <w:r w:rsidRPr="006F178A">
        <w:rPr>
          <w:rtl/>
        </w:rPr>
        <w:t>"</w:t>
      </w:r>
      <w:r w:rsidRPr="006F178A">
        <w:rPr>
          <w:rFonts w:hint="cs"/>
          <w:rtl/>
        </w:rPr>
        <w:t>א דרק כרת אין לו ד'</w:t>
      </w:r>
      <w:r>
        <w:rPr>
          <w:rStyle w:val="afffffe"/>
          <w:rtl/>
          <w:rPrChange w:id="9009" w:author="מנוע פסוקים" w:date="2026-10-05T16:38:29Z">
            <w:rPr>
              <w:rtl/>
            </w:rPr>
          </w:rPrChange>
        </w:rPr>
        <w:t xml:space="preserve">והזה הטהור על הטמא</w:t>
      </w:r>
      <w:r w:rsidRPr="006F178A">
        <w:rPr>
          <w:rFonts w:hint="cs"/>
          <w:rtl/>
        </w:rPr>
        <w:t>'</w:t>
      </w:r>
      <w:r w:rsidRPr="006F178A">
        <w:rPr>
          <w:rtl/>
        </w:rPr>
        <w:t>, וכל שאין לו טהרה אין לו טומאה.</w:t>
      </w:r>
    </w:p>
    <w:p w14:paraId="3EACF3AE" w14:textId="33292878" w:rsidR="00A80539" w:rsidRDefault="00FF3740" w:rsidP="00597FEA">
      <w:r w:rsidRPr="00CA4534">
        <w:rPr>
          <w:rStyle w:val="27"/>
          <w:rFonts w:hint="cs"/>
          <w:rtl/>
        </w:rPr>
        <w:t>ובקרא:</w:t>
      </w:r>
      <w:r w:rsidRPr="00CA4534">
        <w:rPr>
          <w:rStyle w:val="27"/>
          <w:rtl/>
        </w:rPr>
        <w:t xml:space="preserve"> </w:t>
      </w:r>
      <w:r w:rsidRPr="00AF76D0">
        <w:rPr>
          <w:rStyle w:val="afffffe"/>
          <w:rFonts w:hint="cs"/>
          <w:rtl/>
        </w:rPr>
        <w:t>'</w:t>
      </w:r>
      <w:r w:rsidRPr="00AF76D0">
        <w:rPr>
          <w:rStyle w:val="afffffe"/>
          <w:rtl/>
        </w:rPr>
        <w:t>ואיש אשר יטמא ולא יתחטא</w:t>
      </w:r>
      <w:r w:rsidRPr="00AF76D0">
        <w:rPr>
          <w:rStyle w:val="afffffe"/>
          <w:rFonts w:hint="cs"/>
          <w:rtl/>
        </w:rPr>
        <w:t xml:space="preserve">' </w:t>
      </w:r>
      <w:r w:rsidRPr="006F178A">
        <w:rPr>
          <w:rFonts w:hint="cs"/>
          <w:rtl/>
        </w:rPr>
        <w:t>משמע דתרוויהו באיש אחד</w:t>
      </w:r>
      <w:r w:rsidRPr="006F178A">
        <w:rPr>
          <w:rtl/>
        </w:rPr>
        <w:t>.</w:t>
      </w:r>
    </w:p>
    <w:p w14:paraId="76D16D48" w14:textId="77777777" w:rsidR="00CA4534" w:rsidRDefault="00FF3740" w:rsidP="00CA4534">
      <w:pPr>
        <w:pStyle w:val="36"/>
        <w:framePr w:wrap="notBeside"/>
        <w:rPr>
          <w:rtl/>
        </w:rPr>
      </w:pPr>
      <w:r w:rsidRPr="00CA4534">
        <w:rPr>
          <w:rFonts w:hint="cs"/>
          <w:rtl/>
        </w:rPr>
        <w:t>ראב</w:t>
      </w:r>
      <w:r w:rsidRPr="00CA4534">
        <w:rPr>
          <w:rtl/>
        </w:rPr>
        <w:t>"</w:t>
      </w:r>
      <w:r w:rsidRPr="00CA4534">
        <w:rPr>
          <w:rFonts w:hint="cs"/>
          <w:rtl/>
        </w:rPr>
        <w:t>י</w:t>
      </w:r>
      <w:r w:rsidRPr="00CA4534">
        <w:rPr>
          <w:rtl/>
        </w:rPr>
        <w:t xml:space="preserve">: </w:t>
      </w:r>
    </w:p>
    <w:p w14:paraId="1E6239AB" w14:textId="7A6A1C84" w:rsidR="00FF3740" w:rsidRPr="00A80539" w:rsidRDefault="00FF3740" w:rsidP="00FF3740">
      <w:pPr>
        <w:rPr>
          <w:spacing w:val="2"/>
        </w:rPr>
      </w:pPr>
      <w:r w:rsidRPr="00A80539">
        <w:rPr>
          <w:rStyle w:val="afffffe"/>
          <w:rFonts w:hint="cs"/>
          <w:spacing w:val="2"/>
          <w:rtl/>
        </w:rPr>
        <w:t>'</w:t>
      </w:r>
      <w:r w:rsidRPr="00A80539">
        <w:rPr>
          <w:rStyle w:val="afffffe"/>
          <w:spacing w:val="2"/>
          <w:rtl/>
        </w:rPr>
        <w:t>והתנחלתם אותם לבניכם אחריכם</w:t>
      </w:r>
      <w:r w:rsidRPr="00A80539">
        <w:rPr>
          <w:rStyle w:val="afffffe"/>
          <w:rFonts w:hint="cs"/>
          <w:spacing w:val="2"/>
          <w:rtl/>
        </w:rPr>
        <w:t>'</w:t>
      </w:r>
      <w:r w:rsidR="00237C8F" w:rsidRPr="00A80539">
        <w:rPr>
          <w:rStyle w:val="afffffe"/>
          <w:rFonts w:hint="cs"/>
          <w:spacing w:val="2"/>
          <w:rtl/>
        </w:rPr>
        <w:t>-</w:t>
      </w:r>
      <w:r w:rsidRPr="00A80539">
        <w:rPr>
          <w:rFonts w:hint="cs"/>
          <w:spacing w:val="2"/>
          <w:rtl/>
        </w:rPr>
        <w:t xml:space="preserve"> רק מי שיש לו נחלה יש לו טומאה </w:t>
      </w:r>
    </w:p>
    <w:p w14:paraId="31E6852C" w14:textId="77777777" w:rsidR="00CA4534" w:rsidRDefault="00FF3740" w:rsidP="00CA4534">
      <w:pPr>
        <w:pStyle w:val="36"/>
        <w:framePr w:wrap="notBeside"/>
        <w:rPr>
          <w:rtl/>
        </w:rPr>
      </w:pPr>
      <w:r w:rsidRPr="00CA4534">
        <w:rPr>
          <w:rFonts w:hint="cs"/>
          <w:rtl/>
        </w:rPr>
        <w:t xml:space="preserve">ויקשה </w:t>
      </w:r>
    </w:p>
    <w:p w14:paraId="394B145C" w14:textId="1A4FF0A7" w:rsidR="00FF3740" w:rsidRPr="006F178A" w:rsidRDefault="00FF3740" w:rsidP="00FF3740">
      <w:r w:rsidRPr="006F178A">
        <w:rPr>
          <w:rFonts w:hint="cs"/>
          <w:rtl/>
        </w:rPr>
        <w:t>דא</w:t>
      </w:r>
      <w:r w:rsidRPr="006F178A">
        <w:rPr>
          <w:rtl/>
        </w:rPr>
        <w:t>"</w:t>
      </w:r>
      <w:r w:rsidRPr="006F178A">
        <w:rPr>
          <w:rFonts w:hint="cs"/>
          <w:rtl/>
        </w:rPr>
        <w:t xml:space="preserve">ה עבדים </w:t>
      </w:r>
      <w:r w:rsidR="00CA4534">
        <w:rPr>
          <w:rFonts w:hint="cs"/>
          <w:rtl/>
        </w:rPr>
        <w:t>גם</w:t>
      </w:r>
      <w:r w:rsidRPr="006F178A">
        <w:rPr>
          <w:rFonts w:hint="cs"/>
          <w:rtl/>
        </w:rPr>
        <w:t xml:space="preserve"> לא </w:t>
      </w:r>
      <w:r w:rsidRPr="006F178A">
        <w:rPr>
          <w:rtl/>
        </w:rPr>
        <w:t xml:space="preserve"> </w:t>
      </w:r>
    </w:p>
    <w:p w14:paraId="12DF2BB2" w14:textId="77777777" w:rsidR="00CA4534" w:rsidRDefault="00FF3740" w:rsidP="00CA4534">
      <w:pPr>
        <w:pStyle w:val="36"/>
        <w:framePr w:wrap="notBeside"/>
        <w:rPr>
          <w:rtl/>
        </w:rPr>
      </w:pPr>
      <w:r w:rsidRPr="00CA4534">
        <w:rPr>
          <w:rtl/>
        </w:rPr>
        <w:t xml:space="preserve">רבא: </w:t>
      </w:r>
    </w:p>
    <w:p w14:paraId="1058F2F4" w14:textId="31936D42" w:rsidR="00FF3740" w:rsidRPr="006F178A" w:rsidRDefault="00FF3740" w:rsidP="00FF3740">
      <w:r w:rsidRPr="00AF76D0">
        <w:rPr>
          <w:rStyle w:val="afffffe"/>
          <w:rFonts w:hint="cs"/>
          <w:rtl/>
        </w:rPr>
        <w:t>'</w:t>
      </w:r>
      <w:r w:rsidRPr="00AF76D0">
        <w:rPr>
          <w:rStyle w:val="afffffe"/>
          <w:rtl/>
        </w:rPr>
        <w:t>בני ישראל</w:t>
      </w:r>
      <w:r w:rsidRPr="00AF76D0">
        <w:rPr>
          <w:rStyle w:val="afffffe"/>
          <w:rFonts w:hint="cs"/>
          <w:rtl/>
        </w:rPr>
        <w:t xml:space="preserve">' </w:t>
      </w:r>
      <w:r w:rsidRPr="006F178A">
        <w:rPr>
          <w:rFonts w:hint="cs"/>
          <w:rtl/>
        </w:rPr>
        <w:t>ואין העכו</w:t>
      </w:r>
      <w:r w:rsidRPr="006F178A">
        <w:rPr>
          <w:rtl/>
        </w:rPr>
        <w:t>"</w:t>
      </w:r>
      <w:r w:rsidRPr="006F178A">
        <w:rPr>
          <w:rFonts w:hint="cs"/>
          <w:rtl/>
        </w:rPr>
        <w:t xml:space="preserve">ם מעריכין, </w:t>
      </w:r>
      <w:r w:rsidRPr="0063694C">
        <w:rPr>
          <w:rStyle w:val="afffffe"/>
          <w:rFonts w:hint="cs"/>
          <w:rtl/>
        </w:rPr>
        <w:t>'לעולה</w:t>
      </w:r>
      <w:r w:rsidRPr="0063694C">
        <w:rPr>
          <w:rStyle w:val="afffffe"/>
          <w:rtl/>
        </w:rPr>
        <w:t>'</w:t>
      </w:r>
      <w:r w:rsidRPr="0063694C">
        <w:rPr>
          <w:rStyle w:val="afffffe"/>
          <w:rFonts w:hint="cs"/>
          <w:rtl/>
        </w:rPr>
        <w:t xml:space="preserve"> </w:t>
      </w:r>
      <w:r w:rsidRPr="00CA4534">
        <w:rPr>
          <w:rStyle w:val="27"/>
          <w:rFonts w:hint="cs"/>
          <w:rtl/>
        </w:rPr>
        <w:t>לריה</w:t>
      </w:r>
      <w:r w:rsidRPr="00CA4534">
        <w:rPr>
          <w:rStyle w:val="27"/>
          <w:rtl/>
        </w:rPr>
        <w:t>"</w:t>
      </w:r>
      <w:r w:rsidRPr="00CA4534">
        <w:rPr>
          <w:rStyle w:val="27"/>
          <w:rFonts w:hint="cs"/>
          <w:rtl/>
        </w:rPr>
        <w:t xml:space="preserve">ג </w:t>
      </w:r>
      <w:r w:rsidRPr="006F178A">
        <w:rPr>
          <w:rFonts w:hint="cs"/>
          <w:rtl/>
        </w:rPr>
        <w:t xml:space="preserve">פרט לנזירות </w:t>
      </w:r>
    </w:p>
    <w:p w14:paraId="3F6D32D6" w14:textId="07CCE266" w:rsidR="00FF3740" w:rsidRDefault="00FF3740" w:rsidP="00D06874">
      <w:pPr>
        <w:spacing w:after="120"/>
        <w:rPr>
          <w:rtl/>
        </w:rPr>
      </w:pPr>
      <w:r w:rsidRPr="0063694C">
        <w:rPr>
          <w:rStyle w:val="afffffe"/>
          <w:rFonts w:hint="cs"/>
          <w:rtl/>
        </w:rPr>
        <w:t xml:space="preserve">'איש איש' </w:t>
      </w:r>
      <w:r w:rsidRPr="006F178A">
        <w:rPr>
          <w:rFonts w:hint="cs"/>
          <w:rtl/>
        </w:rPr>
        <w:t>ואין העכו</w:t>
      </w:r>
      <w:r w:rsidRPr="006F178A">
        <w:rPr>
          <w:rtl/>
        </w:rPr>
        <w:t>"</w:t>
      </w:r>
      <w:r w:rsidRPr="006F178A">
        <w:rPr>
          <w:rFonts w:hint="cs"/>
          <w:rtl/>
        </w:rPr>
        <w:t xml:space="preserve">ם נוזרין נזירות עולם אבל כן נזירים  </w:t>
      </w:r>
      <w:r w:rsidRPr="003215F9">
        <w:rPr>
          <w:rStyle w:val="afffffe"/>
          <w:rFonts w:hint="cs"/>
          <w:rtl/>
        </w:rPr>
        <w:t>ד'איש</w:t>
      </w:r>
      <w:r w:rsidRPr="003215F9">
        <w:rPr>
          <w:rStyle w:val="afffffe"/>
          <w:rtl/>
        </w:rPr>
        <w:t>'</w:t>
      </w:r>
      <w:r w:rsidRPr="003215F9">
        <w:rPr>
          <w:rStyle w:val="afffffe"/>
          <w:rFonts w:hint="cs"/>
          <w:rtl/>
        </w:rPr>
        <w:t>,</w:t>
      </w:r>
    </w:p>
    <w:p w14:paraId="0CB04DBB" w14:textId="35AFEAB8" w:rsidR="00863DA5" w:rsidRDefault="00FF3740" w:rsidP="00863DA5">
      <w:pPr>
        <w:pStyle w:val="36"/>
        <w:framePr w:wrap="notBeside"/>
        <w:rPr>
          <w:rtl/>
        </w:rPr>
      </w:pPr>
      <w:r w:rsidRPr="00863DA5">
        <w:rPr>
          <w:rtl/>
        </w:rPr>
        <w:t>אר</w:t>
      </w:r>
      <w:r w:rsidRPr="00863DA5">
        <w:rPr>
          <w:rFonts w:hint="cs"/>
          <w:rtl/>
        </w:rPr>
        <w:t>י</w:t>
      </w:r>
      <w:r w:rsidRPr="00863DA5">
        <w:rPr>
          <w:rtl/>
        </w:rPr>
        <w:t>"</w:t>
      </w:r>
      <w:r w:rsidRPr="00863DA5">
        <w:rPr>
          <w:rFonts w:hint="cs"/>
          <w:rtl/>
        </w:rPr>
        <w:t>ו</w:t>
      </w:r>
    </w:p>
    <w:p w14:paraId="5B441E6C" w14:textId="42760238" w:rsidR="00FF3740" w:rsidRPr="006F178A" w:rsidRDefault="00FF3740" w:rsidP="00FF3740">
      <w:r w:rsidRPr="006F178A">
        <w:rPr>
          <w:rtl/>
        </w:rPr>
        <w:t xml:space="preserve">מי כתיב נזיר עולם? </w:t>
      </w:r>
      <w:r w:rsidRPr="00863DA5">
        <w:rPr>
          <w:rStyle w:val="27"/>
          <w:rtl/>
        </w:rPr>
        <w:t>אימא:</w:t>
      </w:r>
      <w:r w:rsidRPr="006F178A">
        <w:rPr>
          <w:rtl/>
        </w:rPr>
        <w:t xml:space="preserve"> בני ישראל מדירין בניהם בנזיר </w:t>
      </w:r>
      <w:r w:rsidR="00725F60">
        <w:rPr>
          <w:rFonts w:hint="cs"/>
          <w:rtl/>
        </w:rPr>
        <w:t>ולא עכום</w:t>
      </w:r>
      <w:r w:rsidRPr="006F178A">
        <w:rPr>
          <w:rtl/>
        </w:rPr>
        <w:t>,</w:t>
      </w:r>
      <w:r w:rsidRPr="006F178A">
        <w:rPr>
          <w:rFonts w:hint="cs"/>
          <w:rtl/>
        </w:rPr>
        <w:t xml:space="preserve"> אבל יהו נזירים ד</w:t>
      </w:r>
      <w:r w:rsidRPr="00863DA5">
        <w:rPr>
          <w:rStyle w:val="afffffe"/>
          <w:rFonts w:hint="cs"/>
          <w:rtl/>
        </w:rPr>
        <w:t>'איש'</w:t>
      </w:r>
      <w:r w:rsidRPr="006F178A">
        <w:rPr>
          <w:rFonts w:hint="cs"/>
          <w:rtl/>
        </w:rPr>
        <w:t xml:space="preserve"> </w:t>
      </w:r>
      <w:r w:rsidRPr="00863DA5">
        <w:rPr>
          <w:rStyle w:val="27"/>
          <w:rFonts w:hint="cs"/>
          <w:rtl/>
        </w:rPr>
        <w:t>הארי</w:t>
      </w:r>
      <w:r w:rsidRPr="00863DA5">
        <w:rPr>
          <w:rStyle w:val="27"/>
          <w:rtl/>
        </w:rPr>
        <w:t>"</w:t>
      </w:r>
      <w:r w:rsidRPr="00863DA5">
        <w:rPr>
          <w:rStyle w:val="27"/>
          <w:rFonts w:hint="cs"/>
          <w:rtl/>
        </w:rPr>
        <w:t xml:space="preserve">ו </w:t>
      </w:r>
      <w:r w:rsidRPr="006F178A">
        <w:rPr>
          <w:rFonts w:hint="cs"/>
          <w:rtl/>
        </w:rPr>
        <w:t xml:space="preserve">הלכה בנזיר ולא </w:t>
      </w:r>
      <w:r w:rsidR="00863DA5">
        <w:rPr>
          <w:rFonts w:hint="cs"/>
          <w:rtl/>
        </w:rPr>
        <w:t>ש</w:t>
      </w:r>
      <w:r w:rsidRPr="006F178A">
        <w:rPr>
          <w:rFonts w:hint="cs"/>
          <w:rtl/>
        </w:rPr>
        <w:t xml:space="preserve">אין העכום מגלחין על נזירות אביהן ד'איש' </w:t>
      </w:r>
      <w:r w:rsidRPr="00863DA5">
        <w:rPr>
          <w:rStyle w:val="27"/>
          <w:rFonts w:hint="cs"/>
          <w:rtl/>
        </w:rPr>
        <w:t>דהארי</w:t>
      </w:r>
      <w:r w:rsidRPr="00863DA5">
        <w:rPr>
          <w:rStyle w:val="27"/>
          <w:rtl/>
        </w:rPr>
        <w:t>"</w:t>
      </w:r>
      <w:r w:rsidRPr="00863DA5">
        <w:rPr>
          <w:rStyle w:val="27"/>
          <w:rFonts w:hint="cs"/>
          <w:rtl/>
        </w:rPr>
        <w:t xml:space="preserve">ו </w:t>
      </w:r>
      <w:r w:rsidRPr="006F178A">
        <w:rPr>
          <w:rFonts w:hint="cs"/>
          <w:rtl/>
        </w:rPr>
        <w:t xml:space="preserve">הלכה היא בנזיר </w:t>
      </w:r>
    </w:p>
    <w:p w14:paraId="5F4FF78A" w14:textId="77777777" w:rsidR="00FF3740" w:rsidRPr="006F178A" w:rsidRDefault="00FF3740" w:rsidP="00516202">
      <w:pPr>
        <w:pStyle w:val="affff5"/>
        <w:framePr w:wrap="around"/>
      </w:pPr>
      <w:r w:rsidRPr="006F178A">
        <w:rPr>
          <w:rFonts w:hint="cs"/>
          <w:rtl/>
        </w:rPr>
        <w:t>סב.</w:t>
      </w:r>
    </w:p>
    <w:p w14:paraId="19D84EF7" w14:textId="1E545E38" w:rsidR="00FF3740" w:rsidRPr="006F178A" w:rsidRDefault="00FF3740" w:rsidP="00FF3740">
      <w:pPr>
        <w:rPr>
          <w:rtl/>
        </w:rPr>
      </w:pPr>
      <w:r w:rsidRPr="0063694C">
        <w:rPr>
          <w:rStyle w:val="afffffe"/>
          <w:rFonts w:hint="cs"/>
          <w:rtl/>
        </w:rPr>
        <w:t>'כי יפליא נדרך בערכך'</w:t>
      </w:r>
      <w:r w:rsidRPr="0063694C">
        <w:rPr>
          <w:rStyle w:val="afffffe"/>
          <w:rtl/>
        </w:rPr>
        <w:t xml:space="preserve"> </w:t>
      </w:r>
      <w:r w:rsidRPr="00AF76D0">
        <w:rPr>
          <w:rStyle w:val="afffffe"/>
          <w:rFonts w:hint="cs"/>
          <w:rtl/>
        </w:rPr>
        <w:t>'</w:t>
      </w:r>
      <w:r w:rsidRPr="00AF76D0">
        <w:rPr>
          <w:rStyle w:val="afffffe"/>
          <w:rtl/>
        </w:rPr>
        <w:t>איש איש</w:t>
      </w:r>
      <w:r w:rsidRPr="00AF76D0">
        <w:rPr>
          <w:rStyle w:val="afffffe"/>
          <w:rFonts w:hint="cs"/>
          <w:rtl/>
        </w:rPr>
        <w:t xml:space="preserve">' </w:t>
      </w:r>
      <w:r w:rsidR="006B4F15">
        <w:rPr>
          <w:rFonts w:ascii="FontbitDavid" w:hAnsi="FontbitDavid" w:hint="cs"/>
          <w:rtl/>
        </w:rPr>
        <w:t>לרבות</w:t>
      </w:r>
      <w:r w:rsidRPr="00863DA5">
        <w:rPr>
          <w:rFonts w:ascii="FontbitDavid" w:hAnsi="FontbitDavid"/>
          <w:rtl/>
        </w:rPr>
        <w:t xml:space="preserve"> מופלא סמוך לאיש.</w:t>
      </w:r>
    </w:p>
    <w:p w14:paraId="4551A733" w14:textId="77777777" w:rsidR="00863DA5" w:rsidRDefault="00FF3740" w:rsidP="00863DA5">
      <w:pPr>
        <w:pStyle w:val="36"/>
        <w:framePr w:wrap="notBeside"/>
        <w:rPr>
          <w:rFonts w:ascii="FontbitDavid" w:hAnsi="FontbitDavid"/>
          <w:rtl/>
        </w:rPr>
      </w:pPr>
      <w:r w:rsidRPr="00863DA5">
        <w:rPr>
          <w:rtl/>
        </w:rPr>
        <w:t xml:space="preserve">הניחא למ"ד: </w:t>
      </w:r>
    </w:p>
    <w:p w14:paraId="1A5A0770" w14:textId="5392E46A" w:rsidR="00FF3740" w:rsidRPr="006F178A" w:rsidRDefault="00FF3740" w:rsidP="00FF3740">
      <w:pPr>
        <w:rPr>
          <w:rtl/>
        </w:rPr>
      </w:pPr>
      <w:r w:rsidRPr="006F178A">
        <w:rPr>
          <w:rFonts w:ascii="FontbitDavid" w:hAnsi="FontbitDavid"/>
          <w:rtl/>
        </w:rPr>
        <w:t xml:space="preserve">מופלא סמוך לאיש דאורייתא, </w:t>
      </w:r>
    </w:p>
    <w:p w14:paraId="28C69061" w14:textId="01AF5013" w:rsidR="00E46F9F" w:rsidRDefault="00FF3740" w:rsidP="00E46F9F">
      <w:pPr>
        <w:pStyle w:val="36"/>
        <w:framePr w:wrap="notBeside"/>
        <w:rPr>
          <w:rtl/>
        </w:rPr>
      </w:pPr>
      <w:r w:rsidRPr="00E46F9F">
        <w:rPr>
          <w:rFonts w:hint="cs"/>
          <w:rtl/>
        </w:rPr>
        <w:t>ול</w:t>
      </w:r>
      <w:r w:rsidRPr="00E46F9F">
        <w:rPr>
          <w:rtl/>
        </w:rPr>
        <w:t>מ"ד</w:t>
      </w:r>
      <w:r w:rsidR="006B4F15">
        <w:rPr>
          <w:rFonts w:hint="cs"/>
          <w:rtl/>
        </w:rPr>
        <w:t xml:space="preserve"> דרבנן</w:t>
      </w:r>
      <w:r w:rsidRPr="00E46F9F">
        <w:rPr>
          <w:rtl/>
        </w:rPr>
        <w:t xml:space="preserve">: </w:t>
      </w:r>
    </w:p>
    <w:p w14:paraId="0ADC25E3" w14:textId="09B53033" w:rsidR="00FF3740" w:rsidRPr="006F178A" w:rsidRDefault="00FF3740" w:rsidP="00D06874">
      <w:pPr>
        <w:spacing w:after="120"/>
        <w:rPr>
          <w:rtl/>
        </w:rPr>
      </w:pPr>
      <w:r w:rsidRPr="00AF76D0">
        <w:rPr>
          <w:rStyle w:val="afffffe"/>
          <w:rFonts w:hint="cs"/>
          <w:rtl/>
        </w:rPr>
        <w:t>'</w:t>
      </w:r>
      <w:r w:rsidRPr="00AF76D0">
        <w:rPr>
          <w:rStyle w:val="afffffe"/>
          <w:rtl/>
        </w:rPr>
        <w:t>איש כי יפליא</w:t>
      </w:r>
      <w:r w:rsidRPr="00AF76D0">
        <w:rPr>
          <w:rStyle w:val="afffffe"/>
          <w:rFonts w:hint="cs"/>
          <w:rtl/>
        </w:rPr>
        <w:t>'-</w:t>
      </w:r>
      <w:r w:rsidRPr="006F178A">
        <w:rPr>
          <w:rFonts w:hint="cs"/>
          <w:rtl/>
        </w:rPr>
        <w:t xml:space="preserve"> </w:t>
      </w:r>
      <w:r w:rsidR="0010566E">
        <w:rPr>
          <w:rFonts w:hint="cs"/>
          <w:rtl/>
        </w:rPr>
        <w:t>לרבות</w:t>
      </w:r>
      <w:r w:rsidRPr="006F178A">
        <w:rPr>
          <w:rtl/>
        </w:rPr>
        <w:t xml:space="preserve"> מופלא סמוך לאיש דע</w:t>
      </w:r>
      <w:r w:rsidR="00FE2A18">
        <w:rPr>
          <w:rFonts w:hint="cs"/>
          <w:rtl/>
        </w:rPr>
        <w:t>כו''ם</w:t>
      </w:r>
      <w:r w:rsidRPr="006F178A">
        <w:rPr>
          <w:rtl/>
        </w:rPr>
        <w:t>.</w:t>
      </w:r>
    </w:p>
    <w:p w14:paraId="1B13711C" w14:textId="77777777" w:rsidR="00E46F9F" w:rsidRDefault="00FF3740" w:rsidP="00E46F9F">
      <w:pPr>
        <w:pStyle w:val="36"/>
        <w:framePr w:wrap="notBeside"/>
        <w:rPr>
          <w:rtl/>
        </w:rPr>
      </w:pPr>
      <w:r w:rsidRPr="00E46F9F">
        <w:rPr>
          <w:rtl/>
        </w:rPr>
        <w:t xml:space="preserve">הניחא </w:t>
      </w:r>
      <w:r w:rsidRPr="00E46F9F">
        <w:rPr>
          <w:rFonts w:hint="cs"/>
          <w:rtl/>
        </w:rPr>
        <w:t>למ</w:t>
      </w:r>
      <w:r w:rsidRPr="00E46F9F">
        <w:rPr>
          <w:rtl/>
        </w:rPr>
        <w:t>"</w:t>
      </w:r>
      <w:r w:rsidRPr="00E46F9F">
        <w:rPr>
          <w:rFonts w:hint="cs"/>
          <w:rtl/>
        </w:rPr>
        <w:t>ד</w:t>
      </w:r>
      <w:r w:rsidRPr="00E46F9F">
        <w:rPr>
          <w:rtl/>
        </w:rPr>
        <w:t xml:space="preserve">: </w:t>
      </w:r>
    </w:p>
    <w:p w14:paraId="3AA632E8" w14:textId="064C69A8" w:rsidR="00FF3740" w:rsidRPr="006F178A" w:rsidRDefault="00FF3740" w:rsidP="00FF3740">
      <w:pPr>
        <w:rPr>
          <w:rtl/>
        </w:rPr>
      </w:pPr>
      <w:r w:rsidRPr="006F178A">
        <w:rPr>
          <w:rtl/>
        </w:rPr>
        <w:t xml:space="preserve">בני ישראל </w:t>
      </w:r>
      <w:r w:rsidRPr="000F47EF">
        <w:rPr>
          <w:b/>
          <w:bCs/>
          <w:rtl/>
        </w:rPr>
        <w:t>נערכין</w:t>
      </w:r>
      <w:r w:rsidRPr="006F178A">
        <w:rPr>
          <w:rtl/>
        </w:rPr>
        <w:t xml:space="preserve"> ו</w:t>
      </w:r>
      <w:r w:rsidR="00E46F9F">
        <w:rPr>
          <w:rFonts w:hint="cs"/>
          <w:rtl/>
        </w:rPr>
        <w:t>ל</w:t>
      </w:r>
      <w:r w:rsidRPr="006F178A">
        <w:rPr>
          <w:rtl/>
        </w:rPr>
        <w:t>א</w:t>
      </w:r>
      <w:r w:rsidR="00E46F9F">
        <w:rPr>
          <w:rFonts w:hint="cs"/>
          <w:rtl/>
        </w:rPr>
        <w:t xml:space="preserve"> </w:t>
      </w:r>
      <w:r w:rsidRPr="006F178A">
        <w:rPr>
          <w:rtl/>
        </w:rPr>
        <w:t>ע</w:t>
      </w:r>
      <w:r w:rsidRPr="006F178A">
        <w:rPr>
          <w:rFonts w:hint="cs"/>
          <w:rtl/>
        </w:rPr>
        <w:t>כו</w:t>
      </w:r>
      <w:r w:rsidRPr="006F178A">
        <w:rPr>
          <w:rtl/>
        </w:rPr>
        <w:t>"</w:t>
      </w:r>
      <w:r w:rsidRPr="006F178A">
        <w:rPr>
          <w:rFonts w:hint="cs"/>
          <w:rtl/>
        </w:rPr>
        <w:t>ם</w:t>
      </w:r>
      <w:r w:rsidR="00E46F9F">
        <w:rPr>
          <w:rFonts w:hint="cs"/>
          <w:rtl/>
        </w:rPr>
        <w:t>,</w:t>
      </w:r>
      <w:r w:rsidRPr="006F178A">
        <w:rPr>
          <w:rFonts w:hint="cs"/>
          <w:rtl/>
        </w:rPr>
        <w:t xml:space="preserve"> </w:t>
      </w:r>
      <w:r w:rsidRPr="00E46F9F">
        <w:rPr>
          <w:rStyle w:val="27"/>
          <w:rFonts w:hint="cs"/>
          <w:rtl/>
        </w:rPr>
        <w:t>ל</w:t>
      </w:r>
      <w:r w:rsidR="00E46F9F" w:rsidRPr="00E46F9F">
        <w:rPr>
          <w:rStyle w:val="27"/>
          <w:rFonts w:hint="cs"/>
          <w:rtl/>
        </w:rPr>
        <w:t>כך</w:t>
      </w:r>
      <w:r w:rsidRPr="00E46F9F">
        <w:rPr>
          <w:rStyle w:val="27"/>
          <w:rFonts w:hint="cs"/>
          <w:rtl/>
        </w:rPr>
        <w:t xml:space="preserve"> כתיב </w:t>
      </w:r>
      <w:r w:rsidRPr="00AF76D0">
        <w:rPr>
          <w:rStyle w:val="afffffe"/>
          <w:rFonts w:hint="cs"/>
          <w:rtl/>
        </w:rPr>
        <w:t xml:space="preserve">'איש' </w:t>
      </w:r>
      <w:r w:rsidRPr="006F178A">
        <w:rPr>
          <w:rFonts w:hint="cs"/>
          <w:rtl/>
        </w:rPr>
        <w:t xml:space="preserve">דמעריכין </w:t>
      </w:r>
    </w:p>
    <w:p w14:paraId="2DE59C5B" w14:textId="77777777" w:rsidR="00E46F9F" w:rsidRDefault="00FF3740" w:rsidP="00E46F9F">
      <w:pPr>
        <w:pStyle w:val="36"/>
        <w:framePr w:wrap="notBeside"/>
        <w:rPr>
          <w:rtl/>
        </w:rPr>
      </w:pPr>
      <w:r w:rsidRPr="00E46F9F">
        <w:rPr>
          <w:rtl/>
        </w:rPr>
        <w:t xml:space="preserve">אלא למ"ד: </w:t>
      </w:r>
    </w:p>
    <w:p w14:paraId="14FBC606" w14:textId="06F132BA" w:rsidR="00FF3740" w:rsidRPr="000F47EF" w:rsidRDefault="00FF3740" w:rsidP="00FF3740">
      <w:pPr>
        <w:rPr>
          <w:spacing w:val="2"/>
          <w:rtl/>
        </w:rPr>
      </w:pPr>
      <w:r w:rsidRPr="000F47EF">
        <w:rPr>
          <w:spacing w:val="2"/>
          <w:rtl/>
        </w:rPr>
        <w:t xml:space="preserve">בני ישראל </w:t>
      </w:r>
      <w:r w:rsidRPr="000F47EF">
        <w:rPr>
          <w:b/>
          <w:bCs/>
          <w:spacing w:val="2"/>
          <w:rtl/>
        </w:rPr>
        <w:t>מעריכים</w:t>
      </w:r>
      <w:r w:rsidRPr="000F47EF">
        <w:rPr>
          <w:spacing w:val="2"/>
          <w:rtl/>
        </w:rPr>
        <w:t xml:space="preserve"> ו</w:t>
      </w:r>
      <w:r w:rsidR="00E46F9F" w:rsidRPr="000F47EF">
        <w:rPr>
          <w:rFonts w:hint="cs"/>
          <w:spacing w:val="2"/>
          <w:rtl/>
        </w:rPr>
        <w:t xml:space="preserve">לא </w:t>
      </w:r>
      <w:r w:rsidRPr="000F47EF">
        <w:rPr>
          <w:spacing w:val="2"/>
          <w:rtl/>
        </w:rPr>
        <w:t>ע</w:t>
      </w:r>
      <w:r w:rsidRPr="000F47EF">
        <w:rPr>
          <w:rFonts w:hint="cs"/>
          <w:spacing w:val="2"/>
          <w:rtl/>
        </w:rPr>
        <w:t>כו</w:t>
      </w:r>
      <w:r w:rsidR="00FE2A18" w:rsidRPr="000F47EF">
        <w:rPr>
          <w:rFonts w:hint="cs"/>
          <w:spacing w:val="2"/>
          <w:rtl/>
        </w:rPr>
        <w:t>''</w:t>
      </w:r>
      <w:r w:rsidRPr="000F47EF">
        <w:rPr>
          <w:rFonts w:hint="cs"/>
          <w:spacing w:val="2"/>
          <w:rtl/>
        </w:rPr>
        <w:t>ם, ו'איש' ד</w:t>
      </w:r>
      <w:r w:rsidR="00585A64" w:rsidRPr="000F47EF">
        <w:rPr>
          <w:rFonts w:hint="cs"/>
          <w:spacing w:val="2"/>
          <w:rtl/>
        </w:rPr>
        <w:t>אף</w:t>
      </w:r>
      <w:r w:rsidRPr="000F47EF">
        <w:rPr>
          <w:rFonts w:hint="cs"/>
          <w:spacing w:val="2"/>
          <w:rtl/>
        </w:rPr>
        <w:t xml:space="preserve"> תינוק בן חדש בר עירוכי הוא </w:t>
      </w:r>
    </w:p>
    <w:p w14:paraId="19E8A28F" w14:textId="49824D3D" w:rsidR="00FF3740" w:rsidRPr="006F178A" w:rsidRDefault="00FF3740" w:rsidP="00FF3740">
      <w:pPr>
        <w:rPr>
          <w:rtl/>
        </w:rPr>
      </w:pPr>
      <w:r w:rsidRPr="0063694C">
        <w:rPr>
          <w:rStyle w:val="afffffe"/>
          <w:rFonts w:hint="cs"/>
          <w:rtl/>
        </w:rPr>
        <w:t xml:space="preserve">'כי יפליא' </w:t>
      </w:r>
      <w:r w:rsidR="00323211">
        <w:rPr>
          <w:rFonts w:hint="cs"/>
          <w:rtl/>
        </w:rPr>
        <w:t>לרבות</w:t>
      </w:r>
      <w:r w:rsidRPr="006F178A">
        <w:rPr>
          <w:rFonts w:hint="cs"/>
          <w:rtl/>
        </w:rPr>
        <w:t xml:space="preserve"> עכו</w:t>
      </w:r>
      <w:r w:rsidRPr="006F178A">
        <w:rPr>
          <w:rtl/>
        </w:rPr>
        <w:t>"</w:t>
      </w:r>
      <w:r w:rsidRPr="006F178A">
        <w:rPr>
          <w:rFonts w:hint="cs"/>
          <w:rtl/>
        </w:rPr>
        <w:t>ם גדול דאע</w:t>
      </w:r>
      <w:r w:rsidRPr="006F178A">
        <w:rPr>
          <w:rtl/>
        </w:rPr>
        <w:t>"</w:t>
      </w:r>
      <w:r w:rsidRPr="006F178A">
        <w:rPr>
          <w:rFonts w:hint="cs"/>
          <w:rtl/>
        </w:rPr>
        <w:t>ג דגדול אינו</w:t>
      </w:r>
      <w:r w:rsidR="00323211">
        <w:rPr>
          <w:rFonts w:hint="cs"/>
          <w:rtl/>
        </w:rPr>
        <w:t xml:space="preserve"> </w:t>
      </w:r>
      <w:r w:rsidRPr="006F178A">
        <w:rPr>
          <w:rFonts w:hint="cs"/>
          <w:rtl/>
        </w:rPr>
        <w:t>יודע להפלות</w:t>
      </w:r>
      <w:r w:rsidR="00524B6B">
        <w:rPr>
          <w:rFonts w:hint="cs"/>
          <w:rtl/>
        </w:rPr>
        <w:t>.</w:t>
      </w:r>
    </w:p>
    <w:p w14:paraId="779CEFDB" w14:textId="373484C8" w:rsidR="00323211" w:rsidRDefault="00FF3740" w:rsidP="00FF3740">
      <w:pPr>
        <w:rPr>
          <w:rtl/>
        </w:rPr>
      </w:pPr>
      <w:r w:rsidRPr="0063694C">
        <w:rPr>
          <w:rStyle w:val="afffffe"/>
          <w:rFonts w:hint="cs"/>
          <w:rtl/>
        </w:rPr>
        <w:t>'</w:t>
      </w:r>
      <w:r w:rsidRPr="0063694C">
        <w:rPr>
          <w:rStyle w:val="afffffe"/>
          <w:rtl/>
        </w:rPr>
        <w:t>כי יפליא</w:t>
      </w:r>
      <w:r w:rsidRPr="0063694C">
        <w:rPr>
          <w:rStyle w:val="afffffe"/>
          <w:rFonts w:hint="cs"/>
          <w:rtl/>
        </w:rPr>
        <w:t xml:space="preserve">' </w:t>
      </w:r>
      <w:r w:rsidRPr="006F178A">
        <w:rPr>
          <w:rFonts w:hint="cs"/>
          <w:rtl/>
        </w:rPr>
        <w:t xml:space="preserve">דנזירות </w:t>
      </w:r>
      <w:r w:rsidR="00585A64">
        <w:rPr>
          <w:rFonts w:hint="cs"/>
          <w:rtl/>
        </w:rPr>
        <w:t>אף</w:t>
      </w:r>
      <w:r w:rsidRPr="006F178A">
        <w:rPr>
          <w:rFonts w:hint="cs"/>
          <w:rtl/>
        </w:rPr>
        <w:t xml:space="preserve"> ד</w:t>
      </w:r>
      <w:r w:rsidR="00323211">
        <w:rPr>
          <w:rFonts w:hint="cs"/>
          <w:rtl/>
        </w:rPr>
        <w:t xml:space="preserve">הוקש </w:t>
      </w:r>
      <w:r w:rsidRPr="006F178A">
        <w:rPr>
          <w:rFonts w:hint="cs"/>
          <w:rtl/>
        </w:rPr>
        <w:t>לנדרים</w:t>
      </w:r>
      <w:r w:rsidR="00524B6B">
        <w:rPr>
          <w:rFonts w:hint="cs"/>
          <w:rtl/>
        </w:rPr>
        <w:t>.</w:t>
      </w:r>
      <w:r w:rsidRPr="006F178A">
        <w:rPr>
          <w:rFonts w:hint="cs"/>
          <w:rtl/>
        </w:rPr>
        <w:t xml:space="preserve"> </w:t>
      </w:r>
    </w:p>
    <w:p w14:paraId="0CB0FB47" w14:textId="6690844D" w:rsidR="00FF3740" w:rsidRPr="006F178A" w:rsidRDefault="00FF3740" w:rsidP="00D06874">
      <w:pPr>
        <w:spacing w:after="120"/>
        <w:rPr>
          <w:rtl/>
        </w:rPr>
      </w:pPr>
      <w:r w:rsidRPr="006F178A">
        <w:rPr>
          <w:rFonts w:hint="cs"/>
          <w:rtl/>
        </w:rPr>
        <w:t>ל</w:t>
      </w:r>
      <w:r w:rsidR="00323211">
        <w:rPr>
          <w:rFonts w:hint="cs"/>
          <w:rtl/>
        </w:rPr>
        <w:t>רבות</w:t>
      </w:r>
      <w:r w:rsidRPr="006F178A">
        <w:rPr>
          <w:rFonts w:hint="cs"/>
          <w:rtl/>
        </w:rPr>
        <w:t xml:space="preserve"> ידים שאינן מוכיחות </w:t>
      </w:r>
      <w:r w:rsidRPr="00323211">
        <w:rPr>
          <w:rStyle w:val="27"/>
          <w:rFonts w:hint="cs"/>
          <w:rtl/>
        </w:rPr>
        <w:t>דלאביי</w:t>
      </w:r>
      <w:r w:rsidR="00CC10BB">
        <w:rPr>
          <w:rStyle w:val="27"/>
          <w:rFonts w:hint="cs"/>
          <w:rtl/>
        </w:rPr>
        <w:t>:</w:t>
      </w:r>
      <w:r w:rsidRPr="006F178A">
        <w:rPr>
          <w:rFonts w:hint="cs"/>
          <w:rtl/>
        </w:rPr>
        <w:t xml:space="preserve"> הוי ידים</w:t>
      </w:r>
      <w:r w:rsidR="00B55709">
        <w:rPr>
          <w:rFonts w:hint="cs"/>
          <w:rtl/>
        </w:rPr>
        <w:t>.</w:t>
      </w:r>
      <w:r w:rsidRPr="006F178A">
        <w:rPr>
          <w:rFonts w:hint="cs"/>
          <w:rtl/>
        </w:rPr>
        <w:t xml:space="preserve"> </w:t>
      </w:r>
      <w:r w:rsidR="00B55709">
        <w:rPr>
          <w:rtl/>
        </w:rPr>
        <w:tab/>
      </w:r>
      <w:r w:rsidRPr="00323211">
        <w:rPr>
          <w:rStyle w:val="27"/>
          <w:rFonts w:hint="cs"/>
          <w:rtl/>
        </w:rPr>
        <w:t>ולרבא</w:t>
      </w:r>
      <w:r w:rsidR="00CC10BB">
        <w:rPr>
          <w:rStyle w:val="27"/>
          <w:rFonts w:hint="cs"/>
          <w:rtl/>
        </w:rPr>
        <w:t>:</w:t>
      </w:r>
      <w:r w:rsidRPr="00323211">
        <w:rPr>
          <w:rStyle w:val="27"/>
          <w:rFonts w:hint="cs"/>
          <w:rtl/>
        </w:rPr>
        <w:t xml:space="preserve"> </w:t>
      </w:r>
      <w:r w:rsidRPr="006F178A">
        <w:rPr>
          <w:rFonts w:hint="cs"/>
          <w:rtl/>
        </w:rPr>
        <w:t>לא הוין ידים</w:t>
      </w:r>
      <w:r w:rsidR="00CC10BB">
        <w:rPr>
          <w:rFonts w:hint="cs"/>
          <w:rtl/>
        </w:rPr>
        <w:t>.</w:t>
      </w:r>
      <w:r w:rsidRPr="006F178A">
        <w:rPr>
          <w:rtl/>
        </w:rPr>
        <w:t xml:space="preserve"> </w:t>
      </w:r>
    </w:p>
    <w:p w14:paraId="22D876A9" w14:textId="77777777" w:rsidR="00CC10BB" w:rsidRDefault="00FF3740" w:rsidP="00CC10BB">
      <w:pPr>
        <w:pStyle w:val="36"/>
        <w:framePr w:wrap="notBeside"/>
        <w:rPr>
          <w:rtl/>
        </w:rPr>
      </w:pPr>
      <w:r w:rsidRPr="00CC10BB">
        <w:rPr>
          <w:rFonts w:hint="cs"/>
          <w:rtl/>
        </w:rPr>
        <w:t xml:space="preserve">ולרבא </w:t>
      </w:r>
    </w:p>
    <w:p w14:paraId="7CA49686" w14:textId="4D06E1C1" w:rsidR="00FF3740" w:rsidRPr="006F178A" w:rsidRDefault="00FF3740" w:rsidP="00FF3740">
      <w:pPr>
        <w:rPr>
          <w:rtl/>
        </w:rPr>
      </w:pPr>
      <w:r w:rsidRPr="00AF76D0">
        <w:rPr>
          <w:rStyle w:val="afffffe"/>
          <w:rFonts w:hint="cs"/>
          <w:rtl/>
        </w:rPr>
        <w:t>'</w:t>
      </w:r>
      <w:r w:rsidRPr="00AF76D0">
        <w:rPr>
          <w:rStyle w:val="afffffe"/>
          <w:rtl/>
        </w:rPr>
        <w:t>כי יפליא</w:t>
      </w:r>
      <w:r w:rsidRPr="00AF76D0">
        <w:rPr>
          <w:rStyle w:val="afffffe"/>
          <w:rFonts w:hint="cs"/>
          <w:rtl/>
        </w:rPr>
        <w:t>'</w:t>
      </w:r>
      <w:r w:rsidRPr="00AF76D0">
        <w:rPr>
          <w:rStyle w:val="afffffe"/>
          <w:rtl/>
        </w:rPr>
        <w:t xml:space="preserve"> </w:t>
      </w:r>
      <w:r w:rsidR="00CC10BB">
        <w:rPr>
          <w:rStyle w:val="27"/>
          <w:rFonts w:hint="cs"/>
          <w:rtl/>
        </w:rPr>
        <w:t>כר''ט</w:t>
      </w:r>
      <w:r w:rsidRPr="00323211">
        <w:rPr>
          <w:rStyle w:val="27"/>
          <w:rtl/>
        </w:rPr>
        <w:t xml:space="preserve">: </w:t>
      </w:r>
      <w:r w:rsidRPr="006F178A">
        <w:rPr>
          <w:rtl/>
        </w:rPr>
        <w:t>אין אחד מהן נזיר, שלא ניתנה נזירות אלא להפלאה.</w:t>
      </w:r>
    </w:p>
    <w:p w14:paraId="7C3985B5" w14:textId="77777777" w:rsidR="00CC10BB" w:rsidRDefault="00FF3740" w:rsidP="00CC10BB">
      <w:pPr>
        <w:pStyle w:val="36"/>
        <w:framePr w:wrap="notBeside"/>
        <w:rPr>
          <w:rtl/>
        </w:rPr>
      </w:pPr>
      <w:r w:rsidRPr="00CC10BB">
        <w:rPr>
          <w:rFonts w:hint="cs"/>
          <w:rtl/>
        </w:rPr>
        <w:t>ולרבנן:</w:t>
      </w:r>
    </w:p>
    <w:p w14:paraId="512F9AAC" w14:textId="75FB54FE" w:rsidR="00FF3740" w:rsidRPr="006F178A" w:rsidRDefault="00FF3740" w:rsidP="00FF3740">
      <w:pPr>
        <w:rPr>
          <w:rtl/>
        </w:rPr>
      </w:pPr>
      <w:r w:rsidRPr="00FB712F">
        <w:rPr>
          <w:rStyle w:val="27"/>
          <w:rtl/>
        </w:rPr>
        <w:t>לכדתניא:</w:t>
      </w:r>
      <w:r w:rsidRPr="006F178A">
        <w:rPr>
          <w:rtl/>
        </w:rPr>
        <w:t xml:space="preserve"> היתר נדרים פורחין באויר, ואין להן על מה שיסמוכו</w:t>
      </w:r>
      <w:r w:rsidR="001A7DD4">
        <w:rPr>
          <w:rtl/>
        </w:rPr>
        <w:t>.</w:t>
      </w:r>
    </w:p>
    <w:p w14:paraId="00DB9ED3" w14:textId="665E4D51" w:rsidR="00FF3740" w:rsidRPr="002742D6" w:rsidRDefault="00FF3740" w:rsidP="005C0876">
      <w:pPr>
        <w:rPr>
          <w:spacing w:val="0"/>
          <w:rtl/>
        </w:rPr>
      </w:pPr>
      <w:r w:rsidRPr="002742D6">
        <w:rPr>
          <w:rStyle w:val="27"/>
          <w:spacing w:val="0"/>
          <w:rtl/>
        </w:rPr>
        <w:t>ר</w:t>
      </w:r>
      <w:r w:rsidR="00323211" w:rsidRPr="002742D6">
        <w:rPr>
          <w:rStyle w:val="27"/>
          <w:rFonts w:hint="cs"/>
          <w:spacing w:val="0"/>
          <w:rtl/>
        </w:rPr>
        <w:t>"א</w:t>
      </w:r>
      <w:r w:rsidRPr="002742D6">
        <w:rPr>
          <w:rStyle w:val="27"/>
          <w:spacing w:val="0"/>
          <w:rtl/>
        </w:rPr>
        <w:t xml:space="preserve">: </w:t>
      </w:r>
      <w:r w:rsidRPr="002742D6">
        <w:rPr>
          <w:spacing w:val="0"/>
          <w:rtl/>
        </w:rPr>
        <w:t xml:space="preserve">יש להם על מה שיסמוכו, </w:t>
      </w:r>
      <w:r w:rsidR="00323211" w:rsidRPr="002742D6">
        <w:rPr>
          <w:rFonts w:hint="cs"/>
          <w:spacing w:val="0"/>
          <w:rtl/>
        </w:rPr>
        <w:t>ד</w:t>
      </w:r>
      <w:r w:rsidRPr="002742D6">
        <w:rPr>
          <w:rStyle w:val="afffffe"/>
          <w:rFonts w:hint="cs"/>
          <w:spacing w:val="0"/>
          <w:rtl/>
        </w:rPr>
        <w:t>'</w:t>
      </w:r>
      <w:r w:rsidRPr="002742D6">
        <w:rPr>
          <w:rStyle w:val="afffffe"/>
          <w:spacing w:val="0"/>
          <w:rtl/>
        </w:rPr>
        <w:t>איש כי יפליא</w:t>
      </w:r>
      <w:r w:rsidRPr="002742D6">
        <w:rPr>
          <w:rStyle w:val="afffffe"/>
          <w:rFonts w:hint="cs"/>
          <w:spacing w:val="0"/>
          <w:rtl/>
        </w:rPr>
        <w:t>'</w:t>
      </w:r>
      <w:r w:rsidRPr="002742D6">
        <w:rPr>
          <w:rStyle w:val="afffffe"/>
          <w:spacing w:val="0"/>
          <w:rtl/>
        </w:rPr>
        <w:t xml:space="preserve">, </w:t>
      </w:r>
      <w:r w:rsidRPr="002742D6">
        <w:rPr>
          <w:rStyle w:val="afffffe"/>
          <w:rFonts w:hint="cs"/>
          <w:spacing w:val="0"/>
          <w:rtl/>
        </w:rPr>
        <w:t>'</w:t>
      </w:r>
      <w:r w:rsidRPr="002742D6">
        <w:rPr>
          <w:rStyle w:val="afffffe"/>
          <w:spacing w:val="0"/>
          <w:rtl/>
        </w:rPr>
        <w:t>כי יפליא</w:t>
      </w:r>
      <w:r w:rsidRPr="002742D6">
        <w:rPr>
          <w:rStyle w:val="afffffe"/>
          <w:rFonts w:hint="cs"/>
          <w:spacing w:val="0"/>
          <w:rtl/>
        </w:rPr>
        <w:t>'</w:t>
      </w:r>
      <w:r w:rsidRPr="002742D6">
        <w:rPr>
          <w:rStyle w:val="afffffe"/>
          <w:spacing w:val="0"/>
          <w:rtl/>
        </w:rPr>
        <w:t>,</w:t>
      </w:r>
      <w:r w:rsidR="005C0876" w:rsidRPr="002742D6">
        <w:rPr>
          <w:rFonts w:hint="cs"/>
          <w:spacing w:val="0"/>
          <w:rtl/>
        </w:rPr>
        <w:t xml:space="preserve"> לאיסור ולהיתר</w:t>
      </w:r>
    </w:p>
    <w:p w14:paraId="0468A8FF" w14:textId="77777777" w:rsidR="00FF3740" w:rsidRPr="006F178A" w:rsidRDefault="00FF3740" w:rsidP="000F6CD2">
      <w:pPr>
        <w:pStyle w:val="afffffb"/>
        <w:rPr>
          <w:rtl/>
        </w:rPr>
      </w:pPr>
      <w:r>
        <w:rPr>
          <w:rtl/>
        </w:rPr>
        <w:t>׹</w:t>
      </w:r>
    </w:p>
    <w:p w14:paraId="3E27F5C9" w14:textId="77777777" w:rsidR="00FF3740" w:rsidRPr="006F178A" w:rsidRDefault="00FF3740" w:rsidP="00516202">
      <w:pPr>
        <w:pStyle w:val="affff5"/>
        <w:framePr w:wrap="around"/>
        <w:rPr>
          <w:rtl/>
        </w:rPr>
      </w:pPr>
      <w:r w:rsidRPr="006F178A">
        <w:rPr>
          <w:rFonts w:hint="cs"/>
          <w:rtl/>
        </w:rPr>
        <w:t>סב:</w:t>
      </w:r>
    </w:p>
    <w:p w14:paraId="1E0CF95F" w14:textId="77777777" w:rsidR="00FF3740" w:rsidRPr="006F178A" w:rsidRDefault="00FF3740" w:rsidP="00FE2A18">
      <w:pPr>
        <w:pStyle w:val="affffff2"/>
        <w:framePr w:wrap="around"/>
        <w:rPr>
          <w:rtl/>
        </w:rPr>
      </w:pPr>
      <w:del w:id="20235" w:author="קלוד" w:date="2026-10-06T10:09:33Z">
        <w:r>
          <w:rPr>
            <w:rtl/>
          </w:rPr>
          <w:delText xml:space="preserve">מתני'.</w:delText>
        </w:r>
      </w:del>
      <w:ins w:id="20236" w:author="קלוד" w:date="2026-10-06T10:09:33Z">
        <w:r>
          <w:rPr>
            <w:rtl/>
          </w:rPr>
          <w:t xml:space="preserve">משנה א</w:t>
        </w:r>
      </w:ins>
    </w:p>
    <w:p w14:paraId="72C76177" w14:textId="758DE675" w:rsidR="00FF3740" w:rsidRPr="006F178A" w:rsidRDefault="00FF3740" w:rsidP="00FF3740">
      <w:pPr>
        <w:pStyle w:val="affffb"/>
        <w:spacing w:before="120"/>
        <w:rPr>
          <w:rtl/>
        </w:rPr>
        <w:pPrChange w:id="90055" w:author="קלוד" w:date="2026-10-08T12:08:16Z">
          <w:pPr>
            <w:pStyle w:val="affffb"/>
          </w:pPr>
        </w:pPrChange>
      </w:pPr>
      <w:r w:rsidRPr="006F178A">
        <w:rPr>
          <w:rtl/>
        </w:rPr>
        <w:t>חומר בעבדים מבנשים: שהוא מפר נדרי אשתו, ואינו מפר נדרי עבדו</w:t>
      </w:r>
      <w:r w:rsidR="001A7DD4">
        <w:rPr>
          <w:rtl/>
        </w:rPr>
        <w:t>.</w:t>
      </w:r>
    </w:p>
    <w:p w14:paraId="34C72FBC" w14:textId="337BCCA9" w:rsidR="00FF3740" w:rsidRPr="006F178A" w:rsidRDefault="00FF3740" w:rsidP="00D06874">
      <w:pPr>
        <w:pStyle w:val="affffb"/>
        <w:spacing w:after="120"/>
        <w:rPr>
          <w:rtl/>
        </w:rPr>
      </w:pPr>
      <w:r w:rsidRPr="006F178A">
        <w:rPr>
          <w:rtl/>
        </w:rPr>
        <w:t>הפר לאשתו הפר עולמית, הפר לעבדו - יצא לחירות ומשלים נזירותו.</w:t>
      </w:r>
    </w:p>
    <w:p w14:paraId="0165B76C" w14:textId="77777777" w:rsidR="005F4925" w:rsidRDefault="00FF3740" w:rsidP="005F4925">
      <w:pPr>
        <w:pStyle w:val="36"/>
        <w:framePr w:wrap="notBeside"/>
        <w:rPr>
          <w:rtl/>
        </w:rPr>
      </w:pPr>
      <w:r w:rsidRPr="005F4925">
        <w:rPr>
          <w:rtl/>
        </w:rPr>
        <w:t xml:space="preserve">ת"ר: </w:t>
      </w:r>
    </w:p>
    <w:p w14:paraId="587F02E2" w14:textId="450C3BFA" w:rsidR="00FF3740" w:rsidRPr="006F178A" w:rsidRDefault="00FF3740" w:rsidP="00E86BA6">
      <w:pPr>
        <w:pStyle w:val="a7"/>
        <w:rPr>
          <w:rtl/>
        </w:rPr>
      </w:pPr>
      <w:r w:rsidRPr="006F178A">
        <w:rPr>
          <w:rtl/>
        </w:rPr>
        <w:t>למה רבו כופו? לנזירות, אבל לא לנדרים ולערכין.</w:t>
      </w:r>
    </w:p>
    <w:p w14:paraId="04497ADA" w14:textId="38774454" w:rsidR="007628B9" w:rsidRDefault="00E86BA6" w:rsidP="007628B9">
      <w:pPr>
        <w:pStyle w:val="36"/>
        <w:framePr w:wrap="notBeside"/>
        <w:rPr>
          <w:rStyle w:val="afffffe"/>
          <w:rtl/>
        </w:rPr>
      </w:pPr>
      <w:r>
        <w:rPr>
          <w:rFonts w:hint="cs"/>
          <w:rtl/>
        </w:rPr>
        <w:t xml:space="preserve">א. </w:t>
      </w:r>
      <w:r w:rsidR="00FF3740" w:rsidRPr="007628B9">
        <w:rPr>
          <w:rFonts w:hint="cs"/>
          <w:rtl/>
        </w:rPr>
        <w:t xml:space="preserve">ושאני </w:t>
      </w:r>
      <w:r w:rsidR="007628B9" w:rsidRPr="007628B9">
        <w:rPr>
          <w:rFonts w:hint="cs"/>
          <w:rtl/>
        </w:rPr>
        <w:t>ב</w:t>
      </w:r>
      <w:r w:rsidR="00FF3740" w:rsidRPr="007628B9">
        <w:rPr>
          <w:rFonts w:hint="cs"/>
          <w:rtl/>
        </w:rPr>
        <w:t xml:space="preserve">נזיר </w:t>
      </w:r>
    </w:p>
    <w:p w14:paraId="1B9E6BCD" w14:textId="517F26FD" w:rsidR="00FF3740" w:rsidRPr="006F178A" w:rsidRDefault="00FF3740" w:rsidP="00FF3740">
      <w:pPr>
        <w:rPr>
          <w:rtl/>
        </w:rPr>
      </w:pPr>
      <w:r w:rsidRPr="00AF76D0">
        <w:rPr>
          <w:rStyle w:val="afffffe"/>
          <w:rFonts w:hint="cs"/>
          <w:rtl/>
        </w:rPr>
        <w:t>'</w:t>
      </w:r>
      <w:r w:rsidRPr="00AF76D0">
        <w:rPr>
          <w:rStyle w:val="afffffe"/>
          <w:rtl/>
        </w:rPr>
        <w:t>לאסור איסר על נפשו</w:t>
      </w:r>
      <w:r w:rsidRPr="00AF76D0">
        <w:rPr>
          <w:rStyle w:val="afffffe"/>
          <w:rFonts w:hint="cs"/>
          <w:rtl/>
        </w:rPr>
        <w:t>'</w:t>
      </w:r>
      <w:r w:rsidRPr="006F178A">
        <w:rPr>
          <w:rtl/>
        </w:rPr>
        <w:t>,</w:t>
      </w:r>
      <w:r w:rsidR="004F2213">
        <w:rPr>
          <w:rFonts w:hint="cs"/>
          <w:rtl/>
        </w:rPr>
        <w:t>-</w:t>
      </w:r>
      <w:r w:rsidRPr="006F178A">
        <w:rPr>
          <w:rtl/>
        </w:rPr>
        <w:t xml:space="preserve"> יצא עבד שאין נפשו קנויה לו,</w:t>
      </w:r>
    </w:p>
    <w:p w14:paraId="586C0D83" w14:textId="77777777" w:rsidR="004F2213" w:rsidRDefault="004F2213" w:rsidP="004F2213">
      <w:pPr>
        <w:pStyle w:val="36"/>
        <w:framePr w:wrap="notBeside"/>
        <w:rPr>
          <w:rtl/>
        </w:rPr>
      </w:pPr>
      <w:r w:rsidRPr="004F2213">
        <w:rPr>
          <w:rFonts w:hint="cs"/>
          <w:rtl/>
        </w:rPr>
        <w:t xml:space="preserve">אבל בנדרים </w:t>
      </w:r>
    </w:p>
    <w:p w14:paraId="56CFAD02" w14:textId="10CB775B" w:rsidR="004F2213" w:rsidRDefault="004F2213" w:rsidP="00101166">
      <w:pPr>
        <w:rPr>
          <w:rFonts w:ascii="FontbitDavid" w:hAnsi="FontbitDavid"/>
          <w:rtl/>
        </w:rPr>
      </w:pPr>
      <w:r>
        <w:rPr>
          <w:rStyle w:val="27"/>
          <w:rFonts w:hint="cs"/>
          <w:rtl/>
        </w:rPr>
        <w:t xml:space="preserve">כשנאסר </w:t>
      </w:r>
      <w:r>
        <w:rPr>
          <w:rFonts w:ascii="FontbitDavid" w:hAnsi="FontbitDavid" w:hint="cs"/>
          <w:rtl/>
        </w:rPr>
        <w:t>ב</w:t>
      </w:r>
      <w:r w:rsidR="00FF3740" w:rsidRPr="005F4925">
        <w:rPr>
          <w:rFonts w:ascii="FontbitDavid" w:hAnsi="FontbitDavid"/>
          <w:rtl/>
        </w:rPr>
        <w:t xml:space="preserve">אשכול של ענבים </w:t>
      </w:r>
      <w:r>
        <w:rPr>
          <w:rFonts w:ascii="FontbitDavid" w:hAnsi="FontbitDavid" w:hint="cs"/>
          <w:rtl/>
        </w:rPr>
        <w:t>ש</w:t>
      </w:r>
      <w:r w:rsidR="00FF3740" w:rsidRPr="005F4925">
        <w:rPr>
          <w:rFonts w:ascii="FontbitDavid" w:hAnsi="FontbitDavid"/>
          <w:rtl/>
        </w:rPr>
        <w:t>מונח לפניו,</w:t>
      </w:r>
      <w:r>
        <w:rPr>
          <w:rFonts w:ascii="FontbitDavid" w:hAnsi="FontbitDavid" w:hint="cs"/>
          <w:rtl/>
        </w:rPr>
        <w:t xml:space="preserve"> </w:t>
      </w:r>
      <w:r w:rsidR="005F4925">
        <w:rPr>
          <w:rFonts w:ascii="FontbitDavid" w:hAnsi="FontbitDavid" w:hint="cs"/>
          <w:rtl/>
        </w:rPr>
        <w:t>לא נאסר באחרים</w:t>
      </w:r>
      <w:r w:rsidR="00FF3740" w:rsidRPr="005F4925">
        <w:rPr>
          <w:rFonts w:ascii="FontbitDavid" w:hAnsi="FontbitDavid"/>
          <w:rtl/>
        </w:rPr>
        <w:t xml:space="preserve"> </w:t>
      </w:r>
      <w:r w:rsidR="005F4925">
        <w:rPr>
          <w:rFonts w:ascii="FontbitDavid" w:hAnsi="FontbitDavid" w:hint="cs"/>
          <w:rtl/>
        </w:rPr>
        <w:t>א</w:t>
      </w:r>
      <w:r>
        <w:rPr>
          <w:rFonts w:ascii="FontbitDavid" w:hAnsi="FontbitDavid" w:hint="cs"/>
          <w:rtl/>
        </w:rPr>
        <w:t>"י לכופה</w:t>
      </w:r>
    </w:p>
    <w:p w14:paraId="32EECFE0" w14:textId="1CF7A866" w:rsidR="00101166" w:rsidRPr="006F178A" w:rsidRDefault="004F2213" w:rsidP="00101166">
      <w:pPr>
        <w:rPr>
          <w:rtl/>
        </w:rPr>
      </w:pPr>
      <w:r>
        <w:rPr>
          <w:rFonts w:ascii="FontbitDavid" w:hAnsi="FontbitDavid" w:hint="cs"/>
          <w:rtl/>
        </w:rPr>
        <w:t xml:space="preserve">אבל </w:t>
      </w:r>
      <w:r w:rsidR="005F4925">
        <w:rPr>
          <w:rFonts w:ascii="FontbitDavid" w:hAnsi="FontbitDavid" w:hint="cs"/>
          <w:rtl/>
        </w:rPr>
        <w:t>ב</w:t>
      </w:r>
      <w:r w:rsidR="00FF3740" w:rsidRPr="005F4925">
        <w:rPr>
          <w:rFonts w:ascii="FontbitDavid" w:hAnsi="FontbitDavid"/>
          <w:rtl/>
        </w:rPr>
        <w:t xml:space="preserve">נזירות </w:t>
      </w:r>
      <w:r w:rsidR="005F4925">
        <w:rPr>
          <w:rFonts w:ascii="FontbitDavid" w:hAnsi="FontbitDavid" w:hint="cs"/>
          <w:rtl/>
        </w:rPr>
        <w:t xml:space="preserve">דכשנאסר בזה נאסר בהכל </w:t>
      </w:r>
      <w:r>
        <w:rPr>
          <w:rFonts w:ascii="FontbitDavid" w:hAnsi="FontbitDavid" w:hint="cs"/>
          <w:rtl/>
        </w:rPr>
        <w:t xml:space="preserve">- </w:t>
      </w:r>
      <w:r w:rsidR="005F4925">
        <w:rPr>
          <w:rFonts w:ascii="FontbitDavid" w:hAnsi="FontbitDavid" w:hint="cs"/>
          <w:rtl/>
        </w:rPr>
        <w:t>יכול לכופו</w:t>
      </w:r>
    </w:p>
    <w:p w14:paraId="1861F5BC" w14:textId="77777777" w:rsidR="007A79BA" w:rsidRDefault="007A79BA" w:rsidP="007A79BA">
      <w:pPr>
        <w:pStyle w:val="36"/>
        <w:framePr w:wrap="notBeside"/>
        <w:rPr>
          <w:rFonts w:ascii="FontbitDavid" w:hAnsi="FontbitDavid"/>
          <w:rtl/>
        </w:rPr>
      </w:pPr>
      <w:r w:rsidRPr="007A79BA">
        <w:rPr>
          <w:rFonts w:hint="cs"/>
          <w:rtl/>
        </w:rPr>
        <w:t>וקשה דבנדרים</w:t>
      </w:r>
    </w:p>
    <w:p w14:paraId="028475AB" w14:textId="77777777" w:rsidR="009F250D" w:rsidRDefault="007A79BA" w:rsidP="00D06874">
      <w:pPr>
        <w:spacing w:after="120"/>
        <w:rPr>
          <w:rFonts w:ascii="FontbitDavid" w:hAnsi="FontbitDavid"/>
          <w:rtl/>
        </w:rPr>
      </w:pPr>
      <w:r>
        <w:rPr>
          <w:rFonts w:ascii="FontbitDavid" w:hAnsi="FontbitDavid" w:hint="cs"/>
          <w:rtl/>
        </w:rPr>
        <w:t>מיירי שיש רק את אותו אשכול</w:t>
      </w:r>
      <w:r w:rsidR="00FF3740" w:rsidRPr="006F178A">
        <w:rPr>
          <w:rFonts w:ascii="FontbitDavid" w:hAnsi="FontbitDavid"/>
          <w:rtl/>
        </w:rPr>
        <w:t xml:space="preserve">, </w:t>
      </w:r>
      <w:r w:rsidR="009F250D">
        <w:rPr>
          <w:rFonts w:ascii="FontbitDavid" w:hAnsi="FontbitDavid" w:hint="cs"/>
          <w:rtl/>
        </w:rPr>
        <w:t xml:space="preserve">ואם לא יאכלו יחלש </w:t>
      </w:r>
    </w:p>
    <w:p w14:paraId="2176B59D" w14:textId="78E49746" w:rsidR="009F250D" w:rsidRDefault="009F250D" w:rsidP="009F250D">
      <w:pPr>
        <w:pStyle w:val="36"/>
        <w:framePr w:wrap="notBeside"/>
        <w:rPr>
          <w:rFonts w:ascii="FontbitDavid" w:hAnsi="FontbitDavid"/>
          <w:rtl/>
        </w:rPr>
      </w:pPr>
      <w:r>
        <w:rPr>
          <w:rFonts w:hint="cs"/>
          <w:rtl/>
        </w:rPr>
        <w:t xml:space="preserve">ב. </w:t>
      </w:r>
      <w:r w:rsidR="00FF3740" w:rsidRPr="009F250D">
        <w:rPr>
          <w:rtl/>
        </w:rPr>
        <w:t xml:space="preserve">רבא: </w:t>
      </w:r>
    </w:p>
    <w:p w14:paraId="1BA24F32" w14:textId="052960D7" w:rsidR="00FF3740" w:rsidRPr="00D454EC" w:rsidRDefault="00FF3740" w:rsidP="00FF3740">
      <w:r w:rsidRPr="009F250D">
        <w:rPr>
          <w:rFonts w:ascii="FontbitDavid" w:hAnsi="FontbitDavid"/>
          <w:rtl/>
        </w:rPr>
        <w:t xml:space="preserve">שהיה חרצן מונח לפניו, גבי נדרים </w:t>
      </w:r>
      <w:r w:rsidR="006D3AE8">
        <w:rPr>
          <w:rFonts w:ascii="FontbitDavid" w:hAnsi="FontbitDavid" w:hint="cs"/>
          <w:rtl/>
        </w:rPr>
        <w:t>ש</w:t>
      </w:r>
      <w:r w:rsidRPr="009F250D">
        <w:rPr>
          <w:rFonts w:ascii="FontbitDavid" w:hAnsi="FontbitDavid"/>
          <w:rtl/>
        </w:rPr>
        <w:t>ב</w:t>
      </w:r>
      <w:r w:rsidR="009F250D">
        <w:rPr>
          <w:rFonts w:ascii="FontbitDavid" w:hAnsi="FontbitDavid" w:hint="cs"/>
          <w:rtl/>
        </w:rPr>
        <w:t xml:space="preserve">זה </w:t>
      </w:r>
      <w:r w:rsidRPr="009F250D">
        <w:rPr>
          <w:rFonts w:ascii="FontbitDavid" w:hAnsi="FontbitDavid"/>
          <w:rtl/>
        </w:rPr>
        <w:t xml:space="preserve">מיתסר - לא מצי כפי ליה, </w:t>
      </w:r>
    </w:p>
    <w:p w14:paraId="3CC4FECA" w14:textId="72AD0A31" w:rsidR="00FF3740" w:rsidRPr="006F178A" w:rsidRDefault="00FF3740" w:rsidP="00FF3740">
      <w:pPr>
        <w:pStyle w:val="afb"/>
        <w:rPr>
          <w:rtl/>
        </w:rPr>
      </w:pPr>
      <w:r w:rsidRPr="006F178A">
        <w:rPr>
          <w:rFonts w:hint="cs"/>
          <w:rtl/>
        </w:rPr>
        <w:t xml:space="preserve"> </w:t>
      </w:r>
      <w:r w:rsidR="006D3AE8">
        <w:rPr>
          <w:rtl/>
        </w:rPr>
        <w:tab/>
      </w:r>
      <w:r w:rsidR="006D3AE8">
        <w:rPr>
          <w:rtl/>
        </w:rPr>
        <w:tab/>
      </w:r>
      <w:r w:rsidR="006D3AE8">
        <w:rPr>
          <w:rtl/>
        </w:rPr>
        <w:tab/>
      </w:r>
      <w:r w:rsidR="006D3AE8">
        <w:rPr>
          <w:rtl/>
        </w:rPr>
        <w:tab/>
      </w:r>
      <w:r w:rsidRPr="006F178A">
        <w:rPr>
          <w:rtl/>
        </w:rPr>
        <w:t xml:space="preserve">גבי נזיר </w:t>
      </w:r>
      <w:r w:rsidR="009F250D">
        <w:rPr>
          <w:rFonts w:hint="cs"/>
          <w:rtl/>
        </w:rPr>
        <w:t>שנאסר גם באחרים יכול לכופה</w:t>
      </w:r>
      <w:r w:rsidRPr="006F178A">
        <w:rPr>
          <w:rtl/>
        </w:rPr>
        <w:t>.</w:t>
      </w:r>
    </w:p>
    <w:p w14:paraId="7B712E4B" w14:textId="54F9CD12" w:rsidR="00C427DC" w:rsidRDefault="00C427DC" w:rsidP="00C427DC">
      <w:pPr>
        <w:pStyle w:val="36"/>
        <w:framePr w:wrap="notBeside"/>
        <w:rPr>
          <w:rFonts w:ascii="FontbitDavid" w:hAnsi="FontbitDavid"/>
          <w:rtl/>
        </w:rPr>
      </w:pPr>
      <w:r w:rsidRPr="00C427DC">
        <w:rPr>
          <w:rFonts w:hint="cs"/>
          <w:rtl/>
        </w:rPr>
        <w:t>ו</w:t>
      </w:r>
      <w:r>
        <w:rPr>
          <w:rFonts w:hint="cs"/>
          <w:rtl/>
        </w:rPr>
        <w:t>ק</w:t>
      </w:r>
      <w:r w:rsidRPr="00C427DC">
        <w:rPr>
          <w:rFonts w:hint="cs"/>
          <w:rtl/>
        </w:rPr>
        <w:t>שה דבנדרים</w:t>
      </w:r>
    </w:p>
    <w:p w14:paraId="6C6F6C1D" w14:textId="4F0034EB" w:rsidR="00FF3740" w:rsidRPr="006F178A" w:rsidRDefault="00C427DC" w:rsidP="00D06874">
      <w:pPr>
        <w:spacing w:after="120"/>
        <w:rPr>
          <w:rtl/>
        </w:rPr>
      </w:pPr>
      <w:r>
        <w:rPr>
          <w:rFonts w:ascii="FontbitDavid" w:hAnsi="FontbitDavid" w:hint="cs"/>
          <w:rtl/>
        </w:rPr>
        <w:t xml:space="preserve"> מיירי שיש רק את אותו </w:t>
      </w:r>
      <w:r w:rsidR="00FF3740" w:rsidRPr="006F178A">
        <w:rPr>
          <w:rFonts w:ascii="FontbitDavid" w:hAnsi="FontbitDavid"/>
          <w:rtl/>
        </w:rPr>
        <w:t xml:space="preserve">חרצן, דאי לא </w:t>
      </w:r>
      <w:r>
        <w:rPr>
          <w:rFonts w:ascii="FontbitDavid" w:hAnsi="FontbitDavid" w:hint="cs"/>
          <w:rtl/>
        </w:rPr>
        <w:t xml:space="preserve">יאכלו יחלש. </w:t>
      </w:r>
    </w:p>
    <w:p w14:paraId="7A774DD9" w14:textId="77777777" w:rsidR="00C427DC" w:rsidRDefault="00C427DC" w:rsidP="00C427DC">
      <w:pPr>
        <w:pStyle w:val="36"/>
        <w:framePr w:wrap="notBeside"/>
        <w:rPr>
          <w:rtl/>
        </w:rPr>
      </w:pPr>
      <w:r w:rsidRPr="00C427DC">
        <w:rPr>
          <w:rFonts w:hint="cs"/>
          <w:rtl/>
        </w:rPr>
        <w:t xml:space="preserve">ג. </w:t>
      </w:r>
      <w:r w:rsidR="00FF3740" w:rsidRPr="00C427DC">
        <w:rPr>
          <w:rtl/>
        </w:rPr>
        <w:t xml:space="preserve">אביי: </w:t>
      </w:r>
    </w:p>
    <w:p w14:paraId="0993817C" w14:textId="28C131FC" w:rsidR="00FF3740" w:rsidRPr="006F178A" w:rsidRDefault="00E86BA6" w:rsidP="00FF3740">
      <w:pPr>
        <w:rPr>
          <w:rtl/>
        </w:rPr>
      </w:pPr>
      <w:r>
        <w:rPr>
          <w:rFonts w:ascii="FontbitDavid" w:hAnsi="FontbitDavid" w:hint="cs"/>
          <w:rtl/>
        </w:rPr>
        <w:t>ר</w:t>
      </w:r>
      <w:r w:rsidR="00FF3740" w:rsidRPr="00C427DC">
        <w:rPr>
          <w:rFonts w:ascii="FontbitDavid" w:hAnsi="FontbitDavid"/>
          <w:rtl/>
        </w:rPr>
        <w:t>בו צריך לכפותו? לנזירות, וא"</w:t>
      </w:r>
      <w:r w:rsidR="00FF3740" w:rsidRPr="00C427DC">
        <w:rPr>
          <w:rFonts w:ascii="FontbitDavid" w:hAnsi="FontbitDavid" w:hint="cs"/>
          <w:rtl/>
        </w:rPr>
        <w:t xml:space="preserve">צ </w:t>
      </w:r>
      <w:r w:rsidR="00FF3740" w:rsidRPr="00C427DC">
        <w:rPr>
          <w:rFonts w:ascii="FontbitDavid" w:hAnsi="FontbitDavid"/>
          <w:rtl/>
        </w:rPr>
        <w:t xml:space="preserve"> לכפותו לנדרים, </w:t>
      </w:r>
      <w:r>
        <w:rPr>
          <w:rFonts w:ascii="FontbitDavid" w:hAnsi="FontbitDavid" w:hint="cs"/>
          <w:rtl/>
        </w:rPr>
        <w:t>ו</w:t>
      </w:r>
      <w:r w:rsidR="00FF3740" w:rsidRPr="00C427DC">
        <w:rPr>
          <w:rFonts w:ascii="FontbitDavid" w:hAnsi="FontbitDavid"/>
          <w:rtl/>
        </w:rPr>
        <w:t>לשבועה</w:t>
      </w:r>
      <w:r w:rsidR="001A7DD4" w:rsidRPr="00C427DC">
        <w:rPr>
          <w:rFonts w:ascii="FontbitDavid" w:hAnsi="FontbitDavid"/>
          <w:rtl/>
        </w:rPr>
        <w:t>.</w:t>
      </w:r>
    </w:p>
    <w:p w14:paraId="123E3738" w14:textId="70A347C1" w:rsidR="00E86BA6" w:rsidRDefault="00FF3740" w:rsidP="00FF3740">
      <w:pPr>
        <w:rPr>
          <w:rFonts w:ascii="FontbitDavid" w:hAnsi="FontbitDavid"/>
          <w:rtl/>
        </w:rPr>
      </w:pPr>
      <w:r w:rsidRPr="003215F9">
        <w:rPr>
          <w:rStyle w:val="afffffe"/>
          <w:rFonts w:hint="cs"/>
          <w:rtl/>
        </w:rPr>
        <w:t>ד'</w:t>
      </w:r>
      <w:r w:rsidRPr="003215F9">
        <w:rPr>
          <w:rStyle w:val="afffffe"/>
          <w:rtl/>
        </w:rPr>
        <w:t>להרע או להיטיב</w:t>
      </w:r>
      <w:r w:rsidRPr="003215F9">
        <w:rPr>
          <w:rStyle w:val="afffffe"/>
          <w:rFonts w:hint="cs"/>
          <w:rtl/>
        </w:rPr>
        <w:t>'</w:t>
      </w:r>
      <w:r w:rsidRPr="003215F9">
        <w:rPr>
          <w:rStyle w:val="afffffe"/>
          <w:rtl/>
        </w:rPr>
        <w:t>,</w:t>
      </w:r>
      <w:r w:rsidRPr="006F178A">
        <w:rPr>
          <w:rFonts w:ascii="FontbitDavid" w:hAnsi="FontbitDavid"/>
          <w:rtl/>
        </w:rPr>
        <w:t xml:space="preserve"> </w:t>
      </w:r>
      <w:r w:rsidR="00E86BA6">
        <w:rPr>
          <w:rFonts w:ascii="FontbitDavid" w:hAnsi="FontbitDavid"/>
          <w:rtl/>
        </w:rPr>
        <w:tab/>
      </w:r>
      <w:r w:rsidRPr="006F178A">
        <w:rPr>
          <w:rFonts w:ascii="FontbitDavid" w:hAnsi="FontbitDavid"/>
          <w:rtl/>
        </w:rPr>
        <w:t xml:space="preserve">מה הטבה רשות אף הרעה רשות, </w:t>
      </w:r>
    </w:p>
    <w:p w14:paraId="7ADB29B7" w14:textId="20986A99" w:rsidR="00FF3740" w:rsidRPr="006F178A" w:rsidRDefault="00FF3740" w:rsidP="00E86BA6">
      <w:pPr>
        <w:ind w:left="1017" w:firstLine="113"/>
        <w:rPr>
          <w:rtl/>
        </w:rPr>
      </w:pPr>
      <w:r w:rsidRPr="006F178A">
        <w:rPr>
          <w:rFonts w:ascii="FontbitDavid" w:hAnsi="FontbitDavid"/>
          <w:rtl/>
        </w:rPr>
        <w:t>יצא להרע לאחרים שאין הרשות בידו.</w:t>
      </w:r>
    </w:p>
    <w:p w14:paraId="44DC501C" w14:textId="77777777" w:rsidR="00FF3740" w:rsidRPr="006F178A" w:rsidRDefault="00FF3740" w:rsidP="000F6CD2">
      <w:pPr>
        <w:pStyle w:val="afffffb"/>
        <w:rPr>
          <w:rtl/>
        </w:rPr>
      </w:pPr>
      <w:r>
        <w:rPr>
          <w:rtl/>
        </w:rPr>
        <w:t>׹</w:t>
      </w:r>
    </w:p>
    <w:p w14:paraId="52FA1B1C" w14:textId="77777777" w:rsidR="00FF3740" w:rsidRPr="006F178A" w:rsidRDefault="00FF3740" w:rsidP="002742D6">
      <w:pPr>
        <w:pStyle w:val="affffff2"/>
        <w:framePr w:wrap="around"/>
        <w:rPr>
          <w:rtl/>
        </w:rPr>
      </w:pPr>
      <w:del w:id="20237" w:author="קלוד" w:date="2026-10-06T10:09:33Z">
        <w:r>
          <w:rPr>
            <w:rtl/>
          </w:rPr>
          <w:delText xml:space="preserve">מתני'.</w:delText>
        </w:r>
      </w:del>
      <w:ins w:id="20238" w:author="קלוד" w:date="2026-10-06T10:09:33Z">
        <w:r>
          <w:rPr>
            <w:rtl/>
          </w:rPr>
          <w:t xml:space="preserve">משנה א</w:t>
        </w:r>
      </w:ins>
    </w:p>
    <w:p w14:paraId="5FEEF250" w14:textId="2C472375" w:rsidR="00FF3740" w:rsidRPr="006F178A" w:rsidRDefault="00FF3740" w:rsidP="00FF3740">
      <w:pPr>
        <w:pStyle w:val="affffb"/>
        <w:spacing w:before="120"/>
        <w:rPr>
          <w:rtl/>
        </w:rPr>
        <w:pPrChange w:id="90056" w:author="קלוד" w:date="2026-10-08T12:08:16Z">
          <w:pPr>
            <w:pStyle w:val="affffb"/>
          </w:pPr>
        </w:pPrChange>
      </w:pPr>
      <w:r w:rsidRPr="006F178A">
        <w:rPr>
          <w:rtl/>
        </w:rPr>
        <w:t xml:space="preserve">עבר מכנגד פניו - </w:t>
      </w:r>
      <w:r w:rsidRPr="002742D6">
        <w:rPr>
          <w:rStyle w:val="TanaimMishna"/>
          <w:rtl/>
          <w:rPrChange w:id="20176" w:author="קלוד" w:date="2026-10-06T10:09:33Z">
            <w:rPr>
              <w:rStyle w:val="27"/>
              <w:rtl/>
            </w:rPr>
          </w:rPrChange>
        </w:rPr>
        <w:t>ר"מ</w:t>
      </w:r>
      <w:r>
        <w:rPr>
          <w:rStyle w:val="TanaimMishna"/>
          <w:rtl/>
          <w:rPrChange w:id="41091" w:author="Claude" w:date="2026-10-07T09:25:01Z">
            <w:rPr>
              <w:rtl/>
            </w:rPr>
          </w:rPrChange>
        </w:rPr>
        <w:t xml:space="preserve">:</w:t>
      </w:r>
      <w:r>
        <w:rPr>
          <w:rtl/>
        </w:rPr>
        <w:t xml:space="preserve"> לא ישתה, </w:t>
      </w:r>
      <w:r w:rsidRPr="002742D6">
        <w:rPr>
          <w:rStyle w:val="TanaimMishna"/>
          <w:rtl/>
          <w:rPrChange w:id="20177" w:author="קלוד" w:date="2026-10-06T10:09:33Z">
            <w:rPr>
              <w:rStyle w:val="27"/>
              <w:rtl/>
            </w:rPr>
          </w:rPrChange>
        </w:rPr>
        <w:t>ורבי יוסי</w:t>
      </w:r>
      <w:r w:rsidR="002742D6">
        <w:rPr>
          <w:rStyle w:val="TanaimMishna"/>
          <w:rFonts w:hint="cs"/>
          <w:rtl/>
          <w:rPrChange w:id="20178" w:author="קלוד" w:date="2026-10-06T10:09:33Z">
            <w:rPr>
              <w:rStyle w:val="27"/>
              <w:rFonts w:hint="cs"/>
              <w:rtl/>
            </w:rPr>
          </w:rPrChange>
        </w:rPr>
        <w:t>:</w:t>
      </w:r>
      <w:r w:rsidRPr="006F178A">
        <w:rPr>
          <w:rtl/>
        </w:rPr>
        <w:t xml:space="preserve"> ישתה.</w:t>
      </w:r>
    </w:p>
    <w:p w14:paraId="6CD2CB8A" w14:textId="77777777" w:rsidR="00FF3740" w:rsidRPr="006F178A" w:rsidRDefault="00FF3740" w:rsidP="000F6CD2">
      <w:pPr>
        <w:pStyle w:val="afffffb"/>
        <w:rPr>
          <w:rtl/>
        </w:rPr>
      </w:pPr>
      <w:r>
        <w:rPr>
          <w:rtl/>
        </w:rPr>
        <w:t>׹</w:t>
      </w:r>
    </w:p>
    <w:p w14:paraId="06939DFB" w14:textId="77777777" w:rsidR="00B20C07" w:rsidRDefault="00FF3740" w:rsidP="00B20C07">
      <w:pPr>
        <w:pStyle w:val="36"/>
        <w:framePr w:wrap="notBeside"/>
        <w:rPr>
          <w:rStyle w:val="27"/>
          <w:rtl/>
        </w:rPr>
      </w:pPr>
      <w:r w:rsidRPr="00B20C07">
        <w:rPr>
          <w:rtl/>
        </w:rPr>
        <w:t>לימא</w:t>
      </w:r>
      <w:r w:rsidRPr="00B20C07">
        <w:rPr>
          <w:rFonts w:hint="cs"/>
          <w:rtl/>
        </w:rPr>
        <w:t xml:space="preserve"> </w:t>
      </w:r>
      <w:r w:rsidR="00585A64" w:rsidRPr="00B20C07">
        <w:rPr>
          <w:rFonts w:hint="cs"/>
          <w:rtl/>
        </w:rPr>
        <w:t>חלקו</w:t>
      </w:r>
      <w:r w:rsidRPr="00B20C07">
        <w:rPr>
          <w:rFonts w:hint="cs"/>
          <w:rtl/>
        </w:rPr>
        <w:t xml:space="preserve"> </w:t>
      </w:r>
    </w:p>
    <w:p w14:paraId="6DD75D39" w14:textId="4C983770" w:rsidR="00FF3740" w:rsidRPr="006F178A" w:rsidRDefault="00FF3740" w:rsidP="00FF3740">
      <w:pPr>
        <w:rPr>
          <w:rtl/>
        </w:rPr>
      </w:pPr>
      <w:r w:rsidRPr="002742D6">
        <w:rPr>
          <w:rStyle w:val="27"/>
          <w:rFonts w:hint="cs"/>
          <w:rtl/>
        </w:rPr>
        <w:t>בשמואל</w:t>
      </w:r>
      <w:r w:rsidRPr="006F178A">
        <w:rPr>
          <w:rFonts w:hint="cs"/>
          <w:rtl/>
        </w:rPr>
        <w:t xml:space="preserve"> ד</w:t>
      </w:r>
      <w:r w:rsidRPr="006F178A">
        <w:rPr>
          <w:rtl/>
        </w:rPr>
        <w:t>המפקיר עבדו</w:t>
      </w:r>
      <w:r w:rsidRPr="006F178A">
        <w:rPr>
          <w:rFonts w:hint="cs"/>
          <w:rtl/>
        </w:rPr>
        <w:t>'</w:t>
      </w:r>
      <w:r w:rsidRPr="006F178A">
        <w:rPr>
          <w:rtl/>
        </w:rPr>
        <w:t xml:space="preserve"> - יצא לחירות, וא"צ גט שיחרור</w:t>
      </w:r>
      <w:r w:rsidR="001A7DD4">
        <w:rPr>
          <w:rtl/>
        </w:rPr>
        <w:t>.</w:t>
      </w:r>
    </w:p>
    <w:p w14:paraId="7A2049B7" w14:textId="40F96381" w:rsidR="00FF3740" w:rsidRPr="006F178A" w:rsidRDefault="00FF3740" w:rsidP="00FF3740">
      <w:pPr>
        <w:rPr>
          <w:rtl/>
        </w:rPr>
      </w:pPr>
      <w:r w:rsidRPr="00B76883">
        <w:rPr>
          <w:rStyle w:val="27"/>
          <w:rtl/>
        </w:rPr>
        <w:t>ר"מ</w:t>
      </w:r>
      <w:r w:rsidR="00A80539">
        <w:rPr>
          <w:rFonts w:hint="cs"/>
          <w:rtl/>
        </w:rPr>
        <w:t xml:space="preserve"> כ</w:t>
      </w:r>
      <w:r w:rsidRPr="006F178A">
        <w:rPr>
          <w:rtl/>
        </w:rPr>
        <w:t xml:space="preserve">שמואל, </w:t>
      </w:r>
      <w:r w:rsidRPr="00B76883">
        <w:rPr>
          <w:rStyle w:val="27"/>
          <w:rtl/>
        </w:rPr>
        <w:t xml:space="preserve">רבי יוסי </w:t>
      </w:r>
      <w:r w:rsidR="00B76883" w:rsidRPr="00B76883">
        <w:rPr>
          <w:rStyle w:val="27"/>
          <w:rFonts w:hint="cs"/>
          <w:rtl/>
        </w:rPr>
        <w:t>ל</w:t>
      </w:r>
      <w:r w:rsidR="00B76883">
        <w:rPr>
          <w:rFonts w:hint="cs"/>
          <w:rtl/>
        </w:rPr>
        <w:t>א כשמואל</w:t>
      </w:r>
      <w:r w:rsidRPr="006F178A">
        <w:rPr>
          <w:rtl/>
        </w:rPr>
        <w:t xml:space="preserve"> </w:t>
      </w:r>
    </w:p>
    <w:p w14:paraId="5CFF6B7A" w14:textId="77777777" w:rsidR="00B76883" w:rsidRDefault="00B76883" w:rsidP="00B76883">
      <w:pPr>
        <w:pStyle w:val="36"/>
        <w:framePr w:wrap="notBeside"/>
        <w:rPr>
          <w:rFonts w:ascii="FontbitDavid" w:hAnsi="FontbitDavid"/>
          <w:rtl/>
        </w:rPr>
      </w:pPr>
      <w:r w:rsidRPr="00B76883">
        <w:rPr>
          <w:rFonts w:hint="cs"/>
          <w:rtl/>
        </w:rPr>
        <w:t>-דחי'</w:t>
      </w:r>
    </w:p>
    <w:p w14:paraId="43B8F4FB" w14:textId="6D5019A4" w:rsidR="00FF3740" w:rsidRPr="00A80539" w:rsidRDefault="00B76883" w:rsidP="00FF3740">
      <w:pPr>
        <w:rPr>
          <w:spacing w:val="0"/>
          <w:rtl/>
        </w:rPr>
      </w:pPr>
      <w:r w:rsidRPr="00A80539">
        <w:rPr>
          <w:rStyle w:val="27"/>
          <w:rFonts w:hint="cs"/>
          <w:rtl/>
        </w:rPr>
        <w:t>ל</w:t>
      </w:r>
      <w:r w:rsidR="00FF3740" w:rsidRPr="00A80539">
        <w:rPr>
          <w:rStyle w:val="27"/>
          <w:rFonts w:hint="cs"/>
          <w:rtl/>
        </w:rPr>
        <w:t>כו</w:t>
      </w:r>
      <w:r w:rsidR="00FF3740" w:rsidRPr="00A80539">
        <w:rPr>
          <w:rStyle w:val="27"/>
          <w:rtl/>
        </w:rPr>
        <w:t>"</w:t>
      </w:r>
      <w:r w:rsidR="00FF3740" w:rsidRPr="00A80539">
        <w:rPr>
          <w:rStyle w:val="27"/>
          <w:rFonts w:hint="eastAsia"/>
          <w:rtl/>
        </w:rPr>
        <w:t>ע</w:t>
      </w:r>
      <w:r w:rsidR="00FF3740" w:rsidRPr="00A80539">
        <w:rPr>
          <w:rStyle w:val="27"/>
          <w:rtl/>
        </w:rPr>
        <w:t xml:space="preserve"> </w:t>
      </w:r>
      <w:r w:rsidR="00FF3740" w:rsidRPr="00A80539">
        <w:rPr>
          <w:rStyle w:val="27"/>
          <w:rFonts w:hint="eastAsia"/>
          <w:rtl/>
        </w:rPr>
        <w:t>אית</w:t>
      </w:r>
      <w:r w:rsidR="00FF3740" w:rsidRPr="00A80539">
        <w:rPr>
          <w:rStyle w:val="27"/>
          <w:rtl/>
        </w:rPr>
        <w:t xml:space="preserve"> </w:t>
      </w:r>
      <w:r w:rsidR="00FF3740" w:rsidRPr="00A80539">
        <w:rPr>
          <w:rStyle w:val="27"/>
          <w:rFonts w:hint="eastAsia"/>
          <w:rtl/>
        </w:rPr>
        <w:t>דשמואל</w:t>
      </w:r>
      <w:r w:rsidR="00FF3740" w:rsidRPr="00A80539">
        <w:rPr>
          <w:rFonts w:ascii="FontbitDavid" w:hAnsi="FontbitDavid"/>
          <w:spacing w:val="0"/>
          <w:rtl/>
        </w:rPr>
        <w:t xml:space="preserve"> </w:t>
      </w:r>
      <w:r w:rsidR="00FF3740" w:rsidRPr="00A80539">
        <w:rPr>
          <w:rFonts w:ascii="FontbitDavid" w:hAnsi="FontbitDavid" w:hint="eastAsia"/>
          <w:spacing w:val="0"/>
          <w:rtl/>
        </w:rPr>
        <w:t>ומ</w:t>
      </w:r>
      <w:r w:rsidR="00FF3740" w:rsidRPr="00A80539">
        <w:rPr>
          <w:rFonts w:ascii="FontbitDavid" w:hAnsi="FontbitDavid"/>
          <w:spacing w:val="0"/>
          <w:rtl/>
        </w:rPr>
        <w:t>"</w:t>
      </w:r>
      <w:r w:rsidR="00FF3740" w:rsidRPr="00A80539">
        <w:rPr>
          <w:rFonts w:ascii="FontbitDavid" w:hAnsi="FontbitDavid" w:hint="eastAsia"/>
          <w:spacing w:val="0"/>
          <w:rtl/>
        </w:rPr>
        <w:t>ד</w:t>
      </w:r>
      <w:r w:rsidR="00FF3740" w:rsidRPr="00A80539">
        <w:rPr>
          <w:rFonts w:ascii="FontbitDavid" w:hAnsi="FontbitDavid"/>
          <w:spacing w:val="0"/>
          <w:rtl/>
        </w:rPr>
        <w:t xml:space="preserve"> ישתה, </w:t>
      </w:r>
      <w:r w:rsidR="00284F2E" w:rsidRPr="00A80539">
        <w:rPr>
          <w:rStyle w:val="27"/>
          <w:rFonts w:hint="cs"/>
          <w:spacing w:val="0"/>
          <w:rtl/>
        </w:rPr>
        <w:t>ד</w:t>
      </w:r>
      <w:r w:rsidR="00FF3740" w:rsidRPr="00A80539">
        <w:rPr>
          <w:rFonts w:ascii="FontbitDavid" w:hAnsi="FontbitDavid"/>
          <w:spacing w:val="0"/>
          <w:rtl/>
        </w:rPr>
        <w:t xml:space="preserve">סוף סוף </w:t>
      </w:r>
      <w:r w:rsidR="00FF3740" w:rsidRPr="00A80539">
        <w:rPr>
          <w:rFonts w:ascii="FontbitDavid" w:hAnsi="FontbitDavid" w:hint="eastAsia"/>
          <w:spacing w:val="0"/>
          <w:rtl/>
        </w:rPr>
        <w:t>ישוב</w:t>
      </w:r>
      <w:r w:rsidR="00FF3740" w:rsidRPr="00A80539">
        <w:rPr>
          <w:rFonts w:ascii="FontbitDavid" w:hAnsi="FontbitDavid"/>
          <w:spacing w:val="0"/>
          <w:rtl/>
        </w:rPr>
        <w:t xml:space="preserve"> ויבוא וישתה יין שלא יחלש</w:t>
      </w:r>
      <w:r w:rsidR="001A7DD4" w:rsidRPr="00A80539">
        <w:rPr>
          <w:rFonts w:ascii="FontbitDavid" w:hAnsi="FontbitDavid"/>
          <w:spacing w:val="0"/>
          <w:rtl/>
        </w:rPr>
        <w:t>.</w:t>
      </w:r>
    </w:p>
    <w:p w14:paraId="299B12A2" w14:textId="4D3DC509" w:rsidR="00FF3740" w:rsidRPr="006F178A" w:rsidRDefault="00FF3740" w:rsidP="00FF3740">
      <w:pPr>
        <w:rPr>
          <w:rtl/>
        </w:rPr>
      </w:pPr>
      <w:r w:rsidRPr="00284F2E">
        <w:rPr>
          <w:rStyle w:val="27"/>
          <w:rFonts w:hint="cs"/>
          <w:rtl/>
        </w:rPr>
        <w:t>ולמ</w:t>
      </w:r>
      <w:r w:rsidRPr="00284F2E">
        <w:rPr>
          <w:rStyle w:val="27"/>
          <w:rtl/>
        </w:rPr>
        <w:t>"</w:t>
      </w:r>
      <w:r w:rsidRPr="00284F2E">
        <w:rPr>
          <w:rStyle w:val="27"/>
          <w:rFonts w:hint="cs"/>
          <w:rtl/>
        </w:rPr>
        <w:t xml:space="preserve">ד </w:t>
      </w:r>
      <w:r w:rsidRPr="00284F2E">
        <w:rPr>
          <w:rStyle w:val="27"/>
          <w:rtl/>
        </w:rPr>
        <w:t>לא ישתה, סבר:</w:t>
      </w:r>
      <w:r w:rsidRPr="006F178A">
        <w:rPr>
          <w:rFonts w:ascii="FontbitDavid" w:hAnsi="FontbitDavid"/>
          <w:rtl/>
        </w:rPr>
        <w:t xml:space="preserve"> </w:t>
      </w:r>
      <w:r w:rsidR="00284F2E">
        <w:rPr>
          <w:rFonts w:ascii="FontbitDavid" w:hAnsi="FontbitDavid" w:hint="cs"/>
          <w:rtl/>
        </w:rPr>
        <w:t xml:space="preserve">שיהא לה צער </w:t>
      </w:r>
      <w:r w:rsidR="0075731A">
        <w:rPr>
          <w:rFonts w:ascii="FontbitDavid" w:hAnsi="FontbitDavid" w:hint="cs"/>
          <w:rtl/>
        </w:rPr>
        <w:t xml:space="preserve">- </w:t>
      </w:r>
      <w:r w:rsidRPr="006F178A">
        <w:rPr>
          <w:rFonts w:ascii="FontbitDavid" w:hAnsi="FontbitDavid"/>
          <w:rtl/>
        </w:rPr>
        <w:t>דליהדר גביה.</w:t>
      </w:r>
    </w:p>
    <w:p w14:paraId="3D269556" w14:textId="4A9A24D6" w:rsidR="00A80539" w:rsidRDefault="00FF3740" w:rsidP="000F6CD2">
      <w:pPr>
        <w:pStyle w:val="afffffb"/>
        <w:rPr>
          <w:rtl/>
        </w:rPr>
      </w:pPr>
      <w:r>
        <w:rPr>
          <w:rtl/>
        </w:rPr>
        <w:t>׹</w:t>
      </w:r>
    </w:p>
    <w:p w14:paraId="1683F65E" w14:textId="77777777" w:rsidR="00A80539" w:rsidRDefault="00A80539">
      <w:pPr>
        <w:bidi w:val="0"/>
        <w:spacing w:after="160" w:line="259" w:lineRule="auto"/>
        <w:jc w:val="left"/>
        <w:rPr>
          <w:rFonts w:ascii="BA חניכי הישיבות" w:hAnsi="BA חניכי הישיבות" w:cs="BA חניכי הישיבות"/>
          <w:color w:val="BF8F00" w:themeColor="accent4" w:themeShade="BF"/>
          <w:rtl/>
        </w:rPr>
      </w:pPr>
      <w:r>
        <w:rPr>
          <w:rtl/>
        </w:rPr>
        <w:br w:type="page"/>
      </w:r>
    </w:p>
    <w:p w14:paraId="0C3BDED5" w14:textId="77777777" w:rsidR="00FF3740" w:rsidRPr="006F178A" w:rsidRDefault="00FF3740" w:rsidP="00516202">
      <w:pPr>
        <w:pStyle w:val="affff5"/>
        <w:framePr w:wrap="around"/>
        <w:rPr>
          <w:rtl/>
        </w:rPr>
      </w:pPr>
      <w:r w:rsidRPr="006F178A">
        <w:rPr>
          <w:rFonts w:hint="cs"/>
          <w:rtl/>
        </w:rPr>
        <w:lastRenderedPageBreak/>
        <w:t>סג.</w:t>
      </w:r>
    </w:p>
    <w:p w14:paraId="6FE05C01" w14:textId="77777777" w:rsidR="00FF3740" w:rsidRPr="006F178A" w:rsidRDefault="00FF3740" w:rsidP="00FD336E">
      <w:pPr>
        <w:pStyle w:val="affffff2"/>
        <w:framePr w:wrap="around"/>
        <w:rPr>
          <w:rtl/>
        </w:rPr>
      </w:pPr>
      <w:del w:id="20239" w:author="קלוד" w:date="2026-10-06T10:09:33Z">
        <w:r>
          <w:rPr>
            <w:rtl/>
          </w:rPr>
          <w:delText xml:space="preserve">מתני'.</w:delText>
        </w:r>
      </w:del>
      <w:ins w:id="20240" w:author="קלוד" w:date="2026-10-06T10:09:33Z">
        <w:r>
          <w:rPr>
            <w:rtl/>
          </w:rPr>
          <w:t xml:space="preserve">משנה ב</w:t>
        </w:r>
      </w:ins>
    </w:p>
    <w:p w14:paraId="285112FB" w14:textId="48A8175E" w:rsidR="00A95284" w:rsidRDefault="00FF3740" w:rsidP="00A95284">
      <w:pPr>
        <w:pStyle w:val="affffb"/>
        <w:spacing w:before="120"/>
        <w:jc w:val="center"/>
        <w:rPr>
          <w:rtl/>
        </w:rPr>
        <w:pPrChange w:id="90057" w:author="קלוד" w:date="2026-10-08T12:08:16Z">
          <w:pPr>
            <w:pStyle w:val="affffb"/>
            <w:jc w:val="center"/>
          </w:pPr>
        </w:pPrChange>
      </w:pPr>
      <w:r w:rsidRPr="006F178A">
        <w:rPr>
          <w:rtl/>
        </w:rPr>
        <w:t>נזיר שגילח ונודע לו שהוא טמא,</w:t>
      </w:r>
    </w:p>
    <w:p w14:paraId="0D368F46" w14:textId="113B3AF2" w:rsidR="00FF3740" w:rsidRPr="006F178A" w:rsidRDefault="00FF3740" w:rsidP="00FF3740">
      <w:pPr>
        <w:pStyle w:val="affffb"/>
        <w:rPr>
          <w:rtl/>
        </w:rPr>
      </w:pPr>
      <w:r w:rsidRPr="006F178A">
        <w:rPr>
          <w:rtl/>
        </w:rPr>
        <w:t>אם טומאה ידועה - סותר, ואם טומאת תהום - אינו סותר</w:t>
      </w:r>
      <w:r w:rsidR="001A7DD4">
        <w:rPr>
          <w:rtl/>
        </w:rPr>
        <w:t>.</w:t>
      </w:r>
    </w:p>
    <w:p w14:paraId="01231C1E" w14:textId="77777777" w:rsidR="00FF3740" w:rsidRPr="006F178A" w:rsidRDefault="00FF3740" w:rsidP="00FF3740">
      <w:pPr>
        <w:pStyle w:val="affffb"/>
        <w:rPr>
          <w:rtl/>
        </w:rPr>
      </w:pPr>
      <w:r w:rsidRPr="006F178A">
        <w:rPr>
          <w:rtl/>
        </w:rPr>
        <w:t>אם עד שלא גילח, בין כך ובין כך - סותר.</w:t>
      </w:r>
    </w:p>
    <w:p w14:paraId="3AFA5A67" w14:textId="41DB6537" w:rsidR="00FF3740" w:rsidRPr="006F178A" w:rsidRDefault="00FF3740" w:rsidP="00FF3740">
      <w:pPr>
        <w:pStyle w:val="affffb"/>
        <w:rPr>
          <w:rtl/>
        </w:rPr>
      </w:pPr>
      <w:r w:rsidRPr="006F178A">
        <w:rPr>
          <w:rtl/>
        </w:rPr>
        <w:t>כיצד? ירד לטבול במערה, ונמצא מת צף על פי המערה - טמא</w:t>
      </w:r>
      <w:r w:rsidR="001A7DD4">
        <w:rPr>
          <w:rtl/>
        </w:rPr>
        <w:t>.</w:t>
      </w:r>
    </w:p>
    <w:p w14:paraId="316B0167" w14:textId="632196D3" w:rsidR="00FF3740" w:rsidRPr="00DD7E9E" w:rsidRDefault="00FF3740" w:rsidP="00FF3740">
      <w:pPr>
        <w:pStyle w:val="affffb"/>
        <w:rPr>
          <w:spacing w:val="0"/>
          <w:rtl/>
        </w:rPr>
      </w:pPr>
      <w:r w:rsidRPr="00DD7E9E">
        <w:rPr>
          <w:spacing w:val="0"/>
          <w:rtl/>
        </w:rPr>
        <w:t xml:space="preserve">נמצא משוקע בקרקע המערה, ירד להקר טהור, ליטהר מטומאת מת טמא, </w:t>
      </w:r>
    </w:p>
    <w:p w14:paraId="7121A581" w14:textId="77777777" w:rsidR="00FF3740" w:rsidRPr="006F178A" w:rsidRDefault="00FF3740" w:rsidP="00FF3740">
      <w:pPr>
        <w:pStyle w:val="affffb"/>
        <w:rPr>
          <w:rtl/>
        </w:rPr>
      </w:pPr>
      <w:r w:rsidRPr="006F178A">
        <w:rPr>
          <w:rtl/>
        </w:rPr>
        <w:t>שחזקת טמא טמא, וחזקת טהור טהור, שרגלים לדבר.</w:t>
      </w:r>
    </w:p>
    <w:p w14:paraId="32D744F1" w14:textId="77777777" w:rsidR="00FF3740" w:rsidRPr="006F178A" w:rsidRDefault="00FF3740" w:rsidP="000F6CD2">
      <w:pPr>
        <w:pStyle w:val="afffffb"/>
        <w:rPr>
          <w:rtl/>
        </w:rPr>
      </w:pPr>
      <w:r>
        <w:rPr>
          <w:rtl/>
        </w:rPr>
        <w:t>׹</w:t>
      </w:r>
    </w:p>
    <w:p w14:paraId="3287D96D" w14:textId="77777777" w:rsidR="000F3BBE" w:rsidRDefault="00FF3740" w:rsidP="000F3BBE">
      <w:pPr>
        <w:pStyle w:val="36"/>
        <w:framePr w:wrap="notBeside"/>
        <w:rPr>
          <w:rtl/>
        </w:rPr>
      </w:pPr>
      <w:r w:rsidRPr="000F3BBE">
        <w:rPr>
          <w:rFonts w:hint="cs"/>
          <w:rtl/>
        </w:rPr>
        <w:t>ר</w:t>
      </w:r>
      <w:r w:rsidRPr="000F3BBE">
        <w:rPr>
          <w:rtl/>
        </w:rPr>
        <w:t>"</w:t>
      </w:r>
      <w:r w:rsidRPr="000F3BBE">
        <w:rPr>
          <w:rFonts w:hint="cs"/>
          <w:rtl/>
        </w:rPr>
        <w:t>א</w:t>
      </w:r>
      <w:r w:rsidRPr="000F3BBE">
        <w:rPr>
          <w:rtl/>
        </w:rPr>
        <w:t>:</w:t>
      </w:r>
    </w:p>
    <w:p w14:paraId="077CADCB" w14:textId="0D1A18EC" w:rsidR="00FF3740" w:rsidRPr="006F178A" w:rsidRDefault="00FF3740" w:rsidP="00FF3740">
      <w:pPr>
        <w:rPr>
          <w:rtl/>
        </w:rPr>
      </w:pPr>
      <w:r w:rsidRPr="00AF76D0">
        <w:rPr>
          <w:rStyle w:val="afffffe"/>
          <w:rFonts w:hint="cs"/>
          <w:rtl/>
        </w:rPr>
        <w:t>'</w:t>
      </w:r>
      <w:r w:rsidRPr="00AF76D0">
        <w:rPr>
          <w:rStyle w:val="afffffe"/>
          <w:rtl/>
        </w:rPr>
        <w:t>וכי ימות מת עליו בפתע פתאום</w:t>
      </w:r>
      <w:r w:rsidRPr="00AF76D0">
        <w:rPr>
          <w:rStyle w:val="afffffe"/>
          <w:rFonts w:hint="cs"/>
          <w:rtl/>
        </w:rPr>
        <w:t>'</w:t>
      </w:r>
      <w:r w:rsidRPr="00AF76D0">
        <w:rPr>
          <w:rStyle w:val="afffffe"/>
          <w:rtl/>
        </w:rPr>
        <w:t>,</w:t>
      </w:r>
      <w:r w:rsidRPr="006F178A">
        <w:rPr>
          <w:rtl/>
        </w:rPr>
        <w:t xml:space="preserve"> עליו - במחוורת לו.</w:t>
      </w:r>
    </w:p>
    <w:p w14:paraId="4370FA6B" w14:textId="77777777" w:rsidR="000F3BBE" w:rsidRDefault="00FF3740" w:rsidP="000F3BBE">
      <w:pPr>
        <w:pStyle w:val="36"/>
        <w:framePr w:wrap="notBeside"/>
        <w:rPr>
          <w:rStyle w:val="afffffe"/>
          <w:rtl/>
        </w:rPr>
      </w:pPr>
      <w:r w:rsidRPr="000F3BBE">
        <w:rPr>
          <w:rFonts w:hint="cs"/>
          <w:rtl/>
        </w:rPr>
        <w:t>ר</w:t>
      </w:r>
      <w:r w:rsidRPr="000F3BBE">
        <w:rPr>
          <w:rtl/>
        </w:rPr>
        <w:t>"</w:t>
      </w:r>
      <w:r w:rsidRPr="000F3BBE">
        <w:rPr>
          <w:rFonts w:hint="cs"/>
          <w:rtl/>
        </w:rPr>
        <w:t>ל</w:t>
      </w:r>
      <w:r w:rsidRPr="000F3BBE">
        <w:rPr>
          <w:rtl/>
        </w:rPr>
        <w:t xml:space="preserve">: </w:t>
      </w:r>
    </w:p>
    <w:p w14:paraId="5523E8DC" w14:textId="66322C1A" w:rsidR="00FF3740" w:rsidRPr="006F178A" w:rsidRDefault="00FF3740" w:rsidP="00FF3740">
      <w:pPr>
        <w:rPr>
          <w:rtl/>
        </w:rPr>
      </w:pPr>
      <w:r w:rsidRPr="00AF76D0">
        <w:rPr>
          <w:rStyle w:val="afffffe"/>
          <w:rFonts w:hint="cs"/>
          <w:rtl/>
        </w:rPr>
        <w:t>'</w:t>
      </w:r>
      <w:r w:rsidRPr="00AF76D0">
        <w:rPr>
          <w:rStyle w:val="afffffe"/>
          <w:rtl/>
        </w:rPr>
        <w:t>כי יהיה טמא לנפש או בדרך רחוקה',</w:t>
      </w:r>
      <w:r w:rsidRPr="006F178A">
        <w:rPr>
          <w:rtl/>
        </w:rPr>
        <w:t xml:space="preserve"> כדרך, </w:t>
      </w:r>
      <w:r w:rsidR="000F3BBE">
        <w:rPr>
          <w:rFonts w:hint="cs"/>
          <w:rtl/>
        </w:rPr>
        <w:t>ד</w:t>
      </w:r>
      <w:r w:rsidRPr="006F178A">
        <w:rPr>
          <w:rtl/>
        </w:rPr>
        <w:t>בגלוי.</w:t>
      </w:r>
    </w:p>
    <w:p w14:paraId="46AC6984" w14:textId="77777777" w:rsidR="000F3BBE" w:rsidRDefault="000F3BBE" w:rsidP="000F3BBE">
      <w:pPr>
        <w:pStyle w:val="36"/>
        <w:framePr w:wrap="notBeside"/>
        <w:rPr>
          <w:rtl/>
        </w:rPr>
      </w:pPr>
      <w:r w:rsidRPr="000F3BBE">
        <w:rPr>
          <w:rFonts w:hint="cs"/>
          <w:rtl/>
        </w:rPr>
        <w:t xml:space="preserve">והא </w:t>
      </w:r>
      <w:r w:rsidR="00FF3740" w:rsidRPr="000F3BBE">
        <w:rPr>
          <w:rtl/>
        </w:rPr>
        <w:t>דתנן:</w:t>
      </w:r>
    </w:p>
    <w:p w14:paraId="5DA92EE4" w14:textId="5E1202C5" w:rsidR="00FF3740" w:rsidRPr="006F178A" w:rsidRDefault="00FF3740" w:rsidP="00FF3740">
      <w:pPr>
        <w:rPr>
          <w:rtl/>
        </w:rPr>
      </w:pPr>
      <w:r w:rsidRPr="006F178A">
        <w:rPr>
          <w:rtl/>
        </w:rPr>
        <w:t xml:space="preserve">איזוהי טומאת </w:t>
      </w:r>
      <w:r w:rsidRPr="00DD7E9E">
        <w:rPr>
          <w:b/>
          <w:bCs/>
          <w:rtl/>
        </w:rPr>
        <w:t>התהום</w:t>
      </w:r>
      <w:r w:rsidRPr="006F178A">
        <w:rPr>
          <w:rtl/>
        </w:rPr>
        <w:t xml:space="preserve">? כל שאינו מכירה אחד בסוף העולם, </w:t>
      </w:r>
    </w:p>
    <w:p w14:paraId="3E78BB0B" w14:textId="28DEEEA1" w:rsidR="00FF3740" w:rsidRPr="006F178A" w:rsidRDefault="00FF3740" w:rsidP="00FF3740">
      <w:pPr>
        <w:rPr>
          <w:rtl/>
        </w:rPr>
      </w:pPr>
      <w:r w:rsidRPr="006F178A">
        <w:rPr>
          <w:rtl/>
        </w:rPr>
        <w:t xml:space="preserve">אבל מכירה אחד בסוף העולם </w:t>
      </w:r>
      <w:r w:rsidR="00DD7E9E">
        <w:rPr>
          <w:rtl/>
        </w:rPr>
        <w:t>–</w:t>
      </w:r>
      <w:r w:rsidRPr="006F178A">
        <w:rPr>
          <w:rtl/>
        </w:rPr>
        <w:t xml:space="preserve"> </w:t>
      </w:r>
      <w:r w:rsidR="00DD7E9E">
        <w:rPr>
          <w:rFonts w:hint="cs"/>
          <w:rtl/>
        </w:rPr>
        <w:t>אי"ז</w:t>
      </w:r>
      <w:r w:rsidRPr="006F178A">
        <w:rPr>
          <w:rtl/>
        </w:rPr>
        <w:t xml:space="preserve"> טומאת התהום</w:t>
      </w:r>
      <w:r w:rsidR="001A7DD4">
        <w:rPr>
          <w:rtl/>
        </w:rPr>
        <w:t>.</w:t>
      </w:r>
    </w:p>
    <w:p w14:paraId="08BC041C" w14:textId="77777777" w:rsidR="000F3BBE" w:rsidRDefault="00FF3740" w:rsidP="000F3BBE">
      <w:pPr>
        <w:pStyle w:val="36"/>
        <w:framePr w:wrap="notBeside"/>
        <w:rPr>
          <w:rtl/>
        </w:rPr>
      </w:pPr>
      <w:r w:rsidRPr="000F3BBE">
        <w:rPr>
          <w:rtl/>
        </w:rPr>
        <w:t xml:space="preserve">בשלמא למ"ד </w:t>
      </w:r>
    </w:p>
    <w:p w14:paraId="38AC6326" w14:textId="3993236D" w:rsidR="00FF3740" w:rsidRPr="006F178A" w:rsidRDefault="00FF3740" w:rsidP="000F3BBE">
      <w:pPr>
        <w:rPr>
          <w:rtl/>
        </w:rPr>
      </w:pPr>
      <w:r w:rsidRPr="006F178A">
        <w:rPr>
          <w:rtl/>
        </w:rPr>
        <w:t xml:space="preserve">כדרך שפיר, </w:t>
      </w:r>
      <w:r w:rsidRPr="000F3BBE">
        <w:rPr>
          <w:rStyle w:val="27"/>
          <w:rtl/>
        </w:rPr>
        <w:t>אלא למ</w:t>
      </w:r>
      <w:r w:rsidR="000F3BBE" w:rsidRPr="000F3BBE">
        <w:rPr>
          <w:rStyle w:val="27"/>
          <w:rFonts w:hint="cs"/>
          <w:rtl/>
        </w:rPr>
        <w:t>"ד</w:t>
      </w:r>
      <w:r w:rsidRPr="000F3BBE">
        <w:rPr>
          <w:rStyle w:val="27"/>
          <w:rtl/>
        </w:rPr>
        <w:t xml:space="preserve"> במחוורת לו, </w:t>
      </w:r>
      <w:r w:rsidR="000F3BBE">
        <w:rPr>
          <w:rFonts w:hint="cs"/>
          <w:rtl/>
        </w:rPr>
        <w:t xml:space="preserve">מה יש אם מכיר אחד בסוף העולם. </w:t>
      </w:r>
    </w:p>
    <w:p w14:paraId="47EA3AF1" w14:textId="77777777" w:rsidR="00244699" w:rsidRDefault="000F3BBE" w:rsidP="00244699">
      <w:pPr>
        <w:pStyle w:val="36"/>
        <w:framePr w:wrap="notBeside"/>
        <w:rPr>
          <w:rStyle w:val="27"/>
          <w:rtl/>
        </w:rPr>
      </w:pPr>
      <w:r w:rsidRPr="00244699">
        <w:rPr>
          <w:rFonts w:hint="cs"/>
          <w:rtl/>
        </w:rPr>
        <w:t xml:space="preserve">ב. </w:t>
      </w:r>
    </w:p>
    <w:p w14:paraId="57F7141E" w14:textId="77777777" w:rsidR="00244699" w:rsidRDefault="000F3BBE" w:rsidP="00FF3740">
      <w:pPr>
        <w:rPr>
          <w:rtl/>
        </w:rPr>
      </w:pPr>
      <w:r w:rsidRPr="00244699">
        <w:rPr>
          <w:rStyle w:val="27"/>
          <w:rFonts w:hint="cs"/>
          <w:rtl/>
        </w:rPr>
        <w:t>ו</w:t>
      </w:r>
      <w:r w:rsidR="00FF3740" w:rsidRPr="00244699">
        <w:rPr>
          <w:rStyle w:val="27"/>
          <w:rtl/>
        </w:rPr>
        <w:t>הא ד</w:t>
      </w:r>
      <w:r w:rsidR="00FF3740" w:rsidRPr="006F178A">
        <w:rPr>
          <w:rtl/>
        </w:rPr>
        <w:t xml:space="preserve">המוצא מת מושכב לרחבה של דרך, בתרומה - טמא, </w:t>
      </w:r>
    </w:p>
    <w:p w14:paraId="48646D97" w14:textId="6A55AA3F" w:rsidR="00FF3740" w:rsidRPr="006F178A" w:rsidRDefault="00FF3740" w:rsidP="00244699">
      <w:pPr>
        <w:ind w:left="1356" w:firstLine="113"/>
        <w:rPr>
          <w:rtl/>
        </w:rPr>
      </w:pPr>
      <w:r w:rsidRPr="006F178A">
        <w:rPr>
          <w:rtl/>
        </w:rPr>
        <w:t>בנזיר ובעשיית פסח - טהור, מ</w:t>
      </w:r>
      <w:r w:rsidR="006B1B6C">
        <w:rPr>
          <w:rFonts w:hint="cs"/>
          <w:rtl/>
        </w:rPr>
        <w:t>"ש</w:t>
      </w:r>
      <w:r w:rsidRPr="006F178A">
        <w:rPr>
          <w:rtl/>
        </w:rPr>
        <w:t xml:space="preserve">? </w:t>
      </w:r>
    </w:p>
    <w:p w14:paraId="217C339F" w14:textId="4AA902EE" w:rsidR="00244699" w:rsidRDefault="00FF3740" w:rsidP="00244699">
      <w:pPr>
        <w:pStyle w:val="36"/>
        <w:framePr w:wrap="notBeside"/>
        <w:rPr>
          <w:rFonts w:ascii="FontbitDavid" w:hAnsi="FontbitDavid"/>
          <w:rtl/>
        </w:rPr>
      </w:pPr>
      <w:r w:rsidRPr="00244699">
        <w:rPr>
          <w:rtl/>
        </w:rPr>
        <w:t>אלא</w:t>
      </w:r>
      <w:r w:rsidR="006B1B6C">
        <w:rPr>
          <w:rFonts w:ascii="FontbitDavid" w:hAnsi="FontbitDavid" w:hint="cs"/>
          <w:rtl/>
        </w:rPr>
        <w:t>:</w:t>
      </w:r>
    </w:p>
    <w:p w14:paraId="4FCD09F4" w14:textId="435781F2" w:rsidR="00FF3740" w:rsidRPr="006F178A" w:rsidRDefault="00FF3740" w:rsidP="00FF3740">
      <w:pPr>
        <w:rPr>
          <w:rtl/>
        </w:rPr>
      </w:pPr>
      <w:r w:rsidRPr="00244699">
        <w:rPr>
          <w:rFonts w:ascii="FontbitDavid" w:hAnsi="FontbitDavid"/>
          <w:rtl/>
        </w:rPr>
        <w:t>טומאת התהום גמרא גמירי לה.</w:t>
      </w:r>
    </w:p>
    <w:p w14:paraId="116FA7D9" w14:textId="77777777" w:rsidR="00FF3740" w:rsidRPr="003013EB" w:rsidRDefault="00FF3740" w:rsidP="003013EB">
      <w:pPr>
        <w:pStyle w:val="afffff3"/>
        <w:rPr>
          <w:rtl/>
        </w:rPr>
      </w:pPr>
      <w:ins w:id="9887" w:author="מספור קטעי משנה" w:date="2026-10-06T06:45:37Z">
        <w:r>
          <w:rPr>
            <w:rStyle w:val="MisparKeta"/>
          </w:rPr>
          <w:t xml:space="preserve">ג. </w:t>
        </w:r>
      </w:ins>
      <w:r w:rsidRPr="003013EB">
        <w:rPr>
          <w:rtl/>
        </w:rPr>
        <w:t>אם עד שלא גילח וכו'.</w:t>
      </w:r>
    </w:p>
    <w:p w14:paraId="385E8F7C" w14:textId="77777777" w:rsidR="003013EB" w:rsidRDefault="00FF3740" w:rsidP="003013EB">
      <w:pPr>
        <w:pStyle w:val="36"/>
        <w:framePr w:wrap="notBeside"/>
        <w:rPr>
          <w:rFonts w:ascii="FontbitDavid" w:hAnsi="FontbitDavid"/>
          <w:rtl/>
        </w:rPr>
      </w:pPr>
      <w:r w:rsidRPr="003013EB">
        <w:rPr>
          <w:rFonts w:hint="cs"/>
          <w:rtl/>
        </w:rPr>
        <w:t>רי</w:t>
      </w:r>
      <w:r w:rsidRPr="003013EB">
        <w:rPr>
          <w:rtl/>
        </w:rPr>
        <w:t>"</w:t>
      </w:r>
      <w:r w:rsidRPr="003013EB">
        <w:rPr>
          <w:rFonts w:hint="cs"/>
          <w:rtl/>
        </w:rPr>
        <w:t>ו:</w:t>
      </w:r>
    </w:p>
    <w:p w14:paraId="0386F3B9" w14:textId="59925D0F" w:rsidR="00FF3740" w:rsidRPr="006F178A" w:rsidRDefault="003013EB" w:rsidP="00FF3740">
      <w:pPr>
        <w:rPr>
          <w:rtl/>
        </w:rPr>
      </w:pPr>
      <w:r w:rsidRPr="003013EB">
        <w:rPr>
          <w:rStyle w:val="27"/>
          <w:rFonts w:hint="cs"/>
          <w:rtl/>
        </w:rPr>
        <w:t>כ</w:t>
      </w:r>
      <w:r w:rsidR="00FF3740" w:rsidRPr="003013EB">
        <w:rPr>
          <w:rStyle w:val="27"/>
          <w:rFonts w:hint="cs"/>
          <w:rtl/>
        </w:rPr>
        <w:t>ר</w:t>
      </w:r>
      <w:r w:rsidR="00FF3740" w:rsidRPr="003013EB">
        <w:rPr>
          <w:rStyle w:val="27"/>
          <w:rtl/>
        </w:rPr>
        <w:t>"</w:t>
      </w:r>
      <w:r w:rsidR="00FF3740" w:rsidRPr="003013EB">
        <w:rPr>
          <w:rStyle w:val="27"/>
          <w:rFonts w:hint="cs"/>
          <w:rtl/>
        </w:rPr>
        <w:t>א</w:t>
      </w:r>
      <w:r>
        <w:rPr>
          <w:rStyle w:val="27"/>
          <w:rFonts w:hint="cs"/>
          <w:rtl/>
        </w:rPr>
        <w:t>:</w:t>
      </w:r>
      <w:r w:rsidR="002413CF">
        <w:rPr>
          <w:rFonts w:ascii="FontbitDavid" w:hAnsi="FontbitDavid" w:hint="cs"/>
          <w:rtl/>
        </w:rPr>
        <w:t xml:space="preserve"> ש</w:t>
      </w:r>
      <w:r w:rsidR="00FF3740" w:rsidRPr="006F178A">
        <w:rPr>
          <w:rFonts w:ascii="FontbitDavid" w:hAnsi="FontbitDavid"/>
          <w:rtl/>
        </w:rPr>
        <w:t>תגלחת מעכבת.</w:t>
      </w:r>
    </w:p>
    <w:p w14:paraId="2D7386E6" w14:textId="77777777" w:rsidR="003013EB" w:rsidRDefault="00FF3740" w:rsidP="003013EB">
      <w:pPr>
        <w:pStyle w:val="36"/>
        <w:framePr w:wrap="notBeside"/>
        <w:rPr>
          <w:rtl/>
        </w:rPr>
      </w:pPr>
      <w:r w:rsidRPr="003013EB">
        <w:rPr>
          <w:rtl/>
        </w:rPr>
        <w:t>בעי ר</w:t>
      </w:r>
      <w:r w:rsidRPr="003013EB">
        <w:rPr>
          <w:rFonts w:hint="cs"/>
          <w:rtl/>
        </w:rPr>
        <w:t>ב</w:t>
      </w:r>
      <w:r w:rsidRPr="003013EB">
        <w:rPr>
          <w:rtl/>
        </w:rPr>
        <w:t>"</w:t>
      </w:r>
      <w:r w:rsidRPr="003013EB">
        <w:rPr>
          <w:rFonts w:hint="cs"/>
          <w:rtl/>
        </w:rPr>
        <w:t>ח</w:t>
      </w:r>
      <w:r w:rsidRPr="003013EB">
        <w:rPr>
          <w:rtl/>
        </w:rPr>
        <w:t xml:space="preserve">: </w:t>
      </w:r>
    </w:p>
    <w:p w14:paraId="6B40A30C" w14:textId="58D639C8" w:rsidR="00FF3740" w:rsidRPr="006F178A" w:rsidRDefault="00FF3740" w:rsidP="00F72DBC">
      <w:pPr>
        <w:pStyle w:val="a7"/>
        <w:rPr>
          <w:rtl/>
        </w:rPr>
      </w:pPr>
      <w:r w:rsidRPr="006F178A">
        <w:rPr>
          <w:rtl/>
        </w:rPr>
        <w:t>נטמא בתוך מלאת ונודע לו לאחר מלאת, מהו?</w:t>
      </w:r>
    </w:p>
    <w:p w14:paraId="29BBEEF5" w14:textId="6F55E504" w:rsidR="00FF3740" w:rsidRPr="006F178A" w:rsidRDefault="00F72DBC" w:rsidP="00FF3740">
      <w:pPr>
        <w:rPr>
          <w:rtl/>
        </w:rPr>
      </w:pPr>
      <w:r>
        <w:rPr>
          <w:rFonts w:hint="cs"/>
          <w:rtl/>
        </w:rPr>
        <w:t>אזלי'</w:t>
      </w:r>
      <w:r w:rsidR="00FF3740" w:rsidRPr="006F178A">
        <w:rPr>
          <w:rtl/>
        </w:rPr>
        <w:t xml:space="preserve"> </w:t>
      </w:r>
      <w:r w:rsidR="00FF3740">
        <w:rPr>
          <w:rtl/>
        </w:rPr>
        <w:t xml:space="preserve">אחר </w:t>
      </w:r>
      <w:r w:rsidR="00FF3740" w:rsidRPr="00F72DBC">
        <w:rPr>
          <w:b/>
          <w:bCs/>
          <w:rtl/>
        </w:rPr>
        <w:t>ידיעה</w:t>
      </w:r>
      <w:r w:rsidR="00FF3740" w:rsidRPr="006F178A">
        <w:rPr>
          <w:rtl/>
        </w:rPr>
        <w:t xml:space="preserve"> </w:t>
      </w:r>
      <w:r>
        <w:rPr>
          <w:rFonts w:hint="cs"/>
          <w:rtl/>
        </w:rPr>
        <w:t>ו</w:t>
      </w:r>
      <w:r w:rsidR="00FF3740" w:rsidRPr="006F178A">
        <w:rPr>
          <w:rtl/>
        </w:rPr>
        <w:t xml:space="preserve">אחר מלאת היא, או לא? ולמאי - למיסתר? </w:t>
      </w:r>
    </w:p>
    <w:p w14:paraId="29CB008D" w14:textId="77777777" w:rsidR="00FF3740" w:rsidRPr="006F178A" w:rsidRDefault="00FF3740" w:rsidP="00516202">
      <w:pPr>
        <w:pStyle w:val="affff5"/>
        <w:framePr w:wrap="around"/>
        <w:rPr>
          <w:rtl/>
        </w:rPr>
      </w:pPr>
      <w:r w:rsidRPr="006F178A">
        <w:rPr>
          <w:rFonts w:hint="cs"/>
          <w:rtl/>
        </w:rPr>
        <w:t>סג:</w:t>
      </w:r>
    </w:p>
    <w:p w14:paraId="79CBD6F1" w14:textId="1C6EE1EA" w:rsidR="00F72DBC" w:rsidRDefault="00FF3740" w:rsidP="00F72DBC">
      <w:pPr>
        <w:pStyle w:val="36"/>
        <w:framePr w:wrap="notBeside"/>
        <w:rPr>
          <w:rFonts w:ascii="FontbitDavid" w:hAnsi="FontbitDavid"/>
          <w:rtl/>
        </w:rPr>
      </w:pPr>
      <w:r w:rsidRPr="00F72DBC">
        <w:rPr>
          <w:rFonts w:hint="cs"/>
          <w:rtl/>
        </w:rPr>
        <w:t>רבא</w:t>
      </w:r>
      <w:r w:rsidR="00B84005">
        <w:rPr>
          <w:rFonts w:hint="cs"/>
          <w:rtl/>
        </w:rPr>
        <w:t xml:space="preserve"> ת''ש</w:t>
      </w:r>
      <w:r w:rsidRPr="00F72DBC">
        <w:rPr>
          <w:rFonts w:hint="cs"/>
          <w:rtl/>
        </w:rPr>
        <w:t>:</w:t>
      </w:r>
      <w:r w:rsidRPr="00F72DBC">
        <w:rPr>
          <w:rtl/>
        </w:rPr>
        <w:t xml:space="preserve"> </w:t>
      </w:r>
    </w:p>
    <w:p w14:paraId="6BE0E900" w14:textId="49EBD05C" w:rsidR="00FF3740" w:rsidRPr="006F178A" w:rsidRDefault="00FF3740" w:rsidP="00FF3740">
      <w:pPr>
        <w:rPr>
          <w:rtl/>
        </w:rPr>
      </w:pPr>
      <w:r w:rsidRPr="006F178A">
        <w:rPr>
          <w:rFonts w:ascii="FontbitDavid" w:hAnsi="FontbitDavid"/>
          <w:rtl/>
        </w:rPr>
        <w:t>אם עד שלא גילח, בין כך ובין כך - סותר</w:t>
      </w:r>
      <w:r w:rsidR="001A7DD4">
        <w:rPr>
          <w:rFonts w:ascii="FontbitDavid" w:hAnsi="FontbitDavid"/>
          <w:rtl/>
        </w:rPr>
        <w:t>.</w:t>
      </w:r>
      <w:r w:rsidRPr="006F178A">
        <w:rPr>
          <w:rFonts w:ascii="FontbitDavid" w:hAnsi="FontbitDavid"/>
          <w:rtl/>
        </w:rPr>
        <w:tab/>
      </w:r>
    </w:p>
    <w:p w14:paraId="2E57A5A7" w14:textId="6ACEBB51" w:rsidR="00FF3740" w:rsidRPr="006F178A" w:rsidRDefault="00FF3740" w:rsidP="00FF3740">
      <w:pPr>
        <w:rPr>
          <w:rtl/>
        </w:rPr>
      </w:pPr>
      <w:r>
        <w:rPr>
          <w:rFonts w:hint="cs"/>
          <w:rtl/>
        </w:rPr>
        <w:t>ה</w:t>
      </w:r>
      <w:r>
        <w:rPr>
          <w:rtl/>
        </w:rPr>
        <w:t>'</w:t>
      </w:r>
      <w:r w:rsidRPr="006F178A">
        <w:rPr>
          <w:rFonts w:hint="cs"/>
          <w:rtl/>
        </w:rPr>
        <w:t>ד</w:t>
      </w:r>
      <w:r w:rsidRPr="006F178A">
        <w:rPr>
          <w:rtl/>
        </w:rPr>
        <w:t xml:space="preserve"> אי דאיתידע בתוך מלאת, </w:t>
      </w:r>
      <w:r w:rsidR="00FA2EE7">
        <w:rPr>
          <w:rFonts w:hint="cs"/>
          <w:rtl/>
        </w:rPr>
        <w:t>פשוט</w:t>
      </w:r>
      <w:r w:rsidRPr="006F178A">
        <w:rPr>
          <w:rtl/>
        </w:rPr>
        <w:t>? אלא לאחר מלאת, ש"מ.</w:t>
      </w:r>
    </w:p>
    <w:p w14:paraId="2C44C7A3" w14:textId="77777777" w:rsidR="00FA2EE7" w:rsidRDefault="00FF3740" w:rsidP="00FA2EE7">
      <w:pPr>
        <w:pStyle w:val="36"/>
        <w:framePr w:wrap="notBeside"/>
        <w:rPr>
          <w:rtl/>
        </w:rPr>
      </w:pPr>
      <w:r w:rsidRPr="00FA2EE7">
        <w:rPr>
          <w:rtl/>
        </w:rPr>
        <w:t xml:space="preserve">ועדיין תיבעי: </w:t>
      </w:r>
    </w:p>
    <w:p w14:paraId="491201EB" w14:textId="18C8FA63" w:rsidR="00FF3740" w:rsidRPr="0069720E" w:rsidRDefault="00FF3740" w:rsidP="004D701E">
      <w:pPr>
        <w:rPr>
          <w:spacing w:val="2"/>
          <w:rtl/>
        </w:rPr>
      </w:pPr>
      <w:r w:rsidRPr="0069720E">
        <w:rPr>
          <w:spacing w:val="2"/>
          <w:rtl/>
        </w:rPr>
        <w:t xml:space="preserve">סותר </w:t>
      </w:r>
      <w:r w:rsidR="004D701E" w:rsidRPr="0069720E">
        <w:rPr>
          <w:rFonts w:hint="cs"/>
          <w:spacing w:val="2"/>
          <w:rtl/>
        </w:rPr>
        <w:t xml:space="preserve">כולו </w:t>
      </w:r>
      <w:r w:rsidRPr="0069720E">
        <w:rPr>
          <w:spacing w:val="2"/>
          <w:rtl/>
        </w:rPr>
        <w:t xml:space="preserve">או שבעה? </w:t>
      </w:r>
      <w:r w:rsidRPr="0069720E">
        <w:rPr>
          <w:rStyle w:val="27"/>
          <w:spacing w:val="2"/>
          <w:rtl/>
        </w:rPr>
        <w:t>לרבנן</w:t>
      </w:r>
      <w:r w:rsidR="004D701E" w:rsidRPr="0069720E">
        <w:rPr>
          <w:spacing w:val="2"/>
          <w:rtl/>
        </w:rPr>
        <w:t xml:space="preserve"> </w:t>
      </w:r>
      <w:r w:rsidRPr="0069720E">
        <w:rPr>
          <w:spacing w:val="2"/>
          <w:rtl/>
        </w:rPr>
        <w:t>כולו סותר</w:t>
      </w:r>
      <w:r w:rsidR="004D701E" w:rsidRPr="0069720E">
        <w:rPr>
          <w:rFonts w:hint="cs"/>
          <w:spacing w:val="2"/>
          <w:rtl/>
        </w:rPr>
        <w:t>.</w:t>
      </w:r>
      <w:r w:rsidRPr="0069720E">
        <w:rPr>
          <w:spacing w:val="2"/>
          <w:rtl/>
        </w:rPr>
        <w:t xml:space="preserve"> </w:t>
      </w:r>
      <w:r w:rsidRPr="0069720E">
        <w:rPr>
          <w:rStyle w:val="27"/>
          <w:spacing w:val="2"/>
          <w:rtl/>
        </w:rPr>
        <w:t>לר"א</w:t>
      </w:r>
      <w:r w:rsidRPr="0069720E">
        <w:rPr>
          <w:spacing w:val="2"/>
          <w:rtl/>
        </w:rPr>
        <w:t xml:space="preserve"> כל אחר מלאת שבעה סותר! </w:t>
      </w:r>
    </w:p>
    <w:p w14:paraId="7DDBEBFF" w14:textId="2BF5A3B8" w:rsidR="00E0626E" w:rsidRDefault="00FF3740" w:rsidP="00E0626E">
      <w:pPr>
        <w:pStyle w:val="36"/>
        <w:framePr w:wrap="notBeside"/>
        <w:rPr>
          <w:rtl/>
        </w:rPr>
      </w:pPr>
      <w:r w:rsidRPr="00E0626E">
        <w:rPr>
          <w:rtl/>
        </w:rPr>
        <w:t>א</w:t>
      </w:r>
      <w:r w:rsidR="002F593C">
        <w:rPr>
          <w:rFonts w:hint="cs"/>
          <w:rtl/>
        </w:rPr>
        <w:t>"ל</w:t>
      </w:r>
      <w:r w:rsidRPr="00E0626E">
        <w:rPr>
          <w:rtl/>
        </w:rPr>
        <w:t xml:space="preserve">: </w:t>
      </w:r>
    </w:p>
    <w:p w14:paraId="58307EF4" w14:textId="3D1E2EBF" w:rsidR="00FF3740" w:rsidRPr="002F593C" w:rsidRDefault="00E0626E" w:rsidP="009620DE">
      <w:pPr>
        <w:spacing w:after="120"/>
        <w:rPr>
          <w:rtl/>
        </w:rPr>
      </w:pPr>
      <w:r>
        <w:rPr>
          <w:rFonts w:hint="cs"/>
          <w:rtl/>
        </w:rPr>
        <w:t>כש</w:t>
      </w:r>
      <w:r w:rsidR="00FF3740" w:rsidRPr="006F178A">
        <w:rPr>
          <w:rtl/>
        </w:rPr>
        <w:t xml:space="preserve">נטמא אחר </w:t>
      </w:r>
      <w:r w:rsidR="00FF3740" w:rsidRPr="0069720E">
        <w:rPr>
          <w:rStyle w:val="afffffe"/>
          <w:rtl/>
        </w:rPr>
        <w:t>מלאת</w:t>
      </w:r>
      <w:r w:rsidR="00FF3740" w:rsidRPr="006F178A">
        <w:rPr>
          <w:rtl/>
        </w:rPr>
        <w:t>, ו</w:t>
      </w:r>
      <w:r>
        <w:rPr>
          <w:rFonts w:hint="cs"/>
          <w:rtl/>
        </w:rPr>
        <w:t>ז</w:t>
      </w:r>
      <w:r w:rsidR="00FF3740" w:rsidRPr="006F178A">
        <w:rPr>
          <w:rtl/>
        </w:rPr>
        <w:t xml:space="preserve">ה לפני מלאת, </w:t>
      </w:r>
      <w:r w:rsidR="00FF3740" w:rsidRPr="00766B62">
        <w:rPr>
          <w:rFonts w:cs="BA Vilna Bold" w:hint="cs"/>
          <w:rtl/>
        </w:rPr>
        <w:t>או</w:t>
      </w:r>
      <w:r w:rsidR="00FF3740" w:rsidRPr="006F178A">
        <w:rPr>
          <w:rtl/>
        </w:rPr>
        <w:t xml:space="preserve"> שאני </w:t>
      </w:r>
      <w:r w:rsidR="00585A64">
        <w:rPr>
          <w:rtl/>
        </w:rPr>
        <w:t>כאן</w:t>
      </w:r>
      <w:r w:rsidR="00FF3740" w:rsidRPr="006F178A">
        <w:rPr>
          <w:rtl/>
        </w:rPr>
        <w:t xml:space="preserve">, דידיעה אחר מלאת היא? </w:t>
      </w:r>
      <w:r w:rsidR="00B84005" w:rsidRPr="002F593C">
        <w:rPr>
          <w:rStyle w:val="27"/>
          <w:rFonts w:hint="cs"/>
          <w:rtl/>
        </w:rPr>
        <w:t>ו</w:t>
      </w:r>
      <w:r w:rsidR="00FF3740" w:rsidRPr="002F593C">
        <w:rPr>
          <w:rStyle w:val="27"/>
          <w:rtl/>
        </w:rPr>
        <w:t>מינה תני:</w:t>
      </w:r>
      <w:r w:rsidR="002F593C">
        <w:rPr>
          <w:rFonts w:hint="cs"/>
          <w:rtl/>
        </w:rPr>
        <w:t xml:space="preserve"> </w:t>
      </w:r>
      <w:r w:rsidR="00FF3740" w:rsidRPr="006F178A">
        <w:rPr>
          <w:rtl/>
        </w:rPr>
        <w:t xml:space="preserve">בין כך ובין כך סותר, ולא </w:t>
      </w:r>
      <w:r w:rsidR="004F7E4D">
        <w:rPr>
          <w:rFonts w:hint="cs"/>
          <w:rtl/>
        </w:rPr>
        <w:t>חלקו</w:t>
      </w:r>
      <w:r w:rsidR="00FF3740" w:rsidRPr="006F178A">
        <w:rPr>
          <w:rtl/>
        </w:rPr>
        <w:t>.</w:t>
      </w:r>
    </w:p>
    <w:p w14:paraId="51A8588A" w14:textId="77777777" w:rsidR="0069720E" w:rsidRDefault="00FF3740" w:rsidP="0069720E">
      <w:pPr>
        <w:pStyle w:val="36"/>
        <w:framePr w:wrap="notBeside"/>
        <w:rPr>
          <w:rtl/>
        </w:rPr>
      </w:pPr>
      <w:r w:rsidRPr="0069720E">
        <w:rPr>
          <w:rtl/>
        </w:rPr>
        <w:t>ת"ר:</w:t>
      </w:r>
    </w:p>
    <w:p w14:paraId="57832E28" w14:textId="0CB9F2DD" w:rsidR="00FF3740" w:rsidRPr="00F47004" w:rsidRDefault="00FF3740" w:rsidP="00FF3740">
      <w:pPr>
        <w:rPr>
          <w:spacing w:val="0"/>
          <w:rtl/>
        </w:rPr>
      </w:pPr>
      <w:r w:rsidRPr="00F47004">
        <w:rPr>
          <w:spacing w:val="0"/>
          <w:rtl/>
        </w:rPr>
        <w:t>המוצא מת מוטל לרחבה של דרך, לתרומה</w:t>
      </w:r>
      <w:r w:rsidR="0069720E" w:rsidRPr="00F47004">
        <w:rPr>
          <w:rFonts w:hint="cs"/>
          <w:spacing w:val="0"/>
          <w:rtl/>
        </w:rPr>
        <w:t xml:space="preserve"> </w:t>
      </w:r>
      <w:r w:rsidRPr="00F47004">
        <w:rPr>
          <w:spacing w:val="0"/>
          <w:rtl/>
        </w:rPr>
        <w:t>טמא, ובנזיר ובעושה פסח טהור.</w:t>
      </w:r>
    </w:p>
    <w:p w14:paraId="286DD010" w14:textId="48229EEF" w:rsidR="00837FBE" w:rsidRDefault="00FF3740" w:rsidP="00837FBE">
      <w:pPr>
        <w:pStyle w:val="36"/>
        <w:framePr w:wrap="notBeside"/>
        <w:rPr>
          <w:rtl/>
        </w:rPr>
      </w:pPr>
      <w:r w:rsidRPr="00837FBE">
        <w:rPr>
          <w:rtl/>
        </w:rPr>
        <w:t>בד"א</w:t>
      </w:r>
      <w:r w:rsidR="00F47004">
        <w:rPr>
          <w:rFonts w:hint="cs"/>
          <w:rtl/>
        </w:rPr>
        <w:t>:</w:t>
      </w:r>
      <w:r w:rsidRPr="00837FBE">
        <w:rPr>
          <w:rtl/>
        </w:rPr>
        <w:t xml:space="preserve"> </w:t>
      </w:r>
    </w:p>
    <w:p w14:paraId="5E8E945D" w14:textId="1DDC5321" w:rsidR="00FF3740" w:rsidRPr="006F178A" w:rsidRDefault="00FF3740" w:rsidP="00FF3740">
      <w:pPr>
        <w:rPr>
          <w:rtl/>
        </w:rPr>
      </w:pPr>
      <w:r w:rsidRPr="006F178A">
        <w:rPr>
          <w:rtl/>
        </w:rPr>
        <w:t>שאין לו מקום לעבור, אבל יש לו מקום לעבור, אף לתרומה טהור.</w:t>
      </w:r>
    </w:p>
    <w:p w14:paraId="6325B89D" w14:textId="77777777" w:rsidR="00837FBE" w:rsidRDefault="00FF3740" w:rsidP="00837FBE">
      <w:pPr>
        <w:pStyle w:val="36"/>
        <w:framePr w:wrap="notBeside"/>
        <w:rPr>
          <w:rtl/>
        </w:rPr>
      </w:pPr>
      <w:r w:rsidRPr="00837FBE">
        <w:rPr>
          <w:rtl/>
        </w:rPr>
        <w:t xml:space="preserve">בד"א </w:t>
      </w:r>
    </w:p>
    <w:p w14:paraId="5CC08FB7" w14:textId="7BFC118B" w:rsidR="00FF3740" w:rsidRPr="006F178A" w:rsidRDefault="00FF3740" w:rsidP="009620DE">
      <w:pPr>
        <w:rPr>
          <w:rtl/>
        </w:rPr>
      </w:pPr>
      <w:r w:rsidRPr="006F178A">
        <w:rPr>
          <w:rtl/>
        </w:rPr>
        <w:t xml:space="preserve">שמצאו שלם, אבל משובר או מפורק, </w:t>
      </w:r>
      <w:r w:rsidR="0069720E">
        <w:rPr>
          <w:rFonts w:hint="cs"/>
          <w:rtl/>
        </w:rPr>
        <w:t>א</w:t>
      </w:r>
      <w:r w:rsidR="00877513">
        <w:rPr>
          <w:rFonts w:hint="cs"/>
          <w:rtl/>
        </w:rPr>
        <w:t xml:space="preserve">ף </w:t>
      </w:r>
      <w:r w:rsidRPr="006F178A">
        <w:rPr>
          <w:rtl/>
        </w:rPr>
        <w:t>אין מקום לעבור חיישי</w:t>
      </w:r>
      <w:r w:rsidR="00F47004">
        <w:rPr>
          <w:rFonts w:hint="cs"/>
          <w:rtl/>
        </w:rPr>
        <w:t>'</w:t>
      </w:r>
      <w:r w:rsidRPr="006F178A">
        <w:rPr>
          <w:rtl/>
        </w:rPr>
        <w:t xml:space="preserve"> שמא בין פרקי</w:t>
      </w:r>
      <w:r w:rsidR="00F47004">
        <w:rPr>
          <w:rFonts w:hint="cs"/>
          <w:rtl/>
        </w:rPr>
        <w:t>ם</w:t>
      </w:r>
      <w:r w:rsidRPr="006F178A">
        <w:rPr>
          <w:rtl/>
        </w:rPr>
        <w:t xml:space="preserve"> עבר</w:t>
      </w:r>
      <w:r w:rsidR="001A7DD4">
        <w:rPr>
          <w:rtl/>
        </w:rPr>
        <w:t>.</w:t>
      </w:r>
      <w:r w:rsidR="009620DE">
        <w:rPr>
          <w:rFonts w:hint="cs"/>
          <w:rtl/>
        </w:rPr>
        <w:t xml:space="preserve"> </w:t>
      </w:r>
      <w:r w:rsidRPr="006F178A">
        <w:rPr>
          <w:rtl/>
        </w:rPr>
        <w:t>ובקבר, א</w:t>
      </w:r>
      <w:r w:rsidR="00877513">
        <w:rPr>
          <w:rFonts w:hint="cs"/>
          <w:rtl/>
        </w:rPr>
        <w:t>ף</w:t>
      </w:r>
      <w:r w:rsidRPr="006F178A">
        <w:rPr>
          <w:rtl/>
        </w:rPr>
        <w:t xml:space="preserve"> משובר ומפורק - טמא, מפני שקבר מצרפו.</w:t>
      </w:r>
    </w:p>
    <w:p w14:paraId="5FB7C900" w14:textId="10EACEBD" w:rsidR="00837FBE" w:rsidRDefault="00FF3740" w:rsidP="00837FBE">
      <w:pPr>
        <w:pStyle w:val="36"/>
        <w:framePr w:wrap="notBeside"/>
        <w:rPr>
          <w:rtl/>
        </w:rPr>
      </w:pPr>
      <w:r w:rsidRPr="00837FBE">
        <w:rPr>
          <w:rtl/>
        </w:rPr>
        <w:t>בד"א</w:t>
      </w:r>
      <w:r w:rsidR="00CC07BA">
        <w:rPr>
          <w:rFonts w:hint="cs"/>
          <w:rtl/>
        </w:rPr>
        <w:t>:</w:t>
      </w:r>
      <w:r w:rsidRPr="00837FBE">
        <w:rPr>
          <w:rtl/>
        </w:rPr>
        <w:t xml:space="preserve"> </w:t>
      </w:r>
    </w:p>
    <w:p w14:paraId="62564BAD" w14:textId="52C77082" w:rsidR="00FF3740" w:rsidRPr="006F178A" w:rsidRDefault="00FF3740" w:rsidP="00FF3740">
      <w:pPr>
        <w:rPr>
          <w:rtl/>
        </w:rPr>
      </w:pPr>
      <w:r w:rsidRPr="006F178A">
        <w:rPr>
          <w:rtl/>
        </w:rPr>
        <w:t xml:space="preserve">במהלך ברגליו, אבל טעון או רכוב טמא, לפי שמהלך ברגליו אפשר לו שלא יגע ושלא יסיט ושלא יאהיל, טעון או רכוב </w:t>
      </w:r>
      <w:r w:rsidR="00837FBE">
        <w:rPr>
          <w:rFonts w:hint="cs"/>
          <w:rtl/>
        </w:rPr>
        <w:t>א"א</w:t>
      </w:r>
      <w:r w:rsidRPr="006F178A">
        <w:rPr>
          <w:rtl/>
        </w:rPr>
        <w:t xml:space="preserve"> שלא יגע ושלא יסיט ושלא יאהיל.</w:t>
      </w:r>
    </w:p>
    <w:p w14:paraId="658547ED" w14:textId="0D158B66" w:rsidR="00837FBE" w:rsidRDefault="00FF3740" w:rsidP="00837FBE">
      <w:pPr>
        <w:pStyle w:val="36"/>
        <w:framePr w:wrap="notBeside"/>
        <w:rPr>
          <w:rtl/>
        </w:rPr>
      </w:pPr>
      <w:r w:rsidRPr="00837FBE">
        <w:rPr>
          <w:rtl/>
        </w:rPr>
        <w:t>בד"א</w:t>
      </w:r>
      <w:r w:rsidR="00CC07BA">
        <w:rPr>
          <w:rFonts w:hint="cs"/>
          <w:rtl/>
        </w:rPr>
        <w:t>:</w:t>
      </w:r>
    </w:p>
    <w:p w14:paraId="23A210C7" w14:textId="65F8C478" w:rsidR="00FF3740" w:rsidRPr="006F178A" w:rsidRDefault="00FF3740" w:rsidP="00FF3740">
      <w:pPr>
        <w:rPr>
          <w:rtl/>
        </w:rPr>
      </w:pPr>
      <w:r w:rsidRPr="006F178A">
        <w:rPr>
          <w:rtl/>
        </w:rPr>
        <w:t>בטומאת התהום, אבל טומאה ידועה - שלשתן טמאים.</w:t>
      </w:r>
    </w:p>
    <w:p w14:paraId="1B6A6F79" w14:textId="4775E254" w:rsidR="00FF3740" w:rsidRPr="006F178A" w:rsidRDefault="00FF3740" w:rsidP="00C908BA">
      <w:pPr>
        <w:rPr>
          <w:rtl/>
        </w:rPr>
      </w:pPr>
      <w:r w:rsidRPr="00C908BA">
        <w:rPr>
          <w:b/>
          <w:bCs/>
          <w:rtl/>
        </w:rPr>
        <w:t>טומאת התהום</w:t>
      </w:r>
      <w:r w:rsidRPr="006F178A">
        <w:rPr>
          <w:rtl/>
        </w:rPr>
        <w:t xml:space="preserve"> כל שאין מכירה אחד בסוף העולם, </w:t>
      </w:r>
    </w:p>
    <w:p w14:paraId="33D58052" w14:textId="77777777" w:rsidR="00C908BA" w:rsidRDefault="00FF3740" w:rsidP="00FF3740">
      <w:pPr>
        <w:rPr>
          <w:rtl/>
        </w:rPr>
      </w:pPr>
      <w:r w:rsidRPr="006F178A">
        <w:rPr>
          <w:rtl/>
        </w:rPr>
        <w:t xml:space="preserve">טמון בתבן או בצרורות </w:t>
      </w:r>
      <w:r w:rsidR="00C908BA">
        <w:rPr>
          <w:rFonts w:hint="cs"/>
          <w:rtl/>
        </w:rPr>
        <w:t xml:space="preserve">הר"ז </w:t>
      </w:r>
      <w:r w:rsidRPr="006F178A">
        <w:rPr>
          <w:rtl/>
        </w:rPr>
        <w:t xml:space="preserve">טומאת התהום, </w:t>
      </w:r>
    </w:p>
    <w:p w14:paraId="5D432BE1" w14:textId="652A5BA0" w:rsidR="00FF3740" w:rsidRPr="006F178A" w:rsidRDefault="00FF3740" w:rsidP="00FF3740">
      <w:pPr>
        <w:rPr>
          <w:rtl/>
        </w:rPr>
      </w:pPr>
      <w:r w:rsidRPr="006F178A">
        <w:rPr>
          <w:rtl/>
        </w:rPr>
        <w:t xml:space="preserve">בימים באפילה ובנקיקי הסלעים </w:t>
      </w:r>
      <w:r w:rsidR="00C908BA">
        <w:rPr>
          <w:rFonts w:hint="cs"/>
          <w:rtl/>
        </w:rPr>
        <w:t>אי''ז</w:t>
      </w:r>
      <w:r w:rsidRPr="006F178A">
        <w:rPr>
          <w:rtl/>
        </w:rPr>
        <w:t xml:space="preserve"> טומאת התהום.</w:t>
      </w:r>
    </w:p>
    <w:p w14:paraId="449A954A" w14:textId="555676BA" w:rsidR="002413CF" w:rsidRDefault="00FF3740" w:rsidP="00597FEA">
      <w:pPr>
        <w:rPr>
          <w:rFonts w:hint="cs"/>
        </w:rPr>
      </w:pPr>
      <w:r w:rsidRPr="006F178A">
        <w:rPr>
          <w:rtl/>
        </w:rPr>
        <w:t>ולא אמרו טומאת התהום - אלא למת בלבד.</w:t>
      </w:r>
    </w:p>
    <w:p w14:paraId="3F47272C" w14:textId="77777777" w:rsidR="00FF3740" w:rsidRPr="006F178A" w:rsidRDefault="00FF3740" w:rsidP="00FF3740">
      <w:pPr>
        <w:pStyle w:val="afffff3"/>
        <w:rPr>
          <w:b/>
          <w:sz w:val="20"/>
          <w:rtl/>
        </w:rPr>
      </w:pPr>
      <w:ins w:id="9888" w:author="מספור קטעי משנה" w:date="2026-10-06T06:45:37Z">
        <w:r>
          <w:rPr>
            <w:rStyle w:val="MisparKeta"/>
          </w:rPr>
          <w:t xml:space="preserve">ב. </w:t>
        </w:r>
      </w:ins>
      <w:r w:rsidRPr="006F178A">
        <w:rPr>
          <w:b/>
          <w:rtl/>
          <w:rPrChange w:id="40061" w:author="Claude" w:date="2026-10-06T13:34:43Z">
            <w:rPr>
              <w:b/>
              <w:sz w:val="20"/>
              <w:rtl/>
            </w:rPr>
          </w:rPrChange>
        </w:rPr>
        <w:t>כיצד? ירד.</w:t>
      </w:r>
    </w:p>
    <w:p w14:paraId="172FAFEE" w14:textId="77777777" w:rsidR="00445D75" w:rsidRDefault="00FF3740" w:rsidP="00FF3740">
      <w:pPr>
        <w:rPr>
          <w:rStyle w:val="27"/>
          <w:rtl/>
        </w:rPr>
      </w:pPr>
      <w:r w:rsidRPr="006F178A">
        <w:rPr>
          <w:rFonts w:ascii="FontbitDavid" w:hAnsi="FontbitDavid"/>
          <w:rtl/>
        </w:rPr>
        <w:t xml:space="preserve">צפה אינה מטמאה לענין שרץ, </w:t>
      </w:r>
    </w:p>
    <w:p w14:paraId="1A826C5E" w14:textId="0336F2C9" w:rsidR="00445D75" w:rsidRDefault="00FF3740" w:rsidP="00445D75">
      <w:pPr>
        <w:pStyle w:val="36"/>
        <w:framePr w:wrap="notBeside"/>
        <w:rPr>
          <w:rFonts w:ascii="FontbitDavid" w:hAnsi="FontbitDavid"/>
          <w:rtl/>
        </w:rPr>
      </w:pPr>
      <w:r w:rsidRPr="00445D75">
        <w:rPr>
          <w:rtl/>
        </w:rPr>
        <w:t>דתניא</w:t>
      </w:r>
      <w:r w:rsidR="002E16C2">
        <w:rPr>
          <w:rFonts w:hint="cs"/>
          <w:rtl/>
        </w:rPr>
        <w:t xml:space="preserve"> לת''ק</w:t>
      </w:r>
      <w:r w:rsidRPr="00445D75">
        <w:rPr>
          <w:rtl/>
        </w:rPr>
        <w:t xml:space="preserve">: </w:t>
      </w:r>
    </w:p>
    <w:p w14:paraId="27B68D2A" w14:textId="7C49139D" w:rsidR="00FF3740" w:rsidRPr="006F178A" w:rsidRDefault="00FF3740" w:rsidP="00FF3740">
      <w:pPr>
        <w:rPr>
          <w:rtl/>
        </w:rPr>
      </w:pPr>
      <w:r w:rsidRPr="006F178A">
        <w:rPr>
          <w:rFonts w:ascii="FontbitDavid" w:hAnsi="FontbitDavid"/>
          <w:rtl/>
        </w:rPr>
        <w:t>ספק טומאה צפה, בין בכלים בין בקרקע - טהורה</w:t>
      </w:r>
      <w:r w:rsidR="001A7DD4">
        <w:rPr>
          <w:rFonts w:ascii="FontbitDavid" w:hAnsi="FontbitDavid"/>
          <w:rtl/>
        </w:rPr>
        <w:t>.</w:t>
      </w:r>
    </w:p>
    <w:p w14:paraId="1FCF23B7" w14:textId="77777777" w:rsidR="00445D75" w:rsidRDefault="00FF3740" w:rsidP="00445D75">
      <w:pPr>
        <w:pStyle w:val="36"/>
        <w:framePr w:wrap="notBeside"/>
        <w:rPr>
          <w:rtl/>
        </w:rPr>
      </w:pPr>
      <w:r w:rsidRPr="00445D75">
        <w:rPr>
          <w:rtl/>
        </w:rPr>
        <w:t xml:space="preserve">ר"ש: </w:t>
      </w:r>
    </w:p>
    <w:p w14:paraId="2152575B" w14:textId="12108BC8" w:rsidR="00FF3740" w:rsidRPr="006F178A" w:rsidRDefault="00FF3740" w:rsidP="00FF3740">
      <w:pPr>
        <w:rPr>
          <w:rtl/>
        </w:rPr>
      </w:pPr>
      <w:r w:rsidRPr="006F178A">
        <w:rPr>
          <w:rtl/>
        </w:rPr>
        <w:t>בכלים - טמאה, בקרקע - טהורה.</w:t>
      </w:r>
    </w:p>
    <w:p w14:paraId="6EEE0264" w14:textId="77777777" w:rsidR="00FF3740" w:rsidRPr="006F178A" w:rsidRDefault="00FF3740" w:rsidP="00516202">
      <w:pPr>
        <w:pStyle w:val="affff5"/>
        <w:framePr w:wrap="around"/>
        <w:rPr>
          <w:rtl/>
        </w:rPr>
      </w:pPr>
      <w:r w:rsidRPr="006F178A">
        <w:rPr>
          <w:rFonts w:hint="cs"/>
          <w:rtl/>
        </w:rPr>
        <w:t>סד.</w:t>
      </w:r>
    </w:p>
    <w:p w14:paraId="503C3093" w14:textId="77777777" w:rsidR="00445D75" w:rsidRDefault="000E64CE" w:rsidP="00445D75">
      <w:pPr>
        <w:pStyle w:val="36"/>
        <w:framePr w:wrap="notBeside"/>
        <w:rPr>
          <w:rStyle w:val="afffffe"/>
          <w:rtl/>
        </w:rPr>
      </w:pPr>
      <w:r w:rsidRPr="00445D75">
        <w:rPr>
          <w:rFonts w:hint="cs"/>
          <w:rtl/>
        </w:rPr>
        <w:t xml:space="preserve">טעם </w:t>
      </w:r>
      <w:r w:rsidR="00FF3740" w:rsidRPr="00445D75">
        <w:rPr>
          <w:rFonts w:hint="cs"/>
          <w:rtl/>
        </w:rPr>
        <w:t>ת</w:t>
      </w:r>
      <w:r w:rsidR="00FF3740" w:rsidRPr="00445D75">
        <w:rPr>
          <w:rtl/>
        </w:rPr>
        <w:t>"</w:t>
      </w:r>
      <w:r w:rsidR="00FF3740" w:rsidRPr="00445D75">
        <w:rPr>
          <w:rFonts w:hint="cs"/>
          <w:rtl/>
        </w:rPr>
        <w:t>ק</w:t>
      </w:r>
      <w:r w:rsidR="00FF3740" w:rsidRPr="00445D75">
        <w:rPr>
          <w:rtl/>
        </w:rPr>
        <w:t xml:space="preserve">: </w:t>
      </w:r>
    </w:p>
    <w:p w14:paraId="3131DC15" w14:textId="77777777" w:rsidR="002E16C2" w:rsidRDefault="00FF3740" w:rsidP="00FF3740">
      <w:pPr>
        <w:rPr>
          <w:rFonts w:ascii="FontbitDavid" w:hAnsi="FontbitDavid"/>
          <w:rtl/>
        </w:rPr>
      </w:pPr>
      <w:r w:rsidRPr="00AF76D0">
        <w:rPr>
          <w:rStyle w:val="afffffe"/>
          <w:rFonts w:hint="cs"/>
          <w:rtl/>
        </w:rPr>
        <w:t>'</w:t>
      </w:r>
      <w:r w:rsidRPr="00AF76D0">
        <w:rPr>
          <w:rStyle w:val="afffffe"/>
          <w:rtl/>
        </w:rPr>
        <w:t>בכל השרץ השורץ</w:t>
      </w:r>
      <w:r w:rsidRPr="00AF76D0">
        <w:rPr>
          <w:rStyle w:val="afffffe"/>
          <w:rFonts w:hint="cs"/>
          <w:rtl/>
        </w:rPr>
        <w:t>'</w:t>
      </w:r>
      <w:r w:rsidRPr="00AF76D0">
        <w:rPr>
          <w:rStyle w:val="afffffe"/>
          <w:rtl/>
        </w:rPr>
        <w:t>,</w:t>
      </w:r>
      <w:r w:rsidRPr="006F178A">
        <w:rPr>
          <w:rFonts w:ascii="FontbitDavid" w:hAnsi="FontbitDavid"/>
          <w:rtl/>
        </w:rPr>
        <w:t xml:space="preserve"> כל מקום שהוא שורץ, </w:t>
      </w:r>
    </w:p>
    <w:p w14:paraId="3BDEA958" w14:textId="11538EE3" w:rsidR="00FF3740" w:rsidRPr="006F178A" w:rsidRDefault="00FF3740" w:rsidP="00FF3740">
      <w:pPr>
        <w:rPr>
          <w:rtl/>
        </w:rPr>
      </w:pPr>
      <w:r w:rsidRPr="006F178A">
        <w:rPr>
          <w:rFonts w:ascii="FontbitDavid" w:hAnsi="FontbitDavid"/>
          <w:rtl/>
        </w:rPr>
        <w:t>וכתיב</w:t>
      </w:r>
      <w:r w:rsidRPr="00AF76D0">
        <w:rPr>
          <w:rStyle w:val="afffffe"/>
          <w:rtl/>
        </w:rPr>
        <w:t xml:space="preserve"> </w:t>
      </w:r>
      <w:r w:rsidRPr="00AF76D0">
        <w:rPr>
          <w:rStyle w:val="afffffe"/>
          <w:rFonts w:hint="cs"/>
          <w:rtl/>
        </w:rPr>
        <w:t>'</w:t>
      </w:r>
      <w:r w:rsidRPr="00AF76D0">
        <w:rPr>
          <w:rStyle w:val="afffffe"/>
          <w:rtl/>
        </w:rPr>
        <w:t>על הארץ</w:t>
      </w:r>
      <w:r w:rsidRPr="00AF76D0">
        <w:rPr>
          <w:rStyle w:val="afffffe"/>
          <w:rFonts w:hint="cs"/>
          <w:rtl/>
        </w:rPr>
        <w:t>'</w:t>
      </w:r>
      <w:r w:rsidRPr="00AF76D0">
        <w:rPr>
          <w:rStyle w:val="afffffe"/>
          <w:rtl/>
        </w:rPr>
        <w:t>,</w:t>
      </w:r>
      <w:r w:rsidRPr="006F178A">
        <w:rPr>
          <w:rFonts w:ascii="FontbitDavid" w:hAnsi="FontbitDavid"/>
          <w:rtl/>
        </w:rPr>
        <w:t xml:space="preserve"> ודאי מגעו </w:t>
      </w:r>
      <w:r w:rsidR="002E16C2">
        <w:rPr>
          <w:rFonts w:ascii="FontbitDavid" w:hAnsi="FontbitDavid" w:hint="cs"/>
          <w:rtl/>
        </w:rPr>
        <w:t xml:space="preserve">- </w:t>
      </w:r>
      <w:r w:rsidRPr="006F178A">
        <w:rPr>
          <w:rFonts w:ascii="FontbitDavid" w:hAnsi="FontbitDavid"/>
          <w:rtl/>
        </w:rPr>
        <w:t xml:space="preserve">טמא, ספק מגעו </w:t>
      </w:r>
      <w:r w:rsidR="002E16C2">
        <w:rPr>
          <w:rFonts w:ascii="FontbitDavid" w:hAnsi="FontbitDavid" w:hint="cs"/>
          <w:rtl/>
        </w:rPr>
        <w:t xml:space="preserve">- </w:t>
      </w:r>
      <w:r w:rsidRPr="006F178A">
        <w:rPr>
          <w:rFonts w:ascii="FontbitDavid" w:hAnsi="FontbitDavid"/>
          <w:rtl/>
        </w:rPr>
        <w:t>טהור.</w:t>
      </w:r>
    </w:p>
    <w:p w14:paraId="3BE167DE" w14:textId="77777777" w:rsidR="00445D75" w:rsidRDefault="00FF3740" w:rsidP="00445D75">
      <w:pPr>
        <w:pStyle w:val="36"/>
        <w:framePr w:wrap="notBeside"/>
        <w:rPr>
          <w:rStyle w:val="afffffe"/>
          <w:rtl/>
        </w:rPr>
      </w:pPr>
      <w:r w:rsidRPr="00445D75">
        <w:rPr>
          <w:rFonts w:hint="cs"/>
          <w:rtl/>
        </w:rPr>
        <w:t>ור</w:t>
      </w:r>
      <w:r w:rsidRPr="00445D75">
        <w:rPr>
          <w:rtl/>
        </w:rPr>
        <w:t>"</w:t>
      </w:r>
      <w:r w:rsidRPr="00445D75">
        <w:rPr>
          <w:rFonts w:hint="cs"/>
          <w:rtl/>
        </w:rPr>
        <w:t xml:space="preserve">ש: </w:t>
      </w:r>
    </w:p>
    <w:p w14:paraId="681367EA" w14:textId="0799A54F" w:rsidR="00FF3740" w:rsidRPr="006F178A" w:rsidRDefault="00FF3740" w:rsidP="00FF3740">
      <w:pPr>
        <w:rPr>
          <w:rtl/>
        </w:rPr>
      </w:pPr>
      <w:r w:rsidRPr="00AF76D0">
        <w:rPr>
          <w:rStyle w:val="afffffe"/>
          <w:rFonts w:hint="cs"/>
          <w:rtl/>
        </w:rPr>
        <w:t>'</w:t>
      </w:r>
      <w:r w:rsidRPr="00AF76D0">
        <w:rPr>
          <w:rStyle w:val="afffffe"/>
          <w:rtl/>
        </w:rPr>
        <w:t>אך מעין</w:t>
      </w:r>
      <w:r w:rsidRPr="00AF76D0">
        <w:rPr>
          <w:rStyle w:val="afffffe"/>
          <w:rFonts w:hint="cs"/>
          <w:rtl/>
        </w:rPr>
        <w:t>'</w:t>
      </w:r>
      <w:r w:rsidRPr="00AF76D0">
        <w:rPr>
          <w:rStyle w:val="afffffe"/>
          <w:rtl/>
        </w:rPr>
        <w:t>,</w:t>
      </w:r>
      <w:r w:rsidRPr="006F178A">
        <w:rPr>
          <w:rtl/>
        </w:rPr>
        <w:t xml:space="preserve"> </w:t>
      </w:r>
      <w:r w:rsidRPr="000E64CE">
        <w:rPr>
          <w:rStyle w:val="27"/>
          <w:rtl/>
        </w:rPr>
        <w:t>וכתיב:</w:t>
      </w:r>
      <w:r w:rsidRPr="00AF76D0">
        <w:rPr>
          <w:rStyle w:val="afffffe"/>
          <w:rtl/>
        </w:rPr>
        <w:t xml:space="preserve"> </w:t>
      </w:r>
      <w:r w:rsidRPr="00AF76D0">
        <w:rPr>
          <w:rStyle w:val="afffffe"/>
          <w:rFonts w:hint="cs"/>
          <w:rtl/>
        </w:rPr>
        <w:t>'יטמא'</w:t>
      </w:r>
      <w:r w:rsidRPr="00AF76D0">
        <w:rPr>
          <w:rStyle w:val="afffffe"/>
          <w:rtl/>
        </w:rPr>
        <w:t xml:space="preserve"> </w:t>
      </w:r>
      <w:r w:rsidRPr="006F178A">
        <w:rPr>
          <w:rtl/>
        </w:rPr>
        <w:t>הא כיצד? צפה בכלים טמא, בקרקע טהור.</w:t>
      </w:r>
    </w:p>
    <w:p w14:paraId="4B8658C5" w14:textId="77777777" w:rsidR="00FF3740" w:rsidRPr="006F178A" w:rsidRDefault="00FF3740" w:rsidP="000F6CD2">
      <w:pPr>
        <w:pStyle w:val="afffffb"/>
        <w:rPr>
          <w:rtl/>
        </w:rPr>
      </w:pPr>
      <w:r>
        <w:rPr>
          <w:rtl/>
        </w:rPr>
        <w:t>׹</w:t>
      </w:r>
    </w:p>
    <w:p w14:paraId="777D8CD2" w14:textId="77777777" w:rsidR="00520B79" w:rsidRDefault="00FF3740" w:rsidP="00520B79">
      <w:pPr>
        <w:pStyle w:val="36"/>
        <w:framePr w:wrap="notBeside"/>
        <w:rPr>
          <w:rtl/>
        </w:rPr>
      </w:pPr>
      <w:r w:rsidRPr="00520B79">
        <w:rPr>
          <w:rtl/>
        </w:rPr>
        <w:t xml:space="preserve">ת"ר: </w:t>
      </w:r>
    </w:p>
    <w:p w14:paraId="61836FC9" w14:textId="4B7DE439" w:rsidR="00520B79" w:rsidRPr="003F6E39" w:rsidRDefault="00FF3740" w:rsidP="00FF3740">
      <w:pPr>
        <w:rPr>
          <w:spacing w:val="2"/>
          <w:rtl/>
        </w:rPr>
      </w:pPr>
      <w:r w:rsidRPr="003F6E39">
        <w:rPr>
          <w:spacing w:val="2"/>
          <w:rtl/>
        </w:rPr>
        <w:t xml:space="preserve">כל </w:t>
      </w:r>
      <w:r w:rsidRPr="003F6E39">
        <w:rPr>
          <w:b/>
          <w:bCs/>
          <w:spacing w:val="2"/>
          <w:rtl/>
        </w:rPr>
        <w:t>הניטלין והנגררין</w:t>
      </w:r>
      <w:r w:rsidRPr="003F6E39">
        <w:rPr>
          <w:spacing w:val="2"/>
          <w:rtl/>
        </w:rPr>
        <w:t xml:space="preserve"> ספיקן טמא, מפני שהן כמונחין, </w:t>
      </w:r>
      <w:r w:rsidRPr="003F6E39">
        <w:rPr>
          <w:b/>
          <w:bCs/>
          <w:spacing w:val="2"/>
          <w:rtl/>
        </w:rPr>
        <w:t>והנזרקין</w:t>
      </w:r>
      <w:r w:rsidRPr="003F6E39">
        <w:rPr>
          <w:spacing w:val="2"/>
          <w:rtl/>
        </w:rPr>
        <w:t xml:space="preserve"> ספיקן טהור, </w:t>
      </w:r>
    </w:p>
    <w:p w14:paraId="4AFAF1D0" w14:textId="77777777" w:rsidR="00D44C7F" w:rsidRDefault="00FF3740" w:rsidP="00FF3740">
      <w:pPr>
        <w:rPr>
          <w:rtl/>
        </w:rPr>
      </w:pPr>
      <w:r w:rsidRPr="006F178A">
        <w:rPr>
          <w:rtl/>
        </w:rPr>
        <w:t xml:space="preserve">חוץ מכזית המת והמאהיל על פני טומאה, </w:t>
      </w:r>
    </w:p>
    <w:p w14:paraId="7C085275" w14:textId="3667E64D" w:rsidR="00FF3740" w:rsidRPr="006F178A" w:rsidRDefault="00FF3740" w:rsidP="00BF38BB">
      <w:pPr>
        <w:spacing w:after="120"/>
        <w:rPr>
          <w:rtl/>
        </w:rPr>
      </w:pPr>
      <w:r w:rsidRPr="006F178A">
        <w:rPr>
          <w:rtl/>
        </w:rPr>
        <w:t>וכל דבר שמטמא מלמעלה כלמטה, לאיתויי זב וזבה.</w:t>
      </w:r>
    </w:p>
    <w:p w14:paraId="66504AFD" w14:textId="1A7355D4" w:rsidR="00FF3740" w:rsidRPr="006F178A" w:rsidRDefault="00462A47" w:rsidP="00462A47">
      <w:pPr>
        <w:pStyle w:val="a7"/>
        <w:rPr>
          <w:rtl/>
        </w:rPr>
      </w:pPr>
      <w:r>
        <w:rPr>
          <w:rFonts w:hint="cs"/>
          <w:rtl/>
        </w:rPr>
        <w:t>שבעה ספיקות</w:t>
      </w:r>
    </w:p>
    <w:p w14:paraId="003540BC" w14:textId="77777777" w:rsidR="003F6E39" w:rsidRDefault="003F6E39" w:rsidP="003F6E39">
      <w:pPr>
        <w:pStyle w:val="36"/>
        <w:framePr w:wrap="notBeside"/>
        <w:rPr>
          <w:rStyle w:val="27"/>
          <w:rtl/>
        </w:rPr>
      </w:pPr>
      <w:r w:rsidRPr="003F6E39">
        <w:rPr>
          <w:rFonts w:hint="cs"/>
          <w:rtl/>
        </w:rPr>
        <w:t>א.</w:t>
      </w:r>
    </w:p>
    <w:p w14:paraId="167AC897" w14:textId="3A6CEFB8" w:rsidR="00D44C7F" w:rsidRDefault="003F6E39" w:rsidP="00D44C7F">
      <w:pPr>
        <w:pStyle w:val="a7"/>
        <w:rPr>
          <w:rtl/>
        </w:rPr>
      </w:pPr>
      <w:r>
        <w:rPr>
          <w:rStyle w:val="27"/>
          <w:rFonts w:hint="cs"/>
          <w:rtl/>
        </w:rPr>
        <w:t xml:space="preserve"> </w:t>
      </w:r>
      <w:r w:rsidR="00FF3740" w:rsidRPr="00D44C7F">
        <w:rPr>
          <w:rStyle w:val="27"/>
          <w:rtl/>
        </w:rPr>
        <w:t>בעי ר</w:t>
      </w:r>
      <w:r w:rsidR="00D44C7F">
        <w:rPr>
          <w:rStyle w:val="27"/>
          <w:rFonts w:hint="cs"/>
          <w:rtl/>
        </w:rPr>
        <w:t>ב"ח</w:t>
      </w:r>
      <w:r w:rsidR="00FF3740" w:rsidRPr="00D44C7F">
        <w:rPr>
          <w:rStyle w:val="27"/>
          <w:rtl/>
        </w:rPr>
        <w:t xml:space="preserve">: </w:t>
      </w:r>
      <w:r w:rsidR="00FF3740" w:rsidRPr="00D454EC">
        <w:rPr>
          <w:rtl/>
        </w:rPr>
        <w:t xml:space="preserve">מת בכלי וכלי צף על פני המים, מהו? </w:t>
      </w:r>
    </w:p>
    <w:p w14:paraId="3159A8BF" w14:textId="434230BE" w:rsidR="00FF3740" w:rsidRPr="00D454EC" w:rsidRDefault="00FF3740" w:rsidP="008A15F3">
      <w:pPr>
        <w:jc w:val="center"/>
        <w:rPr>
          <w:rtl/>
        </w:rPr>
      </w:pPr>
      <w:r w:rsidRPr="00D454EC">
        <w:rPr>
          <w:rtl/>
        </w:rPr>
        <w:t>אחר כלי אזלינן, או אחר מ</w:t>
      </w:r>
      <w:r w:rsidRPr="00D454EC">
        <w:rPr>
          <w:rFonts w:hint="cs"/>
          <w:rtl/>
        </w:rPr>
        <w:t>ת</w:t>
      </w:r>
      <w:r w:rsidRPr="00D454EC">
        <w:rPr>
          <w:rtl/>
        </w:rPr>
        <w:t xml:space="preserve"> אזלינן?</w:t>
      </w:r>
    </w:p>
    <w:p w14:paraId="3BF14ABD" w14:textId="77777777" w:rsidR="003F6E39" w:rsidRDefault="003F6E39" w:rsidP="003F6E39">
      <w:pPr>
        <w:pStyle w:val="36"/>
        <w:framePr w:wrap="notBeside"/>
        <w:rPr>
          <w:rFonts w:cs="BA Vilna Bold"/>
          <w:rtl/>
        </w:rPr>
      </w:pPr>
      <w:r w:rsidRPr="003F6E39">
        <w:rPr>
          <w:rFonts w:hint="cs"/>
          <w:rtl/>
        </w:rPr>
        <w:t>ב.</w:t>
      </w:r>
    </w:p>
    <w:p w14:paraId="64386650" w14:textId="3CF5C773" w:rsidR="008A15F3" w:rsidRDefault="003F6E39" w:rsidP="005C67B5">
      <w:pPr>
        <w:jc w:val="center"/>
        <w:rPr>
          <w:rtl/>
        </w:rPr>
      </w:pPr>
      <w:r>
        <w:rPr>
          <w:rFonts w:cs="BA Vilna Bold" w:hint="cs"/>
          <w:rtl/>
        </w:rPr>
        <w:t xml:space="preserve"> </w:t>
      </w:r>
      <w:r w:rsidR="00FF3740" w:rsidRPr="00766B62">
        <w:rPr>
          <w:rFonts w:cs="BA Vilna Bold"/>
          <w:rtl/>
        </w:rPr>
        <w:t>את"ל</w:t>
      </w:r>
      <w:r w:rsidR="00FF3740" w:rsidRPr="006F178A">
        <w:rPr>
          <w:rtl/>
        </w:rPr>
        <w:t xml:space="preserve"> </w:t>
      </w:r>
      <w:r w:rsidR="00FF3740">
        <w:rPr>
          <w:rtl/>
        </w:rPr>
        <w:t xml:space="preserve">אחר </w:t>
      </w:r>
      <w:r w:rsidR="00FF3740" w:rsidRPr="006F178A">
        <w:rPr>
          <w:rtl/>
        </w:rPr>
        <w:t xml:space="preserve">כלי אזלינן, </w:t>
      </w:r>
      <w:r w:rsidR="00FF3740" w:rsidRPr="005C67B5">
        <w:rPr>
          <w:rStyle w:val="a8"/>
          <w:rtl/>
        </w:rPr>
        <w:t>מת על גבי שרץ, מהו?</w:t>
      </w:r>
    </w:p>
    <w:p w14:paraId="69D6FC40" w14:textId="39E596BE" w:rsidR="00FF3740" w:rsidRPr="006F178A" w:rsidRDefault="00FF3740" w:rsidP="005C67B5">
      <w:pPr>
        <w:pStyle w:val="a5"/>
        <w:jc w:val="center"/>
        <w:rPr>
          <w:rtl/>
        </w:rPr>
      </w:pPr>
      <w:r w:rsidRPr="006F178A">
        <w:rPr>
          <w:rtl/>
        </w:rPr>
        <w:t>כיון ד</w:t>
      </w:r>
      <w:r w:rsidR="008A15F3">
        <w:rPr>
          <w:rFonts w:hint="cs"/>
          <w:rtl/>
        </w:rPr>
        <w:t>זה</w:t>
      </w:r>
      <w:r w:rsidRPr="006F178A">
        <w:rPr>
          <w:rtl/>
        </w:rPr>
        <w:t xml:space="preserve"> טומאת ערב ו</w:t>
      </w:r>
      <w:r w:rsidR="008A15F3">
        <w:rPr>
          <w:rFonts w:hint="cs"/>
          <w:rtl/>
        </w:rPr>
        <w:t>ז</w:t>
      </w:r>
      <w:r w:rsidRPr="006F178A">
        <w:rPr>
          <w:rtl/>
        </w:rPr>
        <w:t>ה טומאת שבעה, כ</w:t>
      </w:r>
      <w:r w:rsidRPr="006F178A">
        <w:rPr>
          <w:rFonts w:hint="cs"/>
          <w:rtl/>
        </w:rPr>
        <w:t xml:space="preserve">מונחת בכלי </w:t>
      </w:r>
      <w:r w:rsidRPr="00766B62">
        <w:rPr>
          <w:rFonts w:cs="BA Vilna Bold" w:hint="cs"/>
          <w:rtl/>
        </w:rPr>
        <w:t>או</w:t>
      </w:r>
      <w:r w:rsidRPr="006F178A">
        <w:rPr>
          <w:rtl/>
        </w:rPr>
        <w:t xml:space="preserve"> טומאה סמיכתא היא?</w:t>
      </w:r>
    </w:p>
    <w:p w14:paraId="005934C5" w14:textId="77777777" w:rsidR="003F6E39" w:rsidRDefault="003F6E39" w:rsidP="003F6E39">
      <w:pPr>
        <w:pStyle w:val="36"/>
        <w:framePr w:wrap="notBeside"/>
        <w:rPr>
          <w:rFonts w:cs="BA Vilna Bold"/>
          <w:rtl/>
        </w:rPr>
      </w:pPr>
      <w:r w:rsidRPr="003F6E39">
        <w:rPr>
          <w:rFonts w:hint="cs"/>
          <w:rtl/>
        </w:rPr>
        <w:t xml:space="preserve">ג. </w:t>
      </w:r>
    </w:p>
    <w:p w14:paraId="77980075" w14:textId="534B0705" w:rsidR="00FF3740" w:rsidRPr="006F178A" w:rsidRDefault="00FF3740" w:rsidP="00FF3740">
      <w:pPr>
        <w:rPr>
          <w:rtl/>
        </w:rPr>
      </w:pPr>
      <w:r w:rsidRPr="00766B62">
        <w:rPr>
          <w:rFonts w:cs="BA Vilna Bold"/>
          <w:rtl/>
        </w:rPr>
        <w:t>ואת"ל</w:t>
      </w:r>
      <w:r w:rsidRPr="006F178A">
        <w:rPr>
          <w:rtl/>
        </w:rPr>
        <w:t xml:space="preserve"> כ</w:t>
      </w:r>
      <w:r w:rsidR="0084749C">
        <w:rPr>
          <w:rFonts w:hint="cs"/>
          <w:rtl/>
        </w:rPr>
        <w:t>מי</w:t>
      </w:r>
      <w:r w:rsidRPr="006F178A">
        <w:rPr>
          <w:rtl/>
        </w:rPr>
        <w:t xml:space="preserve"> </w:t>
      </w:r>
      <w:r w:rsidR="0084749C">
        <w:rPr>
          <w:rFonts w:hint="cs"/>
          <w:rtl/>
        </w:rPr>
        <w:t>ד</w:t>
      </w:r>
      <w:r w:rsidRPr="006F178A">
        <w:rPr>
          <w:rtl/>
        </w:rPr>
        <w:t>טומאה בכלי</w:t>
      </w:r>
      <w:r w:rsidR="0084749C">
        <w:rPr>
          <w:rFonts w:hint="cs"/>
          <w:rtl/>
        </w:rPr>
        <w:t xml:space="preserve"> </w:t>
      </w:r>
      <w:r w:rsidRPr="006F178A">
        <w:rPr>
          <w:rtl/>
        </w:rPr>
        <w:t xml:space="preserve">וטמא ודאי, </w:t>
      </w:r>
      <w:r w:rsidRPr="005C67B5">
        <w:rPr>
          <w:b/>
          <w:bCs/>
          <w:rtl/>
        </w:rPr>
        <w:t>שרץ ע</w:t>
      </w:r>
      <w:r w:rsidR="0084749C" w:rsidRPr="005C67B5">
        <w:rPr>
          <w:rFonts w:hint="cs"/>
          <w:b/>
          <w:bCs/>
          <w:rtl/>
        </w:rPr>
        <w:t xml:space="preserve">"ג </w:t>
      </w:r>
      <w:r w:rsidRPr="005C67B5">
        <w:rPr>
          <w:b/>
          <w:bCs/>
          <w:rtl/>
        </w:rPr>
        <w:t>נבלה ונבלה צפה</w:t>
      </w:r>
      <w:r w:rsidRPr="006F178A">
        <w:rPr>
          <w:rtl/>
        </w:rPr>
        <w:t xml:space="preserve">, מהו? </w:t>
      </w:r>
    </w:p>
    <w:p w14:paraId="1D568736" w14:textId="1F1B09CD" w:rsidR="00FF3740" w:rsidRPr="006F178A" w:rsidRDefault="0084749C" w:rsidP="005C67B5">
      <w:pPr>
        <w:pStyle w:val="a5"/>
        <w:jc w:val="center"/>
        <w:rPr>
          <w:rtl/>
        </w:rPr>
      </w:pPr>
      <w:r>
        <w:rPr>
          <w:rFonts w:hint="cs"/>
          <w:rtl/>
        </w:rPr>
        <w:t xml:space="preserve">שניהם </w:t>
      </w:r>
      <w:r w:rsidR="00FF3740" w:rsidRPr="006F178A">
        <w:rPr>
          <w:rtl/>
        </w:rPr>
        <w:t xml:space="preserve">טומאת ערב </w:t>
      </w:r>
      <w:r>
        <w:rPr>
          <w:rFonts w:hint="cs"/>
          <w:rtl/>
        </w:rPr>
        <w:t>הן</w:t>
      </w:r>
      <w:r w:rsidR="00FF3740" w:rsidRPr="006F178A">
        <w:rPr>
          <w:rtl/>
        </w:rPr>
        <w:t xml:space="preserve"> טומאה סמיכתא היא, </w:t>
      </w:r>
      <w:r>
        <w:rPr>
          <w:rFonts w:cs="BA Vilna Bold" w:hint="cs"/>
          <w:rtl/>
        </w:rPr>
        <w:t>או</w:t>
      </w:r>
      <w:r w:rsidR="00FF3740" w:rsidRPr="006F178A">
        <w:rPr>
          <w:rtl/>
        </w:rPr>
        <w:t xml:space="preserve"> </w:t>
      </w:r>
      <w:r>
        <w:rPr>
          <w:rFonts w:hint="cs"/>
          <w:rtl/>
        </w:rPr>
        <w:t>זה</w:t>
      </w:r>
      <w:r w:rsidR="00FF3740" w:rsidRPr="006F178A">
        <w:rPr>
          <w:rtl/>
        </w:rPr>
        <w:t xml:space="preserve"> כזית ו</w:t>
      </w:r>
      <w:r>
        <w:rPr>
          <w:rFonts w:hint="cs"/>
          <w:rtl/>
        </w:rPr>
        <w:t>ז</w:t>
      </w:r>
      <w:r w:rsidR="00FF3740" w:rsidRPr="006F178A">
        <w:rPr>
          <w:rtl/>
        </w:rPr>
        <w:t>ה כעדשה?</w:t>
      </w:r>
    </w:p>
    <w:p w14:paraId="368AA2F0" w14:textId="77777777" w:rsidR="003F6E39" w:rsidRDefault="003F6E39" w:rsidP="003F6E39">
      <w:pPr>
        <w:pStyle w:val="36"/>
        <w:framePr w:wrap="notBeside"/>
        <w:rPr>
          <w:rStyle w:val="a8"/>
          <w:rtl/>
        </w:rPr>
      </w:pPr>
      <w:r w:rsidRPr="003F6E39">
        <w:rPr>
          <w:rFonts w:hint="cs"/>
          <w:rtl/>
        </w:rPr>
        <w:t xml:space="preserve">ד. </w:t>
      </w:r>
    </w:p>
    <w:p w14:paraId="1B8DDC17" w14:textId="48A329E2" w:rsidR="00FF3740" w:rsidRPr="006F178A" w:rsidRDefault="00FF3740" w:rsidP="00FF3740">
      <w:pPr>
        <w:rPr>
          <w:rtl/>
        </w:rPr>
      </w:pPr>
      <w:r w:rsidRPr="00C1324A">
        <w:rPr>
          <w:rStyle w:val="a8"/>
          <w:rtl/>
        </w:rPr>
        <w:t>שרץ ע</w:t>
      </w:r>
      <w:r w:rsidR="00C1324A" w:rsidRPr="00C1324A">
        <w:rPr>
          <w:rStyle w:val="a8"/>
          <w:rFonts w:hint="cs"/>
          <w:rtl/>
        </w:rPr>
        <w:t xml:space="preserve">"ג </w:t>
      </w:r>
      <w:r w:rsidRPr="00C1324A">
        <w:rPr>
          <w:rStyle w:val="a8"/>
          <w:rtl/>
        </w:rPr>
        <w:t>שרץ, מהו?</w:t>
      </w:r>
      <w:r w:rsidRPr="006F178A">
        <w:rPr>
          <w:rtl/>
        </w:rPr>
        <w:t xml:space="preserve"> חד שיעורא נינהו, </w:t>
      </w:r>
      <w:r w:rsidRPr="00766B62">
        <w:rPr>
          <w:rFonts w:cs="BA Vilna Bold" w:hint="cs"/>
          <w:rtl/>
        </w:rPr>
        <w:t>או</w:t>
      </w:r>
      <w:r w:rsidRPr="00766B62">
        <w:rPr>
          <w:rFonts w:cs="BA Vilna Bold"/>
          <w:rtl/>
        </w:rPr>
        <w:t>"</w:t>
      </w:r>
      <w:r w:rsidRPr="00766B62">
        <w:rPr>
          <w:rFonts w:cs="BA Vilna Bold" w:hint="cs"/>
          <w:rtl/>
        </w:rPr>
        <w:t>ד</w:t>
      </w:r>
      <w:r w:rsidRPr="006F178A">
        <w:rPr>
          <w:rFonts w:hint="cs"/>
          <w:rtl/>
        </w:rPr>
        <w:t xml:space="preserve"> כיוון דמופרדים לא?</w:t>
      </w:r>
      <w:r w:rsidRPr="006F178A">
        <w:rPr>
          <w:rtl/>
        </w:rPr>
        <w:t xml:space="preserve"> </w:t>
      </w:r>
    </w:p>
    <w:p w14:paraId="3E51B42C" w14:textId="77777777" w:rsidR="00462A47" w:rsidRDefault="00462A47" w:rsidP="00462A47">
      <w:pPr>
        <w:pStyle w:val="36"/>
        <w:framePr w:wrap="notBeside"/>
        <w:rPr>
          <w:rFonts w:cs="BA Vilna Bold"/>
          <w:rtl/>
        </w:rPr>
      </w:pPr>
      <w:r w:rsidRPr="00462A47">
        <w:rPr>
          <w:rFonts w:hint="cs"/>
          <w:rtl/>
        </w:rPr>
        <w:t xml:space="preserve">ה. </w:t>
      </w:r>
    </w:p>
    <w:p w14:paraId="2C411E0C" w14:textId="0465CED6" w:rsidR="00FF3740" w:rsidRPr="00D454EC" w:rsidRDefault="00FF3740" w:rsidP="00FF3740">
      <w:pPr>
        <w:rPr>
          <w:rtl/>
        </w:rPr>
      </w:pPr>
      <w:r w:rsidRPr="00766B62">
        <w:rPr>
          <w:rFonts w:cs="BA Vilna Bold"/>
          <w:rtl/>
        </w:rPr>
        <w:t>ואת"ל</w:t>
      </w:r>
      <w:r w:rsidRPr="00D454EC">
        <w:rPr>
          <w:rtl/>
        </w:rPr>
        <w:t xml:space="preserve"> מ</w:t>
      </w:r>
      <w:r w:rsidRPr="00D454EC">
        <w:rPr>
          <w:rFonts w:hint="cs"/>
          <w:rtl/>
        </w:rPr>
        <w:t xml:space="preserve">ופרדים כמונחים בכלי, </w:t>
      </w:r>
      <w:r w:rsidRPr="0076635A">
        <w:rPr>
          <w:rStyle w:val="a8"/>
          <w:rtl/>
        </w:rPr>
        <w:t>שרץ ע</w:t>
      </w:r>
      <w:r w:rsidR="00462A47">
        <w:rPr>
          <w:rStyle w:val="a8"/>
          <w:rFonts w:hint="cs"/>
          <w:rtl/>
        </w:rPr>
        <w:t>"ג</w:t>
      </w:r>
      <w:r w:rsidRPr="0076635A">
        <w:rPr>
          <w:rStyle w:val="a8"/>
          <w:rtl/>
        </w:rPr>
        <w:t xml:space="preserve"> נבלה שנימוחה, מהו?</w:t>
      </w:r>
      <w:r w:rsidRPr="00D454EC">
        <w:rPr>
          <w:rtl/>
        </w:rPr>
        <w:t xml:space="preserve"> </w:t>
      </w:r>
    </w:p>
    <w:p w14:paraId="592A74F8" w14:textId="02AEC999" w:rsidR="00FF3740" w:rsidRPr="006F178A" w:rsidRDefault="00FF3740" w:rsidP="005C67B5">
      <w:pPr>
        <w:pStyle w:val="a5"/>
        <w:ind w:firstLine="113"/>
        <w:jc w:val="center"/>
        <w:rPr>
          <w:rtl/>
        </w:rPr>
      </w:pPr>
      <w:r w:rsidRPr="006F178A">
        <w:rPr>
          <w:rtl/>
        </w:rPr>
        <w:t xml:space="preserve">נימוחה </w:t>
      </w:r>
      <w:r w:rsidR="0076635A">
        <w:rPr>
          <w:rFonts w:hint="cs"/>
          <w:rtl/>
        </w:rPr>
        <w:t>כ</w:t>
      </w:r>
      <w:r w:rsidRPr="006F178A">
        <w:rPr>
          <w:rtl/>
        </w:rPr>
        <w:t>משקה, או אוכל הוא?</w:t>
      </w:r>
    </w:p>
    <w:p w14:paraId="3A6DAE38" w14:textId="77777777" w:rsidR="00462A47" w:rsidRDefault="00462A47" w:rsidP="00462A47">
      <w:pPr>
        <w:pStyle w:val="36"/>
        <w:framePr w:wrap="notBeside"/>
        <w:rPr>
          <w:rFonts w:cs="BA Vilna Bold"/>
          <w:rtl/>
        </w:rPr>
      </w:pPr>
      <w:r w:rsidRPr="00462A47">
        <w:rPr>
          <w:rFonts w:hint="cs"/>
          <w:rtl/>
        </w:rPr>
        <w:t>ו.</w:t>
      </w:r>
    </w:p>
    <w:p w14:paraId="4CD63A4A" w14:textId="0E284863" w:rsidR="00FF3740" w:rsidRPr="006F178A" w:rsidRDefault="00462A47" w:rsidP="00FF3740">
      <w:pPr>
        <w:rPr>
          <w:rtl/>
        </w:rPr>
      </w:pPr>
      <w:r>
        <w:rPr>
          <w:rFonts w:cs="BA Vilna Bold" w:hint="cs"/>
          <w:rtl/>
        </w:rPr>
        <w:t xml:space="preserve"> </w:t>
      </w:r>
      <w:r w:rsidR="00FF3740" w:rsidRPr="00766B62">
        <w:rPr>
          <w:rFonts w:cs="BA Vilna Bold"/>
          <w:rtl/>
        </w:rPr>
        <w:t>ואת"ל</w:t>
      </w:r>
      <w:r w:rsidR="00FF3740" w:rsidRPr="006F178A">
        <w:rPr>
          <w:rtl/>
        </w:rPr>
        <w:t xml:space="preserve"> דאוכל הוא, </w:t>
      </w:r>
      <w:r w:rsidR="00FF3740" w:rsidRPr="005C67B5">
        <w:rPr>
          <w:rStyle w:val="a8"/>
          <w:rtl/>
        </w:rPr>
        <w:t>שרץ ע"ג שכבת זרע, מהו?</w:t>
      </w:r>
      <w:r w:rsidR="00FF3740" w:rsidRPr="006F178A">
        <w:rPr>
          <w:rtl/>
        </w:rPr>
        <w:t xml:space="preserve"> </w:t>
      </w:r>
    </w:p>
    <w:p w14:paraId="38F8F590" w14:textId="77777777" w:rsidR="00462A47" w:rsidRDefault="00462A47" w:rsidP="00462A47">
      <w:pPr>
        <w:pStyle w:val="36"/>
        <w:framePr w:wrap="notBeside"/>
        <w:rPr>
          <w:rFonts w:cs="BA Vilna Bold"/>
          <w:rtl/>
        </w:rPr>
      </w:pPr>
      <w:r w:rsidRPr="00462A47">
        <w:rPr>
          <w:rFonts w:hint="cs"/>
          <w:rtl/>
        </w:rPr>
        <w:t>ז.</w:t>
      </w:r>
    </w:p>
    <w:p w14:paraId="51870DCF" w14:textId="76A1D1C2" w:rsidR="00FF3740" w:rsidRPr="006F178A" w:rsidRDefault="00462A47" w:rsidP="00FF3740">
      <w:pPr>
        <w:rPr>
          <w:rtl/>
        </w:rPr>
      </w:pPr>
      <w:r>
        <w:rPr>
          <w:rFonts w:cs="BA Vilna Bold" w:hint="cs"/>
          <w:rtl/>
        </w:rPr>
        <w:t xml:space="preserve"> </w:t>
      </w:r>
      <w:r w:rsidR="00FF3740" w:rsidRPr="00766B62">
        <w:rPr>
          <w:rFonts w:cs="BA Vilna Bold"/>
          <w:rtl/>
        </w:rPr>
        <w:t>ואת"ל</w:t>
      </w:r>
      <w:r w:rsidR="00FF3740" w:rsidRPr="006F178A">
        <w:rPr>
          <w:rtl/>
        </w:rPr>
        <w:t xml:space="preserve"> כיון דמיתעקרא ה"ל כאוכל, </w:t>
      </w:r>
      <w:r w:rsidR="00FF3740" w:rsidRPr="00462A47">
        <w:rPr>
          <w:rStyle w:val="a8"/>
          <w:rtl/>
        </w:rPr>
        <w:t>שרץ ע"ג מי חטאת ומי חטאת צפין על גבי המים, מהו</w:t>
      </w:r>
      <w:r w:rsidR="00FF3740" w:rsidRPr="006F178A">
        <w:rPr>
          <w:rtl/>
        </w:rPr>
        <w:t xml:space="preserve">? לא ידעינן, </w:t>
      </w:r>
      <w:r w:rsidR="00FF3740" w:rsidRPr="00766B62">
        <w:rPr>
          <w:rFonts w:cs="BA Vilna Bold"/>
          <w:rtl/>
        </w:rPr>
        <w:t>תיקו</w:t>
      </w:r>
      <w:r w:rsidR="00FF3740" w:rsidRPr="006F178A">
        <w:rPr>
          <w:rtl/>
        </w:rPr>
        <w:t>.</w:t>
      </w:r>
    </w:p>
    <w:p w14:paraId="4529B1BD" w14:textId="77777777" w:rsidR="00FF3740" w:rsidRPr="006F178A" w:rsidRDefault="00FF3740" w:rsidP="00FF3740">
      <w:pPr>
        <w:rPr>
          <w:rtl/>
        </w:rPr>
      </w:pPr>
    </w:p>
    <w:p w14:paraId="6B947CF2" w14:textId="77777777" w:rsidR="00FF3740" w:rsidRPr="006F178A" w:rsidRDefault="00FF3740" w:rsidP="00516202">
      <w:pPr>
        <w:pStyle w:val="affff5"/>
        <w:framePr w:wrap="around"/>
        <w:rPr>
          <w:rtl/>
        </w:rPr>
      </w:pPr>
      <w:r w:rsidRPr="006F178A">
        <w:rPr>
          <w:rFonts w:hint="cs"/>
          <w:rtl/>
        </w:rPr>
        <w:t>סד:</w:t>
      </w:r>
    </w:p>
    <w:p w14:paraId="50F31BE1" w14:textId="5B13E54A" w:rsidR="0040784C" w:rsidRDefault="00FF3740" w:rsidP="0040784C">
      <w:pPr>
        <w:pStyle w:val="36"/>
        <w:framePr w:wrap="notBeside"/>
        <w:rPr>
          <w:rStyle w:val="27"/>
          <w:rtl/>
        </w:rPr>
      </w:pPr>
      <w:r w:rsidRPr="0040784C">
        <w:rPr>
          <w:rtl/>
        </w:rPr>
        <w:t>ר"</w:t>
      </w:r>
      <w:r w:rsidRPr="0040784C">
        <w:rPr>
          <w:rFonts w:hint="cs"/>
          <w:rtl/>
        </w:rPr>
        <w:t>המ</w:t>
      </w:r>
      <w:r w:rsidRPr="0040784C">
        <w:rPr>
          <w:rtl/>
        </w:rPr>
        <w:t>:</w:t>
      </w:r>
    </w:p>
    <w:p w14:paraId="3A8A2F39" w14:textId="682B4B4A" w:rsidR="00FF3740" w:rsidRPr="006F178A" w:rsidRDefault="00FF3740" w:rsidP="00F31CC3">
      <w:pPr>
        <w:rPr>
          <w:rtl/>
        </w:rPr>
      </w:pPr>
      <w:r w:rsidRPr="006F178A">
        <w:rPr>
          <w:rFonts w:ascii="FontbitDavid" w:hAnsi="FontbitDavid"/>
          <w:rtl/>
        </w:rPr>
        <w:t xml:space="preserve">נזיר ועושה פסח שהלכו בקבר התהום בשביעי שלהן טהורים, </w:t>
      </w:r>
      <w:r w:rsidRPr="006F178A">
        <w:rPr>
          <w:rFonts w:ascii="FontbitDavid" w:hAnsi="FontbitDavid" w:hint="cs"/>
          <w:rtl/>
        </w:rPr>
        <w:t>-</w:t>
      </w:r>
      <w:r w:rsidRPr="006F178A">
        <w:rPr>
          <w:rFonts w:ascii="FontbitDavid" w:hAnsi="FontbitDavid"/>
          <w:rtl/>
        </w:rPr>
        <w:t xml:space="preserve"> דלא אלימא טומאת התהום למיסתר.</w:t>
      </w:r>
    </w:p>
    <w:p w14:paraId="375774CD" w14:textId="77777777" w:rsidR="0040784C" w:rsidRDefault="00FF3740" w:rsidP="0040784C">
      <w:pPr>
        <w:pStyle w:val="36"/>
        <w:framePr w:wrap="notBeside"/>
        <w:rPr>
          <w:rtl/>
        </w:rPr>
      </w:pPr>
      <w:r w:rsidRPr="0040784C">
        <w:rPr>
          <w:rtl/>
        </w:rPr>
        <w:t xml:space="preserve">מתיב רבא: </w:t>
      </w:r>
    </w:p>
    <w:p w14:paraId="1173D645" w14:textId="77777777" w:rsidR="003C23EC" w:rsidRDefault="00FF3740" w:rsidP="00F31CC3">
      <w:pPr>
        <w:rPr>
          <w:rtl/>
        </w:rPr>
      </w:pPr>
      <w:r w:rsidRPr="006F178A">
        <w:rPr>
          <w:rtl/>
        </w:rPr>
        <w:t xml:space="preserve">ירד ליטהר מטומאת המת טמא, שחזקת טמא טמא, חזקת טהור טהור! </w:t>
      </w:r>
      <w:r w:rsidR="005C67B5">
        <w:rPr>
          <w:rFonts w:hint="cs"/>
          <w:rtl/>
        </w:rPr>
        <w:t xml:space="preserve"> </w:t>
      </w:r>
    </w:p>
    <w:p w14:paraId="3408078B" w14:textId="77777777" w:rsidR="003C23EC" w:rsidRDefault="00FF3740" w:rsidP="003C23EC">
      <w:pPr>
        <w:pStyle w:val="36"/>
        <w:framePr w:wrap="notBeside"/>
        <w:rPr>
          <w:rFonts w:ascii="FontbitDavid" w:hAnsi="FontbitDavid"/>
          <w:rtl/>
        </w:rPr>
      </w:pPr>
      <w:r w:rsidRPr="003C23EC">
        <w:rPr>
          <w:rtl/>
        </w:rPr>
        <w:t xml:space="preserve">א"ל: </w:t>
      </w:r>
    </w:p>
    <w:p w14:paraId="2B36046E" w14:textId="2013D611" w:rsidR="00FF3740" w:rsidRPr="006F178A" w:rsidRDefault="00FF3740" w:rsidP="005C67B5">
      <w:pPr>
        <w:rPr>
          <w:rtl/>
        </w:rPr>
      </w:pPr>
      <w:r w:rsidRPr="006F178A">
        <w:rPr>
          <w:rFonts w:ascii="FontbitDavid" w:hAnsi="FontbitDavid"/>
          <w:rtl/>
        </w:rPr>
        <w:t>מודינא לך בנזיר, שמחוסר תגלחת.</w:t>
      </w:r>
    </w:p>
    <w:p w14:paraId="50790160" w14:textId="77777777" w:rsidR="00C82B6B" w:rsidRDefault="00FF3740" w:rsidP="00C82B6B">
      <w:pPr>
        <w:pStyle w:val="36"/>
        <w:framePr w:wrap="notBeside"/>
        <w:rPr>
          <w:rFonts w:ascii="FontbitDavid" w:hAnsi="FontbitDavid"/>
          <w:rtl/>
        </w:rPr>
      </w:pPr>
      <w:r w:rsidRPr="00C82B6B">
        <w:rPr>
          <w:rtl/>
        </w:rPr>
        <w:t xml:space="preserve">א"ל רבא: </w:t>
      </w:r>
    </w:p>
    <w:p w14:paraId="5254B32C" w14:textId="30B4E845" w:rsidR="00FF3740" w:rsidRPr="006F178A" w:rsidRDefault="00FF3740" w:rsidP="00FF3740">
      <w:pPr>
        <w:rPr>
          <w:rtl/>
        </w:rPr>
      </w:pPr>
      <w:r w:rsidRPr="006F178A">
        <w:rPr>
          <w:rFonts w:ascii="FontbitDavid" w:hAnsi="FontbitDavid"/>
          <w:rtl/>
        </w:rPr>
        <w:t>אף אנא מודינא לך בעושה פסח, דלא מחוסר כלום.</w:t>
      </w:r>
    </w:p>
    <w:p w14:paraId="2BD631CC" w14:textId="77777777" w:rsidR="00C82B6B" w:rsidRDefault="00FF3740" w:rsidP="00C82B6B">
      <w:pPr>
        <w:pStyle w:val="36"/>
        <w:framePr w:wrap="notBeside"/>
        <w:rPr>
          <w:rtl/>
        </w:rPr>
      </w:pPr>
      <w:r w:rsidRPr="00C82B6B">
        <w:rPr>
          <w:rtl/>
        </w:rPr>
        <w:t xml:space="preserve">א"ל אביי: </w:t>
      </w:r>
    </w:p>
    <w:p w14:paraId="166A7634" w14:textId="77B9BEB6" w:rsidR="00FF3740" w:rsidRDefault="00FF3740" w:rsidP="00F31CC3">
      <w:pPr>
        <w:spacing w:after="120"/>
        <w:rPr>
          <w:rtl/>
        </w:rPr>
      </w:pPr>
      <w:r w:rsidRPr="006F178A">
        <w:rPr>
          <w:rtl/>
        </w:rPr>
        <w:t xml:space="preserve">והא מחוסר הערב שמש! </w:t>
      </w:r>
      <w:r w:rsidRPr="005C67B5">
        <w:rPr>
          <w:rStyle w:val="27"/>
          <w:rtl/>
        </w:rPr>
        <w:t xml:space="preserve">א"ל: </w:t>
      </w:r>
      <w:r w:rsidRPr="006F178A">
        <w:rPr>
          <w:rtl/>
        </w:rPr>
        <w:t>שימשא ממילא ערבא.</w:t>
      </w:r>
    </w:p>
    <w:p w14:paraId="12039EF0" w14:textId="77777777" w:rsidR="00597FEA" w:rsidRPr="006F178A" w:rsidRDefault="00597FEA" w:rsidP="00F31CC3">
      <w:pPr>
        <w:spacing w:after="120"/>
        <w:rPr>
          <w:rtl/>
        </w:rPr>
      </w:pPr>
    </w:p>
    <w:p w14:paraId="6764817B" w14:textId="77777777" w:rsidR="00F31CC3" w:rsidRDefault="00FF3740" w:rsidP="00F31CC3">
      <w:pPr>
        <w:pStyle w:val="a7"/>
        <w:rPr>
          <w:rStyle w:val="27"/>
          <w:rtl/>
        </w:rPr>
      </w:pPr>
      <w:r w:rsidRPr="005C67B5">
        <w:rPr>
          <w:rStyle w:val="27"/>
          <w:rtl/>
        </w:rPr>
        <w:lastRenderedPageBreak/>
        <w:t xml:space="preserve">ואף אביי </w:t>
      </w:r>
      <w:r w:rsidR="005C67B5" w:rsidRPr="005C67B5">
        <w:rPr>
          <w:rStyle w:val="27"/>
          <w:rFonts w:hint="cs"/>
          <w:rtl/>
        </w:rPr>
        <w:t>חזר בו</w:t>
      </w:r>
      <w:r w:rsidRPr="005C67B5">
        <w:rPr>
          <w:rStyle w:val="27"/>
          <w:rtl/>
        </w:rPr>
        <w:t xml:space="preserve"> </w:t>
      </w:r>
    </w:p>
    <w:p w14:paraId="764FBA22" w14:textId="77777777" w:rsidR="00F31CC3" w:rsidRDefault="00FF3740" w:rsidP="00F31CC3">
      <w:pPr>
        <w:pStyle w:val="36"/>
        <w:framePr w:wrap="notBeside"/>
        <w:rPr>
          <w:rStyle w:val="afffffe"/>
          <w:rtl/>
        </w:rPr>
      </w:pPr>
      <w:r w:rsidRPr="00F31CC3">
        <w:rPr>
          <w:rtl/>
        </w:rPr>
        <w:t xml:space="preserve">דתניא: </w:t>
      </w:r>
    </w:p>
    <w:p w14:paraId="3B6DB75F" w14:textId="1E7027CD" w:rsidR="00FF3740" w:rsidRPr="006F178A" w:rsidRDefault="00FF3740" w:rsidP="00F31CC3">
      <w:pPr>
        <w:rPr>
          <w:rtl/>
        </w:rPr>
      </w:pPr>
      <w:r w:rsidRPr="00AF76D0">
        <w:rPr>
          <w:rStyle w:val="afffffe"/>
          <w:rFonts w:hint="cs"/>
          <w:rtl/>
        </w:rPr>
        <w:t>'</w:t>
      </w:r>
      <w:r w:rsidRPr="00AF76D0">
        <w:rPr>
          <w:rStyle w:val="afffffe"/>
          <w:rtl/>
        </w:rPr>
        <w:t>יום מלאת</w:t>
      </w:r>
      <w:r w:rsidRPr="00AF76D0">
        <w:rPr>
          <w:rStyle w:val="afffffe"/>
          <w:rFonts w:hint="cs"/>
          <w:rtl/>
        </w:rPr>
        <w:t>'</w:t>
      </w:r>
      <w:r w:rsidRPr="00AF76D0">
        <w:rPr>
          <w:rStyle w:val="afffffe"/>
          <w:rtl/>
        </w:rPr>
        <w:t xml:space="preserve"> </w:t>
      </w:r>
      <w:r w:rsidRPr="006F178A">
        <w:rPr>
          <w:rtl/>
        </w:rPr>
        <w:t>- תביא, תוך מלאת - לא תביא</w:t>
      </w:r>
      <w:r w:rsidR="001A7DD4">
        <w:rPr>
          <w:rtl/>
        </w:rPr>
        <w:t>.</w:t>
      </w:r>
      <w:r w:rsidR="00F31CC3">
        <w:rPr>
          <w:rFonts w:hint="cs"/>
          <w:rtl/>
        </w:rPr>
        <w:t xml:space="preserve"> </w:t>
      </w:r>
      <w:r w:rsidRPr="006F178A">
        <w:rPr>
          <w:rtl/>
        </w:rPr>
        <w:t xml:space="preserve">יכול לא תביא על לידה שלפני מלאת, אבל תביא על לידה שלאחר מלאת ותיפטר משתיהן? </w:t>
      </w:r>
    </w:p>
    <w:p w14:paraId="6664CA9E" w14:textId="77777777" w:rsidR="005C67B5" w:rsidRDefault="00FF3740" w:rsidP="005C67B5">
      <w:pPr>
        <w:pStyle w:val="36"/>
        <w:framePr w:wrap="notBeside"/>
        <w:rPr>
          <w:rtl/>
        </w:rPr>
      </w:pPr>
      <w:r w:rsidRPr="005C67B5">
        <w:rPr>
          <w:rtl/>
        </w:rPr>
        <w:t xml:space="preserve">ת"ל: </w:t>
      </w:r>
    </w:p>
    <w:p w14:paraId="7B20789F" w14:textId="633AEB61" w:rsidR="00FF3740" w:rsidRPr="006F178A" w:rsidRDefault="00FF3740" w:rsidP="00FF3740">
      <w:pPr>
        <w:rPr>
          <w:rtl/>
        </w:rPr>
      </w:pPr>
      <w:r w:rsidRPr="00AF76D0">
        <w:rPr>
          <w:rStyle w:val="afffffe"/>
          <w:rFonts w:hint="cs"/>
          <w:rtl/>
        </w:rPr>
        <w:t>'</w:t>
      </w:r>
      <w:r w:rsidRPr="00AF76D0">
        <w:rPr>
          <w:rStyle w:val="afffffe"/>
          <w:rtl/>
        </w:rPr>
        <w:t>ובמלאת ימי טהרה',</w:t>
      </w:r>
      <w:r w:rsidRPr="005C67B5">
        <w:rPr>
          <w:rFonts w:ascii="FontbitDavid" w:hAnsi="FontbitDavid"/>
          <w:rtl/>
        </w:rPr>
        <w:t xml:space="preserve"> ביום מלאת תביא, תוך מלאת לא תביא</w:t>
      </w:r>
      <w:r w:rsidR="001A7DD4" w:rsidRPr="005C67B5">
        <w:rPr>
          <w:rFonts w:ascii="FontbitDavid" w:hAnsi="FontbitDavid"/>
          <w:rtl/>
        </w:rPr>
        <w:t>.</w:t>
      </w:r>
    </w:p>
    <w:p w14:paraId="6FF9E0F5" w14:textId="05103876" w:rsidR="005C67B5" w:rsidRDefault="00FF3740" w:rsidP="005C67B5">
      <w:pPr>
        <w:pStyle w:val="36"/>
        <w:framePr w:wrap="notBeside"/>
        <w:rPr>
          <w:rtl/>
        </w:rPr>
      </w:pPr>
      <w:r w:rsidRPr="005C67B5">
        <w:rPr>
          <w:rtl/>
        </w:rPr>
        <w:t>ר"</w:t>
      </w:r>
      <w:r w:rsidRPr="005C67B5">
        <w:rPr>
          <w:rFonts w:hint="cs"/>
          <w:rtl/>
        </w:rPr>
        <w:t>כ</w:t>
      </w:r>
      <w:r w:rsidRPr="005C67B5">
        <w:rPr>
          <w:rtl/>
        </w:rPr>
        <w:t xml:space="preserve">: </w:t>
      </w:r>
    </w:p>
    <w:p w14:paraId="46A17EA5" w14:textId="268DE36A" w:rsidR="00817F07" w:rsidRPr="00597FEA" w:rsidRDefault="00FF3740" w:rsidP="00597FEA">
      <w:pPr>
        <w:rPr>
          <w:spacing w:val="-2"/>
        </w:rPr>
      </w:pPr>
      <w:r w:rsidRPr="003C23EC">
        <w:rPr>
          <w:spacing w:val="-2"/>
          <w:rtl/>
        </w:rPr>
        <w:t xml:space="preserve">שאני </w:t>
      </w:r>
      <w:r w:rsidR="00585A64" w:rsidRPr="003C23EC">
        <w:rPr>
          <w:spacing w:val="-2"/>
          <w:rtl/>
        </w:rPr>
        <w:t>כאן</w:t>
      </w:r>
      <w:r w:rsidRPr="003C23EC">
        <w:rPr>
          <w:spacing w:val="-2"/>
          <w:rtl/>
        </w:rPr>
        <w:t>, דמחסרא קרבן</w:t>
      </w:r>
      <w:r w:rsidR="001A7DD4" w:rsidRPr="003C23EC">
        <w:rPr>
          <w:spacing w:val="-2"/>
          <w:rtl/>
        </w:rPr>
        <w:t>.</w:t>
      </w:r>
      <w:r w:rsidRPr="003C23EC">
        <w:rPr>
          <w:rFonts w:hint="cs"/>
          <w:spacing w:val="-2"/>
          <w:rtl/>
        </w:rPr>
        <w:t xml:space="preserve"> ו</w:t>
      </w:r>
      <w:r w:rsidR="00585A64" w:rsidRPr="003C23EC">
        <w:rPr>
          <w:rFonts w:hint="cs"/>
          <w:spacing w:val="-2"/>
          <w:rtl/>
        </w:rPr>
        <w:t>אף</w:t>
      </w:r>
      <w:r w:rsidRPr="003C23EC">
        <w:rPr>
          <w:rFonts w:hint="cs"/>
          <w:spacing w:val="-2"/>
          <w:rtl/>
        </w:rPr>
        <w:t xml:space="preserve"> ד</w:t>
      </w:r>
      <w:r w:rsidR="00585A64" w:rsidRPr="003C23EC">
        <w:rPr>
          <w:rFonts w:hint="cs"/>
          <w:spacing w:val="-2"/>
          <w:rtl/>
        </w:rPr>
        <w:t>שם</w:t>
      </w:r>
      <w:r w:rsidRPr="003C23EC">
        <w:rPr>
          <w:rFonts w:hint="cs"/>
          <w:spacing w:val="-2"/>
          <w:rtl/>
        </w:rPr>
        <w:t xml:space="preserve"> </w:t>
      </w:r>
      <w:r w:rsidR="00C82B6B" w:rsidRPr="003C23EC">
        <w:rPr>
          <w:rFonts w:hint="cs"/>
          <w:spacing w:val="-2"/>
          <w:rtl/>
        </w:rPr>
        <w:t xml:space="preserve">גם </w:t>
      </w:r>
      <w:r w:rsidRPr="003C23EC">
        <w:rPr>
          <w:rFonts w:hint="cs"/>
          <w:spacing w:val="-2"/>
          <w:rtl/>
        </w:rPr>
        <w:t>חסר הערב שמש</w:t>
      </w:r>
      <w:r w:rsidR="005C67B5" w:rsidRPr="003C23EC">
        <w:rPr>
          <w:rFonts w:hint="cs"/>
          <w:spacing w:val="-2"/>
          <w:rtl/>
        </w:rPr>
        <w:t xml:space="preserve"> </w:t>
      </w:r>
      <w:r w:rsidRPr="003C23EC">
        <w:rPr>
          <w:rFonts w:hint="cs"/>
          <w:spacing w:val="-2"/>
          <w:rtl/>
        </w:rPr>
        <w:t xml:space="preserve">שמש </w:t>
      </w:r>
      <w:r w:rsidRPr="003C23EC">
        <w:rPr>
          <w:spacing w:val="-2"/>
          <w:rtl/>
        </w:rPr>
        <w:t>ממילא ערבא.</w:t>
      </w:r>
    </w:p>
    <w:p w14:paraId="1B179E9F" w14:textId="053DF8A9" w:rsidR="00642479" w:rsidRDefault="00FF3740" w:rsidP="000F6CD2">
      <w:pPr>
        <w:pStyle w:val="afffffb"/>
        <w:rPr>
          <w:rtl/>
        </w:rPr>
      </w:pPr>
      <w:r>
        <w:rPr>
          <w:rtl/>
        </w:rPr>
        <w:t>׹</w:t>
      </w:r>
    </w:p>
    <w:p w14:paraId="35791DE6" w14:textId="77777777" w:rsidR="00642479" w:rsidRDefault="00642479">
      <w:pPr>
        <w:bidi w:val="0"/>
        <w:spacing w:after="160" w:line="259" w:lineRule="auto"/>
        <w:jc w:val="left"/>
        <w:rPr>
          <w:rFonts w:ascii="BA חניכי הישיבות" w:hAnsi="BA חניכי הישיבות" w:cs="BA חניכי הישיבות"/>
          <w:color w:val="BF8F00" w:themeColor="accent4" w:themeShade="BF"/>
          <w:rtl/>
        </w:rPr>
      </w:pPr>
      <w:r>
        <w:rPr>
          <w:rtl/>
        </w:rPr>
        <w:br w:type="page"/>
      </w:r>
    </w:p>
    <w:p w14:paraId="742CFF71" w14:textId="77777777" w:rsidR="00FF3740" w:rsidRPr="006F178A" w:rsidRDefault="00FF3740" w:rsidP="005C67B5">
      <w:pPr>
        <w:pStyle w:val="affffff2"/>
        <w:framePr w:wrap="around"/>
        <w:rPr>
          <w:rtl/>
        </w:rPr>
      </w:pPr>
      <w:del w:id="20241" w:author="קלוד" w:date="2026-10-06T10:09:33Z">
        <w:r>
          <w:rPr>
            <w:rtl/>
          </w:rPr>
          <w:delText xml:space="preserve">מתני'.</w:delText>
        </w:r>
      </w:del>
      <w:ins w:id="20242" w:author="קלוד" w:date="2026-10-06T10:09:33Z">
        <w:r>
          <w:rPr>
            <w:rtl/>
          </w:rPr>
          <w:t xml:space="preserve">משנה ג</w:t>
        </w:r>
      </w:ins>
    </w:p>
    <w:p w14:paraId="7D508F67" w14:textId="52CB9FF1" w:rsidR="00FF3740" w:rsidRPr="006F178A" w:rsidRDefault="00FF3740" w:rsidP="005C67B5">
      <w:pPr>
        <w:pStyle w:val="affffb"/>
        <w:spacing w:before="120"/>
        <w:jc w:val="center"/>
        <w:rPr>
          <w:rtl/>
        </w:rPr>
        <w:pPrChange w:id="90058" w:author="קלוד" w:date="2026-10-08T12:08:16Z">
          <w:pPr>
            <w:pStyle w:val="affffb"/>
            <w:jc w:val="center"/>
          </w:pPr>
        </w:pPrChange>
      </w:pPr>
      <w:r w:rsidRPr="006F178A">
        <w:rPr>
          <w:rtl/>
        </w:rPr>
        <w:t>המוצא מת בתחילה מושכב כדרכו - נוטלו ואת תפוסתו</w:t>
      </w:r>
      <w:r w:rsidR="001A7DD4">
        <w:rPr>
          <w:rtl/>
        </w:rPr>
        <w:t>.</w:t>
      </w:r>
    </w:p>
    <w:p w14:paraId="169A5E47" w14:textId="3AC09E3F" w:rsidR="00FF3740" w:rsidRPr="006F178A" w:rsidRDefault="00FF3740" w:rsidP="00FF3740">
      <w:pPr>
        <w:pStyle w:val="affffb"/>
        <w:rPr>
          <w:rtl/>
        </w:rPr>
      </w:pPr>
      <w:r w:rsidRPr="006F178A">
        <w:rPr>
          <w:rtl/>
        </w:rPr>
        <w:t>שנים - נוטלן ואת תפוסתן</w:t>
      </w:r>
      <w:r w:rsidR="001A7DD4">
        <w:rPr>
          <w:rtl/>
        </w:rPr>
        <w:t>.</w:t>
      </w:r>
    </w:p>
    <w:p w14:paraId="3B1F8703" w14:textId="565F4A53" w:rsidR="00FF3740" w:rsidRPr="00C045FE" w:rsidRDefault="00FF3740" w:rsidP="00FF3740">
      <w:pPr>
        <w:pStyle w:val="affffb"/>
        <w:rPr>
          <w:spacing w:val="2"/>
          <w:rtl/>
        </w:rPr>
      </w:pPr>
      <w:r w:rsidRPr="00C045FE">
        <w:rPr>
          <w:spacing w:val="2"/>
          <w:rtl/>
        </w:rPr>
        <w:t xml:space="preserve">מצא שלשה, </w:t>
      </w:r>
      <w:r w:rsidRPr="00C045FE">
        <w:rPr>
          <w:rStyle w:val="TanaimMishna"/>
          <w:rtl/>
          <w:rPrChange w:id="20179" w:author="קלוד" w:date="2026-10-06T10:09:33Z">
            <w:rPr>
              <w:rStyle w:val="27"/>
              <w:rtl/>
            </w:rPr>
          </w:rPrChange>
        </w:rPr>
        <w:t xml:space="preserve">אם יש בין זה לזה מד' אמות ועד שמונה </w:t>
      </w:r>
      <w:r w:rsidR="005C67B5" w:rsidRPr="00C045FE">
        <w:rPr>
          <w:rFonts w:hint="cs"/>
          <w:spacing w:val="2"/>
          <w:rtl/>
        </w:rPr>
        <w:t>הר"ז</w:t>
      </w:r>
      <w:r w:rsidRPr="00C045FE">
        <w:rPr>
          <w:spacing w:val="2"/>
          <w:rtl/>
        </w:rPr>
        <w:t xml:space="preserve"> שכונת קברות</w:t>
      </w:r>
    </w:p>
    <w:p w14:paraId="438B40ED" w14:textId="77777777" w:rsidR="00FF3740" w:rsidRPr="006F178A" w:rsidRDefault="00FF3740" w:rsidP="00516202">
      <w:pPr>
        <w:pStyle w:val="affff5"/>
        <w:framePr w:wrap="around"/>
        <w:rPr>
          <w:rtl/>
        </w:rPr>
      </w:pPr>
      <w:r w:rsidRPr="006F178A">
        <w:rPr>
          <w:rFonts w:hint="cs"/>
          <w:rtl/>
        </w:rPr>
        <w:t>סה.</w:t>
      </w:r>
    </w:p>
    <w:p>
      <w:pPr>
        <w:pStyle w:val="affffff2"/>
        <w:rPr>
          <w:ins w:id="20322" w:author="קלוד" w:date="2026-10-06T10:09:33Z"/>
        </w:rPr>
      </w:pPr>
      <w:ins w:id="20321" w:author="קלוד" w:date="2026-10-06T10:09:33Z">
        <w:r>
          <w:t xml:space="preserve">משנה ג</w:t>
        </w:r>
      </w:ins>
    </w:p>
    <w:p w14:paraId="50469ED6" w14:textId="0FD649D9" w:rsidR="00FF3740" w:rsidRPr="006F178A" w:rsidRDefault="00FF3740" w:rsidP="00FF3740">
      <w:pPr>
        <w:pStyle w:val="affffb"/>
        <w:rPr>
          <w:rtl/>
        </w:rPr>
      </w:pPr>
      <w:r w:rsidRPr="009B1500">
        <w:rPr>
          <w:b/>
          <w:spacing w:val="2"/>
          <w:rtl/>
          <w:rPrChange w:id="40062" w:author="Claude" w:date="2026-10-06T13:34:43Z">
            <w:rPr>
              <w:b/>
              <w:spacing w:val="2"/>
              <w:sz w:val="20"/>
              <w:rtl/>
            </w:rPr>
          </w:rPrChange>
        </w:rPr>
        <w:t xml:space="preserve">בודק הימנו ולהלן </w:t>
      </w:r>
      <w:r w:rsidR="009B1500" w:rsidRPr="009B1500">
        <w:rPr>
          <w:rFonts w:hint="cs"/>
          <w:b/>
          <w:spacing w:val="2"/>
          <w:rtl/>
          <w:rPrChange w:id="40063" w:author="Claude" w:date="2026-10-06T13:34:43Z">
            <w:rPr>
              <w:rFonts w:hint="cs"/>
              <w:b/>
              <w:spacing w:val="2"/>
              <w:sz w:val="20"/>
              <w:rtl/>
            </w:rPr>
          </w:rPrChange>
        </w:rPr>
        <w:t>כ'</w:t>
      </w:r>
      <w:r w:rsidRPr="009B1500">
        <w:rPr>
          <w:b/>
          <w:spacing w:val="2"/>
          <w:rtl/>
          <w:rPrChange w:id="40064" w:author="Claude" w:date="2026-10-06T13:34:43Z">
            <w:rPr>
              <w:b/>
              <w:spacing w:val="2"/>
              <w:sz w:val="20"/>
              <w:rtl/>
            </w:rPr>
          </w:rPrChange>
        </w:rPr>
        <w:t xml:space="preserve"> אמה, מצא אחד בסוף </w:t>
      </w:r>
      <w:r w:rsidR="009B1500" w:rsidRPr="009B1500">
        <w:rPr>
          <w:rFonts w:hint="cs"/>
          <w:b/>
          <w:spacing w:val="2"/>
          <w:rtl/>
          <w:rPrChange w:id="40065" w:author="Claude" w:date="2026-10-06T13:34:43Z">
            <w:rPr>
              <w:rFonts w:hint="cs"/>
              <w:b/>
              <w:spacing w:val="2"/>
              <w:sz w:val="20"/>
              <w:rtl/>
            </w:rPr>
          </w:rPrChange>
        </w:rPr>
        <w:t>כ'</w:t>
      </w:r>
      <w:r w:rsidRPr="009B1500">
        <w:rPr>
          <w:b/>
          <w:spacing w:val="2"/>
          <w:rtl/>
          <w:rPrChange w:id="40066" w:author="Claude" w:date="2026-10-06T13:34:43Z">
            <w:rPr>
              <w:b/>
              <w:spacing w:val="2"/>
              <w:sz w:val="20"/>
              <w:rtl/>
            </w:rPr>
          </w:rPrChange>
        </w:rPr>
        <w:t xml:space="preserve"> אמה - בודק הימנו ולהלן </w:t>
      </w:r>
      <w:r w:rsidR="009B1500" w:rsidRPr="009B1500">
        <w:rPr>
          <w:rFonts w:hint="cs"/>
          <w:b/>
          <w:spacing w:val="2"/>
          <w:rtl/>
          <w:rPrChange w:id="40067" w:author="Claude" w:date="2026-10-06T13:34:43Z">
            <w:rPr>
              <w:rFonts w:hint="cs"/>
              <w:b/>
              <w:spacing w:val="2"/>
              <w:sz w:val="20"/>
              <w:rtl/>
            </w:rPr>
          </w:rPrChange>
        </w:rPr>
        <w:t>כ'</w:t>
      </w:r>
      <w:r w:rsidRPr="009B1500">
        <w:rPr>
          <w:b/>
          <w:spacing w:val="2"/>
          <w:rtl/>
          <w:rPrChange w:id="40068" w:author="Claude" w:date="2026-10-06T13:34:43Z">
            <w:rPr>
              <w:b/>
              <w:spacing w:val="2"/>
              <w:sz w:val="20"/>
              <w:rtl/>
            </w:rPr>
          </w:rPrChange>
        </w:rPr>
        <w:t xml:space="preserve"> אמה, שרגלים לדבר, שאילו תחילה מצאו נוטלו ואת תפוסתו</w:t>
      </w:r>
      <w:r w:rsidRPr="006F178A">
        <w:rPr>
          <w:b/>
          <w:rtl/>
          <w:rPrChange w:id="40069" w:author="Claude" w:date="2026-10-06T13:34:43Z">
            <w:rPr>
              <w:b/>
              <w:sz w:val="20"/>
              <w:rtl/>
            </w:rPr>
          </w:rPrChange>
        </w:rPr>
        <w:t>.</w:t>
      </w:r>
    </w:p>
    <w:p w14:paraId="4048504F" w14:textId="77777777" w:rsidR="00FF3740" w:rsidRPr="006F178A" w:rsidRDefault="00FF3740" w:rsidP="000F6CD2">
      <w:pPr>
        <w:pStyle w:val="afffffb"/>
        <w:rPr>
          <w:rtl/>
        </w:rPr>
      </w:pPr>
      <w:r>
        <w:rPr>
          <w:rtl/>
        </w:rPr>
        <w:t>׹</w:t>
      </w:r>
    </w:p>
    <w:p w14:paraId="677E8A8E" w14:textId="77777777" w:rsidR="005C67B5" w:rsidRDefault="00FF3740" w:rsidP="005C67B5">
      <w:pPr>
        <w:pStyle w:val="36"/>
        <w:framePr w:wrap="notBeside"/>
        <w:rPr>
          <w:rtl/>
        </w:rPr>
      </w:pPr>
      <w:r w:rsidRPr="005C67B5">
        <w:rPr>
          <w:rtl/>
        </w:rPr>
        <w:t>ר"</w:t>
      </w:r>
      <w:r w:rsidRPr="005C67B5">
        <w:rPr>
          <w:rFonts w:hint="cs"/>
          <w:rtl/>
        </w:rPr>
        <w:t>י</w:t>
      </w:r>
      <w:r w:rsidRPr="005C67B5">
        <w:rPr>
          <w:rtl/>
        </w:rPr>
        <w:t xml:space="preserve">: </w:t>
      </w:r>
    </w:p>
    <w:p w14:paraId="313DB500" w14:textId="73BE52E2" w:rsidR="00FF3740" w:rsidRPr="006F178A" w:rsidRDefault="00FF3740" w:rsidP="00FF3740">
      <w:pPr>
        <w:rPr>
          <w:rtl/>
        </w:rPr>
      </w:pPr>
      <w:r w:rsidRPr="00AF76D0">
        <w:rPr>
          <w:rStyle w:val="afffffe"/>
          <w:rFonts w:hint="cs"/>
          <w:rtl/>
        </w:rPr>
        <w:t>'</w:t>
      </w:r>
      <w:r w:rsidRPr="00AF76D0">
        <w:rPr>
          <w:rStyle w:val="afffffe"/>
          <w:rtl/>
        </w:rPr>
        <w:t>מצא</w:t>
      </w:r>
      <w:r w:rsidRPr="00AF76D0">
        <w:rPr>
          <w:rStyle w:val="afffffe"/>
          <w:rFonts w:hint="cs"/>
          <w:rtl/>
        </w:rPr>
        <w:t>'</w:t>
      </w:r>
      <w:r w:rsidRPr="00AF76D0">
        <w:rPr>
          <w:rStyle w:val="afffffe"/>
          <w:rtl/>
        </w:rPr>
        <w:t xml:space="preserve"> </w:t>
      </w:r>
      <w:r w:rsidRPr="006F178A">
        <w:rPr>
          <w:rtl/>
        </w:rPr>
        <w:t>- פרט למצוי,</w:t>
      </w:r>
      <w:r w:rsidRPr="00AF76D0">
        <w:rPr>
          <w:rStyle w:val="afffffe"/>
          <w:rtl/>
        </w:rPr>
        <w:t xml:space="preserve"> </w:t>
      </w:r>
      <w:r w:rsidRPr="00AF76D0">
        <w:rPr>
          <w:rStyle w:val="afffffe"/>
          <w:rFonts w:hint="cs"/>
          <w:rtl/>
        </w:rPr>
        <w:t>'</w:t>
      </w:r>
      <w:r w:rsidRPr="00AF76D0">
        <w:rPr>
          <w:rStyle w:val="afffffe"/>
          <w:rtl/>
        </w:rPr>
        <w:t>מת</w:t>
      </w:r>
      <w:r w:rsidRPr="00AF76D0">
        <w:rPr>
          <w:rStyle w:val="afffffe"/>
          <w:rFonts w:hint="cs"/>
          <w:rtl/>
        </w:rPr>
        <w:t>'</w:t>
      </w:r>
      <w:r w:rsidRPr="00AF76D0">
        <w:rPr>
          <w:rStyle w:val="afffffe"/>
          <w:rtl/>
        </w:rPr>
        <w:t xml:space="preserve"> </w:t>
      </w:r>
      <w:r w:rsidRPr="006F178A">
        <w:rPr>
          <w:rtl/>
        </w:rPr>
        <w:t>- פרט להרוג,</w:t>
      </w:r>
      <w:r w:rsidRPr="00AF76D0">
        <w:rPr>
          <w:rStyle w:val="afffffe"/>
          <w:rtl/>
        </w:rPr>
        <w:t xml:space="preserve"> </w:t>
      </w:r>
      <w:r w:rsidRPr="00AF76D0">
        <w:rPr>
          <w:rStyle w:val="afffffe"/>
          <w:rFonts w:hint="cs"/>
          <w:rtl/>
        </w:rPr>
        <w:t>'</w:t>
      </w:r>
      <w:r w:rsidRPr="00AF76D0">
        <w:rPr>
          <w:rStyle w:val="afffffe"/>
          <w:rtl/>
        </w:rPr>
        <w:t>מושכב</w:t>
      </w:r>
      <w:r w:rsidRPr="00AF76D0">
        <w:rPr>
          <w:rStyle w:val="afffffe"/>
          <w:rFonts w:hint="cs"/>
          <w:rtl/>
        </w:rPr>
        <w:t>'</w:t>
      </w:r>
      <w:r w:rsidRPr="00AF76D0">
        <w:rPr>
          <w:rStyle w:val="afffffe"/>
          <w:rtl/>
        </w:rPr>
        <w:t xml:space="preserve"> </w:t>
      </w:r>
      <w:r w:rsidRPr="006F178A">
        <w:rPr>
          <w:rtl/>
        </w:rPr>
        <w:t>- פרט ליושב,</w:t>
      </w:r>
      <w:r w:rsidRPr="00AF76D0">
        <w:rPr>
          <w:rStyle w:val="afffffe"/>
          <w:rtl/>
        </w:rPr>
        <w:t xml:space="preserve"> </w:t>
      </w:r>
      <w:r w:rsidRPr="00AF76D0">
        <w:rPr>
          <w:rStyle w:val="afffffe"/>
          <w:rFonts w:hint="cs"/>
          <w:rtl/>
        </w:rPr>
        <w:t>'</w:t>
      </w:r>
      <w:r w:rsidRPr="00AF76D0">
        <w:rPr>
          <w:rStyle w:val="afffffe"/>
          <w:rtl/>
        </w:rPr>
        <w:t>כדרכו</w:t>
      </w:r>
      <w:r w:rsidRPr="00AF76D0">
        <w:rPr>
          <w:rStyle w:val="afffffe"/>
          <w:rFonts w:hint="cs"/>
          <w:rtl/>
        </w:rPr>
        <w:t>'</w:t>
      </w:r>
      <w:r w:rsidRPr="00AF76D0">
        <w:rPr>
          <w:rStyle w:val="afffffe"/>
          <w:rtl/>
        </w:rPr>
        <w:t xml:space="preserve"> </w:t>
      </w:r>
      <w:r w:rsidRPr="006F178A">
        <w:rPr>
          <w:rtl/>
        </w:rPr>
        <w:t>- פרט לשראשו מונח בין ירכותיו.</w:t>
      </w:r>
    </w:p>
    <w:p w14:paraId="754EEAD5" w14:textId="77777777" w:rsidR="005C67B5" w:rsidRDefault="005C67B5" w:rsidP="005C67B5">
      <w:pPr>
        <w:pStyle w:val="36"/>
        <w:framePr w:wrap="notBeside"/>
        <w:rPr>
          <w:rtl/>
        </w:rPr>
      </w:pPr>
      <w:r w:rsidRPr="005C67B5">
        <w:rPr>
          <w:rFonts w:hint="cs"/>
          <w:rtl/>
        </w:rPr>
        <w:t>עב''ח</w:t>
      </w:r>
      <w:r w:rsidR="00FF3740" w:rsidRPr="005C67B5">
        <w:rPr>
          <w:rtl/>
        </w:rPr>
        <w:t xml:space="preserve">: </w:t>
      </w:r>
    </w:p>
    <w:p w14:paraId="275593B9" w14:textId="2C6FC06F" w:rsidR="00FF3740" w:rsidRPr="006F178A" w:rsidRDefault="00FF3740" w:rsidP="00FF3740">
      <w:pPr>
        <w:rPr>
          <w:rtl/>
        </w:rPr>
      </w:pPr>
      <w:r w:rsidRPr="006F178A">
        <w:rPr>
          <w:rtl/>
        </w:rPr>
        <w:t>מת שחסר - אין לו תפוסה ולא שכונת קברות.</w:t>
      </w:r>
      <w:r w:rsidRPr="006F178A">
        <w:rPr>
          <w:rFonts w:hint="cs"/>
          <w:rtl/>
        </w:rPr>
        <w:t xml:space="preserve"> </w:t>
      </w:r>
      <w:r w:rsidR="00C045FE">
        <w:rPr>
          <w:rFonts w:hint="cs"/>
          <w:rtl/>
        </w:rPr>
        <w:t>- ש</w:t>
      </w:r>
      <w:r w:rsidRPr="006F178A">
        <w:rPr>
          <w:rFonts w:hint="cs"/>
          <w:rtl/>
        </w:rPr>
        <w:t>מא עכו</w:t>
      </w:r>
      <w:r w:rsidRPr="006F178A">
        <w:rPr>
          <w:rtl/>
        </w:rPr>
        <w:t>"</w:t>
      </w:r>
      <w:r w:rsidRPr="006F178A">
        <w:rPr>
          <w:rFonts w:hint="cs"/>
          <w:rtl/>
        </w:rPr>
        <w:t xml:space="preserve">ם הוא </w:t>
      </w:r>
    </w:p>
    <w:p w14:paraId="1910E811" w14:textId="77777777" w:rsidR="00FF3740" w:rsidRPr="006F178A" w:rsidRDefault="00FF3740" w:rsidP="000F6CD2">
      <w:pPr>
        <w:pStyle w:val="a7"/>
        <w:rPr>
          <w:rtl/>
        </w:rPr>
        <w:pPrChange w:id="90003" w:author="קלוד" w:date="2026-10-08T12:07:40Z">
          <w:pPr>
            <w:pStyle w:val="afffffb"/>
          </w:pPr>
        </w:pPrChange>
      </w:pPr>
      <w:del w:id="90001" w:author="קלוד" w:date="2026-10-08T12:07:40Z">
        <w:r>
          <w:rPr>
            <w:rtl/>
          </w:rPr>
          <w:delText xml:space="preserve">׹</w:delText>
        </w:r>
      </w:del>
      <w:ins w:id="90002" w:author="קלוד" w:date="2026-10-08T12:07:40Z">
        <w:r>
          <w:rPr>
            <w:color w:val="7B3F00"/>
          </w:rPr>
          <w:t xml:space="preserve">מצא קברים - תפוסה ושכונת קברות</w:t>
        </w:r>
      </w:ins>
    </w:p>
    <w:p w14:paraId="38A38F12" w14:textId="77777777" w:rsidR="00FF3740" w:rsidRPr="006F178A" w:rsidRDefault="00FF3740" w:rsidP="00FF3740">
      <w:pPr>
        <w:rPr>
          <w:rtl/>
        </w:rPr>
      </w:pPr>
      <w:r w:rsidRPr="007C6307">
        <w:rPr>
          <w:b/>
          <w:bCs/>
          <w:rtl/>
        </w:rPr>
        <w:t>מצא שנים,</w:t>
      </w:r>
      <w:r w:rsidRPr="006F178A">
        <w:rPr>
          <w:rtl/>
        </w:rPr>
        <w:t xml:space="preserve"> ראשו של זה בצד מרגלותיו של זה וראשו של זה בצד מרגלותיו של זה - אין להן תפוסה ולא שכונת קברות.</w:t>
      </w:r>
    </w:p>
    <w:p w14:paraId="75B47689" w14:textId="77777777" w:rsidR="00FF3740" w:rsidRPr="006F178A" w:rsidRDefault="00FF3740" w:rsidP="00FF3740">
      <w:pPr>
        <w:rPr>
          <w:rtl/>
        </w:rPr>
      </w:pPr>
      <w:r w:rsidRPr="007C6307">
        <w:rPr>
          <w:b/>
          <w:bCs/>
          <w:rtl/>
        </w:rPr>
        <w:t>מצא</w:t>
      </w:r>
      <w:r w:rsidRPr="006F178A">
        <w:rPr>
          <w:rtl/>
        </w:rPr>
        <w:t xml:space="preserve"> </w:t>
      </w:r>
      <w:r w:rsidRPr="007C6307">
        <w:rPr>
          <w:b/>
          <w:bCs/>
          <w:rtl/>
        </w:rPr>
        <w:t>שלשה</w:t>
      </w:r>
      <w:r w:rsidRPr="006F178A">
        <w:rPr>
          <w:rtl/>
        </w:rPr>
        <w:t>, האחד ידוע ושנים תחילה, או שנים תחילה ושנים ידועים - אין להם תפוסה ואין להם שכונת קברות.</w:t>
      </w:r>
    </w:p>
    <w:p w14:paraId="7313FCDE" w14:textId="51990C4C" w:rsidR="00985C16" w:rsidRDefault="00FF3740" w:rsidP="00985C16">
      <w:pPr>
        <w:pStyle w:val="36"/>
        <w:framePr w:wrap="notBeside"/>
        <w:rPr>
          <w:rtl/>
        </w:rPr>
      </w:pPr>
      <w:r w:rsidRPr="00985C16">
        <w:rPr>
          <w:rtl/>
        </w:rPr>
        <w:t>מעשה בר</w:t>
      </w:r>
      <w:r w:rsidR="00985C16">
        <w:rPr>
          <w:rFonts w:hint="cs"/>
          <w:rtl/>
        </w:rPr>
        <w:t>"יש</w:t>
      </w:r>
      <w:r w:rsidRPr="00985C16">
        <w:rPr>
          <w:rtl/>
        </w:rPr>
        <w:t xml:space="preserve"> </w:t>
      </w:r>
    </w:p>
    <w:p w14:paraId="27344D2C" w14:textId="543AE946" w:rsidR="00FF3740" w:rsidRPr="006F178A" w:rsidRDefault="00FF3740" w:rsidP="00FF3740">
      <w:pPr>
        <w:rPr>
          <w:rtl/>
        </w:rPr>
      </w:pPr>
      <w:r w:rsidRPr="006F178A">
        <w:rPr>
          <w:rtl/>
        </w:rPr>
        <w:t>שבדק ומצא שנים ידועין ואחד תחילה, וביקש לעשותן שכונת קברות,</w:t>
      </w:r>
    </w:p>
    <w:p w14:paraId="4EC70017" w14:textId="23ACEC80" w:rsidR="00985C16" w:rsidRDefault="00FF3740" w:rsidP="00985C16">
      <w:pPr>
        <w:pStyle w:val="36"/>
        <w:framePr w:wrap="notBeside"/>
        <w:rPr>
          <w:rtl/>
        </w:rPr>
      </w:pPr>
      <w:r w:rsidRPr="00985C16">
        <w:rPr>
          <w:rtl/>
        </w:rPr>
        <w:t>א</w:t>
      </w:r>
      <w:r w:rsidR="00985C16">
        <w:rPr>
          <w:rFonts w:hint="cs"/>
          <w:rtl/>
        </w:rPr>
        <w:t xml:space="preserve">"ל </w:t>
      </w:r>
      <w:r w:rsidRPr="00985C16">
        <w:rPr>
          <w:rtl/>
        </w:rPr>
        <w:t xml:space="preserve">ר"ע: </w:t>
      </w:r>
    </w:p>
    <w:p w14:paraId="1C815DF0" w14:textId="128644AB" w:rsidR="00FF3740" w:rsidRPr="00D454EC" w:rsidRDefault="009B1500" w:rsidP="00FF3740">
      <w:pPr>
        <w:rPr>
          <w:rtl/>
        </w:rPr>
      </w:pPr>
      <w:r>
        <w:rPr>
          <w:rFonts w:ascii="FontbitDavid" w:hAnsi="FontbitDavid" w:hint="cs"/>
          <w:rtl/>
        </w:rPr>
        <w:t>ל</w:t>
      </w:r>
      <w:r w:rsidR="00FF3740" w:rsidRPr="00985C16">
        <w:rPr>
          <w:rFonts w:ascii="FontbitDavid" w:hAnsi="FontbitDavid"/>
          <w:rtl/>
        </w:rPr>
        <w:t>ריק יגעת, לא אמרו שכונת קברות אלא לג' ידועין או לשלשה תחילה.</w:t>
      </w:r>
    </w:p>
    <w:p w14:paraId="29FD8892" w14:textId="77777777" w:rsidR="00FF3740" w:rsidRPr="006F178A" w:rsidRDefault="00FF3740" w:rsidP="000F6CD2">
      <w:pPr>
        <w:pStyle w:val="afffffb"/>
        <w:rPr>
          <w:del w:id="90038" w:author="מנוע עיצוב" w:date="2026-10-08T11:01:28Z"/>
          <w:rtl/>
        </w:rPr>
      </w:pPr>
      <w:del w:id="90037" w:author="מנוע עיצוב" w:date="2026-10-08T11:01:28Z">
        <w:r>
          <w:rPr>
            <w:rtl/>
          </w:rPr>
          <w:delText xml:space="preserve">׹</w:delText>
        </w:r>
      </w:del>
    </w:p>
    <w:p w14:paraId="7E6D0E58" w14:textId="77777777" w:rsidR="00FF3740" w:rsidRPr="006F178A" w:rsidRDefault="00FF3740" w:rsidP="00FF3740">
      <w:pPr>
        <w:pStyle w:val="afffff3"/>
        <w:rPr>
          <w:b/>
          <w:sz w:val="20"/>
          <w:rtl/>
        </w:rPr>
      </w:pPr>
      <w:ins w:id="9889" w:author="מספור קטעי משנה" w:date="2026-10-06T06:45:37Z">
        <w:r>
          <w:rPr>
            <w:rStyle w:val="MisparKeta"/>
          </w:rPr>
          <w:t xml:space="preserve">ב. </w:t>
        </w:r>
      </w:ins>
      <w:r w:rsidRPr="006F178A">
        <w:rPr>
          <w:b/>
          <w:rtl/>
          <w:rPrChange w:id="40070" w:author="Claude" w:date="2026-10-06T13:34:43Z">
            <w:rPr>
              <w:b/>
              <w:sz w:val="20"/>
              <w:rtl/>
            </w:rPr>
          </w:rPrChange>
        </w:rPr>
        <w:t>נוטלן ואת תפוסתן.</w:t>
      </w:r>
    </w:p>
    <w:p w14:paraId="38CC46D9" w14:textId="77777777" w:rsidR="00FF3740" w:rsidRPr="006F178A" w:rsidRDefault="00FF3740" w:rsidP="00FF3740">
      <w:pPr>
        <w:rPr>
          <w:rtl/>
        </w:rPr>
      </w:pPr>
      <w:r w:rsidRPr="007C6307">
        <w:rPr>
          <w:rFonts w:ascii="FontbitDavid" w:hAnsi="FontbitDavid"/>
          <w:b/>
          <w:bCs/>
          <w:rtl/>
        </w:rPr>
        <w:t>תפוסה</w:t>
      </w:r>
      <w:r w:rsidRPr="006F178A">
        <w:rPr>
          <w:rFonts w:ascii="FontbitDavid" w:hAnsi="FontbitDavid" w:hint="cs"/>
          <w:rtl/>
        </w:rPr>
        <w:t xml:space="preserve">- </w:t>
      </w:r>
      <w:r w:rsidRPr="007C6307">
        <w:rPr>
          <w:rStyle w:val="27"/>
          <w:rFonts w:hint="cs"/>
          <w:rtl/>
        </w:rPr>
        <w:t>אר</w:t>
      </w:r>
      <w:r w:rsidRPr="007C6307">
        <w:rPr>
          <w:rStyle w:val="27"/>
          <w:rtl/>
        </w:rPr>
        <w:t>"</w:t>
      </w:r>
      <w:r w:rsidRPr="007C6307">
        <w:rPr>
          <w:rStyle w:val="27"/>
          <w:rFonts w:hint="cs"/>
          <w:rtl/>
        </w:rPr>
        <w:t>י</w:t>
      </w:r>
      <w:r w:rsidRPr="007C6307">
        <w:rPr>
          <w:rStyle w:val="27"/>
          <w:rtl/>
        </w:rPr>
        <w:t>:</w:t>
      </w:r>
      <w:r w:rsidRPr="00AF76D0">
        <w:rPr>
          <w:rStyle w:val="afffffe"/>
          <w:rtl/>
        </w:rPr>
        <w:t xml:space="preserve"> </w:t>
      </w:r>
      <w:r w:rsidRPr="00AF76D0">
        <w:rPr>
          <w:rStyle w:val="afffffe"/>
          <w:rFonts w:hint="cs"/>
          <w:rtl/>
        </w:rPr>
        <w:t>'</w:t>
      </w:r>
      <w:r w:rsidRPr="00AF76D0">
        <w:rPr>
          <w:rStyle w:val="afffffe"/>
          <w:rtl/>
        </w:rPr>
        <w:t>ונשאתני ממצרים</w:t>
      </w:r>
      <w:r w:rsidRPr="00AF76D0">
        <w:rPr>
          <w:rStyle w:val="afffffe"/>
          <w:rFonts w:hint="cs"/>
          <w:rtl/>
        </w:rPr>
        <w:t>'</w:t>
      </w:r>
      <w:r w:rsidRPr="00AF76D0">
        <w:rPr>
          <w:rStyle w:val="afffffe"/>
          <w:rtl/>
        </w:rPr>
        <w:t>,</w:t>
      </w:r>
      <w:r w:rsidRPr="006F178A">
        <w:rPr>
          <w:rFonts w:ascii="FontbitDavid" w:hAnsi="FontbitDavid"/>
          <w:rtl/>
        </w:rPr>
        <w:t xml:space="preserve"> טול עמי.</w:t>
      </w:r>
    </w:p>
    <w:p w14:paraId="0FC6B67F" w14:textId="52DA02C3" w:rsidR="00FF3740" w:rsidRPr="006F178A" w:rsidRDefault="00FF3740" w:rsidP="00FF3740">
      <w:pPr>
        <w:rPr>
          <w:rtl/>
        </w:rPr>
      </w:pPr>
      <w:r w:rsidRPr="007C6307">
        <w:rPr>
          <w:b/>
          <w:bCs/>
          <w:rtl/>
        </w:rPr>
        <w:t>וכמה שיעור תפוסה?</w:t>
      </w:r>
      <w:r w:rsidRPr="006F178A">
        <w:rPr>
          <w:rtl/>
        </w:rPr>
        <w:t xml:space="preserve"> </w:t>
      </w:r>
      <w:r w:rsidR="007C6307">
        <w:rPr>
          <w:rStyle w:val="27"/>
          <w:rFonts w:hint="cs"/>
          <w:rtl/>
        </w:rPr>
        <w:t>-</w:t>
      </w:r>
      <w:r w:rsidRPr="007C6307">
        <w:rPr>
          <w:rStyle w:val="27"/>
          <w:rFonts w:hint="cs"/>
          <w:rtl/>
        </w:rPr>
        <w:t>ראב</w:t>
      </w:r>
      <w:r w:rsidRPr="007C6307">
        <w:rPr>
          <w:rStyle w:val="27"/>
          <w:rtl/>
        </w:rPr>
        <w:t>"</w:t>
      </w:r>
      <w:r w:rsidRPr="007C6307">
        <w:rPr>
          <w:rStyle w:val="27"/>
          <w:rFonts w:hint="cs"/>
          <w:rtl/>
        </w:rPr>
        <w:t>צ</w:t>
      </w:r>
      <w:r w:rsidRPr="007C6307">
        <w:rPr>
          <w:rStyle w:val="27"/>
          <w:rtl/>
        </w:rPr>
        <w:t xml:space="preserve"> </w:t>
      </w:r>
      <w:r w:rsidRPr="006F178A">
        <w:rPr>
          <w:rtl/>
        </w:rPr>
        <w:t>נוטל עפר תיחוח, וחופר בבתולה ג' אצבעות.</w:t>
      </w:r>
    </w:p>
    <w:p w14:paraId="75D23D0E" w14:textId="77777777" w:rsidR="007C6307" w:rsidRDefault="00FF3740" w:rsidP="007C6307">
      <w:pPr>
        <w:pStyle w:val="36"/>
        <w:framePr w:wrap="notBeside"/>
        <w:rPr>
          <w:rtl/>
        </w:rPr>
      </w:pPr>
      <w:r w:rsidRPr="007C6307">
        <w:rPr>
          <w:rtl/>
        </w:rPr>
        <w:t>מיתיבי:</w:t>
      </w:r>
    </w:p>
    <w:p w14:paraId="5553DA70" w14:textId="5CADE01D" w:rsidR="00FF3740" w:rsidRPr="006F178A" w:rsidRDefault="00FF3740" w:rsidP="007C6307">
      <w:pPr>
        <w:rPr>
          <w:rtl/>
        </w:rPr>
      </w:pPr>
      <w:r w:rsidRPr="007C6307">
        <w:rPr>
          <w:rtl/>
        </w:rPr>
        <w:t>ו</w:t>
      </w:r>
      <w:r w:rsidRPr="006F178A">
        <w:rPr>
          <w:rtl/>
        </w:rPr>
        <w:t xml:space="preserve">כמה שיעור תפוסה? </w:t>
      </w:r>
      <w:r w:rsidRPr="007C6307">
        <w:rPr>
          <w:rStyle w:val="27"/>
          <w:rtl/>
        </w:rPr>
        <w:t xml:space="preserve">פירש </w:t>
      </w:r>
      <w:r w:rsidRPr="007C6307">
        <w:rPr>
          <w:rStyle w:val="27"/>
          <w:rFonts w:hint="cs"/>
          <w:rtl/>
        </w:rPr>
        <w:t>ראב</w:t>
      </w:r>
      <w:r w:rsidRPr="007C6307">
        <w:rPr>
          <w:rStyle w:val="27"/>
          <w:rtl/>
        </w:rPr>
        <w:t>"</w:t>
      </w:r>
      <w:r w:rsidRPr="007C6307">
        <w:rPr>
          <w:rStyle w:val="27"/>
          <w:rFonts w:hint="cs"/>
          <w:rtl/>
        </w:rPr>
        <w:t>צ</w:t>
      </w:r>
      <w:r w:rsidRPr="007C6307">
        <w:rPr>
          <w:rStyle w:val="27"/>
          <w:rtl/>
        </w:rPr>
        <w:t>:</w:t>
      </w:r>
      <w:r w:rsidRPr="006F178A">
        <w:rPr>
          <w:rtl/>
        </w:rPr>
        <w:t xml:space="preserve"> נוטל את הקיסמין ואת הקססות, וזורק את הוודאין ומניח את הספיקות, והשאר מצטרף לרוב בנינו של מת, ולרובע עצמות למלא תרווד רקב! </w:t>
      </w:r>
    </w:p>
    <w:p w14:paraId="7DBE0907" w14:textId="77777777" w:rsidR="007C6307" w:rsidRDefault="00FF3740" w:rsidP="007C6307">
      <w:pPr>
        <w:pStyle w:val="36"/>
        <w:framePr w:wrap="notBeside"/>
        <w:rPr>
          <w:rtl/>
        </w:rPr>
      </w:pPr>
      <w:r w:rsidRPr="007C6307">
        <w:rPr>
          <w:rtl/>
        </w:rPr>
        <w:t xml:space="preserve">הוא דאמר </w:t>
      </w:r>
      <w:r w:rsidRPr="007C6307">
        <w:rPr>
          <w:rFonts w:hint="cs"/>
          <w:rtl/>
        </w:rPr>
        <w:t>כ</w:t>
      </w:r>
      <w:r w:rsidRPr="007C6307">
        <w:rPr>
          <w:rtl/>
        </w:rPr>
        <w:t xml:space="preserve">דתניא: </w:t>
      </w:r>
    </w:p>
    <w:p w14:paraId="0CEFCC4A" w14:textId="3A083A5B" w:rsidR="00FF3740" w:rsidRPr="00F52021" w:rsidRDefault="00FF3740" w:rsidP="00FF3740">
      <w:pPr>
        <w:rPr>
          <w:spacing w:val="0"/>
          <w:rtl/>
        </w:rPr>
      </w:pPr>
      <w:r w:rsidRPr="00F52021">
        <w:rPr>
          <w:rFonts w:ascii="FontbitDavid" w:hAnsi="FontbitDavid"/>
          <w:spacing w:val="0"/>
          <w:rtl/>
        </w:rPr>
        <w:t xml:space="preserve">וכמה שיעור תפוסה? </w:t>
      </w:r>
      <w:r w:rsidR="00F52021">
        <w:rPr>
          <w:rStyle w:val="27"/>
          <w:rFonts w:hint="cs"/>
          <w:spacing w:val="0"/>
          <w:rtl/>
        </w:rPr>
        <w:t>-</w:t>
      </w:r>
      <w:r w:rsidRPr="00F52021">
        <w:rPr>
          <w:rStyle w:val="27"/>
          <w:rFonts w:hint="cs"/>
          <w:spacing w:val="0"/>
          <w:rtl/>
        </w:rPr>
        <w:t xml:space="preserve"> מב</w:t>
      </w:r>
      <w:r w:rsidRPr="00F52021">
        <w:rPr>
          <w:rStyle w:val="27"/>
          <w:spacing w:val="0"/>
          <w:rtl/>
        </w:rPr>
        <w:t>"</w:t>
      </w:r>
      <w:r w:rsidRPr="00F52021">
        <w:rPr>
          <w:rStyle w:val="27"/>
          <w:rFonts w:hint="cs"/>
          <w:spacing w:val="0"/>
          <w:rtl/>
        </w:rPr>
        <w:t xml:space="preserve">ע </w:t>
      </w:r>
      <w:r w:rsidRPr="00F52021">
        <w:rPr>
          <w:rFonts w:ascii="FontbitDavid" w:hAnsi="FontbitDavid"/>
          <w:spacing w:val="0"/>
          <w:rtl/>
        </w:rPr>
        <w:t>נוטל עפר תיחוח</w:t>
      </w:r>
      <w:r w:rsidR="00F52021">
        <w:rPr>
          <w:rFonts w:ascii="FontbitDavid" w:hAnsi="FontbitDavid" w:hint="cs"/>
          <w:spacing w:val="0"/>
          <w:rtl/>
        </w:rPr>
        <w:t>,</w:t>
      </w:r>
      <w:r w:rsidRPr="00F52021">
        <w:rPr>
          <w:rFonts w:ascii="FontbitDavid" w:hAnsi="FontbitDavid"/>
          <w:spacing w:val="0"/>
          <w:rtl/>
        </w:rPr>
        <w:t xml:space="preserve"> וחופר בבתולה שלש אצבעות.</w:t>
      </w:r>
    </w:p>
    <w:p w14:paraId="5F8195E5" w14:textId="1CA536C2" w:rsidR="00FF3740" w:rsidRPr="006F178A" w:rsidRDefault="007C6307" w:rsidP="00FF3740">
      <w:pPr>
        <w:pStyle w:val="afffff3"/>
        <w:rPr>
          <w:b/>
          <w:sz w:val="20"/>
          <w:rtl/>
        </w:rPr>
      </w:pPr>
      <w:ins w:id="9890" w:author="מספור קטעי משנה" w:date="2026-10-06T06:45:37Z">
        <w:r>
          <w:rPr>
            <w:rStyle w:val="MisparKeta"/>
          </w:rPr>
          <w:t xml:space="preserve">ג. </w:t>
        </w:r>
      </w:ins>
      <w:r>
        <w:rPr>
          <w:rFonts w:hint="cs"/>
          <w:b/>
          <w:rtl/>
          <w:rPrChange w:id="40071" w:author="Claude" w:date="2026-10-06T13:34:43Z">
            <w:rPr>
              <w:rFonts w:hint="cs"/>
              <w:b/>
              <w:sz w:val="20"/>
              <w:rtl/>
            </w:rPr>
          </w:rPrChange>
        </w:rPr>
        <w:t>ב</w:t>
      </w:r>
      <w:r w:rsidR="00FF3740" w:rsidRPr="006F178A">
        <w:rPr>
          <w:b/>
          <w:rtl/>
          <w:rPrChange w:id="40072" w:author="Claude" w:date="2026-10-06T13:34:43Z">
            <w:rPr>
              <w:b/>
              <w:sz w:val="20"/>
              <w:rtl/>
            </w:rPr>
          </w:rPrChange>
        </w:rPr>
        <w:t>ודק הימנו.</w:t>
      </w:r>
    </w:p>
    <w:p w14:paraId="096063F0" w14:textId="77777777" w:rsidR="00FF3740" w:rsidRPr="006F178A" w:rsidRDefault="00FF3740" w:rsidP="00516202">
      <w:pPr>
        <w:pStyle w:val="affff5"/>
        <w:framePr w:wrap="around"/>
        <w:rPr>
          <w:rtl/>
        </w:rPr>
      </w:pPr>
      <w:r w:rsidRPr="006F178A">
        <w:rPr>
          <w:rFonts w:hint="cs"/>
          <w:rtl/>
        </w:rPr>
        <w:t>סה:</w:t>
      </w:r>
    </w:p>
    <w:p w14:paraId="06E63A98" w14:textId="77777777" w:rsidR="007C6307" w:rsidRDefault="00FF3740" w:rsidP="007C6307">
      <w:pPr>
        <w:pStyle w:val="36"/>
        <w:framePr w:wrap="notBeside"/>
        <w:rPr>
          <w:rFonts w:ascii="FontbitDavid" w:hAnsi="FontbitDavid"/>
          <w:rtl/>
        </w:rPr>
      </w:pPr>
      <w:r w:rsidRPr="007C6307">
        <w:rPr>
          <w:rtl/>
        </w:rPr>
        <w:t xml:space="preserve">רבא: </w:t>
      </w:r>
    </w:p>
    <w:p w14:paraId="51E69753" w14:textId="42C7DAEC" w:rsidR="00FF3740" w:rsidRPr="007C6307" w:rsidRDefault="00FF3740" w:rsidP="00FF3740">
      <w:pPr>
        <w:rPr>
          <w:spacing w:val="0"/>
          <w:rtl/>
        </w:rPr>
      </w:pPr>
      <w:r w:rsidRPr="007C6307">
        <w:rPr>
          <w:rFonts w:ascii="FontbitDavid" w:hAnsi="FontbitDavid"/>
          <w:spacing w:val="0"/>
          <w:rtl/>
        </w:rPr>
        <w:t>בדק ופנה, בדק ופנה, בדק ו</w:t>
      </w:r>
      <w:r w:rsidR="007C6307" w:rsidRPr="007C6307">
        <w:rPr>
          <w:rFonts w:ascii="FontbitDavid" w:hAnsi="FontbitDavid" w:hint="cs"/>
          <w:spacing w:val="0"/>
          <w:rtl/>
        </w:rPr>
        <w:t>מצא</w:t>
      </w:r>
      <w:r w:rsidRPr="007C6307">
        <w:rPr>
          <w:rFonts w:ascii="FontbitDavid" w:hAnsi="FontbitDavid"/>
          <w:spacing w:val="0"/>
          <w:rtl/>
        </w:rPr>
        <w:t xml:space="preserve"> - לא </w:t>
      </w:r>
      <w:r w:rsidR="007C6307" w:rsidRPr="007C6307">
        <w:rPr>
          <w:rFonts w:ascii="FontbitDavid" w:hAnsi="FontbitDavid" w:hint="cs"/>
          <w:spacing w:val="0"/>
          <w:rtl/>
        </w:rPr>
        <w:t>מפנה זה אצלם ולא אותם אצל האחד</w:t>
      </w:r>
    </w:p>
    <w:p w14:paraId="2DE8459F" w14:textId="77777777" w:rsidR="007C6307" w:rsidRDefault="007C6307" w:rsidP="007C6307">
      <w:pPr>
        <w:pStyle w:val="36"/>
        <w:framePr w:wrap="notBeside"/>
        <w:rPr>
          <w:rtl/>
        </w:rPr>
      </w:pPr>
      <w:r w:rsidRPr="007C6307">
        <w:rPr>
          <w:rFonts w:hint="cs"/>
          <w:rtl/>
        </w:rPr>
        <w:t>א''ד מרבא</w:t>
      </w:r>
      <w:r w:rsidR="00FF3740" w:rsidRPr="007C6307">
        <w:rPr>
          <w:rtl/>
        </w:rPr>
        <w:t>:</w:t>
      </w:r>
    </w:p>
    <w:p w14:paraId="16481A48" w14:textId="370E3BEC" w:rsidR="00FF3740" w:rsidRPr="006F178A" w:rsidRDefault="00FF3740" w:rsidP="00FF3740">
      <w:pPr>
        <w:rPr>
          <w:rtl/>
        </w:rPr>
      </w:pPr>
      <w:r w:rsidRPr="006F178A">
        <w:rPr>
          <w:rtl/>
        </w:rPr>
        <w:t>כיון שנתנה רשות לפנות - מפנה להון.</w:t>
      </w:r>
    </w:p>
    <w:p w14:paraId="6724E870" w14:textId="77777777" w:rsidR="00FF3740" w:rsidRPr="00D454EC" w:rsidRDefault="00FF3740" w:rsidP="00FF3740">
      <w:pPr>
        <w:rPr>
          <w:rtl/>
        </w:rPr>
      </w:pPr>
      <w:r w:rsidRPr="00D454EC">
        <w:rPr>
          <w:rtl/>
        </w:rPr>
        <w:t xml:space="preserve">ולישוינהו שכונת קברות! </w:t>
      </w:r>
      <w:r w:rsidRPr="00D454EC">
        <w:rPr>
          <w:rtl/>
        </w:rPr>
        <w:tab/>
      </w:r>
      <w:r w:rsidRPr="00D454EC">
        <w:rPr>
          <w:rtl/>
        </w:rPr>
        <w:tab/>
      </w:r>
      <w:r w:rsidRPr="00D454EC">
        <w:rPr>
          <w:rtl/>
        </w:rPr>
        <w:tab/>
      </w:r>
      <w:r>
        <w:rPr>
          <w:rFonts w:hint="cs"/>
          <w:rtl/>
        </w:rPr>
        <w:t xml:space="preserve"> </w:t>
      </w:r>
      <w:r>
        <w:rPr>
          <w:rStyle w:val="a4"/>
          <w:rFonts w:hint="cs"/>
          <w:rtl/>
          <w:rPrChange w:id="9087" w:author="מנוע אמוראים" w:date="2026-10-05T16:41:46Z">
            <w:rPr>
              <w:rFonts w:hint="cs"/>
              <w:rtl/>
            </w:rPr>
          </w:rPrChange>
        </w:rPr>
        <w:t xml:space="preserve">אר</w:t>
      </w:r>
      <w:r>
        <w:rPr>
          <w:rStyle w:val="a4"/>
          <w:rtl/>
          <w:rPrChange w:id="9088" w:author="מנוע אמוראים" w:date="2026-10-05T16:41:46Z">
            <w:rPr>
              <w:rtl/>
            </w:rPr>
          </w:rPrChange>
        </w:rPr>
        <w:t xml:space="preserve">"</w:t>
      </w:r>
      <w:r>
        <w:rPr>
          <w:rStyle w:val="a4"/>
          <w:rFonts w:hint="cs"/>
          <w:rtl/>
          <w:rPrChange w:id="9089" w:author="מנוע אמוראים" w:date="2026-10-05T16:41:46Z">
            <w:rPr>
              <w:rFonts w:hint="cs"/>
              <w:rtl/>
            </w:rPr>
          </w:rPrChange>
        </w:rPr>
        <w:t xml:space="preserve">ל</w:t>
      </w:r>
      <w:r w:rsidRPr="00D454EC">
        <w:rPr>
          <w:rtl/>
        </w:rPr>
        <w:t>: עילא מצאו וטיהרו ארץ ישראל.</w:t>
      </w:r>
    </w:p>
    <w:p w14:paraId="37E02FAD" w14:textId="77777777" w:rsidR="007C6307" w:rsidRPr="007C6307" w:rsidRDefault="00FF3740" w:rsidP="007C6307">
      <w:pPr>
        <w:pStyle w:val="a7"/>
        <w:rPr>
          <w:rtl/>
        </w:rPr>
      </w:pPr>
      <w:r w:rsidRPr="007C6307">
        <w:rPr>
          <w:rtl/>
        </w:rPr>
        <w:t xml:space="preserve">בדק מעשרים אמה ולא מצא, </w:t>
      </w:r>
    </w:p>
    <w:p w14:paraId="6114B49E" w14:textId="77777777" w:rsidR="007C6307" w:rsidRDefault="00FF3740" w:rsidP="007C6307">
      <w:pPr>
        <w:pStyle w:val="36"/>
        <w:framePr w:wrap="notBeside"/>
        <w:rPr>
          <w:rtl/>
        </w:rPr>
      </w:pPr>
      <w:r w:rsidRPr="007C6307">
        <w:rPr>
          <w:rFonts w:hint="eastAsia"/>
          <w:rtl/>
        </w:rPr>
        <w:t>רמב</w:t>
      </w:r>
      <w:r w:rsidRPr="007C6307">
        <w:rPr>
          <w:rtl/>
        </w:rPr>
        <w:t>"</w:t>
      </w:r>
      <w:r w:rsidRPr="007C6307">
        <w:rPr>
          <w:rFonts w:hint="eastAsia"/>
          <w:rtl/>
        </w:rPr>
        <w:t>י</w:t>
      </w:r>
      <w:r w:rsidRPr="007C6307">
        <w:rPr>
          <w:rtl/>
        </w:rPr>
        <w:t xml:space="preserve"> </w:t>
      </w:r>
      <w:r w:rsidRPr="007C6307">
        <w:rPr>
          <w:rFonts w:hint="eastAsia"/>
          <w:rtl/>
        </w:rPr>
        <w:t>מרב</w:t>
      </w:r>
      <w:r w:rsidRPr="007C6307">
        <w:rPr>
          <w:rtl/>
        </w:rPr>
        <w:t xml:space="preserve">: </w:t>
      </w:r>
    </w:p>
    <w:p w14:paraId="0DF5F7F1" w14:textId="059B5EF2" w:rsidR="00FF3740" w:rsidRPr="00D454EC" w:rsidRDefault="00FF3740" w:rsidP="00FF3740">
      <w:pPr>
        <w:rPr>
          <w:rtl/>
        </w:rPr>
      </w:pPr>
      <w:r w:rsidRPr="00D454EC">
        <w:rPr>
          <w:rtl/>
        </w:rPr>
        <w:t xml:space="preserve">שכונת קברות. </w:t>
      </w:r>
      <w:r w:rsidRPr="007C6307">
        <w:rPr>
          <w:rStyle w:val="27"/>
          <w:rtl/>
        </w:rPr>
        <w:t>כר"</w:t>
      </w:r>
      <w:r w:rsidRPr="007C6307">
        <w:rPr>
          <w:rStyle w:val="27"/>
          <w:rFonts w:hint="eastAsia"/>
          <w:rtl/>
        </w:rPr>
        <w:t>ל</w:t>
      </w:r>
      <w:r w:rsidR="007C6307">
        <w:rPr>
          <w:rStyle w:val="27"/>
          <w:rFonts w:hint="cs"/>
          <w:rtl/>
        </w:rPr>
        <w:t>:</w:t>
      </w:r>
      <w:r w:rsidRPr="007C6307">
        <w:rPr>
          <w:rStyle w:val="27"/>
          <w:rtl/>
        </w:rPr>
        <w:t xml:space="preserve"> </w:t>
      </w:r>
      <w:r w:rsidRPr="00D454EC">
        <w:rPr>
          <w:rFonts w:hint="eastAsia"/>
          <w:rtl/>
        </w:rPr>
        <w:t>דעילא</w:t>
      </w:r>
      <w:r w:rsidRPr="00D454EC">
        <w:rPr>
          <w:rtl/>
        </w:rPr>
        <w:t xml:space="preserve"> מצאו וטיהרו את ארץ ישראל.</w:t>
      </w:r>
    </w:p>
    <w:p w14:paraId="30359791" w14:textId="77777777" w:rsidR="00FF3740" w:rsidRPr="006F178A" w:rsidRDefault="00FF3740" w:rsidP="000F6CD2">
      <w:pPr>
        <w:pStyle w:val="afffffb"/>
        <w:rPr>
          <w:rtl/>
        </w:rPr>
      </w:pPr>
      <w:r>
        <w:rPr>
          <w:rtl/>
        </w:rPr>
        <w:t>׹</w:t>
      </w:r>
    </w:p>
    <w:p w14:paraId="1304664D" w14:textId="77777777" w:rsidR="00FF3740" w:rsidRPr="006F178A" w:rsidRDefault="00FF3740" w:rsidP="007C6307">
      <w:pPr>
        <w:pStyle w:val="affffff2"/>
        <w:framePr w:wrap="around"/>
        <w:rPr>
          <w:rtl/>
        </w:rPr>
      </w:pPr>
      <w:del w:id="20243" w:author="קלוד" w:date="2026-10-06T10:09:33Z">
        <w:r>
          <w:rPr>
            <w:rtl/>
          </w:rPr>
          <w:delText xml:space="preserve">מתני'.</w:delText>
        </w:r>
      </w:del>
      <w:ins w:id="20244" w:author="קלוד" w:date="2026-10-06T10:09:33Z">
        <w:r>
          <w:rPr>
            <w:rtl/>
          </w:rPr>
          <w:t xml:space="preserve">משנה ד</w:t>
        </w:r>
      </w:ins>
    </w:p>
    <w:p w14:paraId="14307BF8" w14:textId="77777777" w:rsidR="007C6307" w:rsidRPr="007C6307" w:rsidRDefault="00FF3740" w:rsidP="00FF3740">
      <w:pPr>
        <w:pStyle w:val="affffb"/>
        <w:spacing w:before="120"/>
        <w:rPr>
          <w:rtl/>
        </w:rPr>
        <w:pPrChange w:id="90059" w:author="קלוד" w:date="2026-10-08T12:08:16Z">
          <w:pPr>
            <w:pStyle w:val="affffb"/>
          </w:pPr>
        </w:pPrChange>
      </w:pPr>
      <w:r w:rsidRPr="007C6307">
        <w:rPr>
          <w:rtl/>
        </w:rPr>
        <w:t xml:space="preserve">כל ספק נגעים בתחילה - טהור - עד שלא נזקק לטומאה, </w:t>
      </w:r>
    </w:p>
    <w:p w14:paraId="2AD55C89" w14:textId="1C917B36" w:rsidR="00FF3740" w:rsidRPr="007C6307" w:rsidRDefault="00FF3740" w:rsidP="002E7B0D">
      <w:pPr>
        <w:pStyle w:val="affffb"/>
        <w:spacing w:after="120"/>
        <w:rPr>
          <w:rtl/>
        </w:rPr>
      </w:pPr>
      <w:r w:rsidRPr="007C6307">
        <w:rPr>
          <w:rtl/>
        </w:rPr>
        <w:t>משנזקק לטומאה - ספקו טמא.</w:t>
      </w:r>
    </w:p>
    <w:p w14:paraId="572581D7" w14:textId="34416DA3" w:rsidR="002E7B0D" w:rsidRDefault="00FF3740" w:rsidP="002E7B0D">
      <w:pPr>
        <w:pStyle w:val="36"/>
        <w:framePr w:wrap="notBeside"/>
        <w:rPr>
          <w:rStyle w:val="afffffe"/>
          <w:rtl/>
        </w:rPr>
      </w:pPr>
      <w:r w:rsidRPr="002E7B0D">
        <w:rPr>
          <w:rFonts w:hint="cs"/>
          <w:rtl/>
        </w:rPr>
        <w:t>והך ד</w:t>
      </w:r>
      <w:r w:rsidR="002E7B0D">
        <w:rPr>
          <w:rFonts w:hint="cs"/>
          <w:rtl/>
        </w:rPr>
        <w:t>רי מ</w:t>
      </w:r>
      <w:r w:rsidRPr="002E7B0D">
        <w:rPr>
          <w:rFonts w:hint="cs"/>
          <w:rtl/>
        </w:rPr>
        <w:t>רב</w:t>
      </w:r>
      <w:r w:rsidRPr="002E7B0D">
        <w:rPr>
          <w:rtl/>
        </w:rPr>
        <w:t xml:space="preserve">: </w:t>
      </w:r>
    </w:p>
    <w:p w14:paraId="3084003D" w14:textId="666B56E0" w:rsidR="00FF3740" w:rsidRPr="006F178A" w:rsidRDefault="00FF3740" w:rsidP="00FF3740">
      <w:pPr>
        <w:rPr>
          <w:rtl/>
        </w:rPr>
      </w:pPr>
      <w:r w:rsidRPr="00AF76D0">
        <w:rPr>
          <w:rStyle w:val="afffffe"/>
          <w:rFonts w:hint="cs"/>
          <w:rtl/>
        </w:rPr>
        <w:t>'</w:t>
      </w:r>
      <w:r w:rsidRPr="00AF76D0">
        <w:rPr>
          <w:rStyle w:val="afffffe"/>
          <w:rtl/>
        </w:rPr>
        <w:t>לטהרו או לטמאו</w:t>
      </w:r>
      <w:r w:rsidRPr="00AF76D0">
        <w:rPr>
          <w:rStyle w:val="afffffe"/>
          <w:rFonts w:hint="cs"/>
          <w:rtl/>
        </w:rPr>
        <w:t>'</w:t>
      </w:r>
      <w:r w:rsidRPr="00AF76D0">
        <w:rPr>
          <w:rStyle w:val="afffffe"/>
          <w:rtl/>
        </w:rPr>
        <w:t>,</w:t>
      </w:r>
      <w:r w:rsidRPr="006F178A">
        <w:rPr>
          <w:rtl/>
        </w:rPr>
        <w:t xml:space="preserve"> הואיל ופתח בו הכתוב בטהרה תחילה.</w:t>
      </w:r>
    </w:p>
    <w:p w14:paraId="2DBE7AAF" w14:textId="74853559" w:rsidR="002E7B0D" w:rsidRDefault="002E7B0D" w:rsidP="002E7B0D">
      <w:pPr>
        <w:pStyle w:val="36"/>
        <w:framePr w:wrap="notBeside"/>
        <w:rPr>
          <w:rtl/>
        </w:rPr>
      </w:pPr>
      <w:r>
        <w:rPr>
          <w:rFonts w:hint="cs"/>
          <w:rtl/>
        </w:rPr>
        <w:t>-</w:t>
      </w:r>
      <w:r w:rsidR="00FF3740" w:rsidRPr="002E7B0D">
        <w:rPr>
          <w:rFonts w:hint="cs"/>
          <w:rtl/>
        </w:rPr>
        <w:t xml:space="preserve">אמר אהך </w:t>
      </w:r>
    </w:p>
    <w:p w14:paraId="5309FB13" w14:textId="31C8D4ED" w:rsidR="00FF3740" w:rsidRPr="006F178A" w:rsidRDefault="00FF3740" w:rsidP="00FF3740">
      <w:pPr>
        <w:rPr>
          <w:rtl/>
        </w:rPr>
      </w:pPr>
      <w:r w:rsidRPr="006F178A">
        <w:rPr>
          <w:rFonts w:hint="cs"/>
          <w:rtl/>
        </w:rPr>
        <w:t>דאם</w:t>
      </w:r>
      <w:r w:rsidRPr="006F178A">
        <w:rPr>
          <w:rtl/>
        </w:rPr>
        <w:t xml:space="preserve"> בהרת קדמה לשער לבן טמא, ואם שער לבן קודם לבהרת טהור, </w:t>
      </w:r>
    </w:p>
    <w:p w14:paraId="5B5CA43E" w14:textId="56FB0C5E" w:rsidR="000761E8" w:rsidRDefault="00FF3740" w:rsidP="000761E8">
      <w:pPr>
        <w:rPr>
          <w:rtl/>
        </w:rPr>
      </w:pPr>
      <w:r w:rsidRPr="006F178A">
        <w:rPr>
          <w:rtl/>
        </w:rPr>
        <w:t xml:space="preserve">ספק - טמא </w:t>
      </w:r>
      <w:r w:rsidRPr="002E7B0D">
        <w:rPr>
          <w:rStyle w:val="27"/>
          <w:rtl/>
        </w:rPr>
        <w:t>ור</w:t>
      </w:r>
      <w:r w:rsidR="002E7B0D" w:rsidRPr="002E7B0D">
        <w:rPr>
          <w:rStyle w:val="27"/>
          <w:rFonts w:hint="cs"/>
          <w:rtl/>
        </w:rPr>
        <w:t xml:space="preserve">י''ה </w:t>
      </w:r>
      <w:r w:rsidRPr="002E7B0D">
        <w:rPr>
          <w:rStyle w:val="27"/>
          <w:rtl/>
        </w:rPr>
        <w:t xml:space="preserve">אמר: </w:t>
      </w:r>
      <w:r w:rsidRPr="006F178A">
        <w:rPr>
          <w:rtl/>
        </w:rPr>
        <w:t>כיהה</w:t>
      </w:r>
      <w:r w:rsidR="001A7DD4">
        <w:rPr>
          <w:rtl/>
        </w:rPr>
        <w:t>.</w:t>
      </w:r>
    </w:p>
    <w:p w14:paraId="0BE2BB80" w14:textId="77777777" w:rsidR="000761E8" w:rsidRDefault="00FF3740" w:rsidP="000761E8">
      <w:pPr>
        <w:pStyle w:val="36"/>
        <w:framePr w:wrap="notBeside"/>
        <w:rPr>
          <w:rtl/>
        </w:rPr>
      </w:pPr>
      <w:r w:rsidRPr="000761E8">
        <w:rPr>
          <w:rFonts w:hint="cs"/>
          <w:rtl/>
        </w:rPr>
        <w:t>ר</w:t>
      </w:r>
      <w:r w:rsidRPr="000761E8">
        <w:rPr>
          <w:rtl/>
        </w:rPr>
        <w:t>"</w:t>
      </w:r>
      <w:r w:rsidRPr="000761E8">
        <w:rPr>
          <w:rFonts w:hint="cs"/>
          <w:rtl/>
        </w:rPr>
        <w:t xml:space="preserve">י מרב: </w:t>
      </w:r>
    </w:p>
    <w:p w14:paraId="1E78D924" w14:textId="35630EB2" w:rsidR="00FF3740" w:rsidRPr="006F178A" w:rsidRDefault="00FF3740" w:rsidP="00FF3740">
      <w:pPr>
        <w:rPr>
          <w:rtl/>
        </w:rPr>
      </w:pPr>
      <w:r w:rsidRPr="006F178A">
        <w:rPr>
          <w:rtl/>
        </w:rPr>
        <w:t>כיהה וטהור</w:t>
      </w:r>
      <w:r w:rsidRPr="006F178A">
        <w:rPr>
          <w:rFonts w:hint="cs"/>
          <w:rtl/>
        </w:rPr>
        <w:t xml:space="preserve"> </w:t>
      </w:r>
      <w:r w:rsidRPr="003215F9">
        <w:rPr>
          <w:rStyle w:val="afffffe"/>
          <w:rFonts w:hint="cs"/>
          <w:rtl/>
        </w:rPr>
        <w:t>ד'</w:t>
      </w:r>
      <w:r w:rsidRPr="003215F9">
        <w:rPr>
          <w:rStyle w:val="afffffe"/>
          <w:rtl/>
        </w:rPr>
        <w:t>לטהרו או לטמאו</w:t>
      </w:r>
      <w:r w:rsidRPr="003215F9">
        <w:rPr>
          <w:rStyle w:val="afffffe"/>
          <w:rFonts w:hint="cs"/>
          <w:rtl/>
        </w:rPr>
        <w:t>'</w:t>
      </w:r>
      <w:r w:rsidRPr="003215F9">
        <w:rPr>
          <w:rStyle w:val="afffffe"/>
          <w:rtl/>
        </w:rPr>
        <w:t>,</w:t>
      </w:r>
      <w:r w:rsidRPr="006F178A">
        <w:rPr>
          <w:rtl/>
        </w:rPr>
        <w:t xml:space="preserve"> </w:t>
      </w:r>
      <w:r w:rsidR="000761E8">
        <w:rPr>
          <w:rFonts w:hint="cs"/>
          <w:rtl/>
        </w:rPr>
        <w:t>ש</w:t>
      </w:r>
      <w:r w:rsidRPr="006F178A">
        <w:rPr>
          <w:rtl/>
        </w:rPr>
        <w:t>פתח בו הכתוב בטהרה תחילה.</w:t>
      </w:r>
    </w:p>
    <w:p w14:paraId="1D2EF9B2" w14:textId="77777777" w:rsidR="00FF3740" w:rsidRPr="006F178A" w:rsidRDefault="00FF3740" w:rsidP="000F6CD2">
      <w:pPr>
        <w:pStyle w:val="afffffb"/>
        <w:rPr>
          <w:rtl/>
        </w:rPr>
      </w:pPr>
      <w:r>
        <w:rPr>
          <w:rtl/>
        </w:rPr>
        <w:t>׹</w:t>
      </w:r>
    </w:p>
    <w:p w14:paraId="2E2DDD4F" w14:textId="1E46A947" w:rsidR="00FF3740" w:rsidRPr="006F178A" w:rsidRDefault="00FF3740" w:rsidP="000761E8">
      <w:pPr>
        <w:pStyle w:val="affffff2"/>
        <w:framePr w:wrap="around"/>
        <w:rPr>
          <w:rtl/>
        </w:rPr>
      </w:pPr>
      <w:del w:id="20245" w:author="קלוד" w:date="2026-10-06T10:09:33Z">
        <w:r>
          <w:rPr>
            <w:rtl/>
          </w:rPr>
          <w:delText xml:space="preserve">מתני'</w:delText>
        </w:r>
      </w:del>
      <w:ins w:id="20246" w:author="קלוד" w:date="2026-10-06T10:09:33Z">
        <w:r>
          <w:rPr>
            <w:rtl/>
          </w:rPr>
          <w:t xml:space="preserve">משנה ד</w:t>
        </w:r>
      </w:ins>
    </w:p>
    <w:p w14:paraId="308FE9A8" w14:textId="77777777" w:rsidR="00FF3740" w:rsidRPr="006F178A" w:rsidRDefault="00FF3740" w:rsidP="00FF3740">
      <w:pPr>
        <w:pStyle w:val="affffb"/>
        <w:spacing w:before="120"/>
        <w:rPr>
          <w:rtl/>
        </w:rPr>
        <w:pPrChange w:id="90060" w:author="קלוד" w:date="2026-10-08T12:08:16Z">
          <w:pPr>
            <w:pStyle w:val="affffb"/>
          </w:pPr>
        </w:pPrChange>
      </w:pPr>
      <w:r w:rsidRPr="006F178A">
        <w:rPr>
          <w:rtl/>
        </w:rPr>
        <w:t xml:space="preserve">בשבעה דרכים בודקין את הזב עד שלא נזקק לזיבה: </w:t>
      </w:r>
    </w:p>
    <w:p w14:paraId="1C039039" w14:textId="157EA0B1" w:rsidR="00FF3740" w:rsidRPr="006F178A" w:rsidRDefault="00FF3740" w:rsidP="00FF3740">
      <w:pPr>
        <w:pStyle w:val="affffb"/>
        <w:rPr>
          <w:rtl/>
        </w:rPr>
      </w:pPr>
      <w:r w:rsidRPr="006F178A">
        <w:rPr>
          <w:rtl/>
        </w:rPr>
        <w:t>במאכל, ובמשתה, במשא, ובקפיצה, ובחולי, ובמראה, ובהירהור</w:t>
      </w:r>
      <w:r w:rsidR="001A7DD4">
        <w:rPr>
          <w:rtl/>
        </w:rPr>
        <w:t>.</w:t>
      </w:r>
    </w:p>
    <w:p w14:paraId="4FC0AB67" w14:textId="77777777" w:rsidR="00FF3740" w:rsidRPr="006F178A" w:rsidRDefault="00FF3740" w:rsidP="00FF3740">
      <w:pPr>
        <w:pStyle w:val="affffb"/>
        <w:rPr>
          <w:rtl/>
        </w:rPr>
      </w:pPr>
      <w:r w:rsidRPr="006F178A">
        <w:rPr>
          <w:rtl/>
        </w:rPr>
        <w:t>משנזקק לזיבה - אין בודקין אותו.</w:t>
      </w:r>
    </w:p>
    <w:p w14:paraId="2D7C804F" w14:textId="77777777" w:rsidR="00FF3740" w:rsidRPr="006F178A" w:rsidRDefault="00FF3740" w:rsidP="00FF3740">
      <w:pPr>
        <w:pStyle w:val="affffb"/>
        <w:rPr>
          <w:rtl/>
        </w:rPr>
      </w:pPr>
      <w:r w:rsidRPr="006F178A">
        <w:rPr>
          <w:rtl/>
        </w:rPr>
        <w:t>אונסו וספיקו ושכבת זרעו - טמאים, שרגלים לדבר.</w:t>
      </w:r>
    </w:p>
    <w:p w14:paraId="1C533423" w14:textId="6F882CC0" w:rsidR="00FF3740" w:rsidRPr="00F52021" w:rsidRDefault="00FF3740" w:rsidP="00FF3740">
      <w:pPr>
        <w:pStyle w:val="affffb"/>
        <w:rPr>
          <w:spacing w:val="-2"/>
          <w:rtl/>
        </w:rPr>
      </w:pPr>
      <w:r w:rsidRPr="00F52021">
        <w:rPr>
          <w:spacing w:val="-2"/>
          <w:rtl/>
        </w:rPr>
        <w:t xml:space="preserve">המכה את חבירו ואמדוהו למיתה, והקל ממה שהיה, </w:t>
      </w:r>
      <w:r w:rsidR="00F52021" w:rsidRPr="00F52021">
        <w:rPr>
          <w:rFonts w:hint="cs"/>
          <w:spacing w:val="-2"/>
          <w:rtl/>
        </w:rPr>
        <w:t xml:space="preserve">ואח''כ </w:t>
      </w:r>
      <w:r w:rsidRPr="00F52021">
        <w:rPr>
          <w:spacing w:val="-2"/>
          <w:rtl/>
        </w:rPr>
        <w:t>הכביד ומת חייב</w:t>
      </w:r>
      <w:r w:rsidR="001A7DD4" w:rsidRPr="00F52021">
        <w:rPr>
          <w:spacing w:val="-2"/>
          <w:rtl/>
        </w:rPr>
        <w:t>.</w:t>
      </w:r>
    </w:p>
    <w:p w14:paraId="3F03E999" w14:textId="2F43A67D" w:rsidR="00FF3740" w:rsidRPr="006F178A" w:rsidRDefault="00FF3740" w:rsidP="00FF3740">
      <w:pPr>
        <w:pStyle w:val="affffb"/>
        <w:rPr>
          <w:rtl/>
        </w:rPr>
      </w:pPr>
      <w:r w:rsidRPr="000761E8">
        <w:rPr>
          <w:rStyle w:val="TanaimMishna"/>
          <w:rtl/>
          <w:rPrChange w:id="20180" w:author="קלוד" w:date="2026-10-06T10:09:33Z">
            <w:rPr>
              <w:rStyle w:val="27"/>
              <w:rtl/>
            </w:rPr>
          </w:rPrChange>
        </w:rPr>
        <w:t>ר</w:t>
      </w:r>
      <w:r w:rsidR="00F52021">
        <w:rPr>
          <w:rStyle w:val="TanaimMishna"/>
          <w:rFonts w:hint="cs"/>
          <w:rtl/>
          <w:rPrChange w:id="20181" w:author="קלוד" w:date="2026-10-06T10:09:33Z">
            <w:rPr>
              <w:rStyle w:val="27"/>
              <w:rFonts w:hint="cs"/>
              <w:rtl/>
            </w:rPr>
          </w:rPrChange>
        </w:rPr>
        <w:t>''נ</w:t>
      </w:r>
      <w:r w:rsidRPr="000761E8">
        <w:rPr>
          <w:rStyle w:val="TanaimMishna"/>
          <w:rtl/>
          <w:rPrChange w:id="20182" w:author="קלוד" w:date="2026-10-06T10:09:33Z">
            <w:rPr>
              <w:rStyle w:val="27"/>
              <w:rtl/>
            </w:rPr>
          </w:rPrChange>
        </w:rPr>
        <w:t xml:space="preserve">: </w:t>
      </w:r>
      <w:r w:rsidRPr="006F178A">
        <w:rPr>
          <w:rtl/>
        </w:rPr>
        <w:t>פטור, שרגלים לדבר.</w:t>
      </w:r>
    </w:p>
    <w:p w14:paraId="142565FB" w14:textId="77777777" w:rsidR="00FF3740" w:rsidRPr="006F178A" w:rsidRDefault="00FF3740" w:rsidP="000F6CD2">
      <w:pPr>
        <w:pStyle w:val="afffffb"/>
        <w:rPr>
          <w:rtl/>
        </w:rPr>
      </w:pPr>
      <w:r>
        <w:rPr>
          <w:rtl/>
        </w:rPr>
        <w:t>׹</w:t>
      </w:r>
    </w:p>
    <w:p w14:paraId="648D02E4" w14:textId="77777777" w:rsidR="000761E8" w:rsidRDefault="00FF3740" w:rsidP="000761E8">
      <w:pPr>
        <w:pStyle w:val="36"/>
        <w:framePr w:wrap="notBeside"/>
        <w:rPr>
          <w:rStyle w:val="afffffe"/>
          <w:rtl/>
        </w:rPr>
      </w:pPr>
      <w:r w:rsidRPr="000761E8">
        <w:rPr>
          <w:rFonts w:hint="cs"/>
          <w:rtl/>
        </w:rPr>
        <w:t>ר</w:t>
      </w:r>
      <w:r w:rsidRPr="000761E8">
        <w:rPr>
          <w:rtl/>
        </w:rPr>
        <w:t>"</w:t>
      </w:r>
      <w:r w:rsidRPr="000761E8">
        <w:rPr>
          <w:rFonts w:hint="cs"/>
          <w:rtl/>
        </w:rPr>
        <w:t>נ</w:t>
      </w:r>
      <w:r w:rsidRPr="000761E8">
        <w:rPr>
          <w:rtl/>
        </w:rPr>
        <w:t xml:space="preserve">: </w:t>
      </w:r>
    </w:p>
    <w:p w14:paraId="79C60806" w14:textId="2E03D848" w:rsidR="00FF3740" w:rsidRPr="006F178A" w:rsidRDefault="00FF3740" w:rsidP="00FF3740">
      <w:pPr>
        <w:rPr>
          <w:rtl/>
        </w:rPr>
      </w:pPr>
      <w:r w:rsidRPr="00AF76D0">
        <w:rPr>
          <w:rStyle w:val="afffffe"/>
          <w:rFonts w:hint="cs"/>
          <w:rtl/>
        </w:rPr>
        <w:t>'</w:t>
      </w:r>
      <w:r w:rsidRPr="00AF76D0">
        <w:rPr>
          <w:rStyle w:val="afffffe"/>
          <w:rtl/>
        </w:rPr>
        <w:t>והזב את זובו</w:t>
      </w:r>
      <w:r w:rsidRPr="00AF76D0">
        <w:rPr>
          <w:rStyle w:val="afffffe"/>
          <w:rFonts w:hint="cs"/>
          <w:rtl/>
        </w:rPr>
        <w:t>'</w:t>
      </w:r>
      <w:r w:rsidRPr="00AF76D0">
        <w:rPr>
          <w:rStyle w:val="afffffe"/>
          <w:rtl/>
        </w:rPr>
        <w:t>,</w:t>
      </w:r>
      <w:r w:rsidRPr="006F178A">
        <w:rPr>
          <w:rtl/>
        </w:rPr>
        <w:t xml:space="preserve"> לראיה שלישית איתקש לנקיבה.</w:t>
      </w:r>
    </w:p>
    <w:p w14:paraId="236A70AE" w14:textId="77777777" w:rsidR="000761E8" w:rsidRDefault="00FF3740" w:rsidP="000761E8">
      <w:pPr>
        <w:pStyle w:val="36"/>
        <w:framePr w:wrap="notBeside"/>
        <w:rPr>
          <w:rtl/>
        </w:rPr>
      </w:pPr>
      <w:r w:rsidRPr="000761E8">
        <w:rPr>
          <w:rFonts w:hint="cs"/>
          <w:rtl/>
        </w:rPr>
        <w:t>והך דר</w:t>
      </w:r>
      <w:r w:rsidRPr="000761E8">
        <w:rPr>
          <w:rtl/>
        </w:rPr>
        <w:t>"</w:t>
      </w:r>
      <w:r w:rsidRPr="000761E8">
        <w:rPr>
          <w:rFonts w:hint="cs"/>
          <w:rtl/>
        </w:rPr>
        <w:t>א</w:t>
      </w:r>
      <w:r w:rsidRPr="000761E8">
        <w:rPr>
          <w:rtl/>
        </w:rPr>
        <w:t xml:space="preserve">: </w:t>
      </w:r>
    </w:p>
    <w:p w14:paraId="3D2ED713" w14:textId="5E0FE8FF" w:rsidR="00FF3740" w:rsidRPr="006F178A" w:rsidRDefault="00FF3740" w:rsidP="00FF3740">
      <w:pPr>
        <w:rPr>
          <w:rtl/>
        </w:rPr>
      </w:pPr>
      <w:r w:rsidRPr="006F178A">
        <w:rPr>
          <w:rtl/>
        </w:rPr>
        <w:t xml:space="preserve">בשלישית - בודקין אותו, ברביעית - אין בודקין אותו! </w:t>
      </w:r>
    </w:p>
    <w:p w14:paraId="3F0848D2" w14:textId="77777777" w:rsidR="000761E8" w:rsidRDefault="000761E8" w:rsidP="000761E8">
      <w:pPr>
        <w:pStyle w:val="36"/>
        <w:framePr w:wrap="notBeside"/>
        <w:rPr>
          <w:rtl/>
        </w:rPr>
      </w:pPr>
      <w:r w:rsidRPr="000761E8">
        <w:rPr>
          <w:rFonts w:hint="cs"/>
          <w:rtl/>
        </w:rPr>
        <w:t>חלקו באתים</w:t>
      </w:r>
    </w:p>
    <w:p w14:paraId="48FDC859" w14:textId="6611BC4E" w:rsidR="00FF3740" w:rsidRPr="006F178A" w:rsidRDefault="000761E8" w:rsidP="00FF3740">
      <w:pPr>
        <w:rPr>
          <w:rtl/>
        </w:rPr>
      </w:pPr>
      <w:r w:rsidRPr="000761E8">
        <w:rPr>
          <w:rStyle w:val="27"/>
          <w:rFonts w:hint="cs"/>
          <w:rtl/>
        </w:rPr>
        <w:t>ר''א דרש</w:t>
      </w:r>
      <w:r w:rsidR="00FF3740" w:rsidRPr="000761E8">
        <w:rPr>
          <w:rStyle w:val="27"/>
          <w:rtl/>
        </w:rPr>
        <w:t xml:space="preserve"> </w:t>
      </w:r>
      <w:r w:rsidR="00FF3740" w:rsidRPr="006F178A">
        <w:rPr>
          <w:rtl/>
        </w:rPr>
        <w:t xml:space="preserve">אתים, </w:t>
      </w:r>
      <w:r w:rsidR="00FF3740" w:rsidRPr="000761E8">
        <w:rPr>
          <w:rStyle w:val="27"/>
          <w:rtl/>
        </w:rPr>
        <w:t>ורבנן</w:t>
      </w:r>
      <w:r w:rsidR="00FF3740" w:rsidRPr="006F178A">
        <w:rPr>
          <w:rtl/>
        </w:rPr>
        <w:t xml:space="preserve"> לא דרשי אתים.</w:t>
      </w:r>
    </w:p>
    <w:p w14:paraId="294C670E" w14:textId="77777777" w:rsidR="00642479" w:rsidRDefault="00642479">
      <w:pPr>
        <w:bidi w:val="0"/>
        <w:spacing w:after="160" w:line="259" w:lineRule="auto"/>
        <w:jc w:val="left"/>
        <w:rPr>
          <w:rFonts w:cs="BA Vilna Bold"/>
          <w:b/>
          <w:spacing w:val="8"/>
          <w:sz w:val="20"/>
          <w:szCs w:val="17"/>
          <w:rtl/>
        </w:rPr>
      </w:pPr>
      <w:r>
        <w:rPr>
          <w:b/>
          <w:sz w:val="20"/>
          <w:rtl/>
        </w:rPr>
        <w:br w:type="page"/>
      </w:r>
    </w:p>
    <w:p w14:paraId="38F494ED" w14:textId="2D47747B" w:rsidR="00FF3740" w:rsidRPr="006F178A" w:rsidRDefault="00FF3740" w:rsidP="00FF3740">
      <w:pPr>
        <w:pStyle w:val="afffff3"/>
        <w:rPr>
          <w:b/>
          <w:sz w:val="20"/>
          <w:rtl/>
        </w:rPr>
      </w:pPr>
      <w:ins w:id="9893" w:author="מספור קטעי משנה" w:date="2026-10-06T06:45:37Z">
        <w:r>
          <w:rPr>
            <w:rStyle w:val="MisparKeta"/>
          </w:rPr>
          <w:t xml:space="preserve">ג. </w:t>
        </w:r>
      </w:ins>
      <w:r w:rsidRPr="006F178A">
        <w:rPr>
          <w:b/>
          <w:rtl/>
          <w:rPrChange w:id="40073" w:author="Claude" w:date="2026-10-06T13:34:43Z">
            <w:rPr>
              <w:b/>
              <w:sz w:val="20"/>
              <w:rtl/>
            </w:rPr>
          </w:rPrChange>
        </w:rPr>
        <w:lastRenderedPageBreak/>
        <w:t>אונסו וספיקו.</w:t>
      </w:r>
    </w:p>
    <w:p w14:paraId="1A0221B7" w14:textId="77777777" w:rsidR="00FF3740" w:rsidRPr="006F178A" w:rsidRDefault="00FF3740" w:rsidP="00516202">
      <w:pPr>
        <w:pStyle w:val="affff5"/>
        <w:framePr w:wrap="around"/>
        <w:rPr>
          <w:rtl/>
        </w:rPr>
      </w:pPr>
      <w:r w:rsidRPr="006F178A">
        <w:rPr>
          <w:rFonts w:hint="cs"/>
          <w:rtl/>
        </w:rPr>
        <w:t>סו.</w:t>
      </w:r>
    </w:p>
    <w:p w14:paraId="2E7121CF" w14:textId="77777777" w:rsidR="000761E8" w:rsidRDefault="00FF3740" w:rsidP="000761E8">
      <w:pPr>
        <w:pStyle w:val="36"/>
        <w:framePr w:wrap="notBeside"/>
        <w:rPr>
          <w:rFonts w:ascii="FontbitDavid" w:hAnsi="FontbitDavid"/>
          <w:rtl/>
        </w:rPr>
      </w:pPr>
      <w:r w:rsidRPr="000761E8">
        <w:rPr>
          <w:rtl/>
        </w:rPr>
        <w:t xml:space="preserve">רבא: </w:t>
      </w:r>
    </w:p>
    <w:p w14:paraId="5ED4263F" w14:textId="59E4322D" w:rsidR="00FF3740" w:rsidRPr="006F178A" w:rsidRDefault="00FF3740" w:rsidP="00FF3740">
      <w:pPr>
        <w:rPr>
          <w:rtl/>
        </w:rPr>
      </w:pPr>
      <w:r w:rsidRPr="006F178A">
        <w:rPr>
          <w:rFonts w:ascii="FontbitDavid" w:hAnsi="FontbitDavid" w:hint="cs"/>
          <w:rtl/>
        </w:rPr>
        <w:t>ומיירי בוודאי</w:t>
      </w:r>
      <w:r w:rsidR="000761E8">
        <w:rPr>
          <w:rFonts w:ascii="FontbitDavid" w:hAnsi="FontbitDavid" w:hint="cs"/>
          <w:rtl/>
        </w:rPr>
        <w:t xml:space="preserve"> ראה</w:t>
      </w:r>
      <w:r w:rsidRPr="006F178A">
        <w:rPr>
          <w:rFonts w:ascii="FontbitDavid" w:hAnsi="FontbitDavid" w:hint="cs"/>
          <w:rtl/>
        </w:rPr>
        <w:t xml:space="preserve">  וספק </w:t>
      </w:r>
      <w:r w:rsidRPr="006F178A">
        <w:rPr>
          <w:rFonts w:ascii="FontbitDavid" w:hAnsi="FontbitDavid"/>
          <w:rtl/>
        </w:rPr>
        <w:t>מחמת ש</w:t>
      </w:r>
      <w:r w:rsidR="000761E8">
        <w:rPr>
          <w:rFonts w:ascii="FontbitDavid" w:hAnsi="FontbitDavid" w:hint="cs"/>
          <w:rtl/>
        </w:rPr>
        <w:t>"ז</w:t>
      </w:r>
      <w:r w:rsidRPr="006F178A">
        <w:rPr>
          <w:rFonts w:ascii="FontbitDavid" w:hAnsi="FontbitDavid"/>
          <w:rtl/>
        </w:rPr>
        <w:t xml:space="preserve"> </w:t>
      </w:r>
      <w:r w:rsidR="000761E8">
        <w:rPr>
          <w:rFonts w:ascii="FontbitDavid" w:hAnsi="FontbitDavid" w:hint="cs"/>
          <w:rtl/>
        </w:rPr>
        <w:t>או</w:t>
      </w:r>
      <w:r w:rsidRPr="006F178A">
        <w:rPr>
          <w:rFonts w:ascii="FontbitDavid" w:hAnsi="FontbitDavid"/>
          <w:rtl/>
        </w:rPr>
        <w:t xml:space="preserve"> ראייה, כיון שנזקק לטומאה ספיקו טמא.</w:t>
      </w:r>
    </w:p>
    <w:p w14:paraId="31A674AE" w14:textId="77777777" w:rsidR="00FF3740" w:rsidRPr="000761E8" w:rsidRDefault="00FF3740" w:rsidP="000761E8">
      <w:pPr>
        <w:pStyle w:val="afffff3"/>
        <w:rPr>
          <w:rtl/>
        </w:rPr>
      </w:pPr>
      <w:ins w:id="9894" w:author="מספור קטעי משנה" w:date="2026-10-06T06:45:37Z">
        <w:r>
          <w:rPr>
            <w:rStyle w:val="MisparKeta"/>
          </w:rPr>
          <w:t xml:space="preserve">א. </w:t>
        </w:r>
      </w:ins>
      <w:r w:rsidRPr="000761E8">
        <w:rPr>
          <w:rtl/>
        </w:rPr>
        <w:t>שכבת זרעו טמאה.</w:t>
      </w:r>
    </w:p>
    <w:p w14:paraId="61ABBEB8" w14:textId="77777777" w:rsidR="000761E8" w:rsidRDefault="000761E8" w:rsidP="000761E8">
      <w:pPr>
        <w:pStyle w:val="36"/>
        <w:framePr w:wrap="notBeside"/>
        <w:rPr>
          <w:rtl/>
        </w:rPr>
      </w:pPr>
      <w:r w:rsidRPr="000761E8">
        <w:rPr>
          <w:rFonts w:hint="cs"/>
          <w:rtl/>
        </w:rPr>
        <w:t>לא</w:t>
      </w:r>
      <w:r w:rsidR="00FF3740" w:rsidRPr="000761E8">
        <w:rPr>
          <w:rtl/>
        </w:rPr>
        <w:t xml:space="preserve"> למגע</w:t>
      </w:r>
    </w:p>
    <w:p w14:paraId="3878B5E2" w14:textId="77777777" w:rsidR="00B71A19" w:rsidRDefault="00FF3740" w:rsidP="00FF3740">
      <w:pPr>
        <w:rPr>
          <w:rtl/>
        </w:rPr>
      </w:pPr>
      <w:r w:rsidRPr="006F178A">
        <w:rPr>
          <w:rtl/>
        </w:rPr>
        <w:t>מי גרע מש</w:t>
      </w:r>
      <w:r w:rsidR="000761E8">
        <w:rPr>
          <w:rFonts w:hint="cs"/>
          <w:rtl/>
        </w:rPr>
        <w:t>"ז</w:t>
      </w:r>
      <w:r w:rsidRPr="006F178A">
        <w:rPr>
          <w:rtl/>
        </w:rPr>
        <w:t xml:space="preserve"> דטהור! </w:t>
      </w:r>
    </w:p>
    <w:p w14:paraId="7C575527" w14:textId="77777777" w:rsidR="00B71A19" w:rsidRDefault="00B71A19" w:rsidP="00B71A19">
      <w:pPr>
        <w:pStyle w:val="36"/>
        <w:framePr w:wrap="notBeside"/>
        <w:rPr>
          <w:rtl/>
        </w:rPr>
      </w:pPr>
      <w:r w:rsidRPr="00B71A19">
        <w:rPr>
          <w:rFonts w:hint="cs"/>
          <w:rtl/>
        </w:rPr>
        <w:t>אלא למשא</w:t>
      </w:r>
    </w:p>
    <w:p w14:paraId="2E7F5F07" w14:textId="77777777" w:rsidR="00073099" w:rsidRDefault="00B71A19" w:rsidP="00FF3740">
      <w:pPr>
        <w:rPr>
          <w:rStyle w:val="27"/>
          <w:rtl/>
        </w:rPr>
      </w:pPr>
      <w:r w:rsidRPr="00B71A19">
        <w:rPr>
          <w:rStyle w:val="27"/>
          <w:rFonts w:hint="cs"/>
          <w:rtl/>
        </w:rPr>
        <w:t>לא כר''א</w:t>
      </w:r>
      <w:r>
        <w:rPr>
          <w:rFonts w:hint="cs"/>
          <w:rtl/>
        </w:rPr>
        <w:t xml:space="preserve"> דש''ז אינו מטמא במשא, </w:t>
      </w:r>
    </w:p>
    <w:p w14:paraId="59D70D87" w14:textId="7E31BEBE" w:rsidR="00FF3740" w:rsidRPr="00F52021" w:rsidRDefault="00B71A19" w:rsidP="00FF3740">
      <w:pPr>
        <w:rPr>
          <w:spacing w:val="2"/>
          <w:rtl/>
        </w:rPr>
      </w:pPr>
      <w:r w:rsidRPr="00F52021">
        <w:rPr>
          <w:rStyle w:val="27"/>
          <w:rFonts w:hint="cs"/>
          <w:spacing w:val="2"/>
          <w:rtl/>
        </w:rPr>
        <w:t>ולא כרי''ה</w:t>
      </w:r>
      <w:r w:rsidR="00FF3740" w:rsidRPr="00F52021">
        <w:rPr>
          <w:rStyle w:val="27"/>
          <w:spacing w:val="2"/>
          <w:rtl/>
        </w:rPr>
        <w:t>:</w:t>
      </w:r>
      <w:r w:rsidR="00FF3740" w:rsidRPr="00F52021">
        <w:rPr>
          <w:spacing w:val="2"/>
          <w:rtl/>
        </w:rPr>
        <w:t xml:space="preserve"> </w:t>
      </w:r>
      <w:r w:rsidR="00073099" w:rsidRPr="00F52021">
        <w:rPr>
          <w:rFonts w:hint="cs"/>
          <w:spacing w:val="2"/>
          <w:rtl/>
        </w:rPr>
        <w:t>ד</w:t>
      </w:r>
      <w:r w:rsidR="00FF3740" w:rsidRPr="00F52021">
        <w:rPr>
          <w:spacing w:val="2"/>
          <w:rtl/>
        </w:rPr>
        <w:t>מטמא במשא, לפי שא</w:t>
      </w:r>
      <w:r w:rsidRPr="00F52021">
        <w:rPr>
          <w:rFonts w:hint="cs"/>
          <w:spacing w:val="2"/>
          <w:rtl/>
        </w:rPr>
        <w:t>"א</w:t>
      </w:r>
      <w:r w:rsidR="00FF3740" w:rsidRPr="00F52021">
        <w:rPr>
          <w:spacing w:val="2"/>
          <w:rtl/>
        </w:rPr>
        <w:t xml:space="preserve"> בלא ציחצוחי זיבה</w:t>
      </w:r>
      <w:r w:rsidR="001A7DD4" w:rsidRPr="00F52021">
        <w:rPr>
          <w:spacing w:val="2"/>
          <w:rtl/>
        </w:rPr>
        <w:t>.</w:t>
      </w:r>
      <w:r w:rsidR="00073099" w:rsidRPr="00F52021">
        <w:rPr>
          <w:rFonts w:hint="cs"/>
          <w:spacing w:val="2"/>
          <w:rtl/>
        </w:rPr>
        <w:t xml:space="preserve"> </w:t>
      </w:r>
      <w:r w:rsidR="00073099" w:rsidRPr="00F52021">
        <w:rPr>
          <w:rStyle w:val="a6"/>
          <w:rFonts w:hint="cs"/>
          <w:spacing w:val="2"/>
          <w:rtl/>
        </w:rPr>
        <w:t>ובעיניה לא אמר</w:t>
      </w:r>
      <w:r w:rsidR="00073099" w:rsidRPr="00F52021">
        <w:rPr>
          <w:rFonts w:hint="cs"/>
          <w:spacing w:val="2"/>
          <w:rtl/>
        </w:rPr>
        <w:t xml:space="preserve"> </w:t>
      </w:r>
    </w:p>
    <w:p w14:paraId="7676A507" w14:textId="6D4BE557" w:rsidR="00073099" w:rsidRDefault="00FF3740" w:rsidP="00073099">
      <w:pPr>
        <w:pStyle w:val="36"/>
        <w:framePr w:wrap="notBeside"/>
        <w:rPr>
          <w:rtl/>
        </w:rPr>
      </w:pPr>
      <w:r w:rsidRPr="00073099">
        <w:rPr>
          <w:rtl/>
        </w:rPr>
        <w:t>אלא</w:t>
      </w:r>
      <w:r w:rsidR="00073099">
        <w:rPr>
          <w:rFonts w:hint="cs"/>
          <w:rtl/>
        </w:rPr>
        <w:t>ראב''א:</w:t>
      </w:r>
      <w:r w:rsidRPr="00073099">
        <w:rPr>
          <w:rtl/>
        </w:rPr>
        <w:t xml:space="preserve"> </w:t>
      </w:r>
    </w:p>
    <w:p w14:paraId="620D1838" w14:textId="3603FD69" w:rsidR="00FF3740" w:rsidRPr="006F178A" w:rsidRDefault="00FF3740" w:rsidP="00FF3740">
      <w:pPr>
        <w:rPr>
          <w:rtl/>
        </w:rPr>
      </w:pPr>
      <w:r w:rsidRPr="00073099">
        <w:rPr>
          <w:rFonts w:ascii="FontbitDavid" w:hAnsi="FontbitDavid"/>
          <w:rtl/>
        </w:rPr>
        <w:t>לומר, שאין תולין בה.</w:t>
      </w:r>
    </w:p>
    <w:p w14:paraId="11F6A2AF" w14:textId="77777777" w:rsidR="00073099" w:rsidRDefault="00FF3740" w:rsidP="00073099">
      <w:pPr>
        <w:pStyle w:val="36"/>
        <w:framePr w:wrap="notBeside"/>
        <w:rPr>
          <w:rFonts w:ascii="FontbitDavid" w:hAnsi="FontbitDavid"/>
          <w:spacing w:val="-4"/>
          <w:rtl/>
        </w:rPr>
      </w:pPr>
      <w:r w:rsidRPr="00073099">
        <w:rPr>
          <w:rtl/>
        </w:rPr>
        <w:t>סבר ר"</w:t>
      </w:r>
      <w:r w:rsidRPr="00073099">
        <w:rPr>
          <w:rFonts w:hint="cs"/>
          <w:rtl/>
        </w:rPr>
        <w:t xml:space="preserve">פ </w:t>
      </w:r>
    </w:p>
    <w:p w14:paraId="2B66FF53" w14:textId="1AFEB4C7" w:rsidR="00FF3740" w:rsidRPr="00073099" w:rsidRDefault="00FF3740" w:rsidP="00FF3740">
      <w:pPr>
        <w:rPr>
          <w:rtl/>
        </w:rPr>
      </w:pPr>
      <w:r w:rsidRPr="00073099">
        <w:rPr>
          <w:rFonts w:hint="cs"/>
          <w:rtl/>
        </w:rPr>
        <w:t>דאגב חולשה ראה</w:t>
      </w:r>
      <w:r w:rsidRPr="00073099">
        <w:rPr>
          <w:rtl/>
        </w:rPr>
        <w:t xml:space="preserve">, </w:t>
      </w:r>
      <w:r w:rsidRPr="00073099">
        <w:rPr>
          <w:rStyle w:val="27"/>
          <w:rtl/>
        </w:rPr>
        <w:t>א"ל רבא,</w:t>
      </w:r>
      <w:r w:rsidRPr="00073099">
        <w:rPr>
          <w:rtl/>
        </w:rPr>
        <w:t xml:space="preserve"> והתנן: גר שנתגייר - מטמא מיד בזיבה! </w:t>
      </w:r>
    </w:p>
    <w:p w14:paraId="38ECE6B0" w14:textId="77777777" w:rsidR="00073099" w:rsidRDefault="00FF3740" w:rsidP="00073099">
      <w:pPr>
        <w:pStyle w:val="36"/>
        <w:framePr w:wrap="notBeside"/>
        <w:rPr>
          <w:rtl/>
        </w:rPr>
      </w:pPr>
      <w:r w:rsidRPr="00073099">
        <w:rPr>
          <w:rtl/>
        </w:rPr>
        <w:t xml:space="preserve">א"ל: </w:t>
      </w:r>
    </w:p>
    <w:p w14:paraId="295DEAF8" w14:textId="6343BE6A" w:rsidR="00FF3740" w:rsidRPr="006F178A" w:rsidRDefault="00FF3740" w:rsidP="00FF3740">
      <w:pPr>
        <w:rPr>
          <w:rtl/>
        </w:rPr>
      </w:pPr>
      <w:r w:rsidRPr="00073099">
        <w:rPr>
          <w:rFonts w:ascii="FontbitDavid" w:hAnsi="FontbitDavid"/>
          <w:rtl/>
        </w:rPr>
        <w:t>אין לך חולי גדול מזה.</w:t>
      </w:r>
    </w:p>
    <w:p w14:paraId="130C0171" w14:textId="39D61E85" w:rsidR="00FF3740" w:rsidRPr="006F178A" w:rsidRDefault="00FF3740" w:rsidP="00073099">
      <w:pPr>
        <w:pStyle w:val="a7"/>
        <w:rPr>
          <w:rtl/>
        </w:rPr>
      </w:pPr>
      <w:r w:rsidRPr="006F178A">
        <w:rPr>
          <w:rtl/>
        </w:rPr>
        <w:t>אלא תנאי היא</w:t>
      </w:r>
      <w:r w:rsidR="001A7DD4">
        <w:rPr>
          <w:rtl/>
        </w:rPr>
        <w:t>.</w:t>
      </w:r>
    </w:p>
    <w:p w14:paraId="3F37622B" w14:textId="77777777" w:rsidR="00073099" w:rsidRDefault="00FF3740" w:rsidP="00073099">
      <w:pPr>
        <w:pStyle w:val="36"/>
        <w:framePr w:wrap="notBeside"/>
        <w:rPr>
          <w:rtl/>
        </w:rPr>
      </w:pPr>
      <w:r w:rsidRPr="00073099">
        <w:rPr>
          <w:rtl/>
        </w:rPr>
        <w:t xml:space="preserve">דתניא: </w:t>
      </w:r>
    </w:p>
    <w:p w14:paraId="4E9FFB41" w14:textId="4ED1A298" w:rsidR="00FF3740" w:rsidRPr="006F178A" w:rsidRDefault="00073099" w:rsidP="00FF3740">
      <w:pPr>
        <w:rPr>
          <w:rtl/>
        </w:rPr>
      </w:pPr>
      <w:r>
        <w:rPr>
          <w:rFonts w:hint="cs"/>
          <w:rtl/>
        </w:rPr>
        <w:t>ש''ז</w:t>
      </w:r>
      <w:r w:rsidR="00FF3740" w:rsidRPr="006F178A">
        <w:rPr>
          <w:rtl/>
        </w:rPr>
        <w:t xml:space="preserve"> </w:t>
      </w:r>
      <w:r>
        <w:rPr>
          <w:rFonts w:hint="cs"/>
          <w:rtl/>
        </w:rPr>
        <w:t>ד</w:t>
      </w:r>
      <w:r w:rsidR="00FF3740" w:rsidRPr="006F178A">
        <w:rPr>
          <w:rtl/>
        </w:rPr>
        <w:t>זב מטמא במשא כל מעת לעת,</w:t>
      </w:r>
      <w:r w:rsidR="00FF3740" w:rsidRPr="00073099">
        <w:rPr>
          <w:rStyle w:val="27"/>
          <w:rtl/>
        </w:rPr>
        <w:t xml:space="preserve"> ור' יוסי:</w:t>
      </w:r>
      <w:r w:rsidR="00FF3740" w:rsidRPr="006F178A">
        <w:rPr>
          <w:rtl/>
        </w:rPr>
        <w:t xml:space="preserve"> יומו.</w:t>
      </w:r>
    </w:p>
    <w:p w14:paraId="624B8931" w14:textId="77777777" w:rsidR="00073099" w:rsidRDefault="00FF3740" w:rsidP="00073099">
      <w:pPr>
        <w:pStyle w:val="36"/>
        <w:framePr w:wrap="notBeside"/>
        <w:rPr>
          <w:rtl/>
        </w:rPr>
      </w:pPr>
      <w:r w:rsidRPr="00073099">
        <w:rPr>
          <w:rFonts w:hint="cs"/>
          <w:rtl/>
        </w:rPr>
        <w:t>ו</w:t>
      </w:r>
      <w:r w:rsidR="00585A64" w:rsidRPr="00073099">
        <w:rPr>
          <w:rFonts w:hint="cs"/>
          <w:rtl/>
        </w:rPr>
        <w:t>חלקו</w:t>
      </w:r>
      <w:r w:rsidRPr="00073099">
        <w:rPr>
          <w:rFonts w:hint="cs"/>
          <w:rtl/>
        </w:rPr>
        <w:t xml:space="preserve"> בדשמואל </w:t>
      </w:r>
    </w:p>
    <w:p w14:paraId="6A76D716" w14:textId="63F25248" w:rsidR="00FF3740" w:rsidRDefault="00FF3740" w:rsidP="00FF3740">
      <w:pPr>
        <w:rPr>
          <w:rFonts w:hint="cs"/>
          <w:rtl/>
        </w:rPr>
      </w:pPr>
      <w:r w:rsidRPr="006F178A">
        <w:rPr>
          <w:rFonts w:hint="cs"/>
          <w:rtl/>
        </w:rPr>
        <w:t xml:space="preserve">שהקשה </w:t>
      </w:r>
      <w:r w:rsidRPr="003215F9">
        <w:rPr>
          <w:rStyle w:val="afffffe"/>
          <w:rFonts w:hint="cs"/>
          <w:rtl/>
        </w:rPr>
        <w:t>ד'</w:t>
      </w:r>
      <w:r w:rsidRPr="003215F9">
        <w:rPr>
          <w:rStyle w:val="afffffe"/>
          <w:rtl/>
        </w:rPr>
        <w:t>כי יהיה בך איש אשר לא יהיה טהור מקרה לילה',</w:t>
      </w:r>
      <w:r w:rsidRPr="006F178A">
        <w:rPr>
          <w:rtl/>
        </w:rPr>
        <w:t xml:space="preserve"> וכתיב:</w:t>
      </w:r>
      <w:r w:rsidRPr="00AF76D0">
        <w:rPr>
          <w:rStyle w:val="afffffe"/>
          <w:rtl/>
        </w:rPr>
        <w:t xml:space="preserve"> </w:t>
      </w:r>
      <w:r w:rsidRPr="00AF76D0">
        <w:rPr>
          <w:rStyle w:val="afffffe"/>
          <w:rFonts w:hint="cs"/>
          <w:rtl/>
        </w:rPr>
        <w:t>'</w:t>
      </w:r>
      <w:r w:rsidRPr="00AF76D0">
        <w:rPr>
          <w:rStyle w:val="afffffe"/>
          <w:rtl/>
        </w:rPr>
        <w:t>לפנות ערב ירחץ במים'</w:t>
      </w:r>
      <w:r w:rsidRPr="00AF76D0">
        <w:rPr>
          <w:rStyle w:val="afffffe"/>
          <w:rFonts w:hint="cs"/>
          <w:rtl/>
        </w:rPr>
        <w:t>,</w:t>
      </w:r>
    </w:p>
    <w:p w14:paraId="6C26451A" w14:textId="77777777" w:rsidR="00FF3740" w:rsidRPr="006F178A" w:rsidRDefault="00FF3740" w:rsidP="00FF3740">
      <w:pPr>
        <w:rPr>
          <w:rtl/>
        </w:rPr>
      </w:pPr>
      <w:r w:rsidRPr="00F303A1">
        <w:rPr>
          <w:rStyle w:val="27"/>
          <w:rtl/>
        </w:rPr>
        <w:t xml:space="preserve">מ"ד מעת לעת, </w:t>
      </w:r>
      <w:r w:rsidRPr="006F178A">
        <w:rPr>
          <w:rtl/>
        </w:rPr>
        <w:t>דייק מ</w:t>
      </w:r>
      <w:r w:rsidRPr="00F303A1">
        <w:rPr>
          <w:rStyle w:val="afffffe"/>
          <w:rtl/>
        </w:rPr>
        <w:t>לפנות ערב</w:t>
      </w:r>
      <w:r w:rsidRPr="006F178A">
        <w:rPr>
          <w:rtl/>
        </w:rPr>
        <w:t xml:space="preserve">, </w:t>
      </w:r>
      <w:r w:rsidRPr="00F303A1">
        <w:rPr>
          <w:rStyle w:val="27"/>
          <w:rtl/>
        </w:rPr>
        <w:t xml:space="preserve">ואידך, </w:t>
      </w:r>
      <w:r w:rsidRPr="006F178A">
        <w:rPr>
          <w:rtl/>
        </w:rPr>
        <w:t xml:space="preserve">דייק </w:t>
      </w:r>
      <w:r w:rsidRPr="00F303A1">
        <w:rPr>
          <w:rStyle w:val="afffffe"/>
          <w:rtl/>
        </w:rPr>
        <w:t>מקרה לילה</w:t>
      </w:r>
      <w:r w:rsidRPr="006F178A">
        <w:rPr>
          <w:rtl/>
        </w:rPr>
        <w:t>.</w:t>
      </w:r>
    </w:p>
    <w:p w14:paraId="1335D5AF" w14:textId="34A0728B" w:rsidR="00FF3740" w:rsidRPr="006F178A" w:rsidRDefault="00FF3740" w:rsidP="00FF3740">
      <w:pPr>
        <w:rPr>
          <w:rtl/>
        </w:rPr>
      </w:pPr>
      <w:r w:rsidRPr="00F303A1">
        <w:rPr>
          <w:rStyle w:val="27"/>
          <w:rtl/>
        </w:rPr>
        <w:t xml:space="preserve">ומ"ד מלפנות ערב, </w:t>
      </w:r>
      <w:r w:rsidRPr="006F178A">
        <w:rPr>
          <w:rtl/>
        </w:rPr>
        <w:t>אורחא דקרי למתיא בליליא.</w:t>
      </w:r>
    </w:p>
    <w:p w14:paraId="135348F5" w14:textId="77777777" w:rsidR="00FF3740" w:rsidRPr="006F178A" w:rsidRDefault="00FF3740" w:rsidP="000F6CD2">
      <w:pPr>
        <w:pStyle w:val="afffffb"/>
        <w:rPr>
          <w:rtl/>
        </w:rPr>
      </w:pPr>
      <w:r>
        <w:rPr>
          <w:rtl/>
        </w:rPr>
        <w:t>׹</w:t>
      </w:r>
    </w:p>
    <w:p w14:paraId="7D22A32F" w14:textId="77777777" w:rsidR="00FF3740" w:rsidRPr="006F178A" w:rsidRDefault="00FF3740" w:rsidP="00F303A1">
      <w:pPr>
        <w:pStyle w:val="affffff2"/>
        <w:framePr w:wrap="around"/>
        <w:rPr>
          <w:rtl/>
        </w:rPr>
      </w:pPr>
      <w:del w:id="20247" w:author="קלוד" w:date="2026-10-06T10:09:33Z">
        <w:r>
          <w:rPr>
            <w:rtl/>
          </w:rPr>
          <w:delText xml:space="preserve">מתני'.</w:delText>
        </w:r>
      </w:del>
      <w:ins w:id="20248" w:author="קלוד" w:date="2026-10-06T10:09:33Z">
        <w:r>
          <w:rPr>
            <w:rtl/>
          </w:rPr>
          <w:t xml:space="preserve">משנה ה</w:t>
        </w:r>
      </w:ins>
    </w:p>
    <w:p w14:paraId="34DB4D84" w14:textId="70106343" w:rsidR="00FF3740" w:rsidRPr="006F178A" w:rsidRDefault="00FF3740" w:rsidP="00F303A1">
      <w:pPr>
        <w:pStyle w:val="affffb"/>
        <w:spacing w:before="120"/>
        <w:rPr>
          <w:rtl/>
        </w:rPr>
        <w:pPrChange w:id="90061" w:author="קלוד" w:date="2026-10-08T12:08:16Z">
          <w:pPr>
            <w:pStyle w:val="affffb"/>
          </w:pPr>
        </w:pPrChange>
      </w:pPr>
      <w:r w:rsidRPr="006F178A">
        <w:rPr>
          <w:rtl/>
        </w:rPr>
        <w:t xml:space="preserve">נזיר היה שמואל, </w:t>
      </w:r>
      <w:r w:rsidRPr="00F303A1">
        <w:rPr>
          <w:rStyle w:val="TanaimMishna"/>
          <w:rtl/>
          <w:rPrChange w:id="20183" w:author="קלוד" w:date="2026-10-06T10:09:33Z">
            <w:rPr>
              <w:rStyle w:val="27"/>
              <w:rtl/>
            </w:rPr>
          </w:rPrChange>
        </w:rPr>
        <w:t>כדברי ר' נהוראי, שנא':</w:t>
      </w:r>
      <w:r w:rsidRPr="00AF76D0">
        <w:rPr>
          <w:rStyle w:val="afffffe"/>
          <w:rtl/>
        </w:rPr>
        <w:t xml:space="preserve"> </w:t>
      </w:r>
      <w:r w:rsidRPr="00AF76D0">
        <w:rPr>
          <w:rStyle w:val="afffffe"/>
          <w:rFonts w:hint="cs"/>
          <w:rtl/>
        </w:rPr>
        <w:t>'</w:t>
      </w:r>
      <w:r w:rsidRPr="00AF76D0">
        <w:rPr>
          <w:rStyle w:val="afffffe"/>
          <w:rtl/>
        </w:rPr>
        <w:t>ומורה לא יעלה על ראשו</w:t>
      </w:r>
      <w:r w:rsidRPr="00AF76D0">
        <w:rPr>
          <w:rStyle w:val="afffffe"/>
          <w:rFonts w:hint="cs"/>
          <w:rtl/>
        </w:rPr>
        <w:t>'</w:t>
      </w:r>
      <w:r w:rsidRPr="00AF76D0">
        <w:rPr>
          <w:rStyle w:val="afffffe"/>
          <w:rtl/>
        </w:rPr>
        <w:t>,</w:t>
      </w:r>
      <w:r w:rsidRPr="006F178A">
        <w:rPr>
          <w:rtl/>
        </w:rPr>
        <w:t xml:space="preserve"> נאמר בשמשון </w:t>
      </w:r>
      <w:r w:rsidRPr="00F303A1">
        <w:rPr>
          <w:rStyle w:val="afffffe"/>
          <w:rtl/>
        </w:rPr>
        <w:t xml:space="preserve">ומורה </w:t>
      </w:r>
      <w:r w:rsidRPr="006F178A">
        <w:rPr>
          <w:rtl/>
        </w:rPr>
        <w:t xml:space="preserve">ונאמר בשמואל </w:t>
      </w:r>
      <w:r w:rsidRPr="00F303A1">
        <w:rPr>
          <w:rStyle w:val="afffffe"/>
          <w:rtl/>
        </w:rPr>
        <w:t>ומורה,</w:t>
      </w:r>
      <w:r w:rsidRPr="006F178A">
        <w:rPr>
          <w:rtl/>
        </w:rPr>
        <w:t xml:space="preserve"> </w:t>
      </w:r>
    </w:p>
    <w:p w14:paraId="2FCD0B9E" w14:textId="77777777" w:rsidR="00F303A1" w:rsidRDefault="00FF3740" w:rsidP="00FF3740">
      <w:pPr>
        <w:pStyle w:val="affffb"/>
        <w:rPr>
          <w:rtl/>
        </w:rPr>
      </w:pPr>
      <w:r w:rsidRPr="00F303A1">
        <w:rPr>
          <w:rStyle w:val="TanaimMishna"/>
          <w:rtl/>
          <w:rPrChange w:id="20184" w:author="קלוד" w:date="2026-10-06T10:09:33Z">
            <w:rPr>
              <w:rStyle w:val="27"/>
              <w:rtl/>
            </w:rPr>
          </w:rPrChange>
        </w:rPr>
        <w:t xml:space="preserve">א"ר יוסי: </w:t>
      </w:r>
      <w:r w:rsidRPr="006F178A">
        <w:rPr>
          <w:rtl/>
        </w:rPr>
        <w:t xml:space="preserve">והלא אין מורה אלא של בשר ודם! </w:t>
      </w:r>
    </w:p>
    <w:p w14:paraId="5C399C24" w14:textId="10BF24F2" w:rsidR="00FF3740" w:rsidRPr="006F178A" w:rsidRDefault="00FF3740" w:rsidP="00FF3740">
      <w:pPr>
        <w:pStyle w:val="affffb"/>
        <w:rPr>
          <w:rtl/>
        </w:rPr>
      </w:pPr>
      <w:r w:rsidRPr="00F303A1">
        <w:rPr>
          <w:rStyle w:val="TanaimMishna"/>
          <w:rtl/>
          <w:rPrChange w:id="20185" w:author="קלוד" w:date="2026-10-06T10:09:33Z">
            <w:rPr>
              <w:rStyle w:val="27"/>
              <w:rtl/>
            </w:rPr>
          </w:rPrChange>
        </w:rPr>
        <w:t>א"ל ר</w:t>
      </w:r>
      <w:r w:rsidR="00F303A1">
        <w:rPr>
          <w:rStyle w:val="TanaimMishna"/>
          <w:rFonts w:hint="cs"/>
          <w:rtl/>
          <w:rPrChange w:id="20186" w:author="קלוד" w:date="2026-10-06T10:09:33Z">
            <w:rPr>
              <w:rStyle w:val="27"/>
              <w:rFonts w:hint="cs"/>
              <w:rtl/>
            </w:rPr>
          </w:rPrChange>
        </w:rPr>
        <w:t>"נ</w:t>
      </w:r>
      <w:r w:rsidRPr="00F303A1">
        <w:rPr>
          <w:rStyle w:val="TanaimMishna"/>
          <w:rtl/>
          <w:rPrChange w:id="20187" w:author="קלוד" w:date="2026-10-06T10:09:33Z">
            <w:rPr>
              <w:rStyle w:val="27"/>
              <w:rtl/>
            </w:rPr>
          </w:rPrChange>
        </w:rPr>
        <w:t xml:space="preserve"> והלא כבר נאמר: </w:t>
      </w:r>
      <w:r w:rsidRPr="00AF76D0">
        <w:rPr>
          <w:rStyle w:val="afffffe"/>
          <w:rFonts w:hint="cs"/>
          <w:rtl/>
        </w:rPr>
        <w:t>'</w:t>
      </w:r>
      <w:r w:rsidRPr="00AF76D0">
        <w:rPr>
          <w:rStyle w:val="afffffe"/>
          <w:rtl/>
        </w:rPr>
        <w:t>ויאמר שמואל איך אלך ושמע שאול והרגני</w:t>
      </w:r>
      <w:r w:rsidRPr="00AF76D0">
        <w:rPr>
          <w:rStyle w:val="afffffe"/>
          <w:rFonts w:hint="cs"/>
          <w:rtl/>
        </w:rPr>
        <w:t>'</w:t>
      </w:r>
      <w:r w:rsidRPr="00AF76D0">
        <w:rPr>
          <w:rStyle w:val="afffffe"/>
          <w:rtl/>
        </w:rPr>
        <w:t>,</w:t>
      </w:r>
      <w:r w:rsidRPr="006F178A">
        <w:rPr>
          <w:rtl/>
        </w:rPr>
        <w:t xml:space="preserve"> שכבר היה עליו מורא של בשר ודם.</w:t>
      </w:r>
    </w:p>
    <w:p w14:paraId="2927ED17" w14:textId="77777777" w:rsidR="00FF3740" w:rsidRPr="006F178A" w:rsidRDefault="00FF3740" w:rsidP="000F6CD2">
      <w:pPr>
        <w:pStyle w:val="afffffb"/>
        <w:rPr>
          <w:rtl/>
        </w:rPr>
      </w:pPr>
      <w:r>
        <w:rPr>
          <w:rtl/>
        </w:rPr>
        <w:t>׹</w:t>
      </w:r>
    </w:p>
    <w:p w14:paraId="7BBF674A" w14:textId="77777777" w:rsidR="00FF3740" w:rsidRPr="006F178A" w:rsidRDefault="00FF3740" w:rsidP="00516202">
      <w:pPr>
        <w:pStyle w:val="affff5"/>
        <w:framePr w:wrap="around"/>
        <w:rPr>
          <w:rtl/>
        </w:rPr>
      </w:pPr>
      <w:r w:rsidRPr="006F178A">
        <w:rPr>
          <w:rFonts w:hint="cs"/>
          <w:rtl/>
        </w:rPr>
        <w:t>סו:</w:t>
      </w:r>
    </w:p>
    <w:p w14:paraId="67F3E9FF" w14:textId="40284257" w:rsidR="00F303A1" w:rsidRDefault="00FF3740" w:rsidP="00F303A1">
      <w:pPr>
        <w:pStyle w:val="36"/>
        <w:framePr w:wrap="notBeside"/>
        <w:rPr>
          <w:rtl/>
        </w:rPr>
      </w:pPr>
      <w:r w:rsidRPr="00F303A1">
        <w:rPr>
          <w:rtl/>
        </w:rPr>
        <w:t>רב לחייא</w:t>
      </w:r>
      <w:r w:rsidR="00F303A1">
        <w:rPr>
          <w:rFonts w:hint="cs"/>
          <w:rtl/>
        </w:rPr>
        <w:t xml:space="preserve"> בנו</w:t>
      </w:r>
    </w:p>
    <w:p w14:paraId="78EA7D36" w14:textId="5F308F29" w:rsidR="00FF3740" w:rsidRPr="006F178A" w:rsidRDefault="00FF3740" w:rsidP="00FF3740">
      <w:pPr>
        <w:rPr>
          <w:rtl/>
        </w:rPr>
      </w:pPr>
      <w:r w:rsidRPr="006F178A">
        <w:rPr>
          <w:rFonts w:ascii="FontbitDavid" w:hAnsi="FontbitDavid" w:hint="cs"/>
          <w:rtl/>
        </w:rPr>
        <w:t xml:space="preserve">חטוף וברך </w:t>
      </w:r>
      <w:r w:rsidRPr="00F303A1">
        <w:rPr>
          <w:rStyle w:val="27"/>
          <w:rFonts w:hint="cs"/>
          <w:rtl/>
        </w:rPr>
        <w:t>וכן א</w:t>
      </w:r>
      <w:r w:rsidRPr="00F303A1">
        <w:rPr>
          <w:rStyle w:val="27"/>
          <w:rtl/>
        </w:rPr>
        <w:t>"</w:t>
      </w:r>
      <w:r w:rsidRPr="00F303A1">
        <w:rPr>
          <w:rStyle w:val="27"/>
          <w:rFonts w:hint="cs"/>
          <w:rtl/>
        </w:rPr>
        <w:t>ל ר</w:t>
      </w:r>
      <w:r w:rsidRPr="00F303A1">
        <w:rPr>
          <w:rStyle w:val="27"/>
          <w:rtl/>
        </w:rPr>
        <w:t>"</w:t>
      </w:r>
      <w:r w:rsidRPr="00F303A1">
        <w:rPr>
          <w:rStyle w:val="27"/>
          <w:rFonts w:hint="cs"/>
          <w:rtl/>
        </w:rPr>
        <w:t>ה לרבה בנו</w:t>
      </w:r>
      <w:r w:rsidRPr="006F178A">
        <w:rPr>
          <w:rFonts w:ascii="FontbitDavid" w:hAnsi="FontbitDavid" w:hint="cs"/>
          <w:rtl/>
        </w:rPr>
        <w:t xml:space="preserve"> </w:t>
      </w:r>
    </w:p>
    <w:p w14:paraId="5D80643B" w14:textId="77777777" w:rsidR="00F303A1" w:rsidRDefault="00FF3740" w:rsidP="00F303A1">
      <w:pPr>
        <w:pStyle w:val="36"/>
        <w:framePr w:wrap="notBeside"/>
        <w:rPr>
          <w:rtl/>
        </w:rPr>
      </w:pPr>
      <w:r w:rsidRPr="00F303A1">
        <w:rPr>
          <w:rtl/>
        </w:rPr>
        <w:t xml:space="preserve">למימרא, </w:t>
      </w:r>
    </w:p>
    <w:p w14:paraId="56D28038" w14:textId="12DA5876" w:rsidR="00FF3740" w:rsidRPr="006F178A" w:rsidRDefault="00FF3740" w:rsidP="00FF3740">
      <w:pPr>
        <w:rPr>
          <w:rtl/>
        </w:rPr>
      </w:pPr>
      <w:r w:rsidRPr="006F178A">
        <w:rPr>
          <w:rtl/>
        </w:rPr>
        <w:t xml:space="preserve">דמברך עדיף, </w:t>
      </w:r>
      <w:r w:rsidRPr="00F303A1">
        <w:rPr>
          <w:rStyle w:val="27"/>
          <w:rtl/>
        </w:rPr>
        <w:t xml:space="preserve">והתניא, רבי יוסי אומר: </w:t>
      </w:r>
      <w:r w:rsidRPr="006F178A">
        <w:rPr>
          <w:rtl/>
        </w:rPr>
        <w:t>גדול העונה אמן יותר מן המברך,</w:t>
      </w:r>
    </w:p>
    <w:p w14:paraId="648DCB12" w14:textId="27E5EB24" w:rsidR="00FF3740" w:rsidRPr="006F178A" w:rsidRDefault="00FF3740" w:rsidP="00FF3740">
      <w:pPr>
        <w:rPr>
          <w:rtl/>
        </w:rPr>
      </w:pPr>
      <w:r w:rsidRPr="00F303A1">
        <w:rPr>
          <w:rStyle w:val="27"/>
          <w:rtl/>
        </w:rPr>
        <w:t>וא"ל ר</w:t>
      </w:r>
      <w:r w:rsidR="00F303A1">
        <w:rPr>
          <w:rStyle w:val="27"/>
          <w:rFonts w:hint="cs"/>
          <w:rtl/>
        </w:rPr>
        <w:t>"נ</w:t>
      </w:r>
      <w:r w:rsidRPr="00F303A1">
        <w:rPr>
          <w:rStyle w:val="27"/>
          <w:rtl/>
        </w:rPr>
        <w:t>:</w:t>
      </w:r>
      <w:r w:rsidRPr="006F178A">
        <w:rPr>
          <w:rtl/>
        </w:rPr>
        <w:t xml:space="preserve"> השמים! כך הוא, תדע, שהרי גוליירים מתגרין במלחמה וגבורים נוצחין! </w:t>
      </w:r>
    </w:p>
    <w:p w14:paraId="5D3058F0" w14:textId="67C9DAB9" w:rsidR="00F303A1" w:rsidRDefault="00FF3740" w:rsidP="00F303A1">
      <w:pPr>
        <w:pStyle w:val="36"/>
        <w:framePr w:wrap="notBeside"/>
        <w:rPr>
          <w:rtl/>
        </w:rPr>
      </w:pPr>
      <w:r w:rsidRPr="00F303A1">
        <w:rPr>
          <w:rtl/>
        </w:rPr>
        <w:t>תנאי היא</w:t>
      </w:r>
      <w:r w:rsidR="001A7DD4" w:rsidRPr="00F303A1">
        <w:rPr>
          <w:rtl/>
        </w:rPr>
        <w:t>.</w:t>
      </w:r>
      <w:r w:rsidRPr="00F303A1">
        <w:rPr>
          <w:rFonts w:hint="cs"/>
          <w:rtl/>
        </w:rPr>
        <w:t xml:space="preserve"> </w:t>
      </w:r>
    </w:p>
    <w:p w14:paraId="2EB44C81" w14:textId="3965E0B7" w:rsidR="00FF3740" w:rsidRPr="006F178A" w:rsidRDefault="00CD585B" w:rsidP="00FF3740">
      <w:pPr>
        <w:rPr>
          <w:rtl/>
        </w:rPr>
      </w:pPr>
      <w:r w:rsidRPr="00CD585B">
        <w:rPr>
          <w:rStyle w:val="27"/>
          <w:rFonts w:hint="cs"/>
          <w:rtl/>
        </w:rPr>
        <w:t>ד</w:t>
      </w:r>
      <w:r w:rsidR="00FF3740" w:rsidRPr="00CD585B">
        <w:rPr>
          <w:rStyle w:val="27"/>
          <w:rtl/>
        </w:rPr>
        <w:t>תניא:</w:t>
      </w:r>
      <w:r w:rsidR="00FF3740" w:rsidRPr="006F178A">
        <w:rPr>
          <w:rtl/>
        </w:rPr>
        <w:t xml:space="preserve"> אחד המברך ואחד העונה אמן במשמע, אלא שממהרין למברך תחילה.</w:t>
      </w:r>
    </w:p>
    <w:p w14:paraId="0107B7A9" w14:textId="77777777" w:rsidR="00CD585B" w:rsidRDefault="00FF3740" w:rsidP="00CD585B">
      <w:pPr>
        <w:pStyle w:val="36"/>
        <w:framePr w:wrap="notBeside"/>
        <w:rPr>
          <w:rtl/>
        </w:rPr>
      </w:pPr>
      <w:r w:rsidRPr="00CD585B">
        <w:rPr>
          <w:rtl/>
        </w:rPr>
        <w:t>ר"</w:t>
      </w:r>
      <w:r w:rsidRPr="00CD585B">
        <w:rPr>
          <w:rFonts w:hint="cs"/>
          <w:rtl/>
        </w:rPr>
        <w:t>א מר</w:t>
      </w:r>
      <w:r w:rsidRPr="00CD585B">
        <w:rPr>
          <w:rtl/>
        </w:rPr>
        <w:t>"</w:t>
      </w:r>
      <w:r w:rsidRPr="00CD585B">
        <w:rPr>
          <w:rFonts w:hint="cs"/>
          <w:rtl/>
        </w:rPr>
        <w:t>ח</w:t>
      </w:r>
      <w:r w:rsidRPr="00CD585B">
        <w:rPr>
          <w:rtl/>
        </w:rPr>
        <w:t xml:space="preserve">: </w:t>
      </w:r>
    </w:p>
    <w:p w14:paraId="55E7B7F8" w14:textId="37931DC0" w:rsidR="00FF3740" w:rsidRPr="006F178A" w:rsidRDefault="00FF3740" w:rsidP="00FF3740">
      <w:pPr>
        <w:rPr>
          <w:rtl/>
        </w:rPr>
      </w:pPr>
      <w:r w:rsidRPr="006F178A">
        <w:rPr>
          <w:rtl/>
        </w:rPr>
        <w:t>ת</w:t>
      </w:r>
      <w:r w:rsidR="00CD585B">
        <w:rPr>
          <w:rFonts w:hint="cs"/>
          <w:rtl/>
        </w:rPr>
        <w:t>"ח</w:t>
      </w:r>
      <w:r w:rsidRPr="006F178A">
        <w:rPr>
          <w:rtl/>
        </w:rPr>
        <w:t xml:space="preserve"> מרבים שלום בעולם, </w:t>
      </w:r>
      <w:r w:rsidR="00CD585B">
        <w:rPr>
          <w:rFonts w:hint="cs"/>
          <w:rtl/>
        </w:rPr>
        <w:t>ד</w:t>
      </w:r>
      <w:r w:rsidRPr="00AF76D0">
        <w:rPr>
          <w:rStyle w:val="afffffe"/>
          <w:rFonts w:hint="cs"/>
          <w:rtl/>
        </w:rPr>
        <w:t>'</w:t>
      </w:r>
      <w:r w:rsidRPr="00AF76D0">
        <w:rPr>
          <w:rStyle w:val="afffffe"/>
          <w:rtl/>
        </w:rPr>
        <w:t>וכל בניך למודי ה</w:t>
      </w:r>
      <w:r>
        <w:rPr>
          <w:rStyle w:val="afffffe"/>
          <w:rtl/>
        </w:rPr>
        <w:t>'</w:t>
      </w:r>
      <w:r w:rsidRPr="00AF76D0">
        <w:rPr>
          <w:rStyle w:val="afffffe"/>
          <w:rtl/>
        </w:rPr>
        <w:t xml:space="preserve"> ורב שלום בניך</w:t>
      </w:r>
      <w:r w:rsidRPr="00AF76D0">
        <w:rPr>
          <w:rStyle w:val="afffffe"/>
          <w:rFonts w:hint="cs"/>
          <w:rtl/>
        </w:rPr>
        <w:t>'</w:t>
      </w:r>
      <w:r w:rsidRPr="00AF76D0">
        <w:rPr>
          <w:rStyle w:val="afffffe"/>
          <w:rtl/>
        </w:rPr>
        <w:t>.</w:t>
      </w:r>
    </w:p>
    <w:p w14:paraId="35898D65" w14:textId="77777777" w:rsidR="00FF3740" w:rsidRPr="006F178A" w:rsidRDefault="00FF3740" w:rsidP="000F6CD2">
      <w:pPr>
        <w:pStyle w:val="afffffb"/>
        <w:rPr>
          <w:del w:id="90040" w:author="מנוע עיצוב" w:date="2026-10-08T11:01:28Z"/>
          <w:rtl/>
        </w:rPr>
      </w:pPr>
      <w:del w:id="90039" w:author="מנוע עיצוב" w:date="2026-10-08T11:01:28Z">
        <w:r>
          <w:rPr>
            <w:rtl/>
          </w:rPr>
          <w:delText xml:space="preserve">׹</w:delText>
        </w:r>
      </w:del>
    </w:p>
    <w:p w14:paraId="79022F88" w14:textId="77777777" w:rsidR="00FF3740" w:rsidRPr="00766B62" w:rsidRDefault="00FF3740" w:rsidP="00FF3740">
      <w:pPr>
        <w:pStyle w:val="Hadran"/>
        <w:rPr>
          <w:rFonts w:cs="BA Vilna Bold"/>
          <w:bCs w:val="0"/>
          <w:sz w:val="20"/>
          <w:rtl/>
        </w:rPr>
        <w:sectPr w:rsidR="00FF3740" w:rsidRPr="00766B62" w:rsidSect="008450B4">
          <w:type w:val="continuous"/>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284"/>
          <w:titlePg/>
          <w:bidi/>
          <w:rtlGutter/>
          <w:docGrid w:linePitch="360"/>
        </w:sectPr>
        <w:pPrChange w:id="91049" w:author="Claude" w:date="2026-10-08T08:35:28Z">
          <w:pPr>
            <w:pStyle w:val="afffff1"/>
            <w:rPr>
              <w:rFonts w:cs="BA Vilna Bold"/>
              <w:bCs w:val="0"/>
              <w:sz w:val="20"/>
              <w:rtl/>
            </w:rPr>
            <w:sectPr w:rsidR="00FF3740" w:rsidRPr="00766B62" w:rsidSect="008450B4">
              <w:type w:val="continuous"/>
              <w:pgSz w:w="5103" w:h="16840" w:code="9"/>
              <w:pgMar w:top="284" w:right="1134" w:bottom="284" w:left="567" w:header="284" w:footer="284"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pgNumType w:start="1"/>
              <w:cols w:space="284"/>
              <w:titlePg/>
              <w:bidi/>
              <w:rtlGutter/>
              <w:docGrid w:linePitch="360"/>
            </w:sectPr>
          </w:pPr>
        </w:pPrChange>
      </w:pPr>
      <w:r w:rsidRPr="00766B62">
        <w:rPr>
          <w:rFonts w:cs="BA Vilna Bold"/>
          <w:bCs w:val="0"/>
          <w:sz w:val="20"/>
          <w:rtl/>
        </w:rPr>
        <w:t>הדרן עלך הכותים אין להם נזירות</w:t>
      </w:r>
      <w:r w:rsidRPr="00766B62">
        <w:rPr>
          <w:rFonts w:cs="BA Vilna Bold" w:hint="cs"/>
          <w:bCs w:val="0"/>
          <w:sz w:val="20"/>
          <w:rtl/>
        </w:rPr>
        <w:t xml:space="preserve"> וסליקא לה מסכת נזיר.</w:t>
      </w:r>
    </w:p>
    <w:p w14:paraId="26B15AE9" w14:textId="77777777" w:rsidR="00150677" w:rsidRDefault="00150677"/>
    <w:sectPr w:rsidR="00150677" w:rsidSect="008450B4">
      <w:pgSz w:w="5103" w:h="16840" w:code="9"/>
      <w:pgMar w:top="1440" w:right="1134" w:bottom="1440" w:left="1800" w:header="708" w:footer="708" w:gutter="0"/>
      <w:pgBorders w:offsetFrom="page">
        <w:top w:val="threeDEngrave" w:sz="24" w:space="0" w:color="806000" w:themeColor="accent4" w:themeShade="80"/>
        <w:left w:val="threeDEngrave" w:sz="24" w:space="0" w:color="806000" w:themeColor="accent4" w:themeShade="80"/>
        <w:bottom w:val="threeDEmboss" w:sz="24" w:space="0" w:color="806000" w:themeColor="accent4" w:themeShade="80"/>
        <w:right w:val="threeDEmboss" w:sz="24" w:space="0" w:color="806000" w:themeColor="accent4" w:themeShade="80"/>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D8A55" w14:textId="77777777" w:rsidR="00DA2B94" w:rsidRDefault="00DA2B94" w:rsidP="00EF6930">
      <w:pPr>
        <w:spacing w:line="240" w:lineRule="auto"/>
      </w:pPr>
      <w:r>
        <w:separator/>
      </w:r>
    </w:p>
  </w:endnote>
  <w:endnote w:type="continuationSeparator" w:id="0">
    <w:p w14:paraId="1A2BC973" w14:textId="77777777" w:rsidR="00DA2B94" w:rsidRDefault="00DA2B94" w:rsidP="00EF6930">
      <w:pPr>
        <w:spacing w:line="240" w:lineRule="auto"/>
      </w:pPr>
      <w:r>
        <w:continuationSeparator/>
      </w:r>
    </w:p>
  </w:endnote>
  <w:endnote w:type="continuationNotice" w:id="1">
    <w:p w14:paraId="416942EB" w14:textId="77777777" w:rsidR="00DA2B94" w:rsidRDefault="00DA2B9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BA Fontov Regular">
    <w:altName w:val="BA Fontov"/>
    <w:charset w:val="00"/>
    <w:family w:val="roman"/>
    <w:pitch w:val="variable"/>
    <w:sig w:usb0="00000803" w:usb1="50000000" w:usb2="00000000" w:usb3="00000000" w:csb0="00000021" w:csb1="00000000"/>
  </w:font>
  <w:font w:name="BA Vilna Regular">
    <w:panose1 w:val="02020803050405020304"/>
    <w:charset w:val="00"/>
    <w:family w:val="roman"/>
    <w:pitch w:val="variable"/>
    <w:sig w:usb0="00000803" w:usb1="5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 Vilna Bold">
    <w:panose1 w:val="02020803050405020304"/>
    <w:charset w:val="00"/>
    <w:family w:val="roman"/>
    <w:pitch w:val="variable"/>
    <w:sig w:usb0="00000803" w:usb1="50000000" w:usb2="00000000" w:usb3="00000000" w:csb0="00000021" w:csb1="00000000"/>
  </w:font>
  <w:font w:name="BA • Vilna Light">
    <w:panose1 w:val="02000500000000000000"/>
    <w:charset w:val="00"/>
    <w:family w:val="modern"/>
    <w:notTrueType/>
    <w:pitch w:val="variable"/>
    <w:sig w:usb0="80000803" w:usb1="5000E00A" w:usb2="00000000" w:usb3="00000000" w:csb0="00000021" w:csb1="00000000"/>
  </w:font>
  <w:font w:name="BA TM • Vilna Extra-Bold">
    <w:panose1 w:val="02000500000000000000"/>
    <w:charset w:val="00"/>
    <w:family w:val="modern"/>
    <w:notTrueType/>
    <w:pitch w:val="variable"/>
    <w:sig w:usb0="80000803" w:usb1="5000E00A" w:usb2="00000000" w:usb3="00000000" w:csb0="00000021" w:csb1="00000000"/>
  </w:font>
  <w:font w:name="BA Esthetic Light">
    <w:panose1 w:val="02020803050405020304"/>
    <w:charset w:val="00"/>
    <w:family w:val="roman"/>
    <w:pitch w:val="variable"/>
    <w:sig w:usb0="00000803" w:usb1="50000000" w:usb2="00000000" w:usb3="00000000" w:csb0="00000021" w:csb1="00000000"/>
  </w:font>
  <w:font w:name="PFT_Frank">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Fb Fontext">
    <w:altName w:val="Times New Roman"/>
    <w:charset w:val="00"/>
    <w:family w:val="roman"/>
    <w:pitch w:val="variable"/>
    <w:sig w:usb0="80000827" w:usb1="5000004A"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BA TM • Tzlotana">
    <w:panose1 w:val="02000500000000000000"/>
    <w:charset w:val="00"/>
    <w:family w:val="modern"/>
    <w:notTrueType/>
    <w:pitch w:val="variable"/>
    <w:sig w:usb0="80000803" w:usb1="5000E00A" w:usb2="00000000" w:usb3="00000000" w:csb0="00000021" w:csb1="00000000"/>
  </w:font>
  <w:font w:name="FontbitDavid">
    <w:altName w:val="Times New Roman"/>
    <w:charset w:val="00"/>
    <w:family w:val="roman"/>
    <w:pitch w:val="variable"/>
    <w:sig w:usb0="80000827" w:usb1="5000004A" w:usb2="0000002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 w:name="BA Esthetic Border">
    <w:panose1 w:val="02020503050405020304"/>
    <w:charset w:val="00"/>
    <w:family w:val="roman"/>
    <w:notTrueType/>
    <w:pitch w:val="variable"/>
    <w:sig w:usb0="80000823" w:usb1="50002002" w:usb2="00000020" w:usb3="00000000" w:csb0="00000021" w:csb1="00000000"/>
  </w:font>
  <w:font w:name="BA Esthetic Regular">
    <w:panose1 w:val="02020803050405020304"/>
    <w:charset w:val="00"/>
    <w:family w:val="roman"/>
    <w:pitch w:val="variable"/>
    <w:sig w:usb0="00000803" w:usb1="5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329EE" w14:textId="77777777" w:rsidR="00DA2B94" w:rsidRDefault="00DA2B94" w:rsidP="00EF6930">
      <w:pPr>
        <w:spacing w:line="240" w:lineRule="auto"/>
      </w:pPr>
      <w:r>
        <w:separator/>
      </w:r>
    </w:p>
  </w:footnote>
  <w:footnote w:type="continuationSeparator" w:id="0">
    <w:p w14:paraId="30102B87" w14:textId="77777777" w:rsidR="00DA2B94" w:rsidRDefault="00DA2B94" w:rsidP="00EF6930">
      <w:pPr>
        <w:spacing w:line="240" w:lineRule="auto"/>
      </w:pPr>
      <w:r>
        <w:continuationSeparator/>
      </w:r>
    </w:p>
  </w:footnote>
  <w:footnote w:type="continuationNotice" w:id="1">
    <w:p w14:paraId="1BED0CB4" w14:textId="77777777" w:rsidR="00DA2B94" w:rsidRDefault="00DA2B9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AB8D9" w14:textId="5F45BAC5" w:rsidR="0086496B" w:rsidRDefault="00296FA7" w:rsidP="004726A6">
    <w:pPr>
      <w:pStyle w:val="af7"/>
      <w:pBdr>
        <w:bottom w:val="double" w:sz="6" w:space="1" w:color="auto"/>
      </w:pBdr>
      <w:tabs>
        <w:tab w:val="right" w:pos="113"/>
        <w:tab w:val="right" w:pos="3402"/>
        <w:tab w:val="right" w:pos="4153"/>
      </w:tabs>
      <w:jc w:val="center"/>
      <w:rPr>
        <w:sz w:val="20"/>
        <w:szCs w:val="18"/>
        <w:rtl/>
      </w:rPr>
    </w:pPr>
    <w:r w:rsidRPr="0026469D">
      <w:rPr>
        <w:rFonts w:ascii="BA  Leukmey Girsa Regular" w:hAnsi="BA  Leukmey Girsa Regular" w:cs="BA  Leukmey Girsa Regular"/>
        <w:color w:val="BF8F00" w:themeColor="accent4" w:themeShade="BF"/>
        <w:sz w:val="22"/>
        <w:szCs w:val="20"/>
        <w:rtl/>
      </w:rPr>
      <w:t>׹</w:t>
    </w:r>
    <w:r w:rsidRPr="0026469D">
      <w:rPr>
        <w:rFonts w:ascii="BA Tefilot Regular" w:hAnsi="BA Tefilot Regular" w:cs="BA Tefilot Regular"/>
        <w:color w:val="BF8F00" w:themeColor="accent4" w:themeShade="BF"/>
        <w:spacing w:val="10"/>
        <w:sz w:val="24"/>
        <w:szCs w:val="24"/>
        <w:rtl/>
      </w:rPr>
      <w:t xml:space="preserve"> </w:t>
    </w:r>
    <w:r w:rsidR="00CC522E" w:rsidRPr="004726A6">
      <w:rPr>
        <w:rFonts w:ascii="BA TM • Vilna Extra-Bold" w:hAnsi="BA TM • Vilna Extra-Bold" w:cs="BA TM • Vilna Extra-Bold"/>
        <w:color w:val="BF8F00" w:themeColor="accent4" w:themeShade="BF"/>
        <w:spacing w:val="8"/>
        <w:sz w:val="22"/>
        <w:szCs w:val="20"/>
        <w:rtl/>
      </w:rPr>
      <w:t>קיצור הד</w:t>
    </w:r>
    <w:r w:rsidR="00B2640C" w:rsidRPr="004726A6">
      <w:rPr>
        <w:rFonts w:ascii="BA TM • Vilna Extra-Bold" w:hAnsi="BA TM • Vilna Extra-Bold" w:cs="BA TM • Vilna Extra-Bold"/>
        <w:color w:val="BF8F00" w:themeColor="accent4" w:themeShade="BF"/>
        <w:spacing w:val="8"/>
        <w:sz w:val="22"/>
        <w:szCs w:val="20"/>
        <w:rtl/>
      </w:rPr>
      <w:t>+</w:t>
    </w:r>
    <w:r w:rsidR="00CC522E" w:rsidRPr="004726A6">
      <w:rPr>
        <w:rFonts w:ascii="BA TM • Vilna Extra-Bold" w:hAnsi="BA TM • Vilna Extra-Bold" w:cs="BA TM • Vilna Extra-Bold"/>
        <w:color w:val="BF8F00" w:themeColor="accent4" w:themeShade="BF"/>
        <w:spacing w:val="8"/>
        <w:sz w:val="22"/>
        <w:szCs w:val="20"/>
        <w:rtl/>
      </w:rPr>
      <w:t>ף היומי</w:t>
    </w:r>
    <w:r w:rsidRPr="0026469D">
      <w:rPr>
        <w:rFonts w:ascii="BA Tefilot Regular" w:hAnsi="BA Tefilot Regular" w:cs="BA Tefilot Regular"/>
        <w:color w:val="BF8F00" w:themeColor="accent4" w:themeShade="BF"/>
        <w:spacing w:val="10"/>
        <w:sz w:val="24"/>
        <w:szCs w:val="24"/>
        <w:rtl/>
      </w:rPr>
      <w:t xml:space="preserve"> </w:t>
    </w:r>
    <w:r w:rsidRPr="0026469D">
      <w:rPr>
        <w:rFonts w:ascii="BA  Leukmey Girsa Regular" w:hAnsi="BA  Leukmey Girsa Regular" w:cs="BA  Leukmey Girsa Regular"/>
        <w:color w:val="BF8F00" w:themeColor="accent4" w:themeShade="BF"/>
        <w:sz w:val="22"/>
        <w:szCs w:val="20"/>
        <w:rtl/>
      </w:rPr>
      <w:t>׶</w:t>
    </w:r>
  </w:p>
  <w:p w14:paraId="7025400C" w14:textId="7C65A28E" w:rsidR="004E4BF1" w:rsidRPr="0045020B" w:rsidRDefault="004E4BF1" w:rsidP="00762C01">
    <w:pPr>
      <w:pStyle w:val="af7"/>
      <w:pBdr>
        <w:bottom w:val="double" w:sz="6" w:space="1" w:color="auto"/>
      </w:pBdr>
      <w:tabs>
        <w:tab w:val="right" w:pos="113"/>
        <w:tab w:val="right" w:pos="3402"/>
        <w:tab w:val="right" w:pos="4153"/>
      </w:tabs>
      <w:spacing w:line="180" w:lineRule="exact"/>
      <w:jc w:val="center"/>
      <w:rPr>
        <w:rFonts w:ascii="BA • Vilna Light" w:hAnsi="BA • Vilna Light" w:cs="BA • Vilna Light"/>
        <w:color w:val="806000" w:themeColor="accent4" w:themeShade="80"/>
        <w:sz w:val="16"/>
        <w:szCs w:val="14"/>
        <w:rtl/>
      </w:rPr>
    </w:pPr>
    <w:r w:rsidRPr="0045020B">
      <w:rPr>
        <w:rFonts w:ascii="BA • Vilna Light" w:hAnsi="BA • Vilna Light" w:cs="BA • Vilna Light"/>
        <w:color w:val="806000" w:themeColor="accent4" w:themeShade="80"/>
        <w:sz w:val="16"/>
        <w:szCs w:val="14"/>
        <w:rtl/>
      </w:rPr>
      <w:t xml:space="preserve">מוגש ע''י </w:t>
    </w:r>
    <w:r w:rsidR="0045020B">
      <w:rPr>
        <w:rFonts w:ascii="BA • Vilna Light" w:hAnsi="BA • Vilna Light" w:cs="BA • Vilna Light" w:hint="cs"/>
        <w:color w:val="806000" w:themeColor="accent4" w:themeShade="80"/>
        <w:sz w:val="16"/>
        <w:szCs w:val="14"/>
        <w:rtl/>
      </w:rPr>
      <w:t>'</w:t>
    </w:r>
    <w:r w:rsidRPr="0045020B">
      <w:rPr>
        <w:rFonts w:ascii="BA • Vilna Light" w:hAnsi="BA • Vilna Light" w:cs="BA • Vilna Light"/>
        <w:color w:val="806000" w:themeColor="accent4" w:themeShade="80"/>
        <w:sz w:val="16"/>
        <w:szCs w:val="14"/>
        <w:rtl/>
      </w:rPr>
      <w:t>הקו החרד</w:t>
    </w:r>
    <w:r w:rsidR="0045020B">
      <w:rPr>
        <w:rFonts w:ascii="BA • Vilna Light" w:hAnsi="BA • Vilna Light" w:cs="BA • Vilna Light" w:hint="cs"/>
        <w:color w:val="806000" w:themeColor="accent4" w:themeShade="80"/>
        <w:sz w:val="16"/>
        <w:szCs w:val="14"/>
        <w:rtl/>
      </w:rPr>
      <w:t>+</w:t>
    </w:r>
    <w:r w:rsidRPr="0045020B">
      <w:rPr>
        <w:rFonts w:ascii="BA • Vilna Light" w:hAnsi="BA • Vilna Light" w:cs="BA • Vilna Light"/>
        <w:color w:val="806000" w:themeColor="accent4" w:themeShade="80"/>
        <w:sz w:val="16"/>
        <w:szCs w:val="14"/>
        <w:rtl/>
      </w:rPr>
      <w:t>י</w:t>
    </w:r>
    <w:r w:rsidR="0045020B">
      <w:rPr>
        <w:rFonts w:ascii="BA • Vilna Light" w:hAnsi="BA • Vilna Light" w:cs="BA • Vilna Light" w:hint="cs"/>
        <w:color w:val="806000" w:themeColor="accent4" w:themeShade="80"/>
        <w:sz w:val="16"/>
        <w:szCs w:val="14"/>
        <w:rtl/>
      </w:rPr>
      <w:t>'</w:t>
    </w:r>
    <w:r w:rsidRPr="0045020B">
      <w:rPr>
        <w:rFonts w:ascii="BA • Vilna Light" w:hAnsi="BA • Vilna Light" w:cs="BA • Vilna Light"/>
        <w:color w:val="806000" w:themeColor="accent4" w:themeShade="80"/>
        <w:sz w:val="16"/>
        <w:szCs w:val="14"/>
        <w:rtl/>
      </w:rPr>
      <w:t xml:space="preserve"> בשיתוף </w:t>
    </w:r>
    <w:r w:rsidR="0045020B">
      <w:rPr>
        <w:rFonts w:ascii="BA • Vilna Light" w:hAnsi="BA • Vilna Light" w:cs="BA • Vilna Light" w:hint="cs"/>
        <w:color w:val="806000" w:themeColor="accent4" w:themeShade="80"/>
        <w:sz w:val="16"/>
        <w:szCs w:val="14"/>
        <w:rtl/>
      </w:rPr>
      <w:t>'</w:t>
    </w:r>
    <w:r w:rsidRPr="0045020B">
      <w:rPr>
        <w:rFonts w:ascii="BA • Vilna Light" w:hAnsi="BA • Vilna Light" w:cs="BA • Vilna Light"/>
        <w:color w:val="806000" w:themeColor="accent4" w:themeShade="80"/>
        <w:sz w:val="16"/>
        <w:szCs w:val="14"/>
        <w:rtl/>
      </w:rPr>
      <w:t>ל</w:t>
    </w:r>
    <w:r w:rsidR="0045020B">
      <w:rPr>
        <w:rFonts w:ascii="BA • Vilna Light" w:hAnsi="BA • Vilna Light" w:cs="BA • Vilna Light" w:hint="cs"/>
        <w:color w:val="806000" w:themeColor="accent4" w:themeShade="80"/>
        <w:sz w:val="16"/>
        <w:szCs w:val="14"/>
        <w:rtl/>
      </w:rPr>
      <w:t>+</w:t>
    </w:r>
    <w:r w:rsidRPr="0045020B">
      <w:rPr>
        <w:rFonts w:ascii="BA • Vilna Light" w:hAnsi="BA • Vilna Light" w:cs="BA • Vilna Light"/>
        <w:color w:val="806000" w:themeColor="accent4" w:themeShade="80"/>
        <w:sz w:val="16"/>
        <w:szCs w:val="14"/>
        <w:rtl/>
      </w:rPr>
      <w:t>אוקמי גיר</w:t>
    </w:r>
    <w:r w:rsidR="0045020B">
      <w:rPr>
        <w:rFonts w:ascii="BA • Vilna Light" w:hAnsi="BA • Vilna Light" w:cs="BA • Vilna Light" w:hint="cs"/>
        <w:color w:val="806000" w:themeColor="accent4" w:themeShade="80"/>
        <w:sz w:val="16"/>
        <w:szCs w:val="14"/>
        <w:rtl/>
      </w:rPr>
      <w:t>+</w:t>
    </w:r>
    <w:r w:rsidRPr="0045020B">
      <w:rPr>
        <w:rFonts w:ascii="BA • Vilna Light" w:hAnsi="BA • Vilna Light" w:cs="BA • Vilna Light"/>
        <w:color w:val="806000" w:themeColor="accent4" w:themeShade="80"/>
        <w:sz w:val="16"/>
        <w:szCs w:val="14"/>
        <w:rtl/>
      </w:rPr>
      <w:t>סא</w:t>
    </w:r>
    <w:r w:rsidR="0045020B">
      <w:rPr>
        <w:rFonts w:ascii="BA • Vilna Light" w:hAnsi="BA • Vilna Light" w:cs="BA • Vilna Light" w:hint="cs"/>
        <w:color w:val="806000" w:themeColor="accent4" w:themeShade="80"/>
        <w:sz w:val="16"/>
        <w:szCs w:val="14"/>
        <w:rtl/>
      </w:rPr>
      <w:t>'</w:t>
    </w:r>
  </w:p>
  <w:p w14:paraId="657A2E58" w14:textId="1425A719" w:rsidR="00EF6930" w:rsidRPr="00CC522E" w:rsidRDefault="00296FA7" w:rsidP="0003067B">
    <w:pPr>
      <w:pStyle w:val="af7"/>
      <w:pBdr>
        <w:bottom w:val="double" w:sz="6" w:space="1" w:color="auto"/>
      </w:pBdr>
      <w:tabs>
        <w:tab w:val="right" w:pos="113"/>
        <w:tab w:val="right" w:pos="3402"/>
        <w:tab w:val="right" w:pos="4153"/>
      </w:tabs>
      <w:jc w:val="center"/>
      <w:rPr>
        <w:sz w:val="20"/>
        <w:szCs w:val="18"/>
        <w:rtl/>
      </w:rPr>
    </w:pPr>
    <w:r w:rsidRPr="0007596F">
      <w:rPr>
        <w:rtl/>
      </w:rPr>
      <w:fldChar w:fldCharType="begin"/>
    </w:r>
    <w:r w:rsidRPr="0007596F">
      <w:rPr>
        <w:rtl/>
      </w:rPr>
      <w:instrText xml:space="preserve"> </w:instrText>
    </w:r>
    <w:r w:rsidRPr="0007596F">
      <w:instrText>STYLEREF</w:instrText>
    </w:r>
    <w:r w:rsidRPr="0007596F">
      <w:rPr>
        <w:rtl/>
      </w:rPr>
      <w:instrText xml:space="preserve">  פרק  \* </w:instrText>
    </w:r>
    <w:r w:rsidRPr="0007596F">
      <w:instrText xml:space="preserve">MERGEFORMAT </w:instrText>
    </w:r>
    <w:r w:rsidR="00BD1882">
      <w:rPr>
        <w:rtl/>
      </w:rPr>
      <w:fldChar w:fldCharType="separate"/>
    </w:r>
    <w:r w:rsidR="00BD1882">
      <w:rPr>
        <w:noProof/>
        <w:rtl/>
      </w:rPr>
      <w:t>פרק תשיעי</w:t>
    </w:r>
    <w:r w:rsidRPr="0007596F">
      <w:rPr>
        <w:rtl/>
      </w:rPr>
      <w:fldChar w:fldCharType="end"/>
    </w:r>
    <w:r w:rsidRPr="0007596F">
      <w:rPr>
        <w:rtl/>
      </w:rPr>
      <w:t>:</w:t>
    </w:r>
    <w:r w:rsidRPr="0007596F">
      <w:rPr>
        <w:rFonts w:hint="cs"/>
        <w:rtl/>
      </w:rPr>
      <w:t xml:space="preserve"> </w:t>
    </w:r>
    <w:r w:rsidRPr="0007596F">
      <w:rPr>
        <w:rtl/>
      </w:rPr>
      <w:fldChar w:fldCharType="begin"/>
    </w:r>
    <w:r w:rsidRPr="0007596F">
      <w:rPr>
        <w:rtl/>
      </w:rPr>
      <w:instrText xml:space="preserve"> </w:instrText>
    </w:r>
    <w:r w:rsidRPr="0007596F">
      <w:instrText>STYLEREF  "</w:instrText>
    </w:r>
    <w:r w:rsidRPr="0007596F">
      <w:rPr>
        <w:rtl/>
      </w:rPr>
      <w:instrText xml:space="preserve">פרק שם"  \* </w:instrText>
    </w:r>
    <w:r w:rsidRPr="0007596F">
      <w:instrText xml:space="preserve">MERGEFORMAT </w:instrText>
    </w:r>
    <w:r w:rsidRPr="0007596F">
      <w:rPr>
        <w:rtl/>
      </w:rPr>
      <w:fldChar w:fldCharType="separate"/>
    </w:r>
    <w:r w:rsidR="00BD1882">
      <w:rPr>
        <w:noProof/>
        <w:rtl/>
      </w:rPr>
      <w:t>הכותים אין להם</w:t>
    </w:r>
    <w:r w:rsidRPr="0007596F">
      <w:rPr>
        <w:rtl/>
      </w:rPr>
      <w:fldChar w:fldCharType="end"/>
    </w:r>
    <w:r w:rsidRPr="00CC522E">
      <w:rPr>
        <w:sz w:val="20"/>
        <w:szCs w:val="18"/>
        <w:rtl/>
      </w:rPr>
      <w:t xml:space="preserve"> </w:t>
    </w:r>
    <w:r w:rsidR="00B2640C">
      <w:rPr>
        <w:rFonts w:hint="cs"/>
        <w:sz w:val="20"/>
        <w:szCs w:val="18"/>
        <w:rtl/>
      </w:rPr>
      <w:t xml:space="preserve"> </w:t>
    </w:r>
    <w:r w:rsidR="0007596F">
      <w:rPr>
        <w:rFonts w:hint="cs"/>
        <w:sz w:val="20"/>
        <w:szCs w:val="18"/>
        <w:rtl/>
      </w:rPr>
      <w:t xml:space="preserve">   </w:t>
    </w:r>
    <w:r w:rsidR="00B2640C">
      <w:rPr>
        <w:rFonts w:hint="cs"/>
        <w:sz w:val="20"/>
        <w:szCs w:val="18"/>
        <w:rtl/>
      </w:rPr>
      <w:t xml:space="preserve">   </w:t>
    </w:r>
    <w:r w:rsidR="0003067B">
      <w:rPr>
        <w:rFonts w:hint="cs"/>
        <w:sz w:val="24"/>
        <w:szCs w:val="22"/>
        <w:rtl/>
      </w:rPr>
      <w:t xml:space="preserve">     </w:t>
    </w:r>
    <w:r w:rsidR="00CC522E" w:rsidRPr="005240C6">
      <w:rPr>
        <w:rFonts w:ascii="BA TM • Vilna Extra-Bold" w:hAnsi="BA TM • Vilna Extra-Bold" w:cs="BA TM • Vilna Extra-Bold"/>
        <w:sz w:val="24"/>
        <w:szCs w:val="22"/>
        <w:rtl/>
      </w:rPr>
      <w:t>נזיר</w:t>
    </w:r>
    <w:r w:rsidR="0003067B" w:rsidRPr="005240C6">
      <w:rPr>
        <w:rFonts w:ascii="BA TM • Vilna Extra-Bold" w:hAnsi="BA TM • Vilna Extra-Bold" w:cs="BA TM • Vilna Extra-Bold"/>
        <w:sz w:val="24"/>
        <w:szCs w:val="22"/>
        <w:rtl/>
      </w:rPr>
      <w:t>+</w:t>
    </w:r>
    <w:r w:rsidR="00CC522E" w:rsidRPr="00B2640C">
      <w:rPr>
        <w:rFonts w:hint="cs"/>
        <w:sz w:val="24"/>
        <w:szCs w:val="22"/>
        <w:rtl/>
      </w:rPr>
      <w:t xml:space="preserve"> </w:t>
    </w:r>
    <w:r w:rsidR="0003067B">
      <w:rPr>
        <w:sz w:val="24"/>
        <w:szCs w:val="22"/>
        <w:rtl/>
      </w:rPr>
      <w:tab/>
    </w:r>
    <w:r w:rsidR="00CC522E" w:rsidRPr="00B2640C">
      <w:rPr>
        <w:rFonts w:hint="cs"/>
        <w:sz w:val="24"/>
        <w:szCs w:val="22"/>
        <w:rtl/>
      </w:rPr>
      <w:t>דף</w:t>
    </w:r>
    <w:r w:rsidR="00B2640C" w:rsidRPr="00B2640C">
      <w:rPr>
        <w:rFonts w:hint="cs"/>
        <w:sz w:val="24"/>
        <w:szCs w:val="22"/>
        <w:rtl/>
      </w:rPr>
      <w:t xml:space="preserve"> </w:t>
    </w:r>
    <w:r w:rsidR="00B2640C" w:rsidRPr="00B2640C">
      <w:rPr>
        <w:sz w:val="24"/>
        <w:szCs w:val="22"/>
        <w:rtl/>
      </w:rPr>
      <w:fldChar w:fldCharType="begin"/>
    </w:r>
    <w:r w:rsidR="00B2640C" w:rsidRPr="00B2640C">
      <w:rPr>
        <w:sz w:val="24"/>
        <w:szCs w:val="22"/>
        <w:rtl/>
      </w:rPr>
      <w:instrText xml:space="preserve"> </w:instrText>
    </w:r>
    <w:r w:rsidR="00B2640C" w:rsidRPr="00B2640C">
      <w:rPr>
        <w:sz w:val="24"/>
        <w:szCs w:val="22"/>
      </w:rPr>
      <w:instrText>STYLEREF</w:instrText>
    </w:r>
    <w:r w:rsidR="00B2640C" w:rsidRPr="00B2640C">
      <w:rPr>
        <w:sz w:val="24"/>
        <w:szCs w:val="22"/>
        <w:rtl/>
      </w:rPr>
      <w:instrText xml:space="preserve">  "דף בצד"  \* </w:instrText>
    </w:r>
    <w:r w:rsidR="00B2640C" w:rsidRPr="00B2640C">
      <w:rPr>
        <w:sz w:val="24"/>
        <w:szCs w:val="22"/>
      </w:rPr>
      <w:instrText>MERGEFORMAT</w:instrText>
    </w:r>
    <w:r w:rsidR="00B2640C" w:rsidRPr="00B2640C">
      <w:rPr>
        <w:sz w:val="24"/>
        <w:szCs w:val="22"/>
        <w:rtl/>
      </w:rPr>
      <w:instrText xml:space="preserve"> </w:instrText>
    </w:r>
    <w:r w:rsidR="00B2640C" w:rsidRPr="00B2640C">
      <w:rPr>
        <w:sz w:val="24"/>
        <w:szCs w:val="22"/>
        <w:rtl/>
      </w:rPr>
      <w:fldChar w:fldCharType="separate"/>
    </w:r>
    <w:r w:rsidR="00BD1882">
      <w:rPr>
        <w:noProof/>
        <w:sz w:val="24"/>
        <w:szCs w:val="22"/>
        <w:rtl/>
      </w:rPr>
      <w:t>סו.</w:t>
    </w:r>
    <w:r w:rsidR="00B2640C" w:rsidRPr="00B2640C">
      <w:rPr>
        <w:sz w:val="24"/>
        <w:szCs w:val="22"/>
        <w:rtl/>
      </w:rPr>
      <w:fldChar w:fldCharType="end"/>
    </w:r>
    <w:r w:rsidR="00806EAC" w:rsidRPr="00CC522E">
      <w:rPr>
        <w:sz w:val="20"/>
        <w:szCs w:val="18"/>
        <w:rt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AED4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F0E75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450AF5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5C2A7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864FEA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8EFC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C4828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1DA79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2BCF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7C82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E7901"/>
    <w:multiLevelType w:val="hybridMultilevel"/>
    <w:tmpl w:val="5FC6ABBC"/>
    <w:lvl w:ilvl="0" w:tplc="085AA9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134006E"/>
    <w:multiLevelType w:val="hybridMultilevel"/>
    <w:tmpl w:val="DA72F146"/>
    <w:lvl w:ilvl="0" w:tplc="FB266B88">
      <w:start w:val="22"/>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959436">
    <w:abstractNumId w:val="11"/>
  </w:num>
  <w:num w:numId="2" w16cid:durableId="1682853364">
    <w:abstractNumId w:val="12"/>
  </w:num>
  <w:num w:numId="3" w16cid:durableId="1676227383">
    <w:abstractNumId w:val="8"/>
  </w:num>
  <w:num w:numId="4" w16cid:durableId="355040942">
    <w:abstractNumId w:val="3"/>
  </w:num>
  <w:num w:numId="5" w16cid:durableId="398091407">
    <w:abstractNumId w:val="2"/>
  </w:num>
  <w:num w:numId="6" w16cid:durableId="924266577">
    <w:abstractNumId w:val="1"/>
  </w:num>
  <w:num w:numId="7" w16cid:durableId="1378436123">
    <w:abstractNumId w:val="0"/>
  </w:num>
  <w:num w:numId="8" w16cid:durableId="866530960">
    <w:abstractNumId w:val="9"/>
  </w:num>
  <w:num w:numId="9" w16cid:durableId="1516110014">
    <w:abstractNumId w:val="7"/>
  </w:num>
  <w:num w:numId="10" w16cid:durableId="273446890">
    <w:abstractNumId w:val="6"/>
  </w:num>
  <w:num w:numId="11" w16cid:durableId="1861701865">
    <w:abstractNumId w:val="5"/>
  </w:num>
  <w:num w:numId="12" w16cid:durableId="1686129637">
    <w:abstractNumId w:val="4"/>
  </w:num>
  <w:num w:numId="13" w16cid:durableId="10196956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Changes/>
  <w:zoom w:percent="177"/>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13"/>
  <w:trackRevision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FF3740"/>
    <w:rsid w:val="000001D2"/>
    <w:rsid w:val="00001221"/>
    <w:rsid w:val="00001401"/>
    <w:rsid w:val="0000175F"/>
    <w:rsid w:val="00001F59"/>
    <w:rsid w:val="000039C6"/>
    <w:rsid w:val="00005A0E"/>
    <w:rsid w:val="00006216"/>
    <w:rsid w:val="00006BE2"/>
    <w:rsid w:val="00010077"/>
    <w:rsid w:val="00010631"/>
    <w:rsid w:val="00011150"/>
    <w:rsid w:val="00011DDC"/>
    <w:rsid w:val="00011FA6"/>
    <w:rsid w:val="000123EB"/>
    <w:rsid w:val="00012D04"/>
    <w:rsid w:val="00012D9D"/>
    <w:rsid w:val="00014278"/>
    <w:rsid w:val="00017D62"/>
    <w:rsid w:val="00020143"/>
    <w:rsid w:val="00022269"/>
    <w:rsid w:val="00023205"/>
    <w:rsid w:val="00023785"/>
    <w:rsid w:val="00023947"/>
    <w:rsid w:val="00025310"/>
    <w:rsid w:val="000255BC"/>
    <w:rsid w:val="00026AF6"/>
    <w:rsid w:val="00026BF0"/>
    <w:rsid w:val="0003067B"/>
    <w:rsid w:val="00031230"/>
    <w:rsid w:val="00033531"/>
    <w:rsid w:val="0003595D"/>
    <w:rsid w:val="00036CCC"/>
    <w:rsid w:val="00037412"/>
    <w:rsid w:val="00037D68"/>
    <w:rsid w:val="000404FC"/>
    <w:rsid w:val="0004078E"/>
    <w:rsid w:val="00040D3E"/>
    <w:rsid w:val="00040D79"/>
    <w:rsid w:val="00042B99"/>
    <w:rsid w:val="00044A2A"/>
    <w:rsid w:val="000456A6"/>
    <w:rsid w:val="00045AB8"/>
    <w:rsid w:val="000467C5"/>
    <w:rsid w:val="00046DF5"/>
    <w:rsid w:val="0004704B"/>
    <w:rsid w:val="000472BC"/>
    <w:rsid w:val="000477D5"/>
    <w:rsid w:val="00050071"/>
    <w:rsid w:val="00050155"/>
    <w:rsid w:val="00050AFA"/>
    <w:rsid w:val="0005151E"/>
    <w:rsid w:val="0006084E"/>
    <w:rsid w:val="00061625"/>
    <w:rsid w:val="00061AF9"/>
    <w:rsid w:val="00061CA4"/>
    <w:rsid w:val="000621C5"/>
    <w:rsid w:val="00062FC6"/>
    <w:rsid w:val="00066159"/>
    <w:rsid w:val="000661D1"/>
    <w:rsid w:val="000675FE"/>
    <w:rsid w:val="00073099"/>
    <w:rsid w:val="0007365A"/>
    <w:rsid w:val="0007465B"/>
    <w:rsid w:val="0007596F"/>
    <w:rsid w:val="000761E8"/>
    <w:rsid w:val="00080578"/>
    <w:rsid w:val="0008160A"/>
    <w:rsid w:val="000816F6"/>
    <w:rsid w:val="00082600"/>
    <w:rsid w:val="00083654"/>
    <w:rsid w:val="00083FF0"/>
    <w:rsid w:val="00085D0C"/>
    <w:rsid w:val="00087BD9"/>
    <w:rsid w:val="0009198C"/>
    <w:rsid w:val="00092063"/>
    <w:rsid w:val="0009281B"/>
    <w:rsid w:val="00092BDA"/>
    <w:rsid w:val="00092C84"/>
    <w:rsid w:val="00093121"/>
    <w:rsid w:val="0009354C"/>
    <w:rsid w:val="00095ACA"/>
    <w:rsid w:val="000962E2"/>
    <w:rsid w:val="0009671E"/>
    <w:rsid w:val="00097294"/>
    <w:rsid w:val="000A1502"/>
    <w:rsid w:val="000A16A6"/>
    <w:rsid w:val="000A2AA2"/>
    <w:rsid w:val="000A7FF0"/>
    <w:rsid w:val="000B1038"/>
    <w:rsid w:val="000B3AB8"/>
    <w:rsid w:val="000B4192"/>
    <w:rsid w:val="000B4197"/>
    <w:rsid w:val="000B4313"/>
    <w:rsid w:val="000B43AB"/>
    <w:rsid w:val="000B46D7"/>
    <w:rsid w:val="000B588E"/>
    <w:rsid w:val="000C1E9F"/>
    <w:rsid w:val="000C4196"/>
    <w:rsid w:val="000C4530"/>
    <w:rsid w:val="000C5518"/>
    <w:rsid w:val="000C6C0C"/>
    <w:rsid w:val="000C728D"/>
    <w:rsid w:val="000C7790"/>
    <w:rsid w:val="000D1A78"/>
    <w:rsid w:val="000D210F"/>
    <w:rsid w:val="000D2EF5"/>
    <w:rsid w:val="000D4B58"/>
    <w:rsid w:val="000D5D12"/>
    <w:rsid w:val="000D64E6"/>
    <w:rsid w:val="000D66B5"/>
    <w:rsid w:val="000D6BEB"/>
    <w:rsid w:val="000D71AC"/>
    <w:rsid w:val="000E0754"/>
    <w:rsid w:val="000E1FAA"/>
    <w:rsid w:val="000E2A09"/>
    <w:rsid w:val="000E2C15"/>
    <w:rsid w:val="000E38CC"/>
    <w:rsid w:val="000E490D"/>
    <w:rsid w:val="000E64CE"/>
    <w:rsid w:val="000E6BF9"/>
    <w:rsid w:val="000E73FB"/>
    <w:rsid w:val="000F133C"/>
    <w:rsid w:val="000F14FD"/>
    <w:rsid w:val="000F1D39"/>
    <w:rsid w:val="000F3BBE"/>
    <w:rsid w:val="000F47EF"/>
    <w:rsid w:val="000F4A0C"/>
    <w:rsid w:val="000F6CD2"/>
    <w:rsid w:val="001005BD"/>
    <w:rsid w:val="00100607"/>
    <w:rsid w:val="00100AE6"/>
    <w:rsid w:val="00100DC1"/>
    <w:rsid w:val="001010A6"/>
    <w:rsid w:val="00101166"/>
    <w:rsid w:val="0010123A"/>
    <w:rsid w:val="00102BEC"/>
    <w:rsid w:val="0010382D"/>
    <w:rsid w:val="0010512E"/>
    <w:rsid w:val="0010566E"/>
    <w:rsid w:val="00110CF9"/>
    <w:rsid w:val="00110F8C"/>
    <w:rsid w:val="00111B5E"/>
    <w:rsid w:val="00111F6B"/>
    <w:rsid w:val="00112EE9"/>
    <w:rsid w:val="00113581"/>
    <w:rsid w:val="001145BC"/>
    <w:rsid w:val="00117CBC"/>
    <w:rsid w:val="0012075F"/>
    <w:rsid w:val="00120E54"/>
    <w:rsid w:val="001212BE"/>
    <w:rsid w:val="00121CCD"/>
    <w:rsid w:val="00122F07"/>
    <w:rsid w:val="00124987"/>
    <w:rsid w:val="001249E3"/>
    <w:rsid w:val="00124FB6"/>
    <w:rsid w:val="001255D0"/>
    <w:rsid w:val="001263C2"/>
    <w:rsid w:val="00127944"/>
    <w:rsid w:val="00131B58"/>
    <w:rsid w:val="00131C05"/>
    <w:rsid w:val="00132DA4"/>
    <w:rsid w:val="001339BC"/>
    <w:rsid w:val="00133C89"/>
    <w:rsid w:val="00140037"/>
    <w:rsid w:val="00141170"/>
    <w:rsid w:val="00141801"/>
    <w:rsid w:val="00141DD3"/>
    <w:rsid w:val="001429BE"/>
    <w:rsid w:val="0014437C"/>
    <w:rsid w:val="00145131"/>
    <w:rsid w:val="00145242"/>
    <w:rsid w:val="00146068"/>
    <w:rsid w:val="0014609A"/>
    <w:rsid w:val="001460E4"/>
    <w:rsid w:val="00146427"/>
    <w:rsid w:val="0014689A"/>
    <w:rsid w:val="00147CA0"/>
    <w:rsid w:val="001501CD"/>
    <w:rsid w:val="00150677"/>
    <w:rsid w:val="001506EE"/>
    <w:rsid w:val="00150DA9"/>
    <w:rsid w:val="00151225"/>
    <w:rsid w:val="0015564E"/>
    <w:rsid w:val="001579EC"/>
    <w:rsid w:val="00157DEA"/>
    <w:rsid w:val="0016025F"/>
    <w:rsid w:val="00160565"/>
    <w:rsid w:val="00160D82"/>
    <w:rsid w:val="00160E44"/>
    <w:rsid w:val="0016101E"/>
    <w:rsid w:val="00161ACB"/>
    <w:rsid w:val="001623AC"/>
    <w:rsid w:val="00164B85"/>
    <w:rsid w:val="00165EDE"/>
    <w:rsid w:val="00165FEA"/>
    <w:rsid w:val="0016714B"/>
    <w:rsid w:val="001703F7"/>
    <w:rsid w:val="00170FCC"/>
    <w:rsid w:val="00171D94"/>
    <w:rsid w:val="00172195"/>
    <w:rsid w:val="00173333"/>
    <w:rsid w:val="00173C89"/>
    <w:rsid w:val="00173CEA"/>
    <w:rsid w:val="00173E02"/>
    <w:rsid w:val="00173E06"/>
    <w:rsid w:val="00173EAF"/>
    <w:rsid w:val="00174832"/>
    <w:rsid w:val="0017634B"/>
    <w:rsid w:val="001818BA"/>
    <w:rsid w:val="00181CFA"/>
    <w:rsid w:val="0018220C"/>
    <w:rsid w:val="00182597"/>
    <w:rsid w:val="00183257"/>
    <w:rsid w:val="00183F1D"/>
    <w:rsid w:val="00184733"/>
    <w:rsid w:val="001859CC"/>
    <w:rsid w:val="00185C41"/>
    <w:rsid w:val="00186FAC"/>
    <w:rsid w:val="00187F38"/>
    <w:rsid w:val="00187F69"/>
    <w:rsid w:val="00190BA2"/>
    <w:rsid w:val="0019249F"/>
    <w:rsid w:val="00194F1F"/>
    <w:rsid w:val="0019724F"/>
    <w:rsid w:val="00197F40"/>
    <w:rsid w:val="00197FD6"/>
    <w:rsid w:val="001A177B"/>
    <w:rsid w:val="001A3114"/>
    <w:rsid w:val="001A4109"/>
    <w:rsid w:val="001A5D8F"/>
    <w:rsid w:val="001A718F"/>
    <w:rsid w:val="001A7D3E"/>
    <w:rsid w:val="001A7DD4"/>
    <w:rsid w:val="001B4B7E"/>
    <w:rsid w:val="001B4D5F"/>
    <w:rsid w:val="001B54C3"/>
    <w:rsid w:val="001B5E6C"/>
    <w:rsid w:val="001B5E83"/>
    <w:rsid w:val="001B72D3"/>
    <w:rsid w:val="001C01EF"/>
    <w:rsid w:val="001C0460"/>
    <w:rsid w:val="001C0850"/>
    <w:rsid w:val="001C1FF1"/>
    <w:rsid w:val="001C3A12"/>
    <w:rsid w:val="001C3D44"/>
    <w:rsid w:val="001C43D9"/>
    <w:rsid w:val="001C4E66"/>
    <w:rsid w:val="001C58F4"/>
    <w:rsid w:val="001C7D5D"/>
    <w:rsid w:val="001D0A40"/>
    <w:rsid w:val="001D333B"/>
    <w:rsid w:val="001D3405"/>
    <w:rsid w:val="001D39EB"/>
    <w:rsid w:val="001D4A62"/>
    <w:rsid w:val="001D4BFF"/>
    <w:rsid w:val="001D5077"/>
    <w:rsid w:val="001D50B6"/>
    <w:rsid w:val="001D688D"/>
    <w:rsid w:val="001D6D2F"/>
    <w:rsid w:val="001D7247"/>
    <w:rsid w:val="001E024E"/>
    <w:rsid w:val="001E1EE3"/>
    <w:rsid w:val="001E515A"/>
    <w:rsid w:val="001E5BD5"/>
    <w:rsid w:val="001E646A"/>
    <w:rsid w:val="001F0031"/>
    <w:rsid w:val="001F0317"/>
    <w:rsid w:val="001F0D12"/>
    <w:rsid w:val="001F139D"/>
    <w:rsid w:val="001F17B3"/>
    <w:rsid w:val="001F1FAE"/>
    <w:rsid w:val="001F2D97"/>
    <w:rsid w:val="001F311F"/>
    <w:rsid w:val="001F4524"/>
    <w:rsid w:val="001F4EC7"/>
    <w:rsid w:val="001F5F30"/>
    <w:rsid w:val="001F7D29"/>
    <w:rsid w:val="00202410"/>
    <w:rsid w:val="002032E1"/>
    <w:rsid w:val="002043B6"/>
    <w:rsid w:val="0020452C"/>
    <w:rsid w:val="0020465D"/>
    <w:rsid w:val="0020497B"/>
    <w:rsid w:val="00204A92"/>
    <w:rsid w:val="0020651E"/>
    <w:rsid w:val="002068E2"/>
    <w:rsid w:val="00212E5C"/>
    <w:rsid w:val="00213014"/>
    <w:rsid w:val="00213185"/>
    <w:rsid w:val="0021544A"/>
    <w:rsid w:val="002161A0"/>
    <w:rsid w:val="002175B9"/>
    <w:rsid w:val="00220455"/>
    <w:rsid w:val="002204C7"/>
    <w:rsid w:val="00221855"/>
    <w:rsid w:val="00221FD2"/>
    <w:rsid w:val="0022296C"/>
    <w:rsid w:val="00222A6D"/>
    <w:rsid w:val="00222F12"/>
    <w:rsid w:val="002234B0"/>
    <w:rsid w:val="00223BE4"/>
    <w:rsid w:val="00226164"/>
    <w:rsid w:val="00226289"/>
    <w:rsid w:val="0022760A"/>
    <w:rsid w:val="00231042"/>
    <w:rsid w:val="00231E40"/>
    <w:rsid w:val="00232519"/>
    <w:rsid w:val="00235B8E"/>
    <w:rsid w:val="00236F1E"/>
    <w:rsid w:val="00237C8F"/>
    <w:rsid w:val="002404EE"/>
    <w:rsid w:val="00240623"/>
    <w:rsid w:val="002413CF"/>
    <w:rsid w:val="00241C3B"/>
    <w:rsid w:val="00243056"/>
    <w:rsid w:val="00243145"/>
    <w:rsid w:val="00243208"/>
    <w:rsid w:val="00243682"/>
    <w:rsid w:val="002444F7"/>
    <w:rsid w:val="00244699"/>
    <w:rsid w:val="00245E3C"/>
    <w:rsid w:val="00245EDB"/>
    <w:rsid w:val="0024682F"/>
    <w:rsid w:val="00247143"/>
    <w:rsid w:val="00247286"/>
    <w:rsid w:val="00251417"/>
    <w:rsid w:val="00251A04"/>
    <w:rsid w:val="00251D52"/>
    <w:rsid w:val="00251DFE"/>
    <w:rsid w:val="002528BD"/>
    <w:rsid w:val="00252F39"/>
    <w:rsid w:val="0025335D"/>
    <w:rsid w:val="002546AD"/>
    <w:rsid w:val="002549CF"/>
    <w:rsid w:val="00255826"/>
    <w:rsid w:val="002603DE"/>
    <w:rsid w:val="00260E35"/>
    <w:rsid w:val="002610C7"/>
    <w:rsid w:val="00262800"/>
    <w:rsid w:val="00263426"/>
    <w:rsid w:val="002638B3"/>
    <w:rsid w:val="00263A1A"/>
    <w:rsid w:val="0026469D"/>
    <w:rsid w:val="00265A89"/>
    <w:rsid w:val="00267151"/>
    <w:rsid w:val="002678CA"/>
    <w:rsid w:val="00270B43"/>
    <w:rsid w:val="00273525"/>
    <w:rsid w:val="00274291"/>
    <w:rsid w:val="002742D6"/>
    <w:rsid w:val="00274677"/>
    <w:rsid w:val="0027652A"/>
    <w:rsid w:val="002766F9"/>
    <w:rsid w:val="002773A7"/>
    <w:rsid w:val="002816E7"/>
    <w:rsid w:val="00282850"/>
    <w:rsid w:val="00284514"/>
    <w:rsid w:val="00284F2E"/>
    <w:rsid w:val="00285FD4"/>
    <w:rsid w:val="00286049"/>
    <w:rsid w:val="002869FA"/>
    <w:rsid w:val="00290C10"/>
    <w:rsid w:val="00291EC0"/>
    <w:rsid w:val="0029212D"/>
    <w:rsid w:val="002938C8"/>
    <w:rsid w:val="00294324"/>
    <w:rsid w:val="0029482F"/>
    <w:rsid w:val="00296BA5"/>
    <w:rsid w:val="00296FA7"/>
    <w:rsid w:val="00297246"/>
    <w:rsid w:val="002974DF"/>
    <w:rsid w:val="002A2125"/>
    <w:rsid w:val="002A32F4"/>
    <w:rsid w:val="002A3F4E"/>
    <w:rsid w:val="002A5453"/>
    <w:rsid w:val="002A55CC"/>
    <w:rsid w:val="002A5F7D"/>
    <w:rsid w:val="002B0743"/>
    <w:rsid w:val="002B1DD4"/>
    <w:rsid w:val="002B21A4"/>
    <w:rsid w:val="002B5810"/>
    <w:rsid w:val="002B5849"/>
    <w:rsid w:val="002B6551"/>
    <w:rsid w:val="002B67A2"/>
    <w:rsid w:val="002B6DED"/>
    <w:rsid w:val="002B6FF3"/>
    <w:rsid w:val="002B76B8"/>
    <w:rsid w:val="002C292F"/>
    <w:rsid w:val="002C2CFE"/>
    <w:rsid w:val="002C4825"/>
    <w:rsid w:val="002C55E8"/>
    <w:rsid w:val="002C692F"/>
    <w:rsid w:val="002C6951"/>
    <w:rsid w:val="002C6B80"/>
    <w:rsid w:val="002C6E22"/>
    <w:rsid w:val="002C790E"/>
    <w:rsid w:val="002D03F9"/>
    <w:rsid w:val="002D1ADD"/>
    <w:rsid w:val="002D200D"/>
    <w:rsid w:val="002D60E9"/>
    <w:rsid w:val="002D694C"/>
    <w:rsid w:val="002D6C2F"/>
    <w:rsid w:val="002D7488"/>
    <w:rsid w:val="002E083F"/>
    <w:rsid w:val="002E16C2"/>
    <w:rsid w:val="002E19BD"/>
    <w:rsid w:val="002E44F3"/>
    <w:rsid w:val="002E5024"/>
    <w:rsid w:val="002E5B30"/>
    <w:rsid w:val="002E704F"/>
    <w:rsid w:val="002E72DF"/>
    <w:rsid w:val="002E7B0D"/>
    <w:rsid w:val="002F1296"/>
    <w:rsid w:val="002F2157"/>
    <w:rsid w:val="002F593A"/>
    <w:rsid w:val="002F593C"/>
    <w:rsid w:val="002F6211"/>
    <w:rsid w:val="002F647E"/>
    <w:rsid w:val="002F68EB"/>
    <w:rsid w:val="002F7AE6"/>
    <w:rsid w:val="003013EB"/>
    <w:rsid w:val="0030204F"/>
    <w:rsid w:val="0030213A"/>
    <w:rsid w:val="003028C0"/>
    <w:rsid w:val="003032C0"/>
    <w:rsid w:val="00303869"/>
    <w:rsid w:val="003051D2"/>
    <w:rsid w:val="003057CD"/>
    <w:rsid w:val="00305A07"/>
    <w:rsid w:val="00306648"/>
    <w:rsid w:val="00306F1E"/>
    <w:rsid w:val="003070F8"/>
    <w:rsid w:val="003136E5"/>
    <w:rsid w:val="00313BED"/>
    <w:rsid w:val="00314198"/>
    <w:rsid w:val="00314376"/>
    <w:rsid w:val="00314FD6"/>
    <w:rsid w:val="00315D6B"/>
    <w:rsid w:val="00321120"/>
    <w:rsid w:val="00323072"/>
    <w:rsid w:val="00323211"/>
    <w:rsid w:val="003246CF"/>
    <w:rsid w:val="00326817"/>
    <w:rsid w:val="0032715A"/>
    <w:rsid w:val="00327477"/>
    <w:rsid w:val="00327B43"/>
    <w:rsid w:val="00327C2B"/>
    <w:rsid w:val="00330C0F"/>
    <w:rsid w:val="00330EC1"/>
    <w:rsid w:val="003310A9"/>
    <w:rsid w:val="0033112D"/>
    <w:rsid w:val="003313D6"/>
    <w:rsid w:val="00331C58"/>
    <w:rsid w:val="00333278"/>
    <w:rsid w:val="003345ED"/>
    <w:rsid w:val="00336663"/>
    <w:rsid w:val="003374E2"/>
    <w:rsid w:val="003407E7"/>
    <w:rsid w:val="0034149F"/>
    <w:rsid w:val="003417A3"/>
    <w:rsid w:val="003433A5"/>
    <w:rsid w:val="00345D12"/>
    <w:rsid w:val="00346903"/>
    <w:rsid w:val="00347CA2"/>
    <w:rsid w:val="003511A2"/>
    <w:rsid w:val="00353C1B"/>
    <w:rsid w:val="00353DD2"/>
    <w:rsid w:val="00353E02"/>
    <w:rsid w:val="00353FD8"/>
    <w:rsid w:val="0035411F"/>
    <w:rsid w:val="00354474"/>
    <w:rsid w:val="00354A99"/>
    <w:rsid w:val="00354D35"/>
    <w:rsid w:val="003562DC"/>
    <w:rsid w:val="0035722A"/>
    <w:rsid w:val="00357A66"/>
    <w:rsid w:val="00357C62"/>
    <w:rsid w:val="00360848"/>
    <w:rsid w:val="003630D3"/>
    <w:rsid w:val="00366634"/>
    <w:rsid w:val="00367C2F"/>
    <w:rsid w:val="00371891"/>
    <w:rsid w:val="00371A3C"/>
    <w:rsid w:val="0037387C"/>
    <w:rsid w:val="00373DFA"/>
    <w:rsid w:val="003743BA"/>
    <w:rsid w:val="00375483"/>
    <w:rsid w:val="00375DCB"/>
    <w:rsid w:val="00377B20"/>
    <w:rsid w:val="003804A0"/>
    <w:rsid w:val="00381161"/>
    <w:rsid w:val="003822B5"/>
    <w:rsid w:val="00382675"/>
    <w:rsid w:val="003827DB"/>
    <w:rsid w:val="003852E2"/>
    <w:rsid w:val="00385979"/>
    <w:rsid w:val="0038631C"/>
    <w:rsid w:val="00386A34"/>
    <w:rsid w:val="003876A0"/>
    <w:rsid w:val="00390AB4"/>
    <w:rsid w:val="00390F1E"/>
    <w:rsid w:val="003927FA"/>
    <w:rsid w:val="003928F6"/>
    <w:rsid w:val="00393518"/>
    <w:rsid w:val="00393E3D"/>
    <w:rsid w:val="00394D7A"/>
    <w:rsid w:val="00395FDF"/>
    <w:rsid w:val="003960FA"/>
    <w:rsid w:val="00396C91"/>
    <w:rsid w:val="003975C4"/>
    <w:rsid w:val="003A0432"/>
    <w:rsid w:val="003A1819"/>
    <w:rsid w:val="003A23AA"/>
    <w:rsid w:val="003A2535"/>
    <w:rsid w:val="003A2A95"/>
    <w:rsid w:val="003A3D3A"/>
    <w:rsid w:val="003A46AC"/>
    <w:rsid w:val="003A4AB8"/>
    <w:rsid w:val="003A60A9"/>
    <w:rsid w:val="003A640B"/>
    <w:rsid w:val="003A6BB2"/>
    <w:rsid w:val="003A72E1"/>
    <w:rsid w:val="003B0BCE"/>
    <w:rsid w:val="003B109D"/>
    <w:rsid w:val="003B3B2F"/>
    <w:rsid w:val="003B4FB6"/>
    <w:rsid w:val="003B5D73"/>
    <w:rsid w:val="003B7E6C"/>
    <w:rsid w:val="003C1099"/>
    <w:rsid w:val="003C11F4"/>
    <w:rsid w:val="003C23EC"/>
    <w:rsid w:val="003C2411"/>
    <w:rsid w:val="003C3007"/>
    <w:rsid w:val="003C6467"/>
    <w:rsid w:val="003C67FF"/>
    <w:rsid w:val="003C6A63"/>
    <w:rsid w:val="003C71EC"/>
    <w:rsid w:val="003D0334"/>
    <w:rsid w:val="003D0D6F"/>
    <w:rsid w:val="003D41D2"/>
    <w:rsid w:val="003D49FF"/>
    <w:rsid w:val="003D537D"/>
    <w:rsid w:val="003D60E7"/>
    <w:rsid w:val="003D7C61"/>
    <w:rsid w:val="003D7D7A"/>
    <w:rsid w:val="003E0124"/>
    <w:rsid w:val="003E3D14"/>
    <w:rsid w:val="003E6A06"/>
    <w:rsid w:val="003E702F"/>
    <w:rsid w:val="003E7268"/>
    <w:rsid w:val="003E7C86"/>
    <w:rsid w:val="003F1457"/>
    <w:rsid w:val="003F48D5"/>
    <w:rsid w:val="003F4B99"/>
    <w:rsid w:val="003F62C0"/>
    <w:rsid w:val="003F69DA"/>
    <w:rsid w:val="003F6E39"/>
    <w:rsid w:val="003F751A"/>
    <w:rsid w:val="004037F7"/>
    <w:rsid w:val="00403E8F"/>
    <w:rsid w:val="00404349"/>
    <w:rsid w:val="004045F6"/>
    <w:rsid w:val="00404C53"/>
    <w:rsid w:val="00405463"/>
    <w:rsid w:val="00407208"/>
    <w:rsid w:val="0040784C"/>
    <w:rsid w:val="00407F3C"/>
    <w:rsid w:val="00410231"/>
    <w:rsid w:val="00410F91"/>
    <w:rsid w:val="00411A15"/>
    <w:rsid w:val="00411A3E"/>
    <w:rsid w:val="00413935"/>
    <w:rsid w:val="004139D7"/>
    <w:rsid w:val="00414138"/>
    <w:rsid w:val="00414F99"/>
    <w:rsid w:val="00415B29"/>
    <w:rsid w:val="00415D56"/>
    <w:rsid w:val="00416B6C"/>
    <w:rsid w:val="00417821"/>
    <w:rsid w:val="00420A94"/>
    <w:rsid w:val="004210F0"/>
    <w:rsid w:val="00421B9F"/>
    <w:rsid w:val="00422BB6"/>
    <w:rsid w:val="0042354B"/>
    <w:rsid w:val="004236B8"/>
    <w:rsid w:val="00424BD3"/>
    <w:rsid w:val="00425D90"/>
    <w:rsid w:val="004267E8"/>
    <w:rsid w:val="0042772C"/>
    <w:rsid w:val="0043193A"/>
    <w:rsid w:val="004337D4"/>
    <w:rsid w:val="00433AFF"/>
    <w:rsid w:val="00434091"/>
    <w:rsid w:val="004344CD"/>
    <w:rsid w:val="0043644F"/>
    <w:rsid w:val="004366D0"/>
    <w:rsid w:val="004375EC"/>
    <w:rsid w:val="00437F91"/>
    <w:rsid w:val="00443DC9"/>
    <w:rsid w:val="00444C8B"/>
    <w:rsid w:val="00445975"/>
    <w:rsid w:val="00445D75"/>
    <w:rsid w:val="00446651"/>
    <w:rsid w:val="0045020B"/>
    <w:rsid w:val="00450488"/>
    <w:rsid w:val="004518C7"/>
    <w:rsid w:val="00451EE3"/>
    <w:rsid w:val="00452473"/>
    <w:rsid w:val="004572E7"/>
    <w:rsid w:val="004572F3"/>
    <w:rsid w:val="00460039"/>
    <w:rsid w:val="0046044C"/>
    <w:rsid w:val="004607B7"/>
    <w:rsid w:val="004629DC"/>
    <w:rsid w:val="00462A47"/>
    <w:rsid w:val="00462D83"/>
    <w:rsid w:val="00463456"/>
    <w:rsid w:val="00463524"/>
    <w:rsid w:val="00463769"/>
    <w:rsid w:val="00463B70"/>
    <w:rsid w:val="0046733D"/>
    <w:rsid w:val="00470CB5"/>
    <w:rsid w:val="00472115"/>
    <w:rsid w:val="004726A6"/>
    <w:rsid w:val="00473979"/>
    <w:rsid w:val="0047544E"/>
    <w:rsid w:val="004761E0"/>
    <w:rsid w:val="00477C16"/>
    <w:rsid w:val="0048036C"/>
    <w:rsid w:val="00481604"/>
    <w:rsid w:val="00481C68"/>
    <w:rsid w:val="004821A5"/>
    <w:rsid w:val="0048268A"/>
    <w:rsid w:val="00483BF0"/>
    <w:rsid w:val="004852AC"/>
    <w:rsid w:val="004862D4"/>
    <w:rsid w:val="004866E2"/>
    <w:rsid w:val="004867C5"/>
    <w:rsid w:val="00486B28"/>
    <w:rsid w:val="0049036D"/>
    <w:rsid w:val="00490A04"/>
    <w:rsid w:val="00491523"/>
    <w:rsid w:val="004917D2"/>
    <w:rsid w:val="00491F39"/>
    <w:rsid w:val="0049281C"/>
    <w:rsid w:val="00493B6C"/>
    <w:rsid w:val="0049429B"/>
    <w:rsid w:val="00494EC3"/>
    <w:rsid w:val="00495213"/>
    <w:rsid w:val="00497373"/>
    <w:rsid w:val="004978A3"/>
    <w:rsid w:val="004A044D"/>
    <w:rsid w:val="004A2762"/>
    <w:rsid w:val="004A28AF"/>
    <w:rsid w:val="004A3D36"/>
    <w:rsid w:val="004A4A43"/>
    <w:rsid w:val="004A53C8"/>
    <w:rsid w:val="004A5CE2"/>
    <w:rsid w:val="004A69B5"/>
    <w:rsid w:val="004A7F3D"/>
    <w:rsid w:val="004B0CE0"/>
    <w:rsid w:val="004B15E8"/>
    <w:rsid w:val="004B1A9B"/>
    <w:rsid w:val="004B279A"/>
    <w:rsid w:val="004B3827"/>
    <w:rsid w:val="004B5F62"/>
    <w:rsid w:val="004B609E"/>
    <w:rsid w:val="004B6AE5"/>
    <w:rsid w:val="004B7158"/>
    <w:rsid w:val="004B7485"/>
    <w:rsid w:val="004C015F"/>
    <w:rsid w:val="004C33C7"/>
    <w:rsid w:val="004C3E8E"/>
    <w:rsid w:val="004C3E91"/>
    <w:rsid w:val="004C52B5"/>
    <w:rsid w:val="004C5CB8"/>
    <w:rsid w:val="004C6529"/>
    <w:rsid w:val="004D102E"/>
    <w:rsid w:val="004D1772"/>
    <w:rsid w:val="004D5069"/>
    <w:rsid w:val="004D5BBF"/>
    <w:rsid w:val="004D6000"/>
    <w:rsid w:val="004D66F3"/>
    <w:rsid w:val="004D67D7"/>
    <w:rsid w:val="004D701E"/>
    <w:rsid w:val="004D725E"/>
    <w:rsid w:val="004E281B"/>
    <w:rsid w:val="004E28BD"/>
    <w:rsid w:val="004E31A4"/>
    <w:rsid w:val="004E326A"/>
    <w:rsid w:val="004E4BF1"/>
    <w:rsid w:val="004E61BF"/>
    <w:rsid w:val="004F0D39"/>
    <w:rsid w:val="004F0DCE"/>
    <w:rsid w:val="004F1979"/>
    <w:rsid w:val="004F1EFF"/>
    <w:rsid w:val="004F2213"/>
    <w:rsid w:val="004F25ED"/>
    <w:rsid w:val="004F4788"/>
    <w:rsid w:val="004F5A65"/>
    <w:rsid w:val="004F7C5D"/>
    <w:rsid w:val="004F7E4D"/>
    <w:rsid w:val="00500720"/>
    <w:rsid w:val="00501109"/>
    <w:rsid w:val="00502589"/>
    <w:rsid w:val="00504124"/>
    <w:rsid w:val="00504DD8"/>
    <w:rsid w:val="00506F91"/>
    <w:rsid w:val="00510273"/>
    <w:rsid w:val="00511FE2"/>
    <w:rsid w:val="0051387F"/>
    <w:rsid w:val="005148BE"/>
    <w:rsid w:val="00516202"/>
    <w:rsid w:val="00517F9D"/>
    <w:rsid w:val="00520B79"/>
    <w:rsid w:val="00520B86"/>
    <w:rsid w:val="00521782"/>
    <w:rsid w:val="00523686"/>
    <w:rsid w:val="00523F6C"/>
    <w:rsid w:val="005240C6"/>
    <w:rsid w:val="00524B6B"/>
    <w:rsid w:val="00524E4D"/>
    <w:rsid w:val="0052545F"/>
    <w:rsid w:val="00525888"/>
    <w:rsid w:val="00526BFD"/>
    <w:rsid w:val="0052726D"/>
    <w:rsid w:val="00531949"/>
    <w:rsid w:val="00531A7D"/>
    <w:rsid w:val="0053381C"/>
    <w:rsid w:val="005343D3"/>
    <w:rsid w:val="005352BF"/>
    <w:rsid w:val="00535725"/>
    <w:rsid w:val="0053651B"/>
    <w:rsid w:val="005369F2"/>
    <w:rsid w:val="00537AA6"/>
    <w:rsid w:val="00541F35"/>
    <w:rsid w:val="00542574"/>
    <w:rsid w:val="005426B3"/>
    <w:rsid w:val="00543EC6"/>
    <w:rsid w:val="00544409"/>
    <w:rsid w:val="00544A28"/>
    <w:rsid w:val="00545731"/>
    <w:rsid w:val="00546AF9"/>
    <w:rsid w:val="00546EFC"/>
    <w:rsid w:val="00547A7D"/>
    <w:rsid w:val="00547CA8"/>
    <w:rsid w:val="00554093"/>
    <w:rsid w:val="00555085"/>
    <w:rsid w:val="00557EAC"/>
    <w:rsid w:val="005601CB"/>
    <w:rsid w:val="00561E73"/>
    <w:rsid w:val="00562A4E"/>
    <w:rsid w:val="0056441E"/>
    <w:rsid w:val="00564E7D"/>
    <w:rsid w:val="005663C7"/>
    <w:rsid w:val="005671FB"/>
    <w:rsid w:val="00570C0F"/>
    <w:rsid w:val="00570E4D"/>
    <w:rsid w:val="00572265"/>
    <w:rsid w:val="00572857"/>
    <w:rsid w:val="00573137"/>
    <w:rsid w:val="005731CA"/>
    <w:rsid w:val="00573819"/>
    <w:rsid w:val="00573C3D"/>
    <w:rsid w:val="005740FB"/>
    <w:rsid w:val="00574BB0"/>
    <w:rsid w:val="00574EBE"/>
    <w:rsid w:val="005750C6"/>
    <w:rsid w:val="00575E82"/>
    <w:rsid w:val="005767C6"/>
    <w:rsid w:val="00576D1E"/>
    <w:rsid w:val="00577713"/>
    <w:rsid w:val="00577F4C"/>
    <w:rsid w:val="00580072"/>
    <w:rsid w:val="00580893"/>
    <w:rsid w:val="00581128"/>
    <w:rsid w:val="005816FE"/>
    <w:rsid w:val="00582D3B"/>
    <w:rsid w:val="0058440E"/>
    <w:rsid w:val="00584615"/>
    <w:rsid w:val="00585A64"/>
    <w:rsid w:val="00586549"/>
    <w:rsid w:val="005868A9"/>
    <w:rsid w:val="005903A0"/>
    <w:rsid w:val="00590582"/>
    <w:rsid w:val="00593270"/>
    <w:rsid w:val="0059383E"/>
    <w:rsid w:val="00594058"/>
    <w:rsid w:val="00595BA2"/>
    <w:rsid w:val="00595D46"/>
    <w:rsid w:val="0059626C"/>
    <w:rsid w:val="0059732B"/>
    <w:rsid w:val="005976A9"/>
    <w:rsid w:val="005976C9"/>
    <w:rsid w:val="00597CD5"/>
    <w:rsid w:val="00597FEA"/>
    <w:rsid w:val="005A1561"/>
    <w:rsid w:val="005A2212"/>
    <w:rsid w:val="005A2A81"/>
    <w:rsid w:val="005A2BCA"/>
    <w:rsid w:val="005A41AC"/>
    <w:rsid w:val="005A46BE"/>
    <w:rsid w:val="005A5EE0"/>
    <w:rsid w:val="005A71CA"/>
    <w:rsid w:val="005A7359"/>
    <w:rsid w:val="005B00A3"/>
    <w:rsid w:val="005B0A25"/>
    <w:rsid w:val="005B13A2"/>
    <w:rsid w:val="005B1A52"/>
    <w:rsid w:val="005B2456"/>
    <w:rsid w:val="005B2C03"/>
    <w:rsid w:val="005C0425"/>
    <w:rsid w:val="005C0876"/>
    <w:rsid w:val="005C1318"/>
    <w:rsid w:val="005C16BE"/>
    <w:rsid w:val="005C4253"/>
    <w:rsid w:val="005C49DE"/>
    <w:rsid w:val="005C651B"/>
    <w:rsid w:val="005C67B5"/>
    <w:rsid w:val="005C7021"/>
    <w:rsid w:val="005D0015"/>
    <w:rsid w:val="005D0493"/>
    <w:rsid w:val="005D0B8F"/>
    <w:rsid w:val="005D1C0A"/>
    <w:rsid w:val="005D3008"/>
    <w:rsid w:val="005D4009"/>
    <w:rsid w:val="005D577C"/>
    <w:rsid w:val="005D5E03"/>
    <w:rsid w:val="005D629B"/>
    <w:rsid w:val="005D7EB5"/>
    <w:rsid w:val="005E0134"/>
    <w:rsid w:val="005E24BD"/>
    <w:rsid w:val="005E2B07"/>
    <w:rsid w:val="005E3767"/>
    <w:rsid w:val="005E44C5"/>
    <w:rsid w:val="005E4607"/>
    <w:rsid w:val="005E60BF"/>
    <w:rsid w:val="005E66AE"/>
    <w:rsid w:val="005E7092"/>
    <w:rsid w:val="005E7423"/>
    <w:rsid w:val="005F0081"/>
    <w:rsid w:val="005F02E3"/>
    <w:rsid w:val="005F0811"/>
    <w:rsid w:val="005F25C1"/>
    <w:rsid w:val="005F4925"/>
    <w:rsid w:val="006007F3"/>
    <w:rsid w:val="00602480"/>
    <w:rsid w:val="0060255C"/>
    <w:rsid w:val="0060312B"/>
    <w:rsid w:val="00603EF5"/>
    <w:rsid w:val="006047AD"/>
    <w:rsid w:val="006049E9"/>
    <w:rsid w:val="006054CA"/>
    <w:rsid w:val="00605C6E"/>
    <w:rsid w:val="00605FC3"/>
    <w:rsid w:val="00607FB8"/>
    <w:rsid w:val="00610F7B"/>
    <w:rsid w:val="00612618"/>
    <w:rsid w:val="006129B9"/>
    <w:rsid w:val="00613036"/>
    <w:rsid w:val="0061429B"/>
    <w:rsid w:val="006145C9"/>
    <w:rsid w:val="00614FD5"/>
    <w:rsid w:val="00615540"/>
    <w:rsid w:val="00617C20"/>
    <w:rsid w:val="006203E2"/>
    <w:rsid w:val="006207BE"/>
    <w:rsid w:val="00622972"/>
    <w:rsid w:val="00623346"/>
    <w:rsid w:val="00623978"/>
    <w:rsid w:val="00624A60"/>
    <w:rsid w:val="006263A2"/>
    <w:rsid w:val="00627A0E"/>
    <w:rsid w:val="00630105"/>
    <w:rsid w:val="00630B39"/>
    <w:rsid w:val="00631491"/>
    <w:rsid w:val="00631DAF"/>
    <w:rsid w:val="0063242C"/>
    <w:rsid w:val="00632CA8"/>
    <w:rsid w:val="00633718"/>
    <w:rsid w:val="00634B8B"/>
    <w:rsid w:val="006374D8"/>
    <w:rsid w:val="0064026F"/>
    <w:rsid w:val="00641DAF"/>
    <w:rsid w:val="00641E70"/>
    <w:rsid w:val="00642479"/>
    <w:rsid w:val="006425F0"/>
    <w:rsid w:val="00642663"/>
    <w:rsid w:val="0064311F"/>
    <w:rsid w:val="006436F8"/>
    <w:rsid w:val="00643AE0"/>
    <w:rsid w:val="00645173"/>
    <w:rsid w:val="00646C8E"/>
    <w:rsid w:val="00647A31"/>
    <w:rsid w:val="00651670"/>
    <w:rsid w:val="00652588"/>
    <w:rsid w:val="00653EDD"/>
    <w:rsid w:val="00654643"/>
    <w:rsid w:val="00654BAE"/>
    <w:rsid w:val="00656733"/>
    <w:rsid w:val="00657CDD"/>
    <w:rsid w:val="00657E43"/>
    <w:rsid w:val="00660669"/>
    <w:rsid w:val="00660C11"/>
    <w:rsid w:val="00660DD3"/>
    <w:rsid w:val="00660FD6"/>
    <w:rsid w:val="006620EE"/>
    <w:rsid w:val="00662587"/>
    <w:rsid w:val="006626B9"/>
    <w:rsid w:val="006639AB"/>
    <w:rsid w:val="006639E3"/>
    <w:rsid w:val="00667425"/>
    <w:rsid w:val="00670252"/>
    <w:rsid w:val="0067165F"/>
    <w:rsid w:val="00671B2B"/>
    <w:rsid w:val="00672761"/>
    <w:rsid w:val="00672868"/>
    <w:rsid w:val="00675CBE"/>
    <w:rsid w:val="006762AA"/>
    <w:rsid w:val="00676972"/>
    <w:rsid w:val="00677BAB"/>
    <w:rsid w:val="00681E45"/>
    <w:rsid w:val="006824CD"/>
    <w:rsid w:val="0068487D"/>
    <w:rsid w:val="00685D44"/>
    <w:rsid w:val="00686F21"/>
    <w:rsid w:val="006870AB"/>
    <w:rsid w:val="00687D46"/>
    <w:rsid w:val="0069138A"/>
    <w:rsid w:val="006920A6"/>
    <w:rsid w:val="0069235E"/>
    <w:rsid w:val="006938C9"/>
    <w:rsid w:val="006940E5"/>
    <w:rsid w:val="0069500C"/>
    <w:rsid w:val="00696771"/>
    <w:rsid w:val="0069720E"/>
    <w:rsid w:val="006A0DA5"/>
    <w:rsid w:val="006A1338"/>
    <w:rsid w:val="006A1D5B"/>
    <w:rsid w:val="006A43B8"/>
    <w:rsid w:val="006A4455"/>
    <w:rsid w:val="006A67E7"/>
    <w:rsid w:val="006A6F83"/>
    <w:rsid w:val="006A7224"/>
    <w:rsid w:val="006A723B"/>
    <w:rsid w:val="006A72AE"/>
    <w:rsid w:val="006A741B"/>
    <w:rsid w:val="006B01C3"/>
    <w:rsid w:val="006B1A4E"/>
    <w:rsid w:val="006B1B6C"/>
    <w:rsid w:val="006B241E"/>
    <w:rsid w:val="006B2C7A"/>
    <w:rsid w:val="006B3637"/>
    <w:rsid w:val="006B411F"/>
    <w:rsid w:val="006B4F15"/>
    <w:rsid w:val="006B5802"/>
    <w:rsid w:val="006B663A"/>
    <w:rsid w:val="006B70D1"/>
    <w:rsid w:val="006B7AEB"/>
    <w:rsid w:val="006C0340"/>
    <w:rsid w:val="006C2FEB"/>
    <w:rsid w:val="006C36AA"/>
    <w:rsid w:val="006C3ADC"/>
    <w:rsid w:val="006C5C9F"/>
    <w:rsid w:val="006C6A80"/>
    <w:rsid w:val="006D088A"/>
    <w:rsid w:val="006D0B6D"/>
    <w:rsid w:val="006D114C"/>
    <w:rsid w:val="006D296F"/>
    <w:rsid w:val="006D2B0B"/>
    <w:rsid w:val="006D2CE2"/>
    <w:rsid w:val="006D3146"/>
    <w:rsid w:val="006D3AE8"/>
    <w:rsid w:val="006D5874"/>
    <w:rsid w:val="006D6646"/>
    <w:rsid w:val="006D7761"/>
    <w:rsid w:val="006E0604"/>
    <w:rsid w:val="006E35CC"/>
    <w:rsid w:val="006E3795"/>
    <w:rsid w:val="006E3A6C"/>
    <w:rsid w:val="006E3A79"/>
    <w:rsid w:val="006E4FD9"/>
    <w:rsid w:val="006E7BFC"/>
    <w:rsid w:val="006F080B"/>
    <w:rsid w:val="006F347D"/>
    <w:rsid w:val="006F693F"/>
    <w:rsid w:val="006F6BB8"/>
    <w:rsid w:val="007004D5"/>
    <w:rsid w:val="00700C0A"/>
    <w:rsid w:val="00702867"/>
    <w:rsid w:val="00703841"/>
    <w:rsid w:val="0070410C"/>
    <w:rsid w:val="00706050"/>
    <w:rsid w:val="00706051"/>
    <w:rsid w:val="00706994"/>
    <w:rsid w:val="007117B2"/>
    <w:rsid w:val="00711B96"/>
    <w:rsid w:val="00711C2A"/>
    <w:rsid w:val="007143FE"/>
    <w:rsid w:val="00714F62"/>
    <w:rsid w:val="00715ADE"/>
    <w:rsid w:val="00720C08"/>
    <w:rsid w:val="00722CA5"/>
    <w:rsid w:val="00724CB7"/>
    <w:rsid w:val="00725F60"/>
    <w:rsid w:val="00727CA8"/>
    <w:rsid w:val="00727D69"/>
    <w:rsid w:val="0073159F"/>
    <w:rsid w:val="0073466F"/>
    <w:rsid w:val="00735312"/>
    <w:rsid w:val="007359C0"/>
    <w:rsid w:val="00735A58"/>
    <w:rsid w:val="00736E97"/>
    <w:rsid w:val="00740DB6"/>
    <w:rsid w:val="0074164A"/>
    <w:rsid w:val="0074223C"/>
    <w:rsid w:val="0074457D"/>
    <w:rsid w:val="007455F5"/>
    <w:rsid w:val="00745DEC"/>
    <w:rsid w:val="00746457"/>
    <w:rsid w:val="007467CA"/>
    <w:rsid w:val="007468D4"/>
    <w:rsid w:val="0074745F"/>
    <w:rsid w:val="0074785C"/>
    <w:rsid w:val="007479C4"/>
    <w:rsid w:val="0075232A"/>
    <w:rsid w:val="00752613"/>
    <w:rsid w:val="00753A81"/>
    <w:rsid w:val="0075731A"/>
    <w:rsid w:val="00757511"/>
    <w:rsid w:val="0076150B"/>
    <w:rsid w:val="00762525"/>
    <w:rsid w:val="007628B9"/>
    <w:rsid w:val="00762C01"/>
    <w:rsid w:val="00762D12"/>
    <w:rsid w:val="007636DD"/>
    <w:rsid w:val="007652CA"/>
    <w:rsid w:val="00765656"/>
    <w:rsid w:val="0076635A"/>
    <w:rsid w:val="00766B62"/>
    <w:rsid w:val="0076727F"/>
    <w:rsid w:val="00771ED2"/>
    <w:rsid w:val="00773AD9"/>
    <w:rsid w:val="00774A0E"/>
    <w:rsid w:val="00776AE8"/>
    <w:rsid w:val="007800FA"/>
    <w:rsid w:val="007815BC"/>
    <w:rsid w:val="00781614"/>
    <w:rsid w:val="00782756"/>
    <w:rsid w:val="007827EB"/>
    <w:rsid w:val="00782987"/>
    <w:rsid w:val="00782B17"/>
    <w:rsid w:val="00783611"/>
    <w:rsid w:val="007837A7"/>
    <w:rsid w:val="007857C9"/>
    <w:rsid w:val="00785800"/>
    <w:rsid w:val="0078588A"/>
    <w:rsid w:val="007859A9"/>
    <w:rsid w:val="00785A8A"/>
    <w:rsid w:val="007874A8"/>
    <w:rsid w:val="0078790F"/>
    <w:rsid w:val="00790B00"/>
    <w:rsid w:val="0079133D"/>
    <w:rsid w:val="007913CD"/>
    <w:rsid w:val="00791503"/>
    <w:rsid w:val="00791AD0"/>
    <w:rsid w:val="00791F78"/>
    <w:rsid w:val="00791F7C"/>
    <w:rsid w:val="007929D1"/>
    <w:rsid w:val="00793043"/>
    <w:rsid w:val="00793378"/>
    <w:rsid w:val="00794D33"/>
    <w:rsid w:val="00795CB2"/>
    <w:rsid w:val="00795DD4"/>
    <w:rsid w:val="00796BE0"/>
    <w:rsid w:val="00797C89"/>
    <w:rsid w:val="007A0051"/>
    <w:rsid w:val="007A0754"/>
    <w:rsid w:val="007A1E86"/>
    <w:rsid w:val="007A2372"/>
    <w:rsid w:val="007A25CB"/>
    <w:rsid w:val="007A3064"/>
    <w:rsid w:val="007A5788"/>
    <w:rsid w:val="007A5A61"/>
    <w:rsid w:val="007A6E7C"/>
    <w:rsid w:val="007A703A"/>
    <w:rsid w:val="007A79BA"/>
    <w:rsid w:val="007A7DD4"/>
    <w:rsid w:val="007B0BDF"/>
    <w:rsid w:val="007B10D0"/>
    <w:rsid w:val="007B1516"/>
    <w:rsid w:val="007B226D"/>
    <w:rsid w:val="007B3F60"/>
    <w:rsid w:val="007B40D2"/>
    <w:rsid w:val="007B4A4E"/>
    <w:rsid w:val="007B4B80"/>
    <w:rsid w:val="007B4D06"/>
    <w:rsid w:val="007B4EE0"/>
    <w:rsid w:val="007B720E"/>
    <w:rsid w:val="007B7A09"/>
    <w:rsid w:val="007B7CC5"/>
    <w:rsid w:val="007C2A9F"/>
    <w:rsid w:val="007C318D"/>
    <w:rsid w:val="007C5C9B"/>
    <w:rsid w:val="007C6307"/>
    <w:rsid w:val="007C6AEE"/>
    <w:rsid w:val="007C77CE"/>
    <w:rsid w:val="007D29D6"/>
    <w:rsid w:val="007D4027"/>
    <w:rsid w:val="007D488C"/>
    <w:rsid w:val="007D4C06"/>
    <w:rsid w:val="007D5651"/>
    <w:rsid w:val="007D63C7"/>
    <w:rsid w:val="007D6844"/>
    <w:rsid w:val="007D7353"/>
    <w:rsid w:val="007E0F5C"/>
    <w:rsid w:val="007E1BBF"/>
    <w:rsid w:val="007E2187"/>
    <w:rsid w:val="007E21DF"/>
    <w:rsid w:val="007E4883"/>
    <w:rsid w:val="007E6159"/>
    <w:rsid w:val="007E65B3"/>
    <w:rsid w:val="007E7727"/>
    <w:rsid w:val="007E7D86"/>
    <w:rsid w:val="007F13B9"/>
    <w:rsid w:val="007F1EE1"/>
    <w:rsid w:val="007F3ED2"/>
    <w:rsid w:val="007F5CD9"/>
    <w:rsid w:val="007F751E"/>
    <w:rsid w:val="007F7ACC"/>
    <w:rsid w:val="007F7C44"/>
    <w:rsid w:val="00800166"/>
    <w:rsid w:val="0080063A"/>
    <w:rsid w:val="00800948"/>
    <w:rsid w:val="008037B6"/>
    <w:rsid w:val="008048D9"/>
    <w:rsid w:val="00805517"/>
    <w:rsid w:val="00806397"/>
    <w:rsid w:val="00806EAC"/>
    <w:rsid w:val="008118AF"/>
    <w:rsid w:val="00811936"/>
    <w:rsid w:val="008121CF"/>
    <w:rsid w:val="008126AF"/>
    <w:rsid w:val="008127DE"/>
    <w:rsid w:val="008152CC"/>
    <w:rsid w:val="00815D27"/>
    <w:rsid w:val="00817D60"/>
    <w:rsid w:val="00817F07"/>
    <w:rsid w:val="00820490"/>
    <w:rsid w:val="00821128"/>
    <w:rsid w:val="008239E7"/>
    <w:rsid w:val="008241AC"/>
    <w:rsid w:val="00825843"/>
    <w:rsid w:val="0082624F"/>
    <w:rsid w:val="00827A55"/>
    <w:rsid w:val="00830681"/>
    <w:rsid w:val="00832A16"/>
    <w:rsid w:val="00832A4F"/>
    <w:rsid w:val="00833F6C"/>
    <w:rsid w:val="008344E6"/>
    <w:rsid w:val="00835362"/>
    <w:rsid w:val="0083759A"/>
    <w:rsid w:val="008377F7"/>
    <w:rsid w:val="00837FBE"/>
    <w:rsid w:val="00840A0F"/>
    <w:rsid w:val="008412CC"/>
    <w:rsid w:val="00841C2B"/>
    <w:rsid w:val="00842452"/>
    <w:rsid w:val="00842680"/>
    <w:rsid w:val="00842DD3"/>
    <w:rsid w:val="0084387C"/>
    <w:rsid w:val="008450B4"/>
    <w:rsid w:val="0084539D"/>
    <w:rsid w:val="00845A93"/>
    <w:rsid w:val="00845EB1"/>
    <w:rsid w:val="00846E8B"/>
    <w:rsid w:val="0084749C"/>
    <w:rsid w:val="00847616"/>
    <w:rsid w:val="00850839"/>
    <w:rsid w:val="00851AEE"/>
    <w:rsid w:val="008524DA"/>
    <w:rsid w:val="00852BDD"/>
    <w:rsid w:val="00852C09"/>
    <w:rsid w:val="00854B72"/>
    <w:rsid w:val="00856EF2"/>
    <w:rsid w:val="00861368"/>
    <w:rsid w:val="0086157D"/>
    <w:rsid w:val="0086300F"/>
    <w:rsid w:val="00863DA5"/>
    <w:rsid w:val="0086496B"/>
    <w:rsid w:val="0086526D"/>
    <w:rsid w:val="00867038"/>
    <w:rsid w:val="00867367"/>
    <w:rsid w:val="00870A20"/>
    <w:rsid w:val="00871C06"/>
    <w:rsid w:val="00876349"/>
    <w:rsid w:val="00876834"/>
    <w:rsid w:val="00877513"/>
    <w:rsid w:val="00880628"/>
    <w:rsid w:val="00881981"/>
    <w:rsid w:val="008820C1"/>
    <w:rsid w:val="008828E4"/>
    <w:rsid w:val="0088438A"/>
    <w:rsid w:val="00884B18"/>
    <w:rsid w:val="00884EC8"/>
    <w:rsid w:val="00885059"/>
    <w:rsid w:val="008862C7"/>
    <w:rsid w:val="008867CE"/>
    <w:rsid w:val="008902BE"/>
    <w:rsid w:val="008950B7"/>
    <w:rsid w:val="00896937"/>
    <w:rsid w:val="00896C59"/>
    <w:rsid w:val="00897A86"/>
    <w:rsid w:val="008A15F3"/>
    <w:rsid w:val="008A1B98"/>
    <w:rsid w:val="008A3BD5"/>
    <w:rsid w:val="008A49F1"/>
    <w:rsid w:val="008A552F"/>
    <w:rsid w:val="008A553A"/>
    <w:rsid w:val="008A69DD"/>
    <w:rsid w:val="008A6CF8"/>
    <w:rsid w:val="008A6D4D"/>
    <w:rsid w:val="008A7BFD"/>
    <w:rsid w:val="008B2D8C"/>
    <w:rsid w:val="008B3F36"/>
    <w:rsid w:val="008B7439"/>
    <w:rsid w:val="008B7C6B"/>
    <w:rsid w:val="008B7D33"/>
    <w:rsid w:val="008C00B9"/>
    <w:rsid w:val="008C161B"/>
    <w:rsid w:val="008C2188"/>
    <w:rsid w:val="008C519E"/>
    <w:rsid w:val="008C572C"/>
    <w:rsid w:val="008C7479"/>
    <w:rsid w:val="008C765B"/>
    <w:rsid w:val="008C76EE"/>
    <w:rsid w:val="008D04B9"/>
    <w:rsid w:val="008D0B12"/>
    <w:rsid w:val="008D0EAD"/>
    <w:rsid w:val="008D4246"/>
    <w:rsid w:val="008D5006"/>
    <w:rsid w:val="008D55B4"/>
    <w:rsid w:val="008D5CB1"/>
    <w:rsid w:val="008E1B20"/>
    <w:rsid w:val="008E49A1"/>
    <w:rsid w:val="008E64F6"/>
    <w:rsid w:val="008F0054"/>
    <w:rsid w:val="008F2421"/>
    <w:rsid w:val="008F3778"/>
    <w:rsid w:val="008F394C"/>
    <w:rsid w:val="008F52BD"/>
    <w:rsid w:val="008F7CBD"/>
    <w:rsid w:val="00900DA6"/>
    <w:rsid w:val="00902FD5"/>
    <w:rsid w:val="0090350F"/>
    <w:rsid w:val="009059AF"/>
    <w:rsid w:val="00906B8F"/>
    <w:rsid w:val="00910DD1"/>
    <w:rsid w:val="00911266"/>
    <w:rsid w:val="00912104"/>
    <w:rsid w:val="00913BA2"/>
    <w:rsid w:val="00913CEB"/>
    <w:rsid w:val="00915524"/>
    <w:rsid w:val="00915CC4"/>
    <w:rsid w:val="00920153"/>
    <w:rsid w:val="009212EB"/>
    <w:rsid w:val="00921629"/>
    <w:rsid w:val="00921E81"/>
    <w:rsid w:val="00922011"/>
    <w:rsid w:val="0092222E"/>
    <w:rsid w:val="00922597"/>
    <w:rsid w:val="00922A0D"/>
    <w:rsid w:val="00922A84"/>
    <w:rsid w:val="00922B9F"/>
    <w:rsid w:val="00922C5B"/>
    <w:rsid w:val="00923F83"/>
    <w:rsid w:val="00927061"/>
    <w:rsid w:val="00927538"/>
    <w:rsid w:val="00930BC6"/>
    <w:rsid w:val="00930F0E"/>
    <w:rsid w:val="009324FB"/>
    <w:rsid w:val="00932616"/>
    <w:rsid w:val="00932669"/>
    <w:rsid w:val="00932854"/>
    <w:rsid w:val="00932B0E"/>
    <w:rsid w:val="0093379D"/>
    <w:rsid w:val="00934091"/>
    <w:rsid w:val="0093574B"/>
    <w:rsid w:val="009365C6"/>
    <w:rsid w:val="009365FF"/>
    <w:rsid w:val="009379A9"/>
    <w:rsid w:val="00940CFC"/>
    <w:rsid w:val="00942090"/>
    <w:rsid w:val="009425D0"/>
    <w:rsid w:val="009429B9"/>
    <w:rsid w:val="00942C70"/>
    <w:rsid w:val="009431C8"/>
    <w:rsid w:val="0094336A"/>
    <w:rsid w:val="00946CAF"/>
    <w:rsid w:val="0095051C"/>
    <w:rsid w:val="009516D1"/>
    <w:rsid w:val="00955215"/>
    <w:rsid w:val="009558B4"/>
    <w:rsid w:val="009559CE"/>
    <w:rsid w:val="00955A62"/>
    <w:rsid w:val="009603FA"/>
    <w:rsid w:val="0096092D"/>
    <w:rsid w:val="00960C1F"/>
    <w:rsid w:val="00961740"/>
    <w:rsid w:val="009620DE"/>
    <w:rsid w:val="0096441F"/>
    <w:rsid w:val="00966601"/>
    <w:rsid w:val="00966AA3"/>
    <w:rsid w:val="00970B6C"/>
    <w:rsid w:val="00970C3A"/>
    <w:rsid w:val="00970E32"/>
    <w:rsid w:val="00971AB6"/>
    <w:rsid w:val="00971DDF"/>
    <w:rsid w:val="009806D6"/>
    <w:rsid w:val="00982417"/>
    <w:rsid w:val="00982B28"/>
    <w:rsid w:val="00985C16"/>
    <w:rsid w:val="00985E6A"/>
    <w:rsid w:val="0098675D"/>
    <w:rsid w:val="0098730D"/>
    <w:rsid w:val="00987B32"/>
    <w:rsid w:val="00991235"/>
    <w:rsid w:val="0099162F"/>
    <w:rsid w:val="00991890"/>
    <w:rsid w:val="00992506"/>
    <w:rsid w:val="00992D7A"/>
    <w:rsid w:val="00992DF8"/>
    <w:rsid w:val="00994F8E"/>
    <w:rsid w:val="009954A2"/>
    <w:rsid w:val="00995692"/>
    <w:rsid w:val="00995C47"/>
    <w:rsid w:val="00996594"/>
    <w:rsid w:val="00996826"/>
    <w:rsid w:val="009A1511"/>
    <w:rsid w:val="009A4C49"/>
    <w:rsid w:val="009A4EC2"/>
    <w:rsid w:val="009A5505"/>
    <w:rsid w:val="009A585B"/>
    <w:rsid w:val="009A6D50"/>
    <w:rsid w:val="009B1500"/>
    <w:rsid w:val="009B1C56"/>
    <w:rsid w:val="009B265B"/>
    <w:rsid w:val="009B2787"/>
    <w:rsid w:val="009B2E1A"/>
    <w:rsid w:val="009B4579"/>
    <w:rsid w:val="009B5BC8"/>
    <w:rsid w:val="009B7FF1"/>
    <w:rsid w:val="009C1335"/>
    <w:rsid w:val="009C1DCF"/>
    <w:rsid w:val="009C1EDA"/>
    <w:rsid w:val="009C21E6"/>
    <w:rsid w:val="009C4353"/>
    <w:rsid w:val="009C55E6"/>
    <w:rsid w:val="009C6071"/>
    <w:rsid w:val="009C6712"/>
    <w:rsid w:val="009D040E"/>
    <w:rsid w:val="009D08FB"/>
    <w:rsid w:val="009D11D5"/>
    <w:rsid w:val="009D2F57"/>
    <w:rsid w:val="009D30D3"/>
    <w:rsid w:val="009D31EC"/>
    <w:rsid w:val="009D42AA"/>
    <w:rsid w:val="009D5304"/>
    <w:rsid w:val="009D5CA3"/>
    <w:rsid w:val="009E0E9C"/>
    <w:rsid w:val="009E11EB"/>
    <w:rsid w:val="009E1DD1"/>
    <w:rsid w:val="009E270B"/>
    <w:rsid w:val="009E3506"/>
    <w:rsid w:val="009E4A2E"/>
    <w:rsid w:val="009E4D30"/>
    <w:rsid w:val="009F0238"/>
    <w:rsid w:val="009F060B"/>
    <w:rsid w:val="009F250D"/>
    <w:rsid w:val="009F2EE4"/>
    <w:rsid w:val="009F3F08"/>
    <w:rsid w:val="009F456B"/>
    <w:rsid w:val="009F47C5"/>
    <w:rsid w:val="009F72B8"/>
    <w:rsid w:val="009F7758"/>
    <w:rsid w:val="00A0015C"/>
    <w:rsid w:val="00A0053F"/>
    <w:rsid w:val="00A011E0"/>
    <w:rsid w:val="00A0179A"/>
    <w:rsid w:val="00A02672"/>
    <w:rsid w:val="00A03A3D"/>
    <w:rsid w:val="00A04E99"/>
    <w:rsid w:val="00A050CD"/>
    <w:rsid w:val="00A056CA"/>
    <w:rsid w:val="00A068E3"/>
    <w:rsid w:val="00A1021A"/>
    <w:rsid w:val="00A1234E"/>
    <w:rsid w:val="00A1348D"/>
    <w:rsid w:val="00A138BD"/>
    <w:rsid w:val="00A13C04"/>
    <w:rsid w:val="00A13E3E"/>
    <w:rsid w:val="00A143DF"/>
    <w:rsid w:val="00A145B1"/>
    <w:rsid w:val="00A15A5B"/>
    <w:rsid w:val="00A218D8"/>
    <w:rsid w:val="00A21E8F"/>
    <w:rsid w:val="00A22537"/>
    <w:rsid w:val="00A22EA4"/>
    <w:rsid w:val="00A247F4"/>
    <w:rsid w:val="00A24A83"/>
    <w:rsid w:val="00A26E03"/>
    <w:rsid w:val="00A32D1F"/>
    <w:rsid w:val="00A331AA"/>
    <w:rsid w:val="00A33524"/>
    <w:rsid w:val="00A36F9D"/>
    <w:rsid w:val="00A37663"/>
    <w:rsid w:val="00A37F4E"/>
    <w:rsid w:val="00A40927"/>
    <w:rsid w:val="00A409D9"/>
    <w:rsid w:val="00A41AE5"/>
    <w:rsid w:val="00A50528"/>
    <w:rsid w:val="00A5184B"/>
    <w:rsid w:val="00A51CA4"/>
    <w:rsid w:val="00A52FC5"/>
    <w:rsid w:val="00A54867"/>
    <w:rsid w:val="00A54BE5"/>
    <w:rsid w:val="00A55744"/>
    <w:rsid w:val="00A57D32"/>
    <w:rsid w:val="00A60D5B"/>
    <w:rsid w:val="00A610F0"/>
    <w:rsid w:val="00A615CE"/>
    <w:rsid w:val="00A619F3"/>
    <w:rsid w:val="00A61AE7"/>
    <w:rsid w:val="00A62284"/>
    <w:rsid w:val="00A6281C"/>
    <w:rsid w:val="00A62AE6"/>
    <w:rsid w:val="00A636F9"/>
    <w:rsid w:val="00A6448A"/>
    <w:rsid w:val="00A64D33"/>
    <w:rsid w:val="00A6514E"/>
    <w:rsid w:val="00A662BB"/>
    <w:rsid w:val="00A67914"/>
    <w:rsid w:val="00A7065D"/>
    <w:rsid w:val="00A716BE"/>
    <w:rsid w:val="00A72071"/>
    <w:rsid w:val="00A74ED6"/>
    <w:rsid w:val="00A75095"/>
    <w:rsid w:val="00A76142"/>
    <w:rsid w:val="00A76B31"/>
    <w:rsid w:val="00A80397"/>
    <w:rsid w:val="00A80539"/>
    <w:rsid w:val="00A80FE7"/>
    <w:rsid w:val="00A8237A"/>
    <w:rsid w:val="00A837E8"/>
    <w:rsid w:val="00A83F24"/>
    <w:rsid w:val="00A856F2"/>
    <w:rsid w:val="00A862EC"/>
    <w:rsid w:val="00A86E38"/>
    <w:rsid w:val="00A8713A"/>
    <w:rsid w:val="00A874B5"/>
    <w:rsid w:val="00A903D5"/>
    <w:rsid w:val="00A91216"/>
    <w:rsid w:val="00A924F6"/>
    <w:rsid w:val="00A92F0A"/>
    <w:rsid w:val="00A93050"/>
    <w:rsid w:val="00A94472"/>
    <w:rsid w:val="00A95284"/>
    <w:rsid w:val="00A96384"/>
    <w:rsid w:val="00A97698"/>
    <w:rsid w:val="00AA0913"/>
    <w:rsid w:val="00AA1D61"/>
    <w:rsid w:val="00AA34B7"/>
    <w:rsid w:val="00AA5213"/>
    <w:rsid w:val="00AA64C6"/>
    <w:rsid w:val="00AA769C"/>
    <w:rsid w:val="00AA7844"/>
    <w:rsid w:val="00AB09FE"/>
    <w:rsid w:val="00AB0DA9"/>
    <w:rsid w:val="00AB0EBB"/>
    <w:rsid w:val="00AB4641"/>
    <w:rsid w:val="00AB4CA2"/>
    <w:rsid w:val="00AB4DD9"/>
    <w:rsid w:val="00AB5CFD"/>
    <w:rsid w:val="00AB62FC"/>
    <w:rsid w:val="00AB6BD7"/>
    <w:rsid w:val="00AC3CFD"/>
    <w:rsid w:val="00AC3DFA"/>
    <w:rsid w:val="00AC3FAF"/>
    <w:rsid w:val="00AC51F5"/>
    <w:rsid w:val="00AC522B"/>
    <w:rsid w:val="00AC622E"/>
    <w:rsid w:val="00AC6FA1"/>
    <w:rsid w:val="00AC743A"/>
    <w:rsid w:val="00AC7FBF"/>
    <w:rsid w:val="00AD132C"/>
    <w:rsid w:val="00AD181E"/>
    <w:rsid w:val="00AD1AED"/>
    <w:rsid w:val="00AD2620"/>
    <w:rsid w:val="00AD3E02"/>
    <w:rsid w:val="00AD4E29"/>
    <w:rsid w:val="00AD4F16"/>
    <w:rsid w:val="00AD5549"/>
    <w:rsid w:val="00AE0F0E"/>
    <w:rsid w:val="00AE28A4"/>
    <w:rsid w:val="00AE3438"/>
    <w:rsid w:val="00AE4664"/>
    <w:rsid w:val="00AE51E7"/>
    <w:rsid w:val="00AE59AE"/>
    <w:rsid w:val="00AE6538"/>
    <w:rsid w:val="00AE7162"/>
    <w:rsid w:val="00AF01B1"/>
    <w:rsid w:val="00AF09C0"/>
    <w:rsid w:val="00AF3199"/>
    <w:rsid w:val="00AF4620"/>
    <w:rsid w:val="00AF68AF"/>
    <w:rsid w:val="00AF6945"/>
    <w:rsid w:val="00AF6B71"/>
    <w:rsid w:val="00B0160E"/>
    <w:rsid w:val="00B017A7"/>
    <w:rsid w:val="00B0288A"/>
    <w:rsid w:val="00B02D48"/>
    <w:rsid w:val="00B04174"/>
    <w:rsid w:val="00B04CF8"/>
    <w:rsid w:val="00B057AD"/>
    <w:rsid w:val="00B05A29"/>
    <w:rsid w:val="00B05A80"/>
    <w:rsid w:val="00B072B0"/>
    <w:rsid w:val="00B07D42"/>
    <w:rsid w:val="00B10AD8"/>
    <w:rsid w:val="00B138B7"/>
    <w:rsid w:val="00B13B78"/>
    <w:rsid w:val="00B14D97"/>
    <w:rsid w:val="00B162FF"/>
    <w:rsid w:val="00B204D0"/>
    <w:rsid w:val="00B205BF"/>
    <w:rsid w:val="00B20C07"/>
    <w:rsid w:val="00B22EBF"/>
    <w:rsid w:val="00B23C56"/>
    <w:rsid w:val="00B247BE"/>
    <w:rsid w:val="00B2640C"/>
    <w:rsid w:val="00B265B6"/>
    <w:rsid w:val="00B27753"/>
    <w:rsid w:val="00B27E63"/>
    <w:rsid w:val="00B27EA8"/>
    <w:rsid w:val="00B3057C"/>
    <w:rsid w:val="00B31A8E"/>
    <w:rsid w:val="00B323B1"/>
    <w:rsid w:val="00B32E8F"/>
    <w:rsid w:val="00B33230"/>
    <w:rsid w:val="00B347E9"/>
    <w:rsid w:val="00B365A1"/>
    <w:rsid w:val="00B36E5B"/>
    <w:rsid w:val="00B40986"/>
    <w:rsid w:val="00B41DDD"/>
    <w:rsid w:val="00B4433A"/>
    <w:rsid w:val="00B44937"/>
    <w:rsid w:val="00B44CC4"/>
    <w:rsid w:val="00B451B8"/>
    <w:rsid w:val="00B5075D"/>
    <w:rsid w:val="00B517B3"/>
    <w:rsid w:val="00B51E46"/>
    <w:rsid w:val="00B52375"/>
    <w:rsid w:val="00B52473"/>
    <w:rsid w:val="00B52CDA"/>
    <w:rsid w:val="00B55709"/>
    <w:rsid w:val="00B563E3"/>
    <w:rsid w:val="00B56916"/>
    <w:rsid w:val="00B62CEF"/>
    <w:rsid w:val="00B63866"/>
    <w:rsid w:val="00B63D52"/>
    <w:rsid w:val="00B65775"/>
    <w:rsid w:val="00B659B5"/>
    <w:rsid w:val="00B6681D"/>
    <w:rsid w:val="00B67BCE"/>
    <w:rsid w:val="00B71A19"/>
    <w:rsid w:val="00B71FCA"/>
    <w:rsid w:val="00B72EBF"/>
    <w:rsid w:val="00B72FAD"/>
    <w:rsid w:val="00B73224"/>
    <w:rsid w:val="00B7439F"/>
    <w:rsid w:val="00B76126"/>
    <w:rsid w:val="00B764B6"/>
    <w:rsid w:val="00B76883"/>
    <w:rsid w:val="00B7773A"/>
    <w:rsid w:val="00B80A89"/>
    <w:rsid w:val="00B80CBE"/>
    <w:rsid w:val="00B80F80"/>
    <w:rsid w:val="00B81529"/>
    <w:rsid w:val="00B81783"/>
    <w:rsid w:val="00B81854"/>
    <w:rsid w:val="00B81CB2"/>
    <w:rsid w:val="00B836BB"/>
    <w:rsid w:val="00B83E81"/>
    <w:rsid w:val="00B84005"/>
    <w:rsid w:val="00B84278"/>
    <w:rsid w:val="00B84EC4"/>
    <w:rsid w:val="00B852C4"/>
    <w:rsid w:val="00B86D5F"/>
    <w:rsid w:val="00B86D74"/>
    <w:rsid w:val="00B90017"/>
    <w:rsid w:val="00B904AC"/>
    <w:rsid w:val="00B908CC"/>
    <w:rsid w:val="00B91C91"/>
    <w:rsid w:val="00B91F3D"/>
    <w:rsid w:val="00B92979"/>
    <w:rsid w:val="00B94101"/>
    <w:rsid w:val="00B945ED"/>
    <w:rsid w:val="00B962E7"/>
    <w:rsid w:val="00B96399"/>
    <w:rsid w:val="00B969F8"/>
    <w:rsid w:val="00B96F74"/>
    <w:rsid w:val="00B97679"/>
    <w:rsid w:val="00BA09B1"/>
    <w:rsid w:val="00BA12D3"/>
    <w:rsid w:val="00BA3F11"/>
    <w:rsid w:val="00BA44EB"/>
    <w:rsid w:val="00BA6764"/>
    <w:rsid w:val="00BA6769"/>
    <w:rsid w:val="00BA774D"/>
    <w:rsid w:val="00BB0937"/>
    <w:rsid w:val="00BB1962"/>
    <w:rsid w:val="00BB36A3"/>
    <w:rsid w:val="00BB3D46"/>
    <w:rsid w:val="00BB4569"/>
    <w:rsid w:val="00BB7070"/>
    <w:rsid w:val="00BB75CB"/>
    <w:rsid w:val="00BB7928"/>
    <w:rsid w:val="00BB7C94"/>
    <w:rsid w:val="00BC0BA8"/>
    <w:rsid w:val="00BC3097"/>
    <w:rsid w:val="00BC4FCF"/>
    <w:rsid w:val="00BC71BB"/>
    <w:rsid w:val="00BC73BD"/>
    <w:rsid w:val="00BC7B66"/>
    <w:rsid w:val="00BD04BF"/>
    <w:rsid w:val="00BD0DCC"/>
    <w:rsid w:val="00BD1671"/>
    <w:rsid w:val="00BD1882"/>
    <w:rsid w:val="00BD3BD4"/>
    <w:rsid w:val="00BD402C"/>
    <w:rsid w:val="00BD7377"/>
    <w:rsid w:val="00BD773E"/>
    <w:rsid w:val="00BE0BD0"/>
    <w:rsid w:val="00BE2631"/>
    <w:rsid w:val="00BE2CA7"/>
    <w:rsid w:val="00BE307D"/>
    <w:rsid w:val="00BE3207"/>
    <w:rsid w:val="00BE5B48"/>
    <w:rsid w:val="00BE6B3F"/>
    <w:rsid w:val="00BF1220"/>
    <w:rsid w:val="00BF19B6"/>
    <w:rsid w:val="00BF2BC3"/>
    <w:rsid w:val="00BF2C25"/>
    <w:rsid w:val="00BF37E4"/>
    <w:rsid w:val="00BF38BB"/>
    <w:rsid w:val="00BF42D3"/>
    <w:rsid w:val="00BF4751"/>
    <w:rsid w:val="00BF6710"/>
    <w:rsid w:val="00C00134"/>
    <w:rsid w:val="00C007B5"/>
    <w:rsid w:val="00C0238A"/>
    <w:rsid w:val="00C03A80"/>
    <w:rsid w:val="00C03DEB"/>
    <w:rsid w:val="00C03F05"/>
    <w:rsid w:val="00C04519"/>
    <w:rsid w:val="00C045FE"/>
    <w:rsid w:val="00C05206"/>
    <w:rsid w:val="00C0705E"/>
    <w:rsid w:val="00C108B6"/>
    <w:rsid w:val="00C110B0"/>
    <w:rsid w:val="00C1124F"/>
    <w:rsid w:val="00C112CC"/>
    <w:rsid w:val="00C11B72"/>
    <w:rsid w:val="00C12B39"/>
    <w:rsid w:val="00C12B66"/>
    <w:rsid w:val="00C1317B"/>
    <w:rsid w:val="00C1324A"/>
    <w:rsid w:val="00C138C1"/>
    <w:rsid w:val="00C139D2"/>
    <w:rsid w:val="00C13CE4"/>
    <w:rsid w:val="00C147DE"/>
    <w:rsid w:val="00C14C69"/>
    <w:rsid w:val="00C1619D"/>
    <w:rsid w:val="00C16256"/>
    <w:rsid w:val="00C1664F"/>
    <w:rsid w:val="00C205D6"/>
    <w:rsid w:val="00C20B8C"/>
    <w:rsid w:val="00C20DDB"/>
    <w:rsid w:val="00C220A0"/>
    <w:rsid w:val="00C25039"/>
    <w:rsid w:val="00C26823"/>
    <w:rsid w:val="00C27126"/>
    <w:rsid w:val="00C278A8"/>
    <w:rsid w:val="00C305C4"/>
    <w:rsid w:val="00C30FB7"/>
    <w:rsid w:val="00C31F59"/>
    <w:rsid w:val="00C3283E"/>
    <w:rsid w:val="00C33C59"/>
    <w:rsid w:val="00C34728"/>
    <w:rsid w:val="00C351E0"/>
    <w:rsid w:val="00C35ABB"/>
    <w:rsid w:val="00C364C4"/>
    <w:rsid w:val="00C367C7"/>
    <w:rsid w:val="00C374BE"/>
    <w:rsid w:val="00C3771A"/>
    <w:rsid w:val="00C37A38"/>
    <w:rsid w:val="00C37F0E"/>
    <w:rsid w:val="00C40985"/>
    <w:rsid w:val="00C410BB"/>
    <w:rsid w:val="00C427DC"/>
    <w:rsid w:val="00C448F4"/>
    <w:rsid w:val="00C45362"/>
    <w:rsid w:val="00C479B1"/>
    <w:rsid w:val="00C47D09"/>
    <w:rsid w:val="00C51E98"/>
    <w:rsid w:val="00C51EA9"/>
    <w:rsid w:val="00C548B8"/>
    <w:rsid w:val="00C54F0A"/>
    <w:rsid w:val="00C55A03"/>
    <w:rsid w:val="00C55F68"/>
    <w:rsid w:val="00C56FDD"/>
    <w:rsid w:val="00C6111A"/>
    <w:rsid w:val="00C634F0"/>
    <w:rsid w:val="00C63C61"/>
    <w:rsid w:val="00C654ED"/>
    <w:rsid w:val="00C65DD5"/>
    <w:rsid w:val="00C66BB3"/>
    <w:rsid w:val="00C66EA9"/>
    <w:rsid w:val="00C67097"/>
    <w:rsid w:val="00C674A3"/>
    <w:rsid w:val="00C70A11"/>
    <w:rsid w:val="00C721EA"/>
    <w:rsid w:val="00C7343B"/>
    <w:rsid w:val="00C74814"/>
    <w:rsid w:val="00C74F11"/>
    <w:rsid w:val="00C754A9"/>
    <w:rsid w:val="00C766DC"/>
    <w:rsid w:val="00C76BA0"/>
    <w:rsid w:val="00C771C6"/>
    <w:rsid w:val="00C77216"/>
    <w:rsid w:val="00C773F9"/>
    <w:rsid w:val="00C80AAA"/>
    <w:rsid w:val="00C80CA7"/>
    <w:rsid w:val="00C8176D"/>
    <w:rsid w:val="00C82B01"/>
    <w:rsid w:val="00C82B6B"/>
    <w:rsid w:val="00C83B11"/>
    <w:rsid w:val="00C857F0"/>
    <w:rsid w:val="00C85A94"/>
    <w:rsid w:val="00C876F5"/>
    <w:rsid w:val="00C9005B"/>
    <w:rsid w:val="00C9037A"/>
    <w:rsid w:val="00C904F0"/>
    <w:rsid w:val="00C90507"/>
    <w:rsid w:val="00C908BA"/>
    <w:rsid w:val="00C92336"/>
    <w:rsid w:val="00C93A4B"/>
    <w:rsid w:val="00C94442"/>
    <w:rsid w:val="00C946D5"/>
    <w:rsid w:val="00C94806"/>
    <w:rsid w:val="00C94838"/>
    <w:rsid w:val="00C95B8F"/>
    <w:rsid w:val="00C9638F"/>
    <w:rsid w:val="00C96F55"/>
    <w:rsid w:val="00CA164B"/>
    <w:rsid w:val="00CA3191"/>
    <w:rsid w:val="00CA3492"/>
    <w:rsid w:val="00CA3A0F"/>
    <w:rsid w:val="00CA4534"/>
    <w:rsid w:val="00CA460C"/>
    <w:rsid w:val="00CA62A5"/>
    <w:rsid w:val="00CA6D21"/>
    <w:rsid w:val="00CA6DAD"/>
    <w:rsid w:val="00CA75B3"/>
    <w:rsid w:val="00CB24B6"/>
    <w:rsid w:val="00CB7B07"/>
    <w:rsid w:val="00CB7CC4"/>
    <w:rsid w:val="00CB7E13"/>
    <w:rsid w:val="00CC07BA"/>
    <w:rsid w:val="00CC10BB"/>
    <w:rsid w:val="00CC12F9"/>
    <w:rsid w:val="00CC147B"/>
    <w:rsid w:val="00CC16FE"/>
    <w:rsid w:val="00CC170E"/>
    <w:rsid w:val="00CC3210"/>
    <w:rsid w:val="00CC3C93"/>
    <w:rsid w:val="00CC522E"/>
    <w:rsid w:val="00CC7691"/>
    <w:rsid w:val="00CD18EC"/>
    <w:rsid w:val="00CD1BC5"/>
    <w:rsid w:val="00CD2062"/>
    <w:rsid w:val="00CD23DF"/>
    <w:rsid w:val="00CD4E88"/>
    <w:rsid w:val="00CD585B"/>
    <w:rsid w:val="00CD6912"/>
    <w:rsid w:val="00CE0D6F"/>
    <w:rsid w:val="00CE2B15"/>
    <w:rsid w:val="00CE3B5F"/>
    <w:rsid w:val="00CE5D24"/>
    <w:rsid w:val="00CE740F"/>
    <w:rsid w:val="00CE75F3"/>
    <w:rsid w:val="00CF0526"/>
    <w:rsid w:val="00CF2BA4"/>
    <w:rsid w:val="00CF2F51"/>
    <w:rsid w:val="00CF3123"/>
    <w:rsid w:val="00CF3671"/>
    <w:rsid w:val="00CF45D9"/>
    <w:rsid w:val="00CF4696"/>
    <w:rsid w:val="00CF5480"/>
    <w:rsid w:val="00CF7C76"/>
    <w:rsid w:val="00D00186"/>
    <w:rsid w:val="00D001AA"/>
    <w:rsid w:val="00D0045E"/>
    <w:rsid w:val="00D00593"/>
    <w:rsid w:val="00D00DD3"/>
    <w:rsid w:val="00D01F26"/>
    <w:rsid w:val="00D022B1"/>
    <w:rsid w:val="00D028E9"/>
    <w:rsid w:val="00D02E3A"/>
    <w:rsid w:val="00D03216"/>
    <w:rsid w:val="00D0530B"/>
    <w:rsid w:val="00D05A12"/>
    <w:rsid w:val="00D06318"/>
    <w:rsid w:val="00D06874"/>
    <w:rsid w:val="00D06AF4"/>
    <w:rsid w:val="00D103D3"/>
    <w:rsid w:val="00D112B2"/>
    <w:rsid w:val="00D122CE"/>
    <w:rsid w:val="00D12539"/>
    <w:rsid w:val="00D13AD4"/>
    <w:rsid w:val="00D155EC"/>
    <w:rsid w:val="00D1564C"/>
    <w:rsid w:val="00D1791E"/>
    <w:rsid w:val="00D17E04"/>
    <w:rsid w:val="00D20230"/>
    <w:rsid w:val="00D20DE2"/>
    <w:rsid w:val="00D2213F"/>
    <w:rsid w:val="00D2249D"/>
    <w:rsid w:val="00D226BB"/>
    <w:rsid w:val="00D22907"/>
    <w:rsid w:val="00D233D3"/>
    <w:rsid w:val="00D23C0A"/>
    <w:rsid w:val="00D2416D"/>
    <w:rsid w:val="00D24BEC"/>
    <w:rsid w:val="00D25278"/>
    <w:rsid w:val="00D26F36"/>
    <w:rsid w:val="00D279DE"/>
    <w:rsid w:val="00D32A36"/>
    <w:rsid w:val="00D32E84"/>
    <w:rsid w:val="00D33752"/>
    <w:rsid w:val="00D33EEA"/>
    <w:rsid w:val="00D348F8"/>
    <w:rsid w:val="00D35369"/>
    <w:rsid w:val="00D36136"/>
    <w:rsid w:val="00D41159"/>
    <w:rsid w:val="00D4348F"/>
    <w:rsid w:val="00D4387E"/>
    <w:rsid w:val="00D43A66"/>
    <w:rsid w:val="00D443A5"/>
    <w:rsid w:val="00D44C7F"/>
    <w:rsid w:val="00D47259"/>
    <w:rsid w:val="00D50A7A"/>
    <w:rsid w:val="00D50D6A"/>
    <w:rsid w:val="00D51432"/>
    <w:rsid w:val="00D5297D"/>
    <w:rsid w:val="00D53342"/>
    <w:rsid w:val="00D55CC5"/>
    <w:rsid w:val="00D57421"/>
    <w:rsid w:val="00D64056"/>
    <w:rsid w:val="00D642E4"/>
    <w:rsid w:val="00D657AE"/>
    <w:rsid w:val="00D67C78"/>
    <w:rsid w:val="00D708D1"/>
    <w:rsid w:val="00D71C4C"/>
    <w:rsid w:val="00D73484"/>
    <w:rsid w:val="00D73A32"/>
    <w:rsid w:val="00D73DF9"/>
    <w:rsid w:val="00D74FED"/>
    <w:rsid w:val="00D75665"/>
    <w:rsid w:val="00D7723F"/>
    <w:rsid w:val="00D778B0"/>
    <w:rsid w:val="00D8005A"/>
    <w:rsid w:val="00D8037A"/>
    <w:rsid w:val="00D80B43"/>
    <w:rsid w:val="00D81072"/>
    <w:rsid w:val="00D8224E"/>
    <w:rsid w:val="00D82413"/>
    <w:rsid w:val="00D8270E"/>
    <w:rsid w:val="00D8388B"/>
    <w:rsid w:val="00D83DCC"/>
    <w:rsid w:val="00D84742"/>
    <w:rsid w:val="00D8564A"/>
    <w:rsid w:val="00D857FA"/>
    <w:rsid w:val="00D8584C"/>
    <w:rsid w:val="00D8747D"/>
    <w:rsid w:val="00D87AAF"/>
    <w:rsid w:val="00D91644"/>
    <w:rsid w:val="00D91918"/>
    <w:rsid w:val="00D93236"/>
    <w:rsid w:val="00D933CD"/>
    <w:rsid w:val="00D93803"/>
    <w:rsid w:val="00D94799"/>
    <w:rsid w:val="00D9678E"/>
    <w:rsid w:val="00DA0FA7"/>
    <w:rsid w:val="00DA160F"/>
    <w:rsid w:val="00DA2872"/>
    <w:rsid w:val="00DA2B94"/>
    <w:rsid w:val="00DA424D"/>
    <w:rsid w:val="00DA472C"/>
    <w:rsid w:val="00DA5044"/>
    <w:rsid w:val="00DA5C2F"/>
    <w:rsid w:val="00DB25F6"/>
    <w:rsid w:val="00DB4AA3"/>
    <w:rsid w:val="00DB5FBF"/>
    <w:rsid w:val="00DB7055"/>
    <w:rsid w:val="00DC24CB"/>
    <w:rsid w:val="00DC35C4"/>
    <w:rsid w:val="00DC3D84"/>
    <w:rsid w:val="00DC65D9"/>
    <w:rsid w:val="00DC6A4B"/>
    <w:rsid w:val="00DC7D40"/>
    <w:rsid w:val="00DD2126"/>
    <w:rsid w:val="00DD333A"/>
    <w:rsid w:val="00DD3D48"/>
    <w:rsid w:val="00DD42AC"/>
    <w:rsid w:val="00DD46FC"/>
    <w:rsid w:val="00DD4750"/>
    <w:rsid w:val="00DD48AA"/>
    <w:rsid w:val="00DD6885"/>
    <w:rsid w:val="00DD76FD"/>
    <w:rsid w:val="00DD7B76"/>
    <w:rsid w:val="00DD7E9E"/>
    <w:rsid w:val="00DE1191"/>
    <w:rsid w:val="00DE325C"/>
    <w:rsid w:val="00DE48AF"/>
    <w:rsid w:val="00DE4DE3"/>
    <w:rsid w:val="00DE5295"/>
    <w:rsid w:val="00DE58D1"/>
    <w:rsid w:val="00DE58FD"/>
    <w:rsid w:val="00DE5F03"/>
    <w:rsid w:val="00DE7913"/>
    <w:rsid w:val="00DE7B63"/>
    <w:rsid w:val="00DE7DF5"/>
    <w:rsid w:val="00DF0341"/>
    <w:rsid w:val="00DF151B"/>
    <w:rsid w:val="00DF2090"/>
    <w:rsid w:val="00DF293F"/>
    <w:rsid w:val="00DF4531"/>
    <w:rsid w:val="00DF49E1"/>
    <w:rsid w:val="00DF5334"/>
    <w:rsid w:val="00DF6188"/>
    <w:rsid w:val="00DF6360"/>
    <w:rsid w:val="00E00581"/>
    <w:rsid w:val="00E017E7"/>
    <w:rsid w:val="00E035B4"/>
    <w:rsid w:val="00E03ED3"/>
    <w:rsid w:val="00E04863"/>
    <w:rsid w:val="00E0626E"/>
    <w:rsid w:val="00E10138"/>
    <w:rsid w:val="00E104F0"/>
    <w:rsid w:val="00E10693"/>
    <w:rsid w:val="00E10737"/>
    <w:rsid w:val="00E11E05"/>
    <w:rsid w:val="00E12BA8"/>
    <w:rsid w:val="00E13E7B"/>
    <w:rsid w:val="00E13E92"/>
    <w:rsid w:val="00E13EB0"/>
    <w:rsid w:val="00E1617F"/>
    <w:rsid w:val="00E17B5E"/>
    <w:rsid w:val="00E21554"/>
    <w:rsid w:val="00E21F0F"/>
    <w:rsid w:val="00E2426D"/>
    <w:rsid w:val="00E24670"/>
    <w:rsid w:val="00E24698"/>
    <w:rsid w:val="00E250B0"/>
    <w:rsid w:val="00E25205"/>
    <w:rsid w:val="00E255F2"/>
    <w:rsid w:val="00E273BB"/>
    <w:rsid w:val="00E275A0"/>
    <w:rsid w:val="00E27796"/>
    <w:rsid w:val="00E302E7"/>
    <w:rsid w:val="00E37B30"/>
    <w:rsid w:val="00E40E2E"/>
    <w:rsid w:val="00E4229B"/>
    <w:rsid w:val="00E423DB"/>
    <w:rsid w:val="00E42632"/>
    <w:rsid w:val="00E42781"/>
    <w:rsid w:val="00E427EC"/>
    <w:rsid w:val="00E43573"/>
    <w:rsid w:val="00E43AA7"/>
    <w:rsid w:val="00E43EBA"/>
    <w:rsid w:val="00E4452B"/>
    <w:rsid w:val="00E44C39"/>
    <w:rsid w:val="00E44EC9"/>
    <w:rsid w:val="00E45C1D"/>
    <w:rsid w:val="00E45DF6"/>
    <w:rsid w:val="00E46F9F"/>
    <w:rsid w:val="00E47590"/>
    <w:rsid w:val="00E53EBA"/>
    <w:rsid w:val="00E54148"/>
    <w:rsid w:val="00E56D7D"/>
    <w:rsid w:val="00E60506"/>
    <w:rsid w:val="00E61796"/>
    <w:rsid w:val="00E62007"/>
    <w:rsid w:val="00E63D8C"/>
    <w:rsid w:val="00E658DD"/>
    <w:rsid w:val="00E65D17"/>
    <w:rsid w:val="00E66609"/>
    <w:rsid w:val="00E66A3B"/>
    <w:rsid w:val="00E66ADA"/>
    <w:rsid w:val="00E672C9"/>
    <w:rsid w:val="00E674F6"/>
    <w:rsid w:val="00E67B06"/>
    <w:rsid w:val="00E71349"/>
    <w:rsid w:val="00E72D56"/>
    <w:rsid w:val="00E7495F"/>
    <w:rsid w:val="00E7575C"/>
    <w:rsid w:val="00E773AF"/>
    <w:rsid w:val="00E7742F"/>
    <w:rsid w:val="00E77496"/>
    <w:rsid w:val="00E80B4E"/>
    <w:rsid w:val="00E81893"/>
    <w:rsid w:val="00E83139"/>
    <w:rsid w:val="00E83E25"/>
    <w:rsid w:val="00E858BA"/>
    <w:rsid w:val="00E86049"/>
    <w:rsid w:val="00E86775"/>
    <w:rsid w:val="00E86BA6"/>
    <w:rsid w:val="00E876B3"/>
    <w:rsid w:val="00E87CCF"/>
    <w:rsid w:val="00E90C0B"/>
    <w:rsid w:val="00E9239E"/>
    <w:rsid w:val="00E94641"/>
    <w:rsid w:val="00E94B08"/>
    <w:rsid w:val="00E94DA2"/>
    <w:rsid w:val="00E95579"/>
    <w:rsid w:val="00E958DF"/>
    <w:rsid w:val="00E96920"/>
    <w:rsid w:val="00E972BE"/>
    <w:rsid w:val="00EA0342"/>
    <w:rsid w:val="00EA0D7C"/>
    <w:rsid w:val="00EA234E"/>
    <w:rsid w:val="00EA2827"/>
    <w:rsid w:val="00EA2B85"/>
    <w:rsid w:val="00EA2D9A"/>
    <w:rsid w:val="00EA32B0"/>
    <w:rsid w:val="00EA3712"/>
    <w:rsid w:val="00EA3E7C"/>
    <w:rsid w:val="00EA4B01"/>
    <w:rsid w:val="00EA4BFA"/>
    <w:rsid w:val="00EA603B"/>
    <w:rsid w:val="00EA6657"/>
    <w:rsid w:val="00EA6FB5"/>
    <w:rsid w:val="00EA7DC9"/>
    <w:rsid w:val="00EB0339"/>
    <w:rsid w:val="00EB05E8"/>
    <w:rsid w:val="00EB19C0"/>
    <w:rsid w:val="00EB231D"/>
    <w:rsid w:val="00EB376F"/>
    <w:rsid w:val="00EB3AD9"/>
    <w:rsid w:val="00EB50B9"/>
    <w:rsid w:val="00EB782B"/>
    <w:rsid w:val="00EB7B45"/>
    <w:rsid w:val="00EC1F6F"/>
    <w:rsid w:val="00EC324F"/>
    <w:rsid w:val="00EC5AFB"/>
    <w:rsid w:val="00EC5BD2"/>
    <w:rsid w:val="00EC5DBE"/>
    <w:rsid w:val="00EC63FD"/>
    <w:rsid w:val="00ED04D4"/>
    <w:rsid w:val="00ED1136"/>
    <w:rsid w:val="00ED23AD"/>
    <w:rsid w:val="00ED2E2D"/>
    <w:rsid w:val="00ED2FF0"/>
    <w:rsid w:val="00ED53A0"/>
    <w:rsid w:val="00ED5D5F"/>
    <w:rsid w:val="00ED5F97"/>
    <w:rsid w:val="00ED7749"/>
    <w:rsid w:val="00ED782A"/>
    <w:rsid w:val="00ED79FC"/>
    <w:rsid w:val="00ED7A4F"/>
    <w:rsid w:val="00EE1017"/>
    <w:rsid w:val="00EE1D33"/>
    <w:rsid w:val="00EE1FC1"/>
    <w:rsid w:val="00EE21E0"/>
    <w:rsid w:val="00EE22C3"/>
    <w:rsid w:val="00EE6836"/>
    <w:rsid w:val="00EF2C6F"/>
    <w:rsid w:val="00EF3648"/>
    <w:rsid w:val="00EF493B"/>
    <w:rsid w:val="00EF4F36"/>
    <w:rsid w:val="00EF50B1"/>
    <w:rsid w:val="00EF5171"/>
    <w:rsid w:val="00EF6852"/>
    <w:rsid w:val="00EF6930"/>
    <w:rsid w:val="00EF6E93"/>
    <w:rsid w:val="00EF6F3B"/>
    <w:rsid w:val="00EF7199"/>
    <w:rsid w:val="00F00F95"/>
    <w:rsid w:val="00F018B2"/>
    <w:rsid w:val="00F02BDE"/>
    <w:rsid w:val="00F07613"/>
    <w:rsid w:val="00F07CBB"/>
    <w:rsid w:val="00F1031F"/>
    <w:rsid w:val="00F10694"/>
    <w:rsid w:val="00F107F1"/>
    <w:rsid w:val="00F11CEC"/>
    <w:rsid w:val="00F11D69"/>
    <w:rsid w:val="00F123BE"/>
    <w:rsid w:val="00F128A2"/>
    <w:rsid w:val="00F13202"/>
    <w:rsid w:val="00F14AB8"/>
    <w:rsid w:val="00F21108"/>
    <w:rsid w:val="00F21ED2"/>
    <w:rsid w:val="00F2400A"/>
    <w:rsid w:val="00F24EF0"/>
    <w:rsid w:val="00F2572C"/>
    <w:rsid w:val="00F25910"/>
    <w:rsid w:val="00F27BAA"/>
    <w:rsid w:val="00F30386"/>
    <w:rsid w:val="00F303A1"/>
    <w:rsid w:val="00F3040E"/>
    <w:rsid w:val="00F309EF"/>
    <w:rsid w:val="00F31639"/>
    <w:rsid w:val="00F31CC3"/>
    <w:rsid w:val="00F31F0A"/>
    <w:rsid w:val="00F329FB"/>
    <w:rsid w:val="00F361DC"/>
    <w:rsid w:val="00F378C5"/>
    <w:rsid w:val="00F401A7"/>
    <w:rsid w:val="00F40D9F"/>
    <w:rsid w:val="00F426CB"/>
    <w:rsid w:val="00F44ADB"/>
    <w:rsid w:val="00F44D47"/>
    <w:rsid w:val="00F47004"/>
    <w:rsid w:val="00F51451"/>
    <w:rsid w:val="00F51F61"/>
    <w:rsid w:val="00F52021"/>
    <w:rsid w:val="00F52DF6"/>
    <w:rsid w:val="00F54585"/>
    <w:rsid w:val="00F5557B"/>
    <w:rsid w:val="00F56A2B"/>
    <w:rsid w:val="00F56B7C"/>
    <w:rsid w:val="00F57C81"/>
    <w:rsid w:val="00F60656"/>
    <w:rsid w:val="00F62BFF"/>
    <w:rsid w:val="00F637E8"/>
    <w:rsid w:val="00F63A51"/>
    <w:rsid w:val="00F676C2"/>
    <w:rsid w:val="00F67BD6"/>
    <w:rsid w:val="00F70105"/>
    <w:rsid w:val="00F724A1"/>
    <w:rsid w:val="00F72C74"/>
    <w:rsid w:val="00F72DBC"/>
    <w:rsid w:val="00F72F9F"/>
    <w:rsid w:val="00F73AEB"/>
    <w:rsid w:val="00F73FAF"/>
    <w:rsid w:val="00F74E7A"/>
    <w:rsid w:val="00F7525E"/>
    <w:rsid w:val="00F76C9A"/>
    <w:rsid w:val="00F81733"/>
    <w:rsid w:val="00F82C28"/>
    <w:rsid w:val="00F8502D"/>
    <w:rsid w:val="00F85ABA"/>
    <w:rsid w:val="00F86D07"/>
    <w:rsid w:val="00F908D6"/>
    <w:rsid w:val="00F93E4A"/>
    <w:rsid w:val="00F94AF4"/>
    <w:rsid w:val="00FA0BA1"/>
    <w:rsid w:val="00FA26AE"/>
    <w:rsid w:val="00FA2EE7"/>
    <w:rsid w:val="00FA33B2"/>
    <w:rsid w:val="00FA4B39"/>
    <w:rsid w:val="00FA5607"/>
    <w:rsid w:val="00FA6715"/>
    <w:rsid w:val="00FA6B1A"/>
    <w:rsid w:val="00FA7478"/>
    <w:rsid w:val="00FB1B0E"/>
    <w:rsid w:val="00FB3BAB"/>
    <w:rsid w:val="00FB57D5"/>
    <w:rsid w:val="00FB59F9"/>
    <w:rsid w:val="00FB5A44"/>
    <w:rsid w:val="00FB6995"/>
    <w:rsid w:val="00FB712F"/>
    <w:rsid w:val="00FC0897"/>
    <w:rsid w:val="00FC2A38"/>
    <w:rsid w:val="00FC2E16"/>
    <w:rsid w:val="00FC320C"/>
    <w:rsid w:val="00FC5B0A"/>
    <w:rsid w:val="00FC6046"/>
    <w:rsid w:val="00FC7035"/>
    <w:rsid w:val="00FC7F14"/>
    <w:rsid w:val="00FC7F8E"/>
    <w:rsid w:val="00FD0B6F"/>
    <w:rsid w:val="00FD2855"/>
    <w:rsid w:val="00FD336E"/>
    <w:rsid w:val="00FD3C6E"/>
    <w:rsid w:val="00FD4663"/>
    <w:rsid w:val="00FD4B97"/>
    <w:rsid w:val="00FD4D44"/>
    <w:rsid w:val="00FD4E93"/>
    <w:rsid w:val="00FD5DA5"/>
    <w:rsid w:val="00FD752C"/>
    <w:rsid w:val="00FD7D93"/>
    <w:rsid w:val="00FE0CA0"/>
    <w:rsid w:val="00FE2A18"/>
    <w:rsid w:val="00FE3AD5"/>
    <w:rsid w:val="00FE4724"/>
    <w:rsid w:val="00FE4C8F"/>
    <w:rsid w:val="00FE5081"/>
    <w:rsid w:val="00FE78AF"/>
    <w:rsid w:val="00FE7A2B"/>
    <w:rsid w:val="00FF11A1"/>
    <w:rsid w:val="00FF1A7B"/>
    <w:rsid w:val="00FF22F2"/>
    <w:rsid w:val="00FF3740"/>
    <w:rsid w:val="00FF4531"/>
    <w:rsid w:val="00FF52EF"/>
    <w:rsid w:val="00FF56C6"/>
    <w:rsid w:val="00FF56E6"/>
    <w:rsid w:val="00FF720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EDAE9"/>
  <w15:docId w15:val="{B06BCF49-C77B-4FFC-A9A4-FB41EA55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59AF"/>
    <w:pPr>
      <w:bidi/>
      <w:spacing w:after="0" w:line="220" w:lineRule="exact"/>
      <w:jc w:val="both"/>
    </w:pPr>
    <w:rPr>
      <w:rFonts w:ascii="BA Fontov Regular" w:hAnsi="BA Fontov Regular" w:cs="BA Vilna Regular"/>
      <w:spacing w:val="4"/>
      <w:sz w:val="18"/>
      <w:szCs w:val="16"/>
    </w:rPr>
  </w:style>
  <w:style w:type="paragraph" w:styleId="1">
    <w:name w:val="heading 1"/>
    <w:aliases w:val="100,0.7 דחוס"/>
    <w:basedOn w:val="a"/>
    <w:next w:val="a"/>
    <w:link w:val="10"/>
    <w:uiPriority w:val="9"/>
    <w:rsid w:val="00FF3740"/>
    <w:pPr>
      <w:keepNext/>
      <w:keepLines/>
      <w:pageBreakBefore/>
      <w:spacing w:before="240"/>
      <w:outlineLvl w:val="0"/>
    </w:pPr>
    <w:rPr>
      <w:rFonts w:asciiTheme="majorHAnsi" w:eastAsiaTheme="majorEastAsia" w:hAnsiTheme="majorHAnsi" w:cstheme="majorBidi"/>
      <w:color w:val="2F5496" w:themeColor="accent1" w:themeShade="BF"/>
      <w:sz w:val="32"/>
    </w:rPr>
  </w:style>
  <w:style w:type="paragraph" w:styleId="2">
    <w:name w:val="heading 2"/>
    <w:aliases w:val="וילנא 0.5,2,98"/>
    <w:basedOn w:val="a"/>
    <w:next w:val="a"/>
    <w:link w:val="20"/>
    <w:uiPriority w:val="9"/>
    <w:unhideWhenUsed/>
    <w:rsid w:val="00FF3740"/>
    <w:pPr>
      <w:keepNext/>
      <w:outlineLvl w:val="1"/>
    </w:pPr>
    <w:rPr>
      <w:rFonts w:ascii="David" w:hAnsi="David"/>
      <w:b/>
      <w:bCs/>
      <w:w w:val="92"/>
    </w:rPr>
  </w:style>
  <w:style w:type="paragraph" w:styleId="3">
    <w:name w:val="heading 3"/>
    <w:basedOn w:val="a"/>
    <w:next w:val="a"/>
    <w:link w:val="30"/>
    <w:unhideWhenUsed/>
    <w:qFormat/>
    <w:rsid w:val="00FF3740"/>
    <w:pPr>
      <w:keepNext/>
      <w:outlineLvl w:val="2"/>
    </w:pPr>
    <w:rPr>
      <w:rFonts w:ascii="David" w:hAnsi="David"/>
      <w:w w:val="92"/>
    </w:rPr>
  </w:style>
  <w:style w:type="paragraph" w:styleId="4">
    <w:name w:val="heading 4"/>
    <w:basedOn w:val="a"/>
    <w:next w:val="a"/>
    <w:link w:val="40"/>
    <w:uiPriority w:val="9"/>
    <w:unhideWhenUsed/>
    <w:qFormat/>
    <w:rsid w:val="00FF3740"/>
    <w:pPr>
      <w:keepNext/>
      <w:outlineLvl w:val="3"/>
    </w:pPr>
    <w:rPr>
      <w:rFonts w:ascii="David" w:hAnsi="David"/>
      <w:b/>
      <w:bCs/>
      <w:w w:val="92"/>
    </w:rPr>
  </w:style>
  <w:style w:type="paragraph" w:styleId="5">
    <w:name w:val="heading 5"/>
    <w:basedOn w:val="a"/>
    <w:next w:val="a"/>
    <w:link w:val="50"/>
    <w:uiPriority w:val="9"/>
    <w:unhideWhenUsed/>
    <w:qFormat/>
    <w:rsid w:val="00FF3740"/>
    <w:pPr>
      <w:keepNext/>
      <w:outlineLvl w:val="4"/>
    </w:pPr>
    <w:rPr>
      <w:rFonts w:ascii="David" w:hAnsi="David"/>
      <w:w w:val="92"/>
      <w:sz w:val="32"/>
    </w:rPr>
  </w:style>
  <w:style w:type="paragraph" w:styleId="6">
    <w:name w:val="heading 6"/>
    <w:basedOn w:val="a"/>
    <w:next w:val="a"/>
    <w:link w:val="60"/>
    <w:uiPriority w:val="9"/>
    <w:unhideWhenUsed/>
    <w:qFormat/>
    <w:rsid w:val="00FF3740"/>
    <w:pPr>
      <w:keepNext/>
      <w:outlineLvl w:val="5"/>
    </w:pPr>
    <w:rPr>
      <w:rFonts w:ascii="David" w:hAnsi="David"/>
      <w:b/>
      <w:bCs/>
      <w:w w:val="92"/>
      <w:sz w:val="32"/>
    </w:rPr>
  </w:style>
  <w:style w:type="paragraph" w:styleId="7">
    <w:name w:val="heading 7"/>
    <w:basedOn w:val="a"/>
    <w:next w:val="a"/>
    <w:link w:val="70"/>
    <w:uiPriority w:val="9"/>
    <w:unhideWhenUsed/>
    <w:qFormat/>
    <w:rsid w:val="00FF3740"/>
    <w:pPr>
      <w:keepNext/>
      <w:jc w:val="center"/>
      <w:outlineLvl w:val="6"/>
    </w:pPr>
    <w:rPr>
      <w:rFonts w:cs="Guttman Vilna"/>
      <w:bCs/>
      <w:w w:val="92"/>
      <w:szCs w:val="30"/>
    </w:rPr>
  </w:style>
  <w:style w:type="paragraph" w:styleId="8">
    <w:name w:val="heading 8"/>
    <w:basedOn w:val="a"/>
    <w:next w:val="a"/>
    <w:link w:val="80"/>
    <w:uiPriority w:val="9"/>
    <w:unhideWhenUsed/>
    <w:qFormat/>
    <w:rsid w:val="00FF3740"/>
    <w:pPr>
      <w:keepNext/>
      <w:ind w:left="720"/>
      <w:outlineLvl w:val="7"/>
    </w:pPr>
    <w:rPr>
      <w:rFonts w:ascii="David" w:hAnsi="David"/>
      <w:w w:val="92"/>
    </w:rPr>
  </w:style>
  <w:style w:type="paragraph" w:styleId="9">
    <w:name w:val="heading 9"/>
    <w:basedOn w:val="a"/>
    <w:next w:val="a"/>
    <w:link w:val="90"/>
    <w:uiPriority w:val="9"/>
    <w:unhideWhenUsed/>
    <w:qFormat/>
    <w:rsid w:val="00FF3740"/>
    <w:pPr>
      <w:keepNext/>
      <w:jc w:val="center"/>
      <w:outlineLvl w:val="8"/>
    </w:pPr>
    <w:rPr>
      <w:rFonts w:ascii="David" w:hAnsi="David"/>
      <w:b/>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אמוראים"/>
    <w:basedOn w:val="a"/>
    <w:link w:val="a4"/>
    <w:autoRedefine/>
    <w:qFormat/>
    <w:rsid w:val="001C58F4"/>
    <w:pPr>
      <w:jc w:val="center"/>
    </w:pPr>
    <w:rPr>
      <w:rFonts w:cs="BA Vilna Bold"/>
      <w:szCs w:val="14"/>
    </w:rPr>
  </w:style>
  <w:style w:type="character" w:customStyle="1" w:styleId="a4">
    <w:name w:val="אמוראים תו"/>
    <w:basedOn w:val="a0"/>
    <w:link w:val="a3"/>
    <w:rsid w:val="001C58F4"/>
    <w:rPr>
      <w:rFonts w:ascii="BA Fontov Regular" w:hAnsi="BA Fontov Regular" w:cs="BA Vilna Bold"/>
      <w:spacing w:val="4"/>
      <w:sz w:val="18"/>
      <w:szCs w:val="14"/>
    </w:rPr>
  </w:style>
  <w:style w:type="paragraph" w:customStyle="1" w:styleId="a5">
    <w:name w:val="רקע והסבר"/>
    <w:basedOn w:val="a"/>
    <w:link w:val="a6"/>
    <w:qFormat/>
    <w:rsid w:val="00FA5607"/>
    <w:rPr>
      <w:rFonts w:cs="BA • Vilna Light"/>
      <w:spacing w:val="0"/>
      <w:sz w:val="14"/>
      <w:szCs w:val="13"/>
    </w:rPr>
  </w:style>
  <w:style w:type="character" w:customStyle="1" w:styleId="a6">
    <w:name w:val="רקע והסבר תו"/>
    <w:basedOn w:val="a0"/>
    <w:link w:val="a5"/>
    <w:rsid w:val="00FA5607"/>
    <w:rPr>
      <w:rFonts w:ascii="BA Fontov Regular" w:hAnsi="BA Fontov Regular" w:cs="BA • Vilna Light"/>
      <w:sz w:val="14"/>
      <w:szCs w:val="13"/>
    </w:rPr>
  </w:style>
  <w:style w:type="paragraph" w:customStyle="1" w:styleId="a7">
    <w:name w:val="נושא"/>
    <w:basedOn w:val="a"/>
    <w:link w:val="a8"/>
    <w:autoRedefine/>
    <w:qFormat/>
    <w:rsid w:val="00BA44EB"/>
    <w:pPr>
      <w:spacing w:before="120"/>
      <w:jc w:val="center"/>
    </w:pPr>
    <w:rPr>
      <w:rFonts w:ascii="BA TM • Vilna Extra-Bold" w:hAnsi="BA TM • Vilna Extra-Bold" w:cs="BA TM • Vilna Extra-Bold"/>
      <w:sz w:val="16"/>
    </w:rPr>
  </w:style>
  <w:style w:type="character" w:customStyle="1" w:styleId="a8">
    <w:name w:val="נושא תו"/>
    <w:basedOn w:val="a0"/>
    <w:link w:val="a7"/>
    <w:rsid w:val="00BA44EB"/>
    <w:rPr>
      <w:rFonts w:ascii="BA TM • Vilna Extra-Bold" w:hAnsi="BA TM • Vilna Extra-Bold" w:cs="BA TM • Vilna Extra-Bold"/>
      <w:spacing w:val="4"/>
      <w:sz w:val="16"/>
      <w:szCs w:val="16"/>
    </w:rPr>
  </w:style>
  <w:style w:type="paragraph" w:customStyle="1" w:styleId="a9">
    <w:name w:val="כותר פנימי פ"/>
    <w:link w:val="aa"/>
    <w:qFormat/>
    <w:rsid w:val="00CF3671"/>
    <w:pPr>
      <w:bidi/>
      <w:spacing w:before="120" w:after="0" w:line="240" w:lineRule="exact"/>
      <w:outlineLvl w:val="3"/>
    </w:pPr>
    <w:rPr>
      <w:rFonts w:ascii="Arial" w:hAnsi="Arial" w:cs="BA Esthetic Light"/>
      <w:iCs/>
      <w:sz w:val="24"/>
      <w:szCs w:val="16"/>
    </w:rPr>
  </w:style>
  <w:style w:type="character" w:customStyle="1" w:styleId="aa">
    <w:name w:val="כותר פנימי פ תו"/>
    <w:basedOn w:val="a0"/>
    <w:link w:val="a9"/>
    <w:rsid w:val="00CF3671"/>
    <w:rPr>
      <w:rFonts w:ascii="Arial" w:hAnsi="Arial" w:cs="BA Esthetic Light"/>
      <w:iCs/>
      <w:sz w:val="24"/>
      <w:szCs w:val="16"/>
    </w:rPr>
  </w:style>
  <w:style w:type="paragraph" w:customStyle="1" w:styleId="ab">
    <w:name w:val="הערה בתוכן"/>
    <w:basedOn w:val="a"/>
    <w:link w:val="ac"/>
    <w:autoRedefine/>
    <w:qFormat/>
    <w:rsid w:val="002E19BD"/>
    <w:pPr>
      <w:spacing w:line="240" w:lineRule="exact"/>
    </w:pPr>
    <w:rPr>
      <w:rFonts w:ascii="David" w:hAnsi="David" w:cs="PFT_Frank"/>
      <w:sz w:val="10"/>
      <w:szCs w:val="10"/>
    </w:rPr>
  </w:style>
  <w:style w:type="character" w:customStyle="1" w:styleId="ac">
    <w:name w:val="הערה בתוכן תו"/>
    <w:basedOn w:val="a0"/>
    <w:link w:val="ab"/>
    <w:rsid w:val="002E19BD"/>
    <w:rPr>
      <w:rFonts w:ascii="David" w:hAnsi="David" w:cs="PFT_Frank"/>
      <w:sz w:val="10"/>
      <w:szCs w:val="10"/>
    </w:rPr>
  </w:style>
  <w:style w:type="paragraph" w:customStyle="1" w:styleId="ad">
    <w:name w:val="משניות כותרת"/>
    <w:basedOn w:val="a"/>
    <w:link w:val="ae"/>
    <w:qFormat/>
    <w:rsid w:val="005D0015"/>
    <w:pPr>
      <w:shd w:val="clear" w:color="auto" w:fill="F2F2F2" w:themeFill="background1" w:themeFillShade="F2"/>
      <w:spacing w:line="240" w:lineRule="exact"/>
      <w:ind w:end="320"/>
      <w:jc w:val="center"/>
      <w:outlineLvl w:val="0"/>
    </w:pPr>
    <w:rPr>
      <w:rFonts w:cs="BA Vilna Bold"/>
      <w:color w:val="4472C4" w:themeColor="accent1"/>
      <w:sz w:val="20"/>
      <w:szCs w:val="20"/>
    </w:rPr>
  </w:style>
  <w:style w:type="character" w:customStyle="1" w:styleId="ae">
    <w:name w:val="משניות כותרת תו"/>
    <w:basedOn w:val="a0"/>
    <w:link w:val="ad"/>
    <w:rsid w:val="005D0015"/>
    <w:rPr>
      <w:rFonts w:ascii="BA Fontov Regular" w:hAnsi="BA Fontov Regular" w:cs="BA Vilna Bold"/>
      <w:color w:val="4472C4" w:themeColor="accent1"/>
      <w:spacing w:val="4"/>
      <w:sz w:val="20"/>
      <w:szCs w:val="20"/>
      <w:shd w:val="clear" w:color="auto" w:fill="F2F2F2" w:themeFill="background1" w:themeFillShade="F2"/>
    </w:rPr>
  </w:style>
  <w:style w:type="paragraph" w:styleId="TOC1">
    <w:name w:val="toc 1"/>
    <w:basedOn w:val="a"/>
    <w:next w:val="a"/>
    <w:autoRedefine/>
    <w:uiPriority w:val="39"/>
    <w:unhideWhenUsed/>
    <w:rsid w:val="005D0015"/>
    <w:pPr>
      <w:outlineLvl w:val="0"/>
    </w:pPr>
    <w:rPr>
      <w:rFonts w:cs="BA Vilna Bold"/>
      <w:szCs w:val="14"/>
    </w:rPr>
  </w:style>
  <w:style w:type="paragraph" w:styleId="TOC2">
    <w:name w:val="toc 2"/>
    <w:basedOn w:val="a"/>
    <w:next w:val="a"/>
    <w:autoRedefine/>
    <w:uiPriority w:val="39"/>
    <w:unhideWhenUsed/>
    <w:rsid w:val="005D0015"/>
    <w:pPr>
      <w:ind w:left="108"/>
    </w:pPr>
    <w:rPr>
      <w:rFonts w:cs="BA Vilna Bold"/>
      <w:szCs w:val="14"/>
    </w:rPr>
  </w:style>
  <w:style w:type="paragraph" w:styleId="TOC3">
    <w:name w:val="toc 3"/>
    <w:basedOn w:val="a"/>
    <w:next w:val="a"/>
    <w:autoRedefine/>
    <w:uiPriority w:val="39"/>
    <w:unhideWhenUsed/>
    <w:rsid w:val="005D0015"/>
    <w:pPr>
      <w:ind w:left="249"/>
    </w:pPr>
    <w:rPr>
      <w:rFonts w:cs="PFT_Frank"/>
      <w:bCs/>
      <w:szCs w:val="10"/>
    </w:rPr>
  </w:style>
  <w:style w:type="paragraph" w:styleId="TOC4">
    <w:name w:val="toc 4"/>
    <w:basedOn w:val="a"/>
    <w:next w:val="a"/>
    <w:autoRedefine/>
    <w:uiPriority w:val="39"/>
    <w:unhideWhenUsed/>
    <w:rsid w:val="006A67E7"/>
    <w:pPr>
      <w:spacing w:after="100" w:line="240" w:lineRule="auto"/>
      <w:ind w:left="1701"/>
      <w:jc w:val="right"/>
    </w:pPr>
    <w:rPr>
      <w:rFonts w:ascii="Times New Roman" w:eastAsia="Times New Roman" w:hAnsi="Times New Roman"/>
      <w:color w:val="4472C4" w:themeColor="accent1"/>
      <w:sz w:val="24"/>
    </w:rPr>
  </w:style>
  <w:style w:type="paragraph" w:customStyle="1" w:styleId="af">
    <w:name w:val="ממ תש פ"/>
    <w:link w:val="af0"/>
    <w:autoRedefine/>
    <w:qFormat/>
    <w:rsid w:val="002F6211"/>
    <w:pPr>
      <w:keepNext/>
      <w:keepLines/>
      <w:bidi/>
      <w:spacing w:after="0" w:line="240" w:lineRule="exact"/>
      <w:ind w:left="170"/>
      <w:jc w:val="right"/>
    </w:pPr>
    <w:rPr>
      <w:rFonts w:ascii="Arial" w:hAnsi="Arial" w:cs="FrankRuehl"/>
      <w:color w:val="0070C0"/>
      <w:sz w:val="24"/>
      <w:szCs w:val="18"/>
    </w:rPr>
  </w:style>
  <w:style w:type="character" w:customStyle="1" w:styleId="af0">
    <w:name w:val="ממ תש פ תו"/>
    <w:basedOn w:val="a0"/>
    <w:link w:val="af"/>
    <w:rsid w:val="002F6211"/>
    <w:rPr>
      <w:rFonts w:ascii="Arial" w:hAnsi="Arial" w:cs="FrankRuehl"/>
      <w:color w:val="0070C0"/>
      <w:sz w:val="24"/>
      <w:szCs w:val="18"/>
    </w:rPr>
  </w:style>
  <w:style w:type="paragraph" w:customStyle="1" w:styleId="af1">
    <w:name w:val="אות פותחת"/>
    <w:basedOn w:val="a"/>
    <w:link w:val="af2"/>
    <w:qFormat/>
    <w:rsid w:val="003C1099"/>
    <w:pPr>
      <w:framePr w:wrap="around" w:vAnchor="text" w:hAnchor="page" w:xAlign="right" w:y="1"/>
      <w:spacing w:line="300" w:lineRule="exact"/>
      <w:ind w:left="170" w:hanging="170"/>
    </w:pPr>
    <w:rPr>
      <w:rFonts w:ascii="David" w:hAnsi="David" w:cs="BA Vilna Bold"/>
      <w:b/>
      <w:i/>
      <w:iCs/>
      <w:color w:val="000000" w:themeColor="text1"/>
      <w:sz w:val="36"/>
      <w:szCs w:val="28"/>
      <w:u w:val="single"/>
    </w:rPr>
  </w:style>
  <w:style w:type="character" w:customStyle="1" w:styleId="af2">
    <w:name w:val="אות פותחת תו"/>
    <w:basedOn w:val="a0"/>
    <w:link w:val="af1"/>
    <w:rsid w:val="003C1099"/>
    <w:rPr>
      <w:rFonts w:ascii="David" w:hAnsi="David" w:cs="BA Vilna Bold"/>
      <w:b/>
      <w:i/>
      <w:iCs/>
      <w:color w:val="000000" w:themeColor="text1"/>
      <w:sz w:val="36"/>
      <w:szCs w:val="28"/>
      <w:u w:val="single"/>
    </w:rPr>
  </w:style>
  <w:style w:type="paragraph" w:customStyle="1" w:styleId="af3">
    <w:name w:val="ד''ה ת''ש פ"/>
    <w:basedOn w:val="a"/>
    <w:link w:val="af4"/>
    <w:autoRedefine/>
    <w:qFormat/>
    <w:rsid w:val="00184733"/>
    <w:pPr>
      <w:keepNext/>
      <w:keepLines/>
      <w:spacing w:before="120" w:line="340" w:lineRule="exact"/>
      <w:outlineLvl w:val="1"/>
    </w:pPr>
    <w:rPr>
      <w:rFonts w:ascii="Arial" w:hAnsi="Arial" w:cs="BA Vilna Bold"/>
      <w:color w:val="000000" w:themeColor="text1"/>
      <w:sz w:val="30"/>
      <w:szCs w:val="28"/>
    </w:rPr>
  </w:style>
  <w:style w:type="character" w:customStyle="1" w:styleId="af4">
    <w:name w:val="ד''ה ת''ש פ תו"/>
    <w:basedOn w:val="a0"/>
    <w:link w:val="af3"/>
    <w:rsid w:val="00184733"/>
    <w:rPr>
      <w:rFonts w:ascii="Arial" w:hAnsi="Arial" w:cs="BA Vilna Bold"/>
      <w:color w:val="000000" w:themeColor="text1"/>
      <w:sz w:val="30"/>
      <w:szCs w:val="28"/>
    </w:rPr>
  </w:style>
  <w:style w:type="paragraph" w:customStyle="1" w:styleId="af5">
    <w:name w:val="ד''ה תש פ ב"/>
    <w:basedOn w:val="a"/>
    <w:link w:val="af6"/>
    <w:autoRedefine/>
    <w:qFormat/>
    <w:rsid w:val="006A67E7"/>
    <w:pPr>
      <w:spacing w:before="120" w:line="240" w:lineRule="exact"/>
      <w:outlineLvl w:val="2"/>
    </w:pPr>
    <w:rPr>
      <w:rFonts w:ascii="Arial" w:hAnsi="Arial" w:cs="BA Esthetic Light"/>
      <w:iCs/>
      <w:color w:val="538135" w:themeColor="accent6" w:themeShade="BF"/>
      <w:sz w:val="24"/>
    </w:rPr>
  </w:style>
  <w:style w:type="character" w:customStyle="1" w:styleId="af6">
    <w:name w:val="ד''ה תש פ ב תו"/>
    <w:basedOn w:val="a0"/>
    <w:link w:val="af5"/>
    <w:rsid w:val="006A67E7"/>
    <w:rPr>
      <w:rFonts w:ascii="Arial" w:hAnsi="Arial" w:cs="BA Esthetic Light"/>
      <w:iCs/>
      <w:color w:val="538135" w:themeColor="accent6" w:themeShade="BF"/>
      <w:sz w:val="24"/>
      <w:szCs w:val="16"/>
    </w:rPr>
  </w:style>
  <w:style w:type="character" w:customStyle="1" w:styleId="10">
    <w:name w:val="כותרת 1 תו"/>
    <w:aliases w:val="100 תו,0.7 דחוס תו"/>
    <w:basedOn w:val="a0"/>
    <w:link w:val="1"/>
    <w:uiPriority w:val="9"/>
    <w:rsid w:val="00FF3740"/>
    <w:rPr>
      <w:rFonts w:asciiTheme="majorHAnsi" w:eastAsiaTheme="majorEastAsia" w:hAnsiTheme="majorHAnsi" w:cstheme="majorBidi"/>
      <w:color w:val="2F5496" w:themeColor="accent1" w:themeShade="BF"/>
      <w:sz w:val="32"/>
      <w:szCs w:val="20"/>
    </w:rPr>
  </w:style>
  <w:style w:type="character" w:customStyle="1" w:styleId="20">
    <w:name w:val="כותרת 2 תו"/>
    <w:aliases w:val="וילנא 0.5 תו,2 תו,98 תו"/>
    <w:basedOn w:val="a0"/>
    <w:link w:val="2"/>
    <w:uiPriority w:val="9"/>
    <w:rsid w:val="00FF3740"/>
    <w:rPr>
      <w:rFonts w:ascii="David" w:hAnsi="David" w:cs="FrankRuehl"/>
      <w:b/>
      <w:bCs/>
      <w:w w:val="92"/>
      <w:sz w:val="18"/>
      <w:szCs w:val="20"/>
    </w:rPr>
  </w:style>
  <w:style w:type="character" w:customStyle="1" w:styleId="30">
    <w:name w:val="כותרת 3 תו"/>
    <w:basedOn w:val="a0"/>
    <w:link w:val="3"/>
    <w:rsid w:val="00FF3740"/>
    <w:rPr>
      <w:rFonts w:ascii="David" w:hAnsi="David" w:cs="FrankRuehl"/>
      <w:w w:val="92"/>
      <w:sz w:val="18"/>
      <w:szCs w:val="20"/>
    </w:rPr>
  </w:style>
  <w:style w:type="character" w:customStyle="1" w:styleId="40">
    <w:name w:val="כותרת 4 תו"/>
    <w:basedOn w:val="a0"/>
    <w:link w:val="4"/>
    <w:uiPriority w:val="9"/>
    <w:rsid w:val="00FF3740"/>
    <w:rPr>
      <w:rFonts w:ascii="David" w:hAnsi="David" w:cs="FrankRuehl"/>
      <w:b/>
      <w:bCs/>
      <w:w w:val="92"/>
      <w:sz w:val="18"/>
      <w:szCs w:val="20"/>
    </w:rPr>
  </w:style>
  <w:style w:type="character" w:customStyle="1" w:styleId="50">
    <w:name w:val="כותרת 5 תו"/>
    <w:basedOn w:val="a0"/>
    <w:link w:val="5"/>
    <w:uiPriority w:val="9"/>
    <w:rsid w:val="00FF3740"/>
    <w:rPr>
      <w:rFonts w:ascii="David" w:hAnsi="David" w:cs="FrankRuehl"/>
      <w:w w:val="92"/>
      <w:sz w:val="32"/>
      <w:szCs w:val="20"/>
    </w:rPr>
  </w:style>
  <w:style w:type="character" w:customStyle="1" w:styleId="60">
    <w:name w:val="כותרת 6 תו"/>
    <w:basedOn w:val="a0"/>
    <w:link w:val="6"/>
    <w:uiPriority w:val="9"/>
    <w:rsid w:val="00FF3740"/>
    <w:rPr>
      <w:rFonts w:ascii="David" w:hAnsi="David" w:cs="FrankRuehl"/>
      <w:b/>
      <w:bCs/>
      <w:w w:val="92"/>
      <w:sz w:val="32"/>
      <w:szCs w:val="20"/>
    </w:rPr>
  </w:style>
  <w:style w:type="character" w:customStyle="1" w:styleId="70">
    <w:name w:val="כותרת 7 תו"/>
    <w:basedOn w:val="a0"/>
    <w:link w:val="7"/>
    <w:uiPriority w:val="9"/>
    <w:rsid w:val="00FF3740"/>
    <w:rPr>
      <w:rFonts w:ascii="BA Fontov Regular" w:hAnsi="BA Fontov Regular" w:cs="Guttman Vilna"/>
      <w:bCs/>
      <w:w w:val="92"/>
      <w:sz w:val="18"/>
      <w:szCs w:val="30"/>
    </w:rPr>
  </w:style>
  <w:style w:type="character" w:customStyle="1" w:styleId="80">
    <w:name w:val="כותרת 8 תו"/>
    <w:basedOn w:val="a0"/>
    <w:link w:val="8"/>
    <w:uiPriority w:val="9"/>
    <w:rsid w:val="00FF3740"/>
    <w:rPr>
      <w:rFonts w:ascii="David" w:hAnsi="David" w:cs="FrankRuehl"/>
      <w:w w:val="92"/>
      <w:sz w:val="18"/>
      <w:szCs w:val="20"/>
    </w:rPr>
  </w:style>
  <w:style w:type="character" w:customStyle="1" w:styleId="90">
    <w:name w:val="כותרת 9 תו"/>
    <w:basedOn w:val="a0"/>
    <w:link w:val="9"/>
    <w:uiPriority w:val="9"/>
    <w:rsid w:val="00FF3740"/>
    <w:rPr>
      <w:rFonts w:ascii="David" w:hAnsi="David" w:cs="FrankRuehl"/>
      <w:b/>
      <w:bCs/>
      <w:sz w:val="30"/>
      <w:szCs w:val="30"/>
    </w:rPr>
  </w:style>
  <w:style w:type="paragraph" w:styleId="af7">
    <w:name w:val="header"/>
    <w:basedOn w:val="a"/>
    <w:link w:val="af8"/>
    <w:uiPriority w:val="99"/>
    <w:unhideWhenUsed/>
    <w:rsid w:val="00671B2B"/>
    <w:pPr>
      <w:tabs>
        <w:tab w:val="center" w:pos="4153"/>
        <w:tab w:val="right" w:pos="8306"/>
      </w:tabs>
    </w:pPr>
    <w:rPr>
      <w:rFonts w:ascii="Guttman Vilna" w:hAnsi="Guttman Vilna" w:cs="BA Vilna Bold"/>
      <w:b/>
    </w:rPr>
  </w:style>
  <w:style w:type="character" w:customStyle="1" w:styleId="af8">
    <w:name w:val="כותרת עליונה תו"/>
    <w:basedOn w:val="a0"/>
    <w:link w:val="af7"/>
    <w:uiPriority w:val="99"/>
    <w:rsid w:val="00671B2B"/>
    <w:rPr>
      <w:rFonts w:ascii="Guttman Vilna" w:hAnsi="Guttman Vilna" w:cs="BA Vilna Bold"/>
      <w:b/>
      <w:sz w:val="18"/>
      <w:szCs w:val="18"/>
    </w:rPr>
  </w:style>
  <w:style w:type="paragraph" w:styleId="af9">
    <w:name w:val="footer"/>
    <w:basedOn w:val="a"/>
    <w:link w:val="afa"/>
    <w:uiPriority w:val="99"/>
    <w:unhideWhenUsed/>
    <w:rsid w:val="00FF3740"/>
    <w:pPr>
      <w:tabs>
        <w:tab w:val="center" w:pos="4153"/>
        <w:tab w:val="right" w:pos="8306"/>
      </w:tabs>
      <w:spacing w:line="240" w:lineRule="auto"/>
    </w:pPr>
  </w:style>
  <w:style w:type="character" w:customStyle="1" w:styleId="afa">
    <w:name w:val="כותרת תחתונה תו"/>
    <w:basedOn w:val="a0"/>
    <w:link w:val="af9"/>
    <w:uiPriority w:val="99"/>
    <w:rsid w:val="00FF3740"/>
    <w:rPr>
      <w:rFonts w:ascii="BA Fontov Regular" w:hAnsi="BA Fontov Regular" w:cs="FrankRuehl"/>
      <w:sz w:val="18"/>
      <w:szCs w:val="20"/>
    </w:rPr>
  </w:style>
  <w:style w:type="paragraph" w:styleId="afb">
    <w:name w:val="List Paragraph"/>
    <w:basedOn w:val="a"/>
    <w:link w:val="afc"/>
    <w:uiPriority w:val="34"/>
    <w:qFormat/>
    <w:rsid w:val="00FF3740"/>
    <w:pPr>
      <w:ind w:left="720"/>
      <w:contextualSpacing/>
    </w:pPr>
  </w:style>
  <w:style w:type="character" w:customStyle="1" w:styleId="afc">
    <w:name w:val="פיסקת רשימה תו"/>
    <w:basedOn w:val="a0"/>
    <w:link w:val="afb"/>
    <w:uiPriority w:val="34"/>
    <w:rsid w:val="00FF3740"/>
    <w:rPr>
      <w:rFonts w:ascii="BA Fontov Regular" w:hAnsi="BA Fontov Regular" w:cs="FrankRuehl"/>
      <w:sz w:val="18"/>
      <w:szCs w:val="20"/>
    </w:rPr>
  </w:style>
  <w:style w:type="paragraph" w:styleId="afd">
    <w:name w:val="Balloon Text"/>
    <w:basedOn w:val="a"/>
    <w:link w:val="afe"/>
    <w:uiPriority w:val="99"/>
    <w:unhideWhenUsed/>
    <w:rsid w:val="00FF3740"/>
    <w:pPr>
      <w:spacing w:line="240" w:lineRule="auto"/>
    </w:pPr>
    <w:rPr>
      <w:rFonts w:ascii="Tahoma" w:hAnsi="Tahoma" w:cs="Tahoma"/>
    </w:rPr>
  </w:style>
  <w:style w:type="character" w:customStyle="1" w:styleId="afe">
    <w:name w:val="טקסט בלונים תו"/>
    <w:basedOn w:val="a0"/>
    <w:link w:val="afd"/>
    <w:uiPriority w:val="99"/>
    <w:rsid w:val="00FF3740"/>
    <w:rPr>
      <w:rFonts w:ascii="Tahoma" w:hAnsi="Tahoma" w:cs="Tahoma"/>
      <w:sz w:val="18"/>
      <w:szCs w:val="20"/>
    </w:rPr>
  </w:style>
  <w:style w:type="table" w:styleId="aff">
    <w:name w:val="Table Grid"/>
    <w:basedOn w:val="a1"/>
    <w:uiPriority w:val="59"/>
    <w:rsid w:val="00FF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ubtle Emphasis"/>
    <w:basedOn w:val="a0"/>
    <w:uiPriority w:val="19"/>
    <w:qFormat/>
    <w:rsid w:val="00FF3740"/>
    <w:rPr>
      <w:i/>
      <w:iCs/>
      <w:color w:val="808080" w:themeColor="text1" w:themeTint="7F"/>
    </w:rPr>
  </w:style>
  <w:style w:type="table" w:styleId="aff1">
    <w:name w:val="Light Grid"/>
    <w:basedOn w:val="a1"/>
    <w:uiPriority w:val="62"/>
    <w:rsid w:val="00FF374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f2">
    <w:name w:val="Subtitle"/>
    <w:basedOn w:val="a"/>
    <w:next w:val="a"/>
    <w:link w:val="aff3"/>
    <w:uiPriority w:val="11"/>
    <w:qFormat/>
    <w:rsid w:val="00FF3740"/>
    <w:pPr>
      <w:numPr>
        <w:ilvl w:val="1"/>
      </w:numPr>
      <w:ind w:left="454" w:hanging="454"/>
    </w:pPr>
    <w:rPr>
      <w:rFonts w:asciiTheme="majorHAnsi" w:eastAsiaTheme="majorEastAsia" w:hAnsiTheme="majorHAnsi" w:cstheme="majorBidi"/>
      <w:i/>
      <w:iCs/>
      <w:color w:val="4472C4" w:themeColor="accent1"/>
      <w:spacing w:val="15"/>
      <w:w w:val="92"/>
      <w:sz w:val="24"/>
    </w:rPr>
  </w:style>
  <w:style w:type="character" w:customStyle="1" w:styleId="aff3">
    <w:name w:val="כותרת משנה תו"/>
    <w:basedOn w:val="a0"/>
    <w:link w:val="aff2"/>
    <w:uiPriority w:val="11"/>
    <w:rsid w:val="00FF3740"/>
    <w:rPr>
      <w:rFonts w:asciiTheme="majorHAnsi" w:eastAsiaTheme="majorEastAsia" w:hAnsiTheme="majorHAnsi" w:cstheme="majorBidi"/>
      <w:i/>
      <w:iCs/>
      <w:color w:val="4472C4" w:themeColor="accent1"/>
      <w:spacing w:val="15"/>
      <w:w w:val="92"/>
      <w:sz w:val="24"/>
      <w:szCs w:val="20"/>
    </w:rPr>
  </w:style>
  <w:style w:type="table" w:styleId="aff4">
    <w:name w:val="Light Shading"/>
    <w:basedOn w:val="a1"/>
    <w:uiPriority w:val="60"/>
    <w:rsid w:val="00FF374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f5">
    <w:name w:val="Body Text"/>
    <w:basedOn w:val="a"/>
    <w:link w:val="aff6"/>
    <w:uiPriority w:val="99"/>
    <w:unhideWhenUsed/>
    <w:rsid w:val="00FF3740"/>
    <w:rPr>
      <w:rFonts w:ascii="David" w:hAnsi="David"/>
      <w:w w:val="92"/>
    </w:rPr>
  </w:style>
  <w:style w:type="character" w:customStyle="1" w:styleId="aff6">
    <w:name w:val="גוף טקסט תו"/>
    <w:basedOn w:val="a0"/>
    <w:link w:val="aff5"/>
    <w:uiPriority w:val="99"/>
    <w:rsid w:val="00FF3740"/>
    <w:rPr>
      <w:rFonts w:ascii="David" w:hAnsi="David" w:cs="FrankRuehl"/>
      <w:w w:val="92"/>
      <w:sz w:val="18"/>
      <w:szCs w:val="20"/>
    </w:rPr>
  </w:style>
  <w:style w:type="paragraph" w:styleId="21">
    <w:name w:val="Body Text 2"/>
    <w:basedOn w:val="a"/>
    <w:link w:val="22"/>
    <w:uiPriority w:val="99"/>
    <w:unhideWhenUsed/>
    <w:rsid w:val="00FF3740"/>
    <w:rPr>
      <w:rFonts w:ascii="David" w:hAnsi="David"/>
      <w:w w:val="92"/>
    </w:rPr>
  </w:style>
  <w:style w:type="character" w:customStyle="1" w:styleId="22">
    <w:name w:val="גוף טקסט 2 תו"/>
    <w:basedOn w:val="a0"/>
    <w:link w:val="21"/>
    <w:uiPriority w:val="99"/>
    <w:rsid w:val="00FF3740"/>
    <w:rPr>
      <w:rFonts w:ascii="David" w:hAnsi="David" w:cs="FrankRuehl"/>
      <w:w w:val="92"/>
      <w:sz w:val="18"/>
      <w:szCs w:val="20"/>
    </w:rPr>
  </w:style>
  <w:style w:type="paragraph" w:styleId="aff7">
    <w:name w:val="Body Text Indent"/>
    <w:basedOn w:val="a"/>
    <w:link w:val="aff8"/>
    <w:uiPriority w:val="99"/>
    <w:unhideWhenUsed/>
    <w:rsid w:val="00FF3740"/>
    <w:pPr>
      <w:ind w:left="2160" w:firstLine="720"/>
    </w:pPr>
    <w:rPr>
      <w:rFonts w:ascii="David" w:hAnsi="David"/>
      <w:w w:val="92"/>
    </w:rPr>
  </w:style>
  <w:style w:type="character" w:customStyle="1" w:styleId="aff8">
    <w:name w:val="כניסה בגוף טקסט תו"/>
    <w:basedOn w:val="a0"/>
    <w:link w:val="aff7"/>
    <w:uiPriority w:val="99"/>
    <w:rsid w:val="00FF3740"/>
    <w:rPr>
      <w:rFonts w:ascii="David" w:hAnsi="David" w:cs="FrankRuehl"/>
      <w:w w:val="92"/>
      <w:sz w:val="18"/>
      <w:szCs w:val="20"/>
    </w:rPr>
  </w:style>
  <w:style w:type="paragraph" w:styleId="31">
    <w:name w:val="Body Text 3"/>
    <w:basedOn w:val="a"/>
    <w:link w:val="32"/>
    <w:uiPriority w:val="99"/>
    <w:unhideWhenUsed/>
    <w:rsid w:val="00FF3740"/>
    <w:rPr>
      <w:rFonts w:ascii="David" w:hAnsi="David"/>
      <w:w w:val="92"/>
    </w:rPr>
  </w:style>
  <w:style w:type="character" w:customStyle="1" w:styleId="32">
    <w:name w:val="גוף טקסט 3 תו"/>
    <w:basedOn w:val="a0"/>
    <w:link w:val="31"/>
    <w:uiPriority w:val="99"/>
    <w:rsid w:val="00FF3740"/>
    <w:rPr>
      <w:rFonts w:ascii="David" w:hAnsi="David" w:cs="FrankRuehl"/>
      <w:w w:val="92"/>
      <w:sz w:val="18"/>
      <w:szCs w:val="20"/>
    </w:rPr>
  </w:style>
  <w:style w:type="paragraph" w:styleId="23">
    <w:name w:val="Body Text Indent 2"/>
    <w:basedOn w:val="a"/>
    <w:link w:val="24"/>
    <w:uiPriority w:val="99"/>
    <w:unhideWhenUsed/>
    <w:rsid w:val="00FF3740"/>
    <w:pPr>
      <w:ind w:left="720"/>
    </w:pPr>
    <w:rPr>
      <w:rFonts w:ascii="David" w:hAnsi="David"/>
      <w:w w:val="92"/>
    </w:rPr>
  </w:style>
  <w:style w:type="character" w:customStyle="1" w:styleId="24">
    <w:name w:val="כניסה בגוף טקסט 2 תו"/>
    <w:basedOn w:val="a0"/>
    <w:link w:val="23"/>
    <w:uiPriority w:val="99"/>
    <w:rsid w:val="00FF3740"/>
    <w:rPr>
      <w:rFonts w:ascii="David" w:hAnsi="David" w:cs="FrankRuehl"/>
      <w:w w:val="92"/>
      <w:sz w:val="18"/>
      <w:szCs w:val="20"/>
    </w:rPr>
  </w:style>
  <w:style w:type="paragraph" w:styleId="33">
    <w:name w:val="Body Text Indent 3"/>
    <w:basedOn w:val="a"/>
    <w:link w:val="34"/>
    <w:uiPriority w:val="99"/>
    <w:unhideWhenUsed/>
    <w:rsid w:val="00FF3740"/>
    <w:pPr>
      <w:ind w:firstLine="720"/>
    </w:pPr>
    <w:rPr>
      <w:rFonts w:ascii="David" w:hAnsi="David"/>
      <w:w w:val="92"/>
    </w:rPr>
  </w:style>
  <w:style w:type="character" w:customStyle="1" w:styleId="34">
    <w:name w:val="כניסה בגוף טקסט 3 תו"/>
    <w:basedOn w:val="a0"/>
    <w:link w:val="33"/>
    <w:uiPriority w:val="99"/>
    <w:rsid w:val="00FF3740"/>
    <w:rPr>
      <w:rFonts w:ascii="David" w:hAnsi="David" w:cs="FrankRuehl"/>
      <w:w w:val="92"/>
      <w:sz w:val="18"/>
      <w:szCs w:val="20"/>
    </w:rPr>
  </w:style>
  <w:style w:type="character" w:styleId="aff9">
    <w:name w:val="Placeholder Text"/>
    <w:basedOn w:val="a0"/>
    <w:uiPriority w:val="99"/>
    <w:semiHidden/>
    <w:rsid w:val="00FF3740"/>
    <w:rPr>
      <w:color w:val="808080"/>
    </w:rPr>
  </w:style>
  <w:style w:type="character" w:styleId="affa">
    <w:name w:val="line number"/>
    <w:basedOn w:val="a0"/>
    <w:uiPriority w:val="99"/>
    <w:semiHidden/>
    <w:unhideWhenUsed/>
    <w:rsid w:val="00FF3740"/>
  </w:style>
  <w:style w:type="paragraph" w:styleId="affb">
    <w:name w:val="TOC Heading"/>
    <w:basedOn w:val="1"/>
    <w:next w:val="a"/>
    <w:uiPriority w:val="39"/>
    <w:unhideWhenUsed/>
    <w:qFormat/>
    <w:rsid w:val="00FF3740"/>
    <w:pPr>
      <w:pageBreakBefore w:val="0"/>
      <w:outlineLvl w:val="9"/>
    </w:pPr>
    <w:rPr>
      <w:rtl/>
      <w:cs/>
    </w:rPr>
  </w:style>
  <w:style w:type="character" w:styleId="Hyperlink">
    <w:name w:val="Hyperlink"/>
    <w:basedOn w:val="a0"/>
    <w:uiPriority w:val="99"/>
    <w:unhideWhenUsed/>
    <w:rsid w:val="00FF3740"/>
    <w:rPr>
      <w:color w:val="0563C1" w:themeColor="hyperlink"/>
      <w:u w:val="single"/>
    </w:rPr>
  </w:style>
  <w:style w:type="character" w:styleId="affc">
    <w:name w:val="annotation reference"/>
    <w:uiPriority w:val="99"/>
    <w:rsid w:val="00FF3740"/>
    <w:rPr>
      <w:sz w:val="16"/>
      <w:szCs w:val="16"/>
    </w:rPr>
  </w:style>
  <w:style w:type="paragraph" w:styleId="affd">
    <w:name w:val="annotation text"/>
    <w:basedOn w:val="a"/>
    <w:link w:val="affe"/>
    <w:uiPriority w:val="99"/>
    <w:rsid w:val="00FF3740"/>
    <w:pPr>
      <w:spacing w:line="240" w:lineRule="auto"/>
    </w:pPr>
    <w:rPr>
      <w:rFonts w:ascii="Times New Roman" w:eastAsia="Times New Roman" w:hAnsi="Times New Roman" w:cs="Times New Roman"/>
    </w:rPr>
  </w:style>
  <w:style w:type="character" w:customStyle="1" w:styleId="affe">
    <w:name w:val="טקסט הערה תו"/>
    <w:basedOn w:val="a0"/>
    <w:link w:val="affd"/>
    <w:uiPriority w:val="99"/>
    <w:rsid w:val="00FF3740"/>
    <w:rPr>
      <w:rFonts w:ascii="Times New Roman" w:eastAsia="Times New Roman" w:hAnsi="Times New Roman" w:cs="Times New Roman"/>
      <w:sz w:val="18"/>
      <w:szCs w:val="20"/>
    </w:rPr>
  </w:style>
  <w:style w:type="paragraph" w:styleId="afff">
    <w:name w:val="annotation subject"/>
    <w:basedOn w:val="affd"/>
    <w:next w:val="affd"/>
    <w:link w:val="afff0"/>
    <w:uiPriority w:val="99"/>
    <w:rsid w:val="00FF3740"/>
    <w:rPr>
      <w:b/>
      <w:bCs/>
    </w:rPr>
  </w:style>
  <w:style w:type="character" w:customStyle="1" w:styleId="afff0">
    <w:name w:val="נושא הערה תו"/>
    <w:basedOn w:val="affe"/>
    <w:link w:val="afff"/>
    <w:uiPriority w:val="99"/>
    <w:rsid w:val="00FF3740"/>
    <w:rPr>
      <w:rFonts w:ascii="Times New Roman" w:eastAsia="Times New Roman" w:hAnsi="Times New Roman" w:cs="Times New Roman"/>
      <w:b/>
      <w:bCs/>
      <w:sz w:val="18"/>
      <w:szCs w:val="20"/>
    </w:rPr>
  </w:style>
  <w:style w:type="character" w:styleId="afff1">
    <w:name w:val="Emphasis"/>
    <w:qFormat/>
    <w:rsid w:val="00FF3740"/>
    <w:rPr>
      <w:rFonts w:cs="David"/>
      <w:i/>
      <w:iCs w:val="0"/>
      <w:w w:val="96"/>
      <w:szCs w:val="18"/>
    </w:rPr>
  </w:style>
  <w:style w:type="paragraph" w:styleId="afff2">
    <w:name w:val="caption"/>
    <w:basedOn w:val="a"/>
    <w:next w:val="a"/>
    <w:uiPriority w:val="35"/>
    <w:unhideWhenUsed/>
    <w:qFormat/>
    <w:rsid w:val="00FF3740"/>
    <w:pPr>
      <w:spacing w:after="200" w:line="240" w:lineRule="auto"/>
    </w:pPr>
    <w:rPr>
      <w:i/>
      <w:iCs/>
      <w:color w:val="44546A" w:themeColor="text2"/>
    </w:rPr>
  </w:style>
  <w:style w:type="paragraph" w:styleId="afff3">
    <w:name w:val="table of figures"/>
    <w:basedOn w:val="a"/>
    <w:next w:val="a"/>
    <w:uiPriority w:val="99"/>
    <w:semiHidden/>
    <w:unhideWhenUsed/>
    <w:rsid w:val="00FF3740"/>
  </w:style>
  <w:style w:type="character" w:styleId="afff4">
    <w:name w:val="page number"/>
    <w:basedOn w:val="a0"/>
    <w:rsid w:val="00FF3740"/>
  </w:style>
  <w:style w:type="paragraph" w:styleId="afff5">
    <w:name w:val="footnote text"/>
    <w:basedOn w:val="a"/>
    <w:link w:val="afff6"/>
    <w:uiPriority w:val="99"/>
    <w:unhideWhenUsed/>
    <w:rsid w:val="00FF3740"/>
    <w:pPr>
      <w:spacing w:line="240" w:lineRule="auto"/>
    </w:pPr>
  </w:style>
  <w:style w:type="character" w:customStyle="1" w:styleId="afff6">
    <w:name w:val="טקסט הערת שוליים תו"/>
    <w:basedOn w:val="a0"/>
    <w:link w:val="afff5"/>
    <w:uiPriority w:val="99"/>
    <w:rsid w:val="00FF3740"/>
    <w:rPr>
      <w:rFonts w:ascii="BA Fontov Regular" w:hAnsi="BA Fontov Regular" w:cs="FrankRuehl"/>
      <w:sz w:val="18"/>
      <w:szCs w:val="20"/>
    </w:rPr>
  </w:style>
  <w:style w:type="character" w:styleId="afff7">
    <w:name w:val="footnote reference"/>
    <w:basedOn w:val="a0"/>
    <w:uiPriority w:val="99"/>
    <w:semiHidden/>
    <w:unhideWhenUsed/>
    <w:rsid w:val="00FF3740"/>
    <w:rPr>
      <w:vertAlign w:val="superscript"/>
    </w:rPr>
  </w:style>
  <w:style w:type="character" w:customStyle="1" w:styleId="35">
    <w:name w:val="סגנון 3"/>
    <w:basedOn w:val="a0"/>
    <w:uiPriority w:val="1"/>
    <w:qFormat/>
    <w:rsid w:val="00FF3740"/>
  </w:style>
  <w:style w:type="paragraph" w:customStyle="1" w:styleId="04">
    <w:name w:val="0.4."/>
    <w:basedOn w:val="2"/>
    <w:link w:val="040"/>
    <w:rsid w:val="00FF3740"/>
    <w:rPr>
      <w:bCs w:val="0"/>
      <w:spacing w:val="-8"/>
      <w:sz w:val="32"/>
    </w:rPr>
  </w:style>
  <w:style w:type="character" w:customStyle="1" w:styleId="040">
    <w:name w:val="0.4. תו"/>
    <w:basedOn w:val="a0"/>
    <w:link w:val="04"/>
    <w:rsid w:val="00FF3740"/>
    <w:rPr>
      <w:rFonts w:ascii="David" w:hAnsi="David" w:cs="FrankRuehl"/>
      <w:b/>
      <w:spacing w:val="-8"/>
      <w:w w:val="92"/>
      <w:sz w:val="32"/>
      <w:szCs w:val="20"/>
    </w:rPr>
  </w:style>
  <w:style w:type="paragraph" w:customStyle="1" w:styleId="-04">
    <w:name w:val="טאב-  0.4"/>
    <w:basedOn w:val="afb"/>
    <w:link w:val="-040"/>
    <w:qFormat/>
    <w:rsid w:val="00FF3740"/>
    <w:pPr>
      <w:numPr>
        <w:numId w:val="1"/>
      </w:numPr>
    </w:pPr>
    <w:rPr>
      <w:spacing w:val="-8"/>
      <w:sz w:val="32"/>
    </w:rPr>
  </w:style>
  <w:style w:type="character" w:customStyle="1" w:styleId="-040">
    <w:name w:val="טאב-  0.4 תו"/>
    <w:basedOn w:val="afc"/>
    <w:link w:val="-04"/>
    <w:rsid w:val="00FF3740"/>
    <w:rPr>
      <w:rFonts w:ascii="BA Fontov Regular" w:hAnsi="BA Fontov Regular" w:cs="FrankRuehl"/>
      <w:spacing w:val="-8"/>
      <w:sz w:val="32"/>
      <w:szCs w:val="20"/>
    </w:rPr>
  </w:style>
  <w:style w:type="paragraph" w:customStyle="1" w:styleId="02">
    <w:name w:val="0.2 וילנא"/>
    <w:basedOn w:val="a"/>
    <w:link w:val="020"/>
    <w:rsid w:val="00FF3740"/>
    <w:rPr>
      <w:rFonts w:ascii="David" w:hAnsi="David" w:cs="Guttman Vilna"/>
      <w:b/>
      <w:bCs/>
      <w:spacing w:val="-4"/>
      <w:sz w:val="30"/>
    </w:rPr>
  </w:style>
  <w:style w:type="character" w:customStyle="1" w:styleId="020">
    <w:name w:val="0.2 וילנא תו"/>
    <w:basedOn w:val="a0"/>
    <w:link w:val="02"/>
    <w:rsid w:val="00FF3740"/>
    <w:rPr>
      <w:rFonts w:ascii="David" w:hAnsi="David" w:cs="Guttman Vilna"/>
      <w:b/>
      <w:bCs/>
      <w:spacing w:val="-4"/>
      <w:sz w:val="30"/>
      <w:szCs w:val="20"/>
    </w:rPr>
  </w:style>
  <w:style w:type="paragraph" w:styleId="afff8">
    <w:name w:val="Document Map"/>
    <w:basedOn w:val="a"/>
    <w:link w:val="afff9"/>
    <w:uiPriority w:val="99"/>
    <w:semiHidden/>
    <w:unhideWhenUsed/>
    <w:rsid w:val="00FF3740"/>
    <w:pPr>
      <w:spacing w:line="240" w:lineRule="auto"/>
    </w:pPr>
    <w:rPr>
      <w:rFonts w:ascii="Tahoma" w:eastAsia="Times New Roman" w:hAnsi="Tahoma" w:cs="Tahoma"/>
      <w:spacing w:val="-10"/>
      <w:sz w:val="16"/>
    </w:rPr>
  </w:style>
  <w:style w:type="character" w:customStyle="1" w:styleId="afff9">
    <w:name w:val="מפת מסמך תו"/>
    <w:basedOn w:val="a0"/>
    <w:link w:val="afff8"/>
    <w:uiPriority w:val="99"/>
    <w:semiHidden/>
    <w:rsid w:val="00FF3740"/>
    <w:rPr>
      <w:rFonts w:ascii="Tahoma" w:eastAsia="Times New Roman" w:hAnsi="Tahoma" w:cs="Tahoma"/>
      <w:spacing w:val="-10"/>
      <w:sz w:val="16"/>
      <w:szCs w:val="16"/>
    </w:rPr>
  </w:style>
  <w:style w:type="paragraph" w:customStyle="1" w:styleId="afffa">
    <w:name w:val="הערת שוליים מ''מ"/>
    <w:basedOn w:val="afff5"/>
    <w:link w:val="afffb"/>
    <w:autoRedefine/>
    <w:qFormat/>
    <w:rsid w:val="00FF3740"/>
    <w:pPr>
      <w:spacing w:line="360" w:lineRule="auto"/>
    </w:pPr>
    <w:rPr>
      <w:rFonts w:ascii="David" w:hAnsi="David" w:cs="Guttman Vilna"/>
      <w:bCs/>
      <w:spacing w:val="-10"/>
      <w:position w:val="8"/>
      <w:szCs w:val="26"/>
    </w:rPr>
  </w:style>
  <w:style w:type="character" w:customStyle="1" w:styleId="afffb">
    <w:name w:val="הערת שוליים מ''מ תו"/>
    <w:basedOn w:val="afff6"/>
    <w:link w:val="afffa"/>
    <w:rsid w:val="00FF3740"/>
    <w:rPr>
      <w:rFonts w:ascii="David" w:hAnsi="David" w:cs="Guttman Vilna"/>
      <w:bCs/>
      <w:spacing w:val="-10"/>
      <w:position w:val="8"/>
      <w:sz w:val="18"/>
      <w:szCs w:val="26"/>
    </w:rPr>
  </w:style>
  <w:style w:type="paragraph" w:customStyle="1" w:styleId="afffc">
    <w:name w:val="הערת שוליים"/>
    <w:basedOn w:val="afff5"/>
    <w:autoRedefine/>
    <w:qFormat/>
    <w:rsid w:val="00FF3740"/>
    <w:pPr>
      <w:spacing w:line="360" w:lineRule="auto"/>
    </w:pPr>
    <w:rPr>
      <w:rFonts w:ascii="David" w:hAnsi="David" w:cs="Guttman Vilna"/>
      <w:bCs/>
      <w:position w:val="8"/>
      <w:sz w:val="22"/>
      <w:szCs w:val="26"/>
    </w:rPr>
  </w:style>
  <w:style w:type="paragraph" w:customStyle="1" w:styleId="afffd">
    <w:name w:val="הערת שולייים"/>
    <w:basedOn w:val="afff5"/>
    <w:link w:val="afffe"/>
    <w:autoRedefine/>
    <w:qFormat/>
    <w:rsid w:val="00FF3740"/>
    <w:pPr>
      <w:spacing w:line="360" w:lineRule="auto"/>
      <w:jc w:val="left"/>
    </w:pPr>
    <w:rPr>
      <w:rFonts w:ascii="David" w:hAnsi="David" w:cs="Guttman Vilna"/>
      <w:bCs/>
      <w:position w:val="8"/>
      <w:sz w:val="32"/>
      <w:szCs w:val="26"/>
    </w:rPr>
  </w:style>
  <w:style w:type="character" w:customStyle="1" w:styleId="afffe">
    <w:name w:val="הערת שולייים תו"/>
    <w:basedOn w:val="a0"/>
    <w:link w:val="afffd"/>
    <w:rsid w:val="00FF3740"/>
    <w:rPr>
      <w:rFonts w:ascii="David" w:hAnsi="David" w:cs="Guttman Vilna"/>
      <w:bCs/>
      <w:position w:val="8"/>
      <w:sz w:val="32"/>
      <w:szCs w:val="26"/>
    </w:rPr>
  </w:style>
  <w:style w:type="paragraph" w:customStyle="1" w:styleId="affff">
    <w:name w:val="רגיל ורווח"/>
    <w:basedOn w:val="a"/>
    <w:link w:val="affff0"/>
    <w:rsid w:val="00FF3740"/>
    <w:pPr>
      <w:spacing w:after="200" w:line="720" w:lineRule="auto"/>
    </w:pPr>
  </w:style>
  <w:style w:type="character" w:customStyle="1" w:styleId="affff0">
    <w:name w:val="רגיל ורווח תו"/>
    <w:basedOn w:val="a0"/>
    <w:link w:val="affff"/>
    <w:rsid w:val="00FF3740"/>
    <w:rPr>
      <w:rFonts w:ascii="BA Fontov Regular" w:hAnsi="BA Fontov Regular" w:cs="FrankRuehl"/>
      <w:sz w:val="18"/>
      <w:szCs w:val="20"/>
    </w:rPr>
  </w:style>
  <w:style w:type="paragraph" w:customStyle="1" w:styleId="affff1">
    <w:name w:val="רגיל אדום"/>
    <w:basedOn w:val="a"/>
    <w:rsid w:val="00FF3740"/>
    <w:rPr>
      <w:color w:val="FF0000"/>
    </w:rPr>
  </w:style>
  <w:style w:type="paragraph" w:customStyle="1" w:styleId="affff2">
    <w:name w:val="דף"/>
    <w:basedOn w:val="a"/>
    <w:link w:val="affff3"/>
    <w:qFormat/>
    <w:rsid w:val="00FF3740"/>
    <w:rPr>
      <w:rFonts w:ascii="David" w:hAnsi="David" w:cs="Guttman Vilna"/>
      <w:b/>
      <w:bCs/>
      <w:color w:val="0070C0"/>
      <w:sz w:val="32"/>
      <w:szCs w:val="30"/>
    </w:rPr>
  </w:style>
  <w:style w:type="paragraph" w:customStyle="1" w:styleId="affff4">
    <w:name w:val="כוכבים"/>
    <w:basedOn w:val="a"/>
    <w:rsid w:val="00FF3740"/>
    <w:pPr>
      <w:spacing w:before="40" w:after="40"/>
      <w:jc w:val="center"/>
    </w:pPr>
    <w:rPr>
      <w:bCs/>
      <w:color w:val="A6A6A6" w:themeColor="background1" w:themeShade="A6"/>
    </w:rPr>
  </w:style>
  <w:style w:type="paragraph" w:customStyle="1" w:styleId="affff5">
    <w:name w:val="דף בצד"/>
    <w:basedOn w:val="affff2"/>
    <w:link w:val="affff6"/>
    <w:qFormat/>
    <w:rsid w:val="00516202"/>
    <w:pPr>
      <w:framePr w:hSpace="57" w:vSpace="113" w:wrap="around" w:vAnchor="text" w:hAnchor="text" w:x="4083" w:y="120"/>
      <w:spacing w:line="300" w:lineRule="exact"/>
    </w:pPr>
    <w:rPr>
      <w:rFonts w:ascii="BA Vilna Bold" w:hAnsi="BA Vilna Bold" w:cs="BA Vilna Bold"/>
      <w:b w:val="0"/>
      <w:bCs w:val="0"/>
      <w:color w:val="auto"/>
      <w:sz w:val="16"/>
      <w:szCs w:val="16"/>
    </w:rPr>
  </w:style>
  <w:style w:type="paragraph" w:customStyle="1" w:styleId="affff7">
    <w:name w:val="מסכת"/>
    <w:basedOn w:val="a"/>
    <w:rsid w:val="00FF3740"/>
    <w:pPr>
      <w:framePr w:h="340" w:hRule="exact" w:hSpace="181" w:wrap="around" w:vAnchor="page" w:hAnchor="text" w:xAlign="right" w:yAlign="bottom"/>
      <w:jc w:val="center"/>
    </w:pPr>
    <w:rPr>
      <w:color w:val="FF0000"/>
    </w:rPr>
  </w:style>
  <w:style w:type="paragraph" w:customStyle="1" w:styleId="affff8">
    <w:name w:val="פרק"/>
    <w:basedOn w:val="a"/>
    <w:rsid w:val="00FF3740"/>
    <w:pPr>
      <w:pageBreakBefore/>
      <w:framePr w:h="284" w:hRule="exact" w:hSpace="181" w:wrap="around" w:vAnchor="page" w:hAnchor="text" w:xAlign="center" w:yAlign="bottom"/>
      <w:spacing w:line="240" w:lineRule="auto"/>
    </w:pPr>
    <w:rPr>
      <w:color w:val="FF0000"/>
    </w:rPr>
  </w:style>
  <w:style w:type="paragraph" w:customStyle="1" w:styleId="affff9">
    <w:name w:val="פרק שם"/>
    <w:basedOn w:val="a"/>
    <w:rsid w:val="00FF3740"/>
    <w:pPr>
      <w:framePr w:h="227" w:hRule="exact" w:hSpace="181" w:wrap="around" w:vAnchor="page" w:hAnchor="text" w:yAlign="bottom"/>
      <w:spacing w:line="240" w:lineRule="auto"/>
    </w:pPr>
    <w:rPr>
      <w:color w:val="FF0000"/>
      <w:sz w:val="24"/>
    </w:rPr>
  </w:style>
  <w:style w:type="paragraph" w:customStyle="1" w:styleId="affffa">
    <w:name w:val="דפים בפרק ב"/>
    <w:basedOn w:val="a"/>
    <w:rsid w:val="00FF3740"/>
    <w:pPr>
      <w:framePr w:h="284" w:hRule="exact" w:hSpace="181" w:wrap="around" w:vAnchor="page" w:hAnchor="page" w:x="2836" w:yAlign="bottom"/>
      <w:spacing w:after="60" w:line="300" w:lineRule="exact"/>
    </w:pPr>
    <w:rPr>
      <w:color w:val="FF0000"/>
    </w:rPr>
  </w:style>
  <w:style w:type="paragraph" w:customStyle="1" w:styleId="affffb">
    <w:name w:val="משניות"/>
    <w:basedOn w:val="a"/>
    <w:link w:val="affffc"/>
    <w:rsid w:val="00B323B1"/>
    <w:pPr>
      <w:shd w:val="clear" w:color="auto" w:fill="F2F2F2" w:themeFill="background1" w:themeFillShade="F2"/>
    </w:pPr>
    <w:rPr>
      <w:rFonts w:cs="BA Vilna Bold"/>
      <w:sz w:val="20"/>
      <w:szCs w:val="20"/>
    </w:rPr>
  </w:style>
  <w:style w:type="character" w:customStyle="1" w:styleId="affffc">
    <w:name w:val="משניות תו"/>
    <w:basedOn w:val="a0"/>
    <w:link w:val="affffb"/>
    <w:rsid w:val="00B323B1"/>
    <w:rPr>
      <w:rFonts w:ascii="BA Fontov Regular" w:hAnsi="BA Fontov Regular" w:cs="BA Vilna Bold"/>
      <w:spacing w:val="4"/>
      <w:sz w:val="20"/>
      <w:szCs w:val="20"/>
      <w:shd w:val="clear" w:color="auto" w:fill="F2F2F2" w:themeFill="background1" w:themeFillShade="F2"/>
    </w:rPr>
  </w:style>
  <w:style w:type="paragraph" w:customStyle="1" w:styleId="affffd">
    <w:name w:val="דעות"/>
    <w:basedOn w:val="a"/>
    <w:rsid w:val="00FF3740"/>
    <w:pPr>
      <w:tabs>
        <w:tab w:val="right" w:pos="4677"/>
        <w:tab w:val="left" w:pos="4961"/>
      </w:tabs>
      <w:spacing w:after="50"/>
      <w:ind w:firstLine="720"/>
      <w:contextualSpacing/>
    </w:pPr>
  </w:style>
  <w:style w:type="paragraph" w:styleId="affffe">
    <w:name w:val="Intense Quote"/>
    <w:basedOn w:val="a"/>
    <w:next w:val="a"/>
    <w:link w:val="afffff"/>
    <w:uiPriority w:val="30"/>
    <w:qFormat/>
    <w:rsid w:val="00FF374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ff">
    <w:name w:val="ציטוט חזק תו"/>
    <w:basedOn w:val="a0"/>
    <w:link w:val="affffe"/>
    <w:uiPriority w:val="30"/>
    <w:rsid w:val="00FF3740"/>
    <w:rPr>
      <w:rFonts w:ascii="BA Fontov Regular" w:hAnsi="BA Fontov Regular" w:cs="FrankRuehl"/>
      <w:i/>
      <w:iCs/>
      <w:color w:val="4472C4" w:themeColor="accent1"/>
      <w:sz w:val="18"/>
      <w:szCs w:val="20"/>
    </w:rPr>
  </w:style>
  <w:style w:type="character" w:customStyle="1" w:styleId="afffff0">
    <w:name w:val="מודגש"/>
    <w:basedOn w:val="a0"/>
    <w:uiPriority w:val="1"/>
    <w:rsid w:val="00FF3740"/>
    <w:rPr>
      <w:bCs/>
    </w:rPr>
  </w:style>
  <w:style w:type="paragraph" w:customStyle="1" w:styleId="afffff1">
    <w:name w:val="הדרן עלך"/>
    <w:basedOn w:val="a"/>
    <w:link w:val="afffff2"/>
    <w:qFormat/>
    <w:rsid w:val="00FF3740"/>
    <w:pPr>
      <w:jc w:val="center"/>
    </w:pPr>
    <w:rPr>
      <w:rFonts w:ascii="Fb Fontext" w:hAnsi="Fb Fontext"/>
      <w:bCs/>
      <w:color w:val="808080" w:themeColor="background1" w:themeShade="80"/>
      <w:sz w:val="24"/>
    </w:rPr>
  </w:style>
  <w:style w:type="character" w:customStyle="1" w:styleId="afffff2">
    <w:name w:val="הדרן עלך תו"/>
    <w:basedOn w:val="a0"/>
    <w:link w:val="afffff1"/>
    <w:rsid w:val="00FF3740"/>
    <w:rPr>
      <w:rFonts w:ascii="Fb Fontext" w:hAnsi="Fb Fontext" w:cs="FrankRuehl"/>
      <w:bCs/>
      <w:color w:val="808080" w:themeColor="background1" w:themeShade="80"/>
      <w:sz w:val="24"/>
      <w:szCs w:val="20"/>
    </w:rPr>
  </w:style>
  <w:style w:type="paragraph" w:customStyle="1" w:styleId="25">
    <w:name w:val="כולל 2"/>
    <w:basedOn w:val="affff"/>
    <w:link w:val="26"/>
    <w:qFormat/>
    <w:rsid w:val="00FF3740"/>
    <w:pPr>
      <w:spacing w:line="360" w:lineRule="exact"/>
    </w:pPr>
    <w:rPr>
      <w:rFonts w:ascii="Fb Fontext" w:hAnsi="Fb Fontext"/>
      <w:spacing w:val="-4"/>
    </w:rPr>
  </w:style>
  <w:style w:type="character" w:customStyle="1" w:styleId="26">
    <w:name w:val="כולל 2 תו"/>
    <w:basedOn w:val="affff0"/>
    <w:link w:val="25"/>
    <w:rsid w:val="00FF3740"/>
    <w:rPr>
      <w:rFonts w:ascii="Fb Fontext" w:hAnsi="Fb Fontext" w:cs="FrankRuehl"/>
      <w:spacing w:val="-4"/>
      <w:sz w:val="18"/>
      <w:szCs w:val="20"/>
    </w:rPr>
  </w:style>
  <w:style w:type="paragraph" w:customStyle="1" w:styleId="afffff3">
    <w:name w:val="ד''ה משנה"/>
    <w:basedOn w:val="a"/>
    <w:link w:val="afffff4"/>
    <w:qFormat/>
    <w:rsid w:val="00D2416D"/>
    <w:pPr>
      <w:spacing w:before="120"/>
      <w:ind w:end="320"/>
      <w:contextualSpacing/>
      <w:jc w:val="center"/>
    </w:pPr>
    <w:rPr>
      <w:rFonts w:cs="BA Vilna Bold"/>
      <w:spacing w:val="8"/>
      <w:sz w:val="20"/>
      <w:szCs w:val="20"/>
    </w:rPr>
  </w:style>
  <w:style w:type="character" w:customStyle="1" w:styleId="afffff4">
    <w:name w:val="ד''ה משנה תו"/>
    <w:basedOn w:val="a0"/>
    <w:link w:val="afffff3"/>
    <w:rsid w:val="00D2416D"/>
    <w:rPr>
      <w:rFonts w:ascii="BA Fontov Regular" w:hAnsi="BA Fontov Regular" w:cs="BA Vilna Bold"/>
      <w:spacing w:val="8"/>
      <w:sz w:val="20"/>
      <w:szCs w:val="20"/>
    </w:rPr>
  </w:style>
  <w:style w:type="paragraph" w:customStyle="1" w:styleId="afffff5">
    <w:name w:val="מבואה"/>
    <w:basedOn w:val="a"/>
    <w:link w:val="afffff6"/>
    <w:qFormat/>
    <w:rsid w:val="00FF3740"/>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f6">
    <w:name w:val="מבואה תו"/>
    <w:basedOn w:val="a0"/>
    <w:link w:val="afffff5"/>
    <w:rsid w:val="00FF3740"/>
    <w:rPr>
      <w:rFonts w:ascii="David" w:eastAsia="Times New Roman" w:hAnsi="David" w:cs="David"/>
      <w:b/>
      <w:bCs/>
      <w:color w:val="A6A6A6" w:themeColor="background1" w:themeShade="A6"/>
      <w:sz w:val="18"/>
      <w:szCs w:val="20"/>
    </w:rPr>
  </w:style>
  <w:style w:type="paragraph" w:customStyle="1" w:styleId="afffff7">
    <w:name w:val="טור הערות לאוקמי"/>
    <w:basedOn w:val="afff5"/>
    <w:link w:val="afffff8"/>
    <w:qFormat/>
    <w:rsid w:val="00FF3740"/>
  </w:style>
  <w:style w:type="character" w:customStyle="1" w:styleId="afffff8">
    <w:name w:val="טור הערות לאוקמי תו"/>
    <w:basedOn w:val="afff6"/>
    <w:link w:val="afffff7"/>
    <w:rsid w:val="00FF3740"/>
    <w:rPr>
      <w:rFonts w:ascii="BA Fontov Regular" w:hAnsi="BA Fontov Regular" w:cs="FrankRuehl"/>
      <w:sz w:val="18"/>
      <w:szCs w:val="20"/>
    </w:rPr>
  </w:style>
  <w:style w:type="paragraph" w:styleId="afffff9">
    <w:name w:val="Body Text First Indent"/>
    <w:basedOn w:val="aff5"/>
    <w:link w:val="afffffa"/>
    <w:uiPriority w:val="99"/>
    <w:semiHidden/>
    <w:unhideWhenUsed/>
    <w:rsid w:val="00FF3740"/>
    <w:pPr>
      <w:spacing w:line="360" w:lineRule="exact"/>
      <w:ind w:firstLine="360"/>
    </w:pPr>
    <w:rPr>
      <w:rFonts w:asciiTheme="minorHAnsi" w:hAnsiTheme="minorHAnsi"/>
      <w:w w:val="100"/>
      <w:sz w:val="22"/>
    </w:rPr>
  </w:style>
  <w:style w:type="character" w:customStyle="1" w:styleId="afffffa">
    <w:name w:val="כניסת שורה ראשונה בגוף טקסט תו"/>
    <w:basedOn w:val="aff6"/>
    <w:link w:val="afffff9"/>
    <w:uiPriority w:val="99"/>
    <w:semiHidden/>
    <w:rsid w:val="00FF3740"/>
    <w:rPr>
      <w:rFonts w:ascii="David" w:hAnsi="David" w:cs="FrankRuehl"/>
      <w:w w:val="92"/>
      <w:sz w:val="18"/>
      <w:szCs w:val="20"/>
    </w:rPr>
  </w:style>
  <w:style w:type="paragraph" w:customStyle="1" w:styleId="041">
    <w:name w:val="0.4"/>
    <w:basedOn w:val="a"/>
    <w:link w:val="042"/>
    <w:qFormat/>
    <w:rsid w:val="00FF3740"/>
    <w:rPr>
      <w:rFonts w:ascii="Fb Fontext" w:hAnsi="Fb Fontext"/>
      <w:spacing w:val="-8"/>
    </w:rPr>
  </w:style>
  <w:style w:type="paragraph" w:customStyle="1" w:styleId="021">
    <w:name w:val="0.2"/>
    <w:basedOn w:val="041"/>
    <w:link w:val="022"/>
    <w:rsid w:val="00FF3740"/>
  </w:style>
  <w:style w:type="character" w:customStyle="1" w:styleId="042">
    <w:name w:val="0.4 תו"/>
    <w:basedOn w:val="a0"/>
    <w:link w:val="041"/>
    <w:rsid w:val="00FF3740"/>
    <w:rPr>
      <w:rFonts w:ascii="Fb Fontext" w:hAnsi="Fb Fontext" w:cs="FrankRuehl"/>
      <w:spacing w:val="-8"/>
      <w:sz w:val="18"/>
      <w:szCs w:val="20"/>
    </w:rPr>
  </w:style>
  <w:style w:type="character" w:customStyle="1" w:styleId="022">
    <w:name w:val="0.2 תו"/>
    <w:basedOn w:val="042"/>
    <w:link w:val="021"/>
    <w:rsid w:val="00FF3740"/>
    <w:rPr>
      <w:rFonts w:ascii="Fb Fontext" w:hAnsi="Fb Fontext" w:cs="FrankRuehl"/>
      <w:spacing w:val="-8"/>
      <w:sz w:val="18"/>
      <w:szCs w:val="20"/>
    </w:rPr>
  </w:style>
  <w:style w:type="paragraph" w:customStyle="1" w:styleId="01">
    <w:name w:val="0.1 משנה"/>
    <w:basedOn w:val="affffb"/>
    <w:link w:val="010"/>
    <w:qFormat/>
    <w:rsid w:val="00FF3740"/>
    <w:rPr>
      <w:b/>
      <w:spacing w:val="-4"/>
      <w:sz w:val="20"/>
      <w:szCs w:val="20"/>
    </w:rPr>
  </w:style>
  <w:style w:type="paragraph" w:customStyle="1" w:styleId="03">
    <w:name w:val="0.3 משנה"/>
    <w:basedOn w:val="01"/>
    <w:link w:val="030"/>
    <w:qFormat/>
    <w:rsid w:val="00FF3740"/>
    <w:rPr>
      <w:rFonts w:ascii="Fb Fontext" w:hAnsi="Fb Fontext"/>
      <w:b w:val="0"/>
      <w:spacing w:val="-8"/>
      <w:sz w:val="20"/>
      <w:szCs w:val="20"/>
    </w:rPr>
  </w:style>
  <w:style w:type="character" w:customStyle="1" w:styleId="010">
    <w:name w:val="0.1 משנה תו"/>
    <w:basedOn w:val="affffc"/>
    <w:link w:val="01"/>
    <w:rsid w:val="00FF3740"/>
    <w:rPr>
      <w:rFonts w:ascii="BA Fontov Regular" w:hAnsi="BA Fontov Regular" w:cs="BA Vilna Bold"/>
      <w:b/>
      <w:spacing w:val="-4"/>
      <w:sz w:val="20"/>
      <w:szCs w:val="18"/>
      <w:shd w:val="clear" w:color="auto" w:fill="F2F2F2" w:themeFill="background1" w:themeFillShade="F2"/>
    </w:rPr>
  </w:style>
  <w:style w:type="character" w:customStyle="1" w:styleId="030">
    <w:name w:val="0.3 משנה תו"/>
    <w:basedOn w:val="010"/>
    <w:link w:val="03"/>
    <w:rsid w:val="00FF3740"/>
    <w:rPr>
      <w:rFonts w:ascii="Fb Fontext" w:hAnsi="Fb Fontext" w:cs="BA Vilna Bold"/>
      <w:b w:val="0"/>
      <w:spacing w:val="-8"/>
      <w:sz w:val="20"/>
      <w:szCs w:val="18"/>
      <w:shd w:val="clear" w:color="auto" w:fill="F2F2F2" w:themeFill="background1" w:themeFillShade="F2"/>
    </w:rPr>
  </w:style>
  <w:style w:type="paragraph" w:customStyle="1" w:styleId="11">
    <w:name w:val="סגנון1"/>
    <w:basedOn w:val="03"/>
    <w:link w:val="12"/>
    <w:qFormat/>
    <w:rsid w:val="00FF3740"/>
  </w:style>
  <w:style w:type="character" w:customStyle="1" w:styleId="12">
    <w:name w:val="סגנון1 תו"/>
    <w:basedOn w:val="030"/>
    <w:link w:val="11"/>
    <w:rsid w:val="00FF3740"/>
    <w:rPr>
      <w:rFonts w:ascii="Fb Fontext" w:hAnsi="Fb Fontext" w:cs="BA Vilna Bold"/>
      <w:b w:val="0"/>
      <w:spacing w:val="-8"/>
      <w:sz w:val="20"/>
      <w:szCs w:val="18"/>
      <w:shd w:val="clear" w:color="auto" w:fill="F2F2F2" w:themeFill="background1" w:themeFillShade="F2"/>
    </w:rPr>
  </w:style>
  <w:style w:type="paragraph" w:customStyle="1" w:styleId="afffffb">
    <w:name w:val="חציצה"/>
    <w:basedOn w:val="a"/>
    <w:link w:val="afffffc"/>
    <w:qFormat/>
    <w:rsid w:val="000F6CD2"/>
    <w:pPr>
      <w:jc w:val="center"/>
    </w:pPr>
    <w:rPr>
      <w:rFonts w:ascii="BA חניכי הישיבות" w:hAnsi="BA חניכי הישיבות" w:cs="BA חניכי הישיבות"/>
      <w:color w:val="BF8F00" w:themeColor="accent4" w:themeShade="BF"/>
    </w:rPr>
  </w:style>
  <w:style w:type="character" w:customStyle="1" w:styleId="afffffc">
    <w:name w:val="חציצה תו"/>
    <w:basedOn w:val="a0"/>
    <w:link w:val="afffffb"/>
    <w:rsid w:val="000F6CD2"/>
    <w:rPr>
      <w:rFonts w:ascii="BA חניכי הישיבות" w:hAnsi="BA חניכי הישיבות" w:cs="BA חניכי הישיבות"/>
      <w:color w:val="BF8F00" w:themeColor="accent4" w:themeShade="BF"/>
      <w:spacing w:val="4"/>
      <w:sz w:val="18"/>
      <w:szCs w:val="16"/>
    </w:rPr>
  </w:style>
  <w:style w:type="paragraph" w:customStyle="1" w:styleId="afffffd">
    <w:name w:val="פסוק"/>
    <w:basedOn w:val="a"/>
    <w:link w:val="afffffe"/>
    <w:qFormat/>
    <w:rsid w:val="00752613"/>
    <w:rPr>
      <w:rFonts w:cs="BA TM • Tzlotana"/>
    </w:rPr>
  </w:style>
  <w:style w:type="character" w:customStyle="1" w:styleId="afffffe">
    <w:name w:val="פסוק תו"/>
    <w:basedOn w:val="a0"/>
    <w:link w:val="afffffd"/>
    <w:rsid w:val="00752613"/>
    <w:rPr>
      <w:rFonts w:ascii="BA Fontov Regular" w:hAnsi="BA Fontov Regular" w:cs="BA TM • Tzlotana"/>
      <w:spacing w:val="4"/>
      <w:sz w:val="18"/>
      <w:szCs w:val="16"/>
    </w:rPr>
  </w:style>
  <w:style w:type="paragraph" w:styleId="affffff">
    <w:name w:val="No Spacing"/>
    <w:uiPriority w:val="1"/>
    <w:qFormat/>
    <w:rsid w:val="00FF3740"/>
    <w:pPr>
      <w:bidi/>
      <w:spacing w:after="0" w:line="240" w:lineRule="auto"/>
      <w:ind w:left="454" w:hanging="454"/>
      <w:jc w:val="both"/>
    </w:pPr>
    <w:rPr>
      <w:rFonts w:ascii="BA Fontov Regular" w:hAnsi="BA Fontov Regular" w:cs="FrankRuehl"/>
      <w:sz w:val="18"/>
      <w:szCs w:val="20"/>
    </w:rPr>
  </w:style>
  <w:style w:type="character" w:customStyle="1" w:styleId="-2">
    <w:name w:val="ד''ה משנה -2תו"/>
    <w:basedOn w:val="a0"/>
    <w:uiPriority w:val="1"/>
    <w:qFormat/>
    <w:rsid w:val="007A6E7C"/>
    <w:rPr>
      <w:rFonts w:ascii="BA Vilna Bold" w:hAnsi="BA Vilna Bold" w:cs="BA Vilna Bold"/>
      <w:sz w:val="20"/>
      <w:szCs w:val="20"/>
    </w:rPr>
  </w:style>
  <w:style w:type="paragraph" w:customStyle="1" w:styleId="36">
    <w:name w:val="חלון 3"/>
    <w:basedOn w:val="a"/>
    <w:link w:val="37"/>
    <w:autoRedefine/>
    <w:qFormat/>
    <w:rsid w:val="00A5184B"/>
    <w:pPr>
      <w:framePr w:wrap="notBeside" w:vAnchor="text" w:hAnchor="text" w:x="3482" w:y="58"/>
      <w:spacing w:line="140" w:lineRule="exact"/>
      <w:jc w:val="right"/>
    </w:pPr>
    <w:rPr>
      <w:rFonts w:ascii="BA TM • Vilna Extra-Bold" w:hAnsi="BA TM • Vilna Extra-Bold" w:cs="BA TM • Vilna Extra-Bold"/>
      <w:color w:val="767171" w:themeColor="background2" w:themeShade="80"/>
      <w:spacing w:val="2"/>
      <w:sz w:val="14"/>
      <w:szCs w:val="14"/>
    </w:rPr>
  </w:style>
  <w:style w:type="character" w:customStyle="1" w:styleId="37">
    <w:name w:val="חלון 3 תו"/>
    <w:basedOn w:val="a0"/>
    <w:link w:val="36"/>
    <w:rsid w:val="00A5184B"/>
    <w:rPr>
      <w:rFonts w:ascii="BA TM • Vilna Extra-Bold" w:hAnsi="BA TM • Vilna Extra-Bold" w:cs="BA TM • Vilna Extra-Bold"/>
      <w:color w:val="767171" w:themeColor="background2" w:themeShade="80"/>
      <w:spacing w:val="2"/>
      <w:sz w:val="14"/>
      <w:szCs w:val="14"/>
    </w:rPr>
  </w:style>
  <w:style w:type="character" w:customStyle="1" w:styleId="affffff0">
    <w:name w:val="הפסוק תו"/>
    <w:basedOn w:val="a0"/>
    <w:uiPriority w:val="1"/>
    <w:qFormat/>
    <w:rsid w:val="00AF6B71"/>
    <w:rPr>
      <w:rFonts w:ascii="BA Vilna Bold" w:hAnsi="BA Vilna Bold" w:cs="BA Vilna Bold"/>
      <w:sz w:val="16"/>
      <w:szCs w:val="16"/>
    </w:rPr>
  </w:style>
  <w:style w:type="character" w:customStyle="1" w:styleId="affffff1">
    <w:name w:val="הערה בתו"/>
    <w:basedOn w:val="a0"/>
    <w:uiPriority w:val="1"/>
    <w:qFormat/>
    <w:rsid w:val="00B73224"/>
    <w:rPr>
      <w:rFonts w:ascii="FrankRuehl" w:hAnsi="FrankRuehl" w:cs="FrankRuehl"/>
      <w:sz w:val="14"/>
      <w:szCs w:val="14"/>
    </w:rPr>
  </w:style>
  <w:style w:type="paragraph" w:customStyle="1" w:styleId="affffff2">
    <w:name w:val="משנה בצד"/>
    <w:basedOn w:val="affff5"/>
    <w:link w:val="affffff3"/>
    <w:autoRedefine/>
    <w:qFormat/>
    <w:rsid w:val="003511A2"/>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character" w:customStyle="1" w:styleId="affff3">
    <w:name w:val="דף תו"/>
    <w:basedOn w:val="a0"/>
    <w:link w:val="affff2"/>
    <w:rsid w:val="0052545F"/>
    <w:rPr>
      <w:rFonts w:ascii="David" w:hAnsi="David" w:cs="Guttman Vilna"/>
      <w:b/>
      <w:bCs/>
      <w:color w:val="0070C0"/>
      <w:sz w:val="32"/>
      <w:szCs w:val="30"/>
    </w:rPr>
  </w:style>
  <w:style w:type="character" w:customStyle="1" w:styleId="affff6">
    <w:name w:val="דף בצד תו"/>
    <w:basedOn w:val="affff3"/>
    <w:link w:val="affff5"/>
    <w:rsid w:val="00516202"/>
    <w:rPr>
      <w:rFonts w:ascii="BA Vilna Bold" w:hAnsi="BA Vilna Bold" w:cs="BA Vilna Bold"/>
      <w:b w:val="0"/>
      <w:bCs w:val="0"/>
      <w:color w:val="0070C0"/>
      <w:spacing w:val="4"/>
      <w:sz w:val="16"/>
      <w:szCs w:val="16"/>
    </w:rPr>
  </w:style>
  <w:style w:type="character" w:customStyle="1" w:styleId="affffff3">
    <w:name w:val="משנה בצד תו"/>
    <w:basedOn w:val="affff6"/>
    <w:link w:val="affffff2"/>
    <w:rsid w:val="003511A2"/>
    <w:rPr>
      <w:rFonts w:ascii="BA Vilna Bold" w:hAnsi="BA Vilna Bold" w:cs="BA Vilna Bold"/>
      <w:b w:val="0"/>
      <w:bCs w:val="0"/>
      <w:color w:val="0070C0"/>
      <w:spacing w:val="4"/>
      <w:position w:val="6"/>
      <w:sz w:val="16"/>
      <w:szCs w:val="16"/>
    </w:rPr>
  </w:style>
  <w:style w:type="character" w:customStyle="1" w:styleId="27">
    <w:name w:val="אמוראים תו 2"/>
    <w:basedOn w:val="a0"/>
    <w:uiPriority w:val="1"/>
    <w:qFormat/>
    <w:rsid w:val="00F123BE"/>
    <w:rPr>
      <w:rFonts w:cs="BA Vilna Bold"/>
      <w:bCs w:val="0"/>
      <w:sz w:val="28"/>
      <w:szCs w:val="14"/>
    </w:rPr>
  </w:style>
  <w:style w:type="character" w:customStyle="1" w:styleId="MisparKeta">
    <w:name w:val="מספר קטע"/>
    <w:basedOn w:val="a0"/>
    <w:uiPriority w:val="1"/>
    <w:qFormat/>
    <w:rPr>
      <w:rFonts w:cs="BA Vilna Bold"/>
      <w:bCs/>
      <w:color w:val="7A5A14"/>
      <w:szCs w:val="14"/>
    </w:rPr>
  </w:style>
  <w:style w:type="character" w:customStyle="1" w:styleId="NoseMishna">
    <w:name w:val="נושא משנה"/>
    <w:basedOn w:val="a0"/>
    <w:uiPriority w:val="1"/>
    <w:qFormat/>
    <w:rPr>
      <w:rFonts w:cs="BA TM • Vilna Extra-Bold"/>
      <w:spacing w:val="4"/>
      <w:sz w:val="20"/>
      <w:szCs w:val="20"/>
    </w:rPr>
  </w:style>
  <w:style w:type="character" w:customStyle="1" w:styleId="TanaimMishna">
    <w:name w:val="תנאי המשנה"/>
    <w:basedOn w:val="a0"/>
    <w:uiPriority w:val="1"/>
    <w:qFormat/>
    <w:rPr>
      <w:rFonts w:ascii="BA Vilna Bold" w:hAnsi="BA Vilna Bold" w:cs="BA Vilna Bold"/>
      <w:b/>
      <w:bCs/>
      <w:spacing w:val="4"/>
      <w:sz w:val="16"/>
      <w:szCs w:val="16"/>
    </w:rPr>
  </w:style>
  <w:style w:type="character" w:customStyle="1" w:styleId="HesberMishna">
    <w:name w:val="הסבר במשנה"/>
    <w:basedOn w:val="a0"/>
    <w:uiPriority w:val="1"/>
    <w:qFormat/>
    <w:rPr>
      <w:rFonts w:ascii="Fb Fontext" w:hAnsi="Fb Fontext" w:cs="FrankRuehl"/>
      <w:sz w:val="14"/>
      <w:szCs w:val="14"/>
    </w:rPr>
  </w:style>
  <w:style w:type="paragraph" w:customStyle="1" w:styleId="PetichatPerek">
    <w:name w:val="פתיחת פרק"/>
    <w:basedOn w:val="a"/>
    <w:next w:val="a"/>
    <w:qFormat/>
    <w:pPr>
      <w:keepNext/>
      <w:keepLines/>
      <w:jc w:val="center"/>
    </w:pPr>
    <w:rPr>
      <w:rFonts w:ascii="BA Fontov Regular" w:hAnsi="BA Fontov Regular" w:cs="BA TM • Vilna Extra-Bold"/>
      <w:color w:val="000000"/>
      <w:spacing w:val="4"/>
      <w:sz w:val="20"/>
      <w:szCs w:val="20"/>
    </w:rPr>
  </w:style>
  <w:style w:type="paragraph" w:customStyle="1" w:styleId="Hadran">
    <w:name w:val="הדרן"/>
    <w:basedOn w:val="a"/>
    <w:next w:val="a"/>
    <w:qFormat/>
    <w:pPr>
      <w:keepLines/>
      <w:spacing w:before="120" w:after="120"/>
      <w:ind w:left="0" w:hanging="0"/>
      <w:jc w:val="center"/>
    </w:pPr>
    <w:rPr>
      <w:rFonts w:ascii="BA Fontov Regular" w:hAnsi="BA Fontov Regular" w:cs="BA TM • Vilna Extra-Bold"/>
      <w:color w:val="000000"/>
      <w:spacing w:val="4"/>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E5042-0C0E-4987-A408-B206D0959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23873</TotalTime>
  <Pages>47</Pages>
  <Words>18249</Words>
  <Characters>91250</Characters>
  <Application>Microsoft Office Word</Application>
  <DocSecurity>0</DocSecurity>
  <Lines>760</Lines>
  <Paragraphs>218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מישהו אחד</dc:creator>
  <cp:keywords/>
  <dc:description/>
  <cp:lastModifiedBy>מישהו אחד</cp:lastModifiedBy>
  <cp:revision>1666</cp:revision>
  <cp:lastPrinted>2023-03-28T10:52:00Z</cp:lastPrinted>
  <dcterms:created xsi:type="dcterms:W3CDTF">2023-01-24T08:54:00Z</dcterms:created>
  <dcterms:modified xsi:type="dcterms:W3CDTF">2023-03-28T10:53:00Z</dcterms:modified>
</cp:coreProperties>
</file>